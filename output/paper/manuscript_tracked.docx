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rPr>
          <w:ins w:id="12" w:author="Lorenzo Fabbri" w:date="2024-09-18T16:49:00Z" w16du:dateUtc="2024-09-18T14:49:00Z"/>
        </w:rPr>
      </w:pPr>
      <w:r>
        <w:t>Interquartile range</w:t>
      </w:r>
    </w:p>
    <w:p w14:paraId="77E04565" w14:textId="5A439774" w:rsidR="00913588" w:rsidRPr="00913588" w:rsidRDefault="00913588" w:rsidP="00913588">
      <w:pPr>
        <w:pStyle w:val="Definition"/>
        <w:rPr>
          <w:ins w:id="13" w:author="Lorenzo Fabbri" w:date="2024-09-18T16:50:00Z" w16du:dateUtc="2024-09-18T14:50:00Z"/>
          <w:b/>
          <w:bCs/>
          <w:rPrChange w:id="14" w:author="Lorenzo Fabbri" w:date="2024-09-18T16:51:00Z" w16du:dateUtc="2024-09-18T14:51:00Z">
            <w:rPr>
              <w:ins w:id="15" w:author="Lorenzo Fabbri" w:date="2024-09-18T16:50:00Z" w16du:dateUtc="2024-09-18T14:50:00Z"/>
            </w:rPr>
          </w:rPrChange>
        </w:rPr>
      </w:pPr>
      <w:ins w:id="16" w:author="Lorenzo Fabbri" w:date="2024-09-18T16:49:00Z" w16du:dateUtc="2024-09-18T14:49:00Z">
        <w:r w:rsidRPr="00913588">
          <w:rPr>
            <w:b/>
            <w:bCs/>
            <w:rPrChange w:id="17" w:author="Lorenzo Fabbri" w:date="2024-09-18T16:51:00Z" w16du:dateUtc="2024-09-18T14:51:00Z">
              <w:rPr/>
            </w:rPrChange>
          </w:rPr>
          <w:t>LC</w:t>
        </w:r>
      </w:ins>
    </w:p>
    <w:p w14:paraId="269929EB" w14:textId="092B65D7" w:rsidR="00913588" w:rsidRDefault="00913588" w:rsidP="00913588">
      <w:pPr>
        <w:pStyle w:val="Definition"/>
      </w:pPr>
      <w:ins w:id="18" w:author="Lorenzo Fabbri" w:date="2024-09-18T16:50:00Z" w16du:dateUtc="2024-09-18T14:50:00Z">
        <w:r>
          <w:t>Liquid chromatography</w:t>
        </w:r>
      </w:ins>
    </w:p>
    <w:p w14:paraId="3F6EFFCA" w14:textId="77777777" w:rsidR="00066508" w:rsidRDefault="00000000">
      <w:pPr>
        <w:pStyle w:val="DefinitionTerm"/>
      </w:pPr>
      <w:bookmarkStart w:id="19" w:name="acronyms_lloq"/>
      <w:r>
        <w:t>LLOQ</w:t>
      </w:r>
      <w:bookmarkEnd w:id="19"/>
    </w:p>
    <w:p w14:paraId="2057B530" w14:textId="7EADFC3B" w:rsidR="00066508" w:rsidRDefault="00DA0AFC">
      <w:pPr>
        <w:pStyle w:val="Definition"/>
      </w:pPr>
      <w:r>
        <w:t>Lower limit of quantification</w:t>
      </w:r>
    </w:p>
    <w:p w14:paraId="5FCEACE1" w14:textId="77777777" w:rsidR="00066508" w:rsidRDefault="00000000">
      <w:pPr>
        <w:pStyle w:val="DefinitionTerm"/>
      </w:pPr>
      <w:bookmarkStart w:id="20" w:name="acronyms_lod"/>
      <w:r>
        <w:t>LOD</w:t>
      </w:r>
      <w:bookmarkEnd w:id="20"/>
    </w:p>
    <w:p w14:paraId="16CB27A8" w14:textId="1E51AE34" w:rsidR="00066508" w:rsidRDefault="00DA0AFC">
      <w:pPr>
        <w:pStyle w:val="Definition"/>
      </w:pPr>
      <w:r>
        <w:t>Limit of detection</w:t>
      </w:r>
    </w:p>
    <w:p w14:paraId="0ABD0B70" w14:textId="77777777" w:rsidR="00066508" w:rsidRDefault="00000000">
      <w:pPr>
        <w:pStyle w:val="DefinitionTerm"/>
      </w:pPr>
      <w:bookmarkStart w:id="21" w:name="acronyms_loq"/>
      <w:r>
        <w:lastRenderedPageBreak/>
        <w:t>LOQ</w:t>
      </w:r>
      <w:bookmarkEnd w:id="21"/>
    </w:p>
    <w:p w14:paraId="4DB5B4F0" w14:textId="68337001" w:rsidR="00066508" w:rsidRDefault="00DA0AFC" w:rsidP="00DA0AFC">
      <w:pPr>
        <w:pStyle w:val="Definition"/>
      </w:pPr>
      <w:r>
        <w:t>Limit of quantification</w:t>
      </w:r>
    </w:p>
    <w:p w14:paraId="4EEB2A76" w14:textId="77777777" w:rsidR="00066508" w:rsidRDefault="00000000">
      <w:pPr>
        <w:pStyle w:val="DefinitionTerm"/>
      </w:pPr>
      <w:bookmarkStart w:id="22" w:name="acronyms_mc"/>
      <w:r>
        <w:t>MC</w:t>
      </w:r>
      <w:bookmarkEnd w:id="22"/>
    </w:p>
    <w:p w14:paraId="2BED88A1" w14:textId="152E8F17" w:rsidR="00066508" w:rsidRDefault="00DA0AFC" w:rsidP="00DA0AFC">
      <w:pPr>
        <w:pStyle w:val="Definition"/>
        <w:rPr>
          <w:ins w:id="23" w:author="Lorenzo Fabbri" w:date="2024-09-18T16:51:00Z" w16du:dateUtc="2024-09-18T14:51:00Z"/>
        </w:rPr>
      </w:pPr>
      <w:r>
        <w:t>Marginal contrast</w:t>
      </w:r>
    </w:p>
    <w:p w14:paraId="6B7E4C74" w14:textId="329E401C" w:rsidR="00913588" w:rsidRPr="00913588" w:rsidRDefault="00913588" w:rsidP="00913588">
      <w:pPr>
        <w:pStyle w:val="Definition"/>
        <w:rPr>
          <w:ins w:id="24" w:author="Lorenzo Fabbri" w:date="2024-09-18T16:51:00Z" w16du:dateUtc="2024-09-18T14:51:00Z"/>
          <w:b/>
          <w:bCs/>
          <w:rPrChange w:id="25" w:author="Lorenzo Fabbri" w:date="2024-09-18T16:51:00Z" w16du:dateUtc="2024-09-18T14:51:00Z">
            <w:rPr>
              <w:ins w:id="26" w:author="Lorenzo Fabbri" w:date="2024-09-18T16:51:00Z" w16du:dateUtc="2024-09-18T14:51:00Z"/>
            </w:rPr>
          </w:rPrChange>
        </w:rPr>
      </w:pPr>
      <w:ins w:id="27" w:author="Lorenzo Fabbri" w:date="2024-09-18T16:51:00Z" w16du:dateUtc="2024-09-18T14:51:00Z">
        <w:r w:rsidRPr="00913588">
          <w:rPr>
            <w:b/>
            <w:bCs/>
            <w:rPrChange w:id="28" w:author="Lorenzo Fabbri" w:date="2024-09-18T16:51:00Z" w16du:dateUtc="2024-09-18T14:51:00Z">
              <w:rPr/>
            </w:rPrChange>
          </w:rPr>
          <w:t>MS</w:t>
        </w:r>
      </w:ins>
    </w:p>
    <w:p w14:paraId="5103471D" w14:textId="5F1F54A1" w:rsidR="00913588" w:rsidRDefault="00913588" w:rsidP="00913588">
      <w:pPr>
        <w:pStyle w:val="Definition"/>
      </w:pPr>
      <w:ins w:id="29" w:author="Lorenzo Fabbri" w:date="2024-09-18T16:51:00Z" w16du:dateUtc="2024-09-18T14:51:00Z">
        <w:r>
          <w:t xml:space="preserve">Mass </w:t>
        </w:r>
      </w:ins>
      <w:ins w:id="30" w:author="Lorenzo Fabbri" w:date="2024-09-18T16:51:00Z">
        <w:r w:rsidRPr="00913588">
          <w:rPr>
            <w:rPrChange w:id="31" w:author="Lorenzo Fabbri" w:date="2024-09-18T16:51:00Z" w16du:dateUtc="2024-09-18T14:51:00Z">
              <w:rPr>
                <w:b/>
                <w:bCs/>
              </w:rPr>
            </w:rPrChange>
          </w:rPr>
          <w:t>spectrometry</w:t>
        </w:r>
      </w:ins>
    </w:p>
    <w:p w14:paraId="529F5510" w14:textId="77777777" w:rsidR="00066508" w:rsidRDefault="00000000">
      <w:pPr>
        <w:pStyle w:val="DefinitionTerm"/>
      </w:pPr>
      <w:bookmarkStart w:id="32" w:name="acronyms_npsem"/>
      <w:r>
        <w:t>NPSEM</w:t>
      </w:r>
      <w:bookmarkEnd w:id="32"/>
    </w:p>
    <w:p w14:paraId="2B94535A" w14:textId="12D61796" w:rsidR="00066508" w:rsidRDefault="00DA0AFC" w:rsidP="00DA0AFC">
      <w:pPr>
        <w:pStyle w:val="Definition"/>
      </w:pPr>
      <w:r>
        <w:t>Non-parametric structural equation model</w:t>
      </w:r>
    </w:p>
    <w:p w14:paraId="744E78F6" w14:textId="77777777" w:rsidR="00066508" w:rsidRDefault="00000000">
      <w:pPr>
        <w:pStyle w:val="DefinitionTerm"/>
      </w:pPr>
      <w:bookmarkStart w:id="33" w:name="acronyms_opp"/>
      <w:r>
        <w:t>OP pesticide</w:t>
      </w:r>
      <w:bookmarkEnd w:id="33"/>
    </w:p>
    <w:p w14:paraId="015D8D5A" w14:textId="28E20736" w:rsidR="00066508" w:rsidRDefault="00DA0AFC" w:rsidP="00DA0AFC">
      <w:pPr>
        <w:pStyle w:val="Definition"/>
        <w:rPr>
          <w:ins w:id="34" w:author="Lorenzo Fabbri" w:date="2024-09-18T16:52:00Z" w16du:dateUtc="2024-09-18T14:52:00Z"/>
        </w:rPr>
      </w:pPr>
      <w:r>
        <w:t>Organophosphate pesticide</w:t>
      </w:r>
    </w:p>
    <w:p w14:paraId="732F36EE" w14:textId="636F2AE4" w:rsidR="00913588" w:rsidRPr="00913588" w:rsidRDefault="00913588" w:rsidP="00913588">
      <w:pPr>
        <w:pStyle w:val="Definition"/>
        <w:rPr>
          <w:ins w:id="35" w:author="Lorenzo Fabbri" w:date="2024-09-18T16:52:00Z" w16du:dateUtc="2024-09-18T14:52:00Z"/>
          <w:b/>
          <w:bCs/>
          <w:rPrChange w:id="36" w:author="Lorenzo Fabbri" w:date="2024-09-18T16:53:00Z" w16du:dateUtc="2024-09-18T14:53:00Z">
            <w:rPr>
              <w:ins w:id="37" w:author="Lorenzo Fabbri" w:date="2024-09-18T16:52:00Z" w16du:dateUtc="2024-09-18T14:52:00Z"/>
            </w:rPr>
          </w:rPrChange>
        </w:rPr>
      </w:pPr>
      <w:ins w:id="38" w:author="Lorenzo Fabbri" w:date="2024-09-18T16:52:00Z" w16du:dateUtc="2024-09-18T14:52:00Z">
        <w:r w:rsidRPr="00913588">
          <w:rPr>
            <w:b/>
            <w:bCs/>
            <w:rPrChange w:id="39" w:author="Lorenzo Fabbri" w:date="2024-09-18T16:53:00Z" w16du:dateUtc="2024-09-18T14:53:00Z">
              <w:rPr/>
            </w:rPrChange>
          </w:rPr>
          <w:t>TOFMS</w:t>
        </w:r>
      </w:ins>
    </w:p>
    <w:p w14:paraId="367820DB" w14:textId="76D41651" w:rsidR="00913588" w:rsidRPr="00913588" w:rsidRDefault="00913588" w:rsidP="00913588">
      <w:pPr>
        <w:pStyle w:val="Definition"/>
        <w:rPr>
          <w:ins w:id="40" w:author="Lorenzo Fabbri" w:date="2024-09-18T16:52:00Z" w16du:dateUtc="2024-09-18T14:52:00Z"/>
        </w:rPr>
      </w:pPr>
      <w:ins w:id="41" w:author="Lorenzo Fabbri" w:date="2024-09-18T16:53:00Z">
        <w:r w:rsidRPr="00913588">
          <w:rPr>
            <w:rPrChange w:id="42" w:author="Lorenzo Fabbri" w:date="2024-09-18T16:53:00Z" w16du:dateUtc="2024-09-18T14:53:00Z">
              <w:rPr>
                <w:b/>
                <w:bCs/>
              </w:rPr>
            </w:rPrChange>
          </w:rPr>
          <w:t>Time-of-flight mass spectrometry</w:t>
        </w:r>
      </w:ins>
    </w:p>
    <w:p w14:paraId="4A5AB766" w14:textId="53781877" w:rsidR="00913588" w:rsidRPr="00913588" w:rsidRDefault="00913588" w:rsidP="00913588">
      <w:pPr>
        <w:pStyle w:val="Definition"/>
        <w:rPr>
          <w:ins w:id="43" w:author="Lorenzo Fabbri" w:date="2024-09-18T16:52:00Z" w16du:dateUtc="2024-09-18T14:52:00Z"/>
          <w:b/>
          <w:bCs/>
          <w:rPrChange w:id="44" w:author="Lorenzo Fabbri" w:date="2024-09-18T16:52:00Z" w16du:dateUtc="2024-09-18T14:52:00Z">
            <w:rPr>
              <w:ins w:id="45" w:author="Lorenzo Fabbri" w:date="2024-09-18T16:52:00Z" w16du:dateUtc="2024-09-18T14:52:00Z"/>
            </w:rPr>
          </w:rPrChange>
        </w:rPr>
      </w:pPr>
      <w:ins w:id="46" w:author="Lorenzo Fabbri" w:date="2024-09-18T16:52:00Z" w16du:dateUtc="2024-09-18T14:52:00Z">
        <w:r w:rsidRPr="00913588">
          <w:rPr>
            <w:b/>
            <w:bCs/>
            <w:rPrChange w:id="47" w:author="Lorenzo Fabbri" w:date="2024-09-18T16:52:00Z" w16du:dateUtc="2024-09-18T14:52:00Z">
              <w:rPr/>
            </w:rPrChange>
          </w:rPr>
          <w:t>UHPLC</w:t>
        </w:r>
      </w:ins>
    </w:p>
    <w:p w14:paraId="3622F20A" w14:textId="7DF61549" w:rsidR="00913588" w:rsidRDefault="00913588" w:rsidP="00913588">
      <w:pPr>
        <w:pStyle w:val="Definition"/>
      </w:pPr>
      <w:ins w:id="48" w:author="Lorenzo Fabbri" w:date="2024-09-18T16:52:00Z">
        <w:r w:rsidRPr="00913588">
          <w:fldChar w:fldCharType="begin"/>
        </w:r>
        <w:r w:rsidRPr="00913588">
          <w:instrText>HYPERLINK "https://www.sciencedirect.com/science/article/pii/B9780128053935000294"</w:instrText>
        </w:r>
        <w:r w:rsidRPr="00913588">
          <w:fldChar w:fldCharType="separate"/>
        </w:r>
        <w:r w:rsidRPr="00913588">
          <w:rPr>
            <w:rStyle w:val="Hyperlink"/>
          </w:rPr>
          <w:t>Ultra-high performance liquid chromatography</w:t>
        </w:r>
      </w:ins>
      <w:ins w:id="49" w:author="Lorenzo Fabbri" w:date="2024-09-18T16:52:00Z" w16du:dateUtc="2024-09-18T14:52:00Z">
        <w:r w:rsidRPr="00913588">
          <w:fldChar w:fldCharType="end"/>
        </w:r>
      </w:ins>
    </w:p>
    <w:p w14:paraId="7D045503" w14:textId="77777777" w:rsidR="00066508" w:rsidRDefault="00000000">
      <w:bookmarkStart w:id="50" w:name="list-of-acronyms"/>
      <w:bookmarkEnd w:id="50"/>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51" w:name="abstract"/>
      <w:bookmarkEnd w:id="51"/>
      <w:r>
        <w:br w:type="page"/>
      </w:r>
    </w:p>
    <w:p w14:paraId="50BFEEED" w14:textId="77777777" w:rsidR="00066508" w:rsidRDefault="00000000">
      <w:pPr>
        <w:pStyle w:val="Heading1"/>
      </w:pPr>
      <w:r>
        <w:lastRenderedPageBreak/>
        <w:t>1. Introduction</w:t>
      </w:r>
    </w:p>
    <w:p w14:paraId="6E3DD548" w14:textId="63068214" w:rsidR="00066508" w:rsidDel="004504D2" w:rsidRDefault="00000000">
      <w:pPr>
        <w:pStyle w:val="FirstParagraph"/>
        <w:rPr>
          <w:del w:id="52" w:author="Lorenzo Fabbri" w:date="2024-09-18T14:54:00Z" w16du:dateUtc="2024-09-18T12:54:00Z"/>
        </w:rPr>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sidR="00066508">
          <w:rPr>
            <w:rStyle w:val="Hyperlink"/>
          </w:rPr>
          <w:t>Ramírez et al., 2022</w:t>
        </w:r>
      </w:hyperlink>
      <w:r>
        <w:t>). Multiple endocrine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sidR="00066508">
          <w:rPr>
            <w:rStyle w:val="Hyperlink"/>
          </w:rPr>
          <w:t>Bouchard et al., 2010</w:t>
        </w:r>
      </w:hyperlink>
      <w:r>
        <w:t xml:space="preserve">; </w:t>
      </w:r>
      <w:hyperlink w:anchor="ref-Braun:2017">
        <w:r w:rsidR="00066508">
          <w:rPr>
            <w:rStyle w:val="Hyperlink"/>
          </w:rPr>
          <w:t>Braun, 2017</w:t>
        </w:r>
      </w:hyperlink>
      <w:r>
        <w:t xml:space="preserve">; </w:t>
      </w:r>
      <w:hyperlink w:anchor="Xa0cc0fdd8206e54b0a9b4bdcd9d2102efd24cb7">
        <w:r w:rsidR="00066508">
          <w:rPr>
            <w:rStyle w:val="Hyperlink"/>
          </w:rPr>
          <w:t>Cartier et al., 2016</w:t>
        </w:r>
      </w:hyperlink>
      <w:r>
        <w:t xml:space="preserve">; </w:t>
      </w:r>
      <w:hyperlink w:anchor="ref-FurlongHerringBuckley:2017">
        <w:r w:rsidR="00066508">
          <w:rPr>
            <w:rStyle w:val="Hyperlink"/>
          </w:rPr>
          <w:t>Furlong et al., 2017</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KimHongShin:2017">
        <w:r w:rsidR="00066508">
          <w:rPr>
            <w:rStyle w:val="Hyperlink"/>
          </w:rPr>
          <w:t>Kim et al., 2017</w:t>
        </w:r>
      </w:hyperlink>
      <w:r>
        <w:t xml:space="preserve">; </w:t>
      </w:r>
      <w:hyperlink w:anchor="ref-LiZhangKuang:2018">
        <w:r w:rsidR="00066508">
          <w:rPr>
            <w:rStyle w:val="Hyperlink"/>
          </w:rPr>
          <w:t>Li et al., 2018</w:t>
        </w:r>
      </w:hyperlink>
      <w:r>
        <w:t xml:space="preserve">; </w:t>
      </w:r>
      <w:hyperlink w:anchor="ref-OhKimKannan:2023">
        <w:r w:rsidR="00066508">
          <w:rPr>
            <w:rStyle w:val="Hyperlink"/>
          </w:rPr>
          <w:t>Oh et al., 2023</w:t>
        </w:r>
      </w:hyperlink>
      <w:r>
        <w:t xml:space="preserve">; </w:t>
      </w:r>
      <w:hyperlink w:anchor="X71fca68020aad3c79232160399444b9923ab76e">
        <w:r w:rsidR="00066508">
          <w:rPr>
            <w:rStyle w:val="Hyperlink"/>
          </w:rPr>
          <w:t>Rodríguez-Carrillo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xml:space="preserve">; </w:t>
      </w:r>
      <w:hyperlink w:anchor="ref-YuDuChiou:2016">
        <w:r w:rsidR="00066508">
          <w:rPr>
            <w:rStyle w:val="Hyperlink"/>
          </w:rPr>
          <w:t>Yu et al., 2016</w:t>
        </w:r>
      </w:hyperlink>
      <w:r>
        <w:t>).</w:t>
      </w:r>
      <w:del w:id="53" w:author="Lorenzo Fabbri" w:date="2024-09-18T14:42:00Z" w16du:dateUtc="2024-09-18T12:42:00Z">
        <w:r w:rsidDel="00785447">
          <w:delText xml:space="preserve"> </w:delText>
        </w:r>
      </w:del>
      <w:del w:id="54" w:author="Lorenzo Fabbri" w:date="2024-09-18T14:35:00Z" w16du:dateUtc="2024-09-18T12:35:00Z">
        <w:r w:rsidDel="00E65DD7">
          <w:delText xml:space="preserve">Although both </w:delText>
        </w:r>
      </w:del>
      <w:del w:id="55" w:author="Lorenzo Fabbri" w:date="2024-09-18T14:03:00Z" w16du:dateUtc="2024-09-18T12:03:00Z">
        <w:r w:rsidDel="0071331B">
          <w:delText xml:space="preserve">pregnancy and early </w:delText>
        </w:r>
      </w:del>
      <w:del w:id="56" w:author="Lorenzo Fabbri" w:date="2024-09-18T14:35:00Z" w16du:dateUtc="2024-09-18T12:35:00Z">
        <w:r w:rsidDel="00E65DD7">
          <w:delText xml:space="preserve">infancy are crucial stages of (neuro)development, </w:delText>
        </w:r>
      </w:del>
      <w:del w:id="57" w:author="Lorenzo Fabbri" w:date="2024-09-18T14:42:00Z" w16du:dateUtc="2024-09-18T12:42:00Z">
        <w:r w:rsidDel="00785447">
          <w:delText xml:space="preserve">most of the available literature is focused on the effects of prenatal exposure to EDCs on </w:delText>
        </w:r>
      </w:del>
      <w:del w:id="58" w:author="Lorenzo Fabbri" w:date="2024-09-18T14:36:00Z" w16du:dateUtc="2024-09-18T12:36:00Z">
        <w:r w:rsidDel="00E65DD7">
          <w:delText xml:space="preserve">child </w:delText>
        </w:r>
      </w:del>
      <w:del w:id="59" w:author="Lorenzo Fabbri" w:date="2024-09-18T14:42:00Z" w16du:dateUtc="2024-09-18T12:42:00Z">
        <w:r w:rsidDel="00785447">
          <w:delText>neurodevelopment (</w:delText>
        </w:r>
        <w:r w:rsidR="00066508" w:rsidDel="00785447">
          <w:fldChar w:fldCharType="begin"/>
        </w:r>
        <w:r w:rsidR="00066508" w:rsidDel="00785447">
          <w:delInstrText>HYPERLINK \l "Xd81cf38a3b251ec377f8aa13b097ea9d0c190e3" \h</w:delInstrText>
        </w:r>
        <w:r w:rsidR="00066508" w:rsidDel="00785447">
          <w:fldChar w:fldCharType="separate"/>
        </w:r>
        <w:r w:rsidR="00066508" w:rsidDel="00785447">
          <w:rPr>
            <w:rStyle w:val="Hyperlink"/>
          </w:rPr>
          <w:delText>Ramírez et al., 2022</w:delText>
        </w:r>
        <w:r w:rsidR="00066508" w:rsidDel="00785447">
          <w:rPr>
            <w:rStyle w:val="Hyperlink"/>
          </w:rPr>
          <w:fldChar w:fldCharType="end"/>
        </w:r>
        <w:r w:rsidDel="00785447">
          <w:delText>)</w:delText>
        </w:r>
      </w:del>
      <w:del w:id="60" w:author="Lorenzo Fabbri" w:date="2024-09-18T14:35:00Z" w16du:dateUtc="2024-09-18T12:35:00Z">
        <w:r w:rsidDel="00E65DD7">
          <w:delText>.</w:delText>
        </w:r>
      </w:del>
      <w:ins w:id="61" w:author="Lorenzo Fabbri" w:date="2024-09-18T14:54:00Z" w16du:dateUtc="2024-09-18T12:54:00Z">
        <w:r w:rsidR="004504D2">
          <w:t xml:space="preserve"> </w:t>
        </w:r>
      </w:ins>
    </w:p>
    <w:p w14:paraId="552C2D88" w14:textId="6E3AA919" w:rsidR="00066508" w:rsidDel="00587362" w:rsidRDefault="00053BC9" w:rsidP="00587362">
      <w:pPr>
        <w:pStyle w:val="FirstParagraph"/>
        <w:rPr>
          <w:del w:id="62" w:author="Lorenzo Fabbri" w:date="2024-09-18T15:06:00Z" w16du:dateUtc="2024-09-18T13:06:00Z"/>
        </w:rPr>
      </w:pPr>
      <w:ins w:id="63" w:author="Lorenzo Fabbri" w:date="2024-09-18T14:46:00Z" w16du:dateUtc="2024-09-18T12:46:00Z">
        <w:r>
          <w:t xml:space="preserve">Phthalates, </w:t>
        </w:r>
      </w:ins>
      <w:ins w:id="64" w:author="Lorenzo Fabbri" w:date="2024-09-18T14:47:00Z" w16du:dateUtc="2024-09-18T12:47:00Z">
        <w:r>
          <w:t xml:space="preserve">phenols, and </w:t>
        </w:r>
        <w:r>
          <w:t>organophosphate pesticides (OP pesticides)</w:t>
        </w:r>
        <w:r>
          <w:t xml:space="preserve"> are non-persistent EDCs</w:t>
        </w:r>
      </w:ins>
      <w:ins w:id="65" w:author="Lorenzo Fabbri" w:date="2024-09-18T14:49:00Z" w16du:dateUtc="2024-09-18T12:49:00Z">
        <w:r w:rsidR="00C46D6C">
          <w:t xml:space="preserve"> that have raised concerns about potential risks to human health</w:t>
        </w:r>
      </w:ins>
      <w:ins w:id="66" w:author="Lorenzo Fabbri" w:date="2024-09-18T14:50:00Z" w16du:dateUtc="2024-09-18T12:50:00Z">
        <w:r w:rsidR="00C46D6C">
          <w:t xml:space="preserve"> (Braun, 2017)</w:t>
        </w:r>
      </w:ins>
      <w:ins w:id="67" w:author="Lorenzo Fabbri" w:date="2024-09-18T14:48:00Z" w16du:dateUtc="2024-09-18T12:48:00Z">
        <w:r>
          <w:t>.</w:t>
        </w:r>
      </w:ins>
      <w:ins w:id="68" w:author="Lorenzo Fabbri" w:date="2024-09-18T14:51:00Z" w16du:dateUtc="2024-09-18T12:51:00Z">
        <w:r w:rsidR="00C46D6C">
          <w:t xml:space="preserve"> </w:t>
        </w:r>
      </w:ins>
      <w:moveToRangeStart w:id="69" w:author="Lorenzo Fabbri" w:date="2024-09-18T14:53:00Z" w:name="move177563600"/>
      <w:moveTo w:id="70" w:author="Lorenzo Fabbri" w:date="2024-09-18T14:53:00Z" w16du:dateUtc="2024-09-18T12:53:00Z">
        <w:r w:rsidR="00C46D6C">
          <w:t xml:space="preserve">Exposure to phthalates and their metabolites during childhood and early adolescence has </w:t>
        </w:r>
        <w:del w:id="71" w:author="Lorenzo Fabbri" w:date="2024-09-18T14:53:00Z" w16du:dateUtc="2024-09-18T12:53:00Z">
          <w:r w:rsidR="00C46D6C" w:rsidDel="00C46D6C">
            <w:delText xml:space="preserve">also </w:delText>
          </w:r>
        </w:del>
        <w:r w:rsidR="00C46D6C">
          <w:t>been associated with several adverse neurodevelopmental outcomes, but these studies were limited to few phthalate metabolites and small study populations (</w:t>
        </w:r>
        <w:r w:rsidR="00C46D6C">
          <w:fldChar w:fldCharType="begin"/>
        </w:r>
        <w:r w:rsidR="00C46D6C">
          <w:instrText>HYPERLINK \l "Xd81cf38a3b251ec377f8aa13b097ea9d0c190e3" \h</w:instrText>
        </w:r>
        <w:r w:rsidR="00C46D6C">
          <w:fldChar w:fldCharType="separate"/>
        </w:r>
        <w:r w:rsidR="00C46D6C">
          <w:rPr>
            <w:rStyle w:val="Hyperlink"/>
          </w:rPr>
          <w:t>Ramírez et al., 2022</w:t>
        </w:r>
        <w:r w:rsidR="00C46D6C">
          <w:rPr>
            <w:rStyle w:val="Hyperlink"/>
          </w:rPr>
          <w:fldChar w:fldCharType="end"/>
        </w:r>
        <w:r w:rsidR="00C46D6C">
          <w:t>). The effects of exposure to bisphenol A (BPA) during childhood on cognitive functions are still unclear (</w:t>
        </w:r>
        <w:r w:rsidR="00C46D6C">
          <w:fldChar w:fldCharType="begin"/>
        </w:r>
        <w:r w:rsidR="00C46D6C">
          <w:instrText>HYPERLINK \l "Xd81cf38a3b251ec377f8aa13b097ea9d0c190e3" \h</w:instrText>
        </w:r>
        <w:r w:rsidR="00C46D6C">
          <w:fldChar w:fldCharType="separate"/>
        </w:r>
        <w:r w:rsidR="00C46D6C">
          <w:rPr>
            <w:rStyle w:val="Hyperlink"/>
          </w:rPr>
          <w:t>Ramírez et al., 2022</w:t>
        </w:r>
        <w:r w:rsidR="00C46D6C">
          <w:rPr>
            <w:rStyle w:val="Hyperlink"/>
          </w:rPr>
          <w:fldChar w:fldCharType="end"/>
        </w:r>
        <w:r w:rsidR="00C46D6C">
          <w:t>).</w:t>
        </w:r>
      </w:moveTo>
      <w:moveToRangeEnd w:id="69"/>
      <w:ins w:id="72" w:author="Lorenzo Fabbri" w:date="2024-09-18T14:53:00Z" w16du:dateUtc="2024-09-18T12:53:00Z">
        <w:r w:rsidR="00C46D6C">
          <w:t xml:space="preserve"> Similarly, t</w:t>
        </w:r>
      </w:ins>
      <w:del w:id="73" w:author="Lorenzo Fabbri" w:date="2024-09-18T14:52:00Z" w16du:dateUtc="2024-09-18T12:52:00Z">
        <w:r w:rsidR="00000000" w:rsidDel="00C46D6C">
          <w:delText xml:space="preserve">One group of EDCs that may have a deleterious effect on neurodevelopment is the organophosphate pesticides (OP pesticides), although </w:delText>
        </w:r>
      </w:del>
      <w:del w:id="74" w:author="Lorenzo Fabbri" w:date="2024-09-18T14:51:00Z" w16du:dateUtc="2024-09-18T12:51:00Z">
        <w:r w:rsidR="00000000" w:rsidDel="00C46D6C">
          <w:delText>t</w:delText>
        </w:r>
      </w:del>
      <w:r w:rsidR="00000000">
        <w:t>he few studies assessing exposure</w:t>
      </w:r>
      <w:ins w:id="75" w:author="Lorenzo Fabbri" w:date="2024-09-18T14:51:00Z" w16du:dateUtc="2024-09-18T12:51:00Z">
        <w:r w:rsidR="00C46D6C">
          <w:t xml:space="preserve"> to OP pesti</w:t>
        </w:r>
      </w:ins>
      <w:ins w:id="76" w:author="Lorenzo Fabbri" w:date="2024-09-18T14:52:00Z" w16du:dateUtc="2024-09-18T12:52:00Z">
        <w:r w:rsidR="00C46D6C">
          <w:t>cides</w:t>
        </w:r>
      </w:ins>
      <w:r w:rsidR="00000000">
        <w:t xml:space="preserve"> during childhood and through the use of biomarkers suffered from a series of limitations, including a small sample size (</w:t>
      </w:r>
      <w:hyperlink w:anchor="Xd81cf38a3b251ec377f8aa13b097ea9d0c190e3">
        <w:r w:rsidR="00066508">
          <w:rPr>
            <w:rStyle w:val="Hyperlink"/>
          </w:rPr>
          <w:t>Ramírez et al., 2022</w:t>
        </w:r>
      </w:hyperlink>
      <w:r w:rsidR="00000000">
        <w:t>).</w:t>
      </w:r>
      <w:del w:id="77" w:author="Lorenzo Fabbri" w:date="2024-09-18T15:06:00Z" w16du:dateUtc="2024-09-18T13:06:00Z">
        <w:r w:rsidR="00000000" w:rsidDel="00587362">
          <w:delText xml:space="preserve"> </w:delText>
        </w:r>
      </w:del>
      <w:moveFromRangeStart w:id="78" w:author="Lorenzo Fabbri" w:date="2024-09-18T14:53:00Z" w:name="move177563600"/>
      <w:moveFrom w:id="79" w:author="Lorenzo Fabbri" w:date="2024-09-18T14:53:00Z" w16du:dateUtc="2024-09-18T12:53:00Z">
        <w:r w:rsidR="00000000"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Del="00C46D6C">
          <w:fldChar w:fldCharType="begin"/>
        </w:r>
        <w:r w:rsidR="00066508" w:rsidDel="00C46D6C">
          <w:instrText>HYPERLINK \l "Xd81cf38a3b251ec377f8aa13b097ea9d0c190e3" \h</w:instrText>
        </w:r>
        <w:r w:rsidR="00066508" w:rsidDel="00C46D6C">
          <w:fldChar w:fldCharType="separate"/>
        </w:r>
        <w:r w:rsidR="00066508" w:rsidDel="00C46D6C">
          <w:rPr>
            <w:rStyle w:val="Hyperlink"/>
          </w:rPr>
          <w:t>Ramírez et al., 2022</w:t>
        </w:r>
        <w:r w:rsidR="00066508" w:rsidDel="00C46D6C">
          <w:rPr>
            <w:rStyle w:val="Hyperlink"/>
          </w:rPr>
          <w:fldChar w:fldCharType="end"/>
        </w:r>
        <w:r w:rsidR="00000000" w:rsidDel="00C46D6C">
          <w:t>). The effects of exposure to bisphenol A (BPA) during childhood on cognitive functions are still unclear (</w:t>
        </w:r>
        <w:r w:rsidR="00066508" w:rsidDel="00C46D6C">
          <w:fldChar w:fldCharType="begin"/>
        </w:r>
        <w:r w:rsidR="00066508" w:rsidDel="00C46D6C">
          <w:instrText>HYPERLINK \l "Xd81cf38a3b251ec377f8aa13b097ea9d0c190e3" \h</w:instrText>
        </w:r>
        <w:r w:rsidR="00066508" w:rsidDel="00C46D6C">
          <w:fldChar w:fldCharType="separate"/>
        </w:r>
        <w:r w:rsidR="00066508" w:rsidDel="00C46D6C">
          <w:rPr>
            <w:rStyle w:val="Hyperlink"/>
          </w:rPr>
          <w:t>Ramírez et al., 2022</w:t>
        </w:r>
        <w:r w:rsidR="00066508" w:rsidDel="00C46D6C">
          <w:rPr>
            <w:rStyle w:val="Hyperlink"/>
          </w:rPr>
          <w:fldChar w:fldCharType="end"/>
        </w:r>
        <w:del w:id="80" w:author="Lorenzo Fabbri" w:date="2024-09-18T15:06:00Z" w16du:dateUtc="2024-09-18T13:06:00Z">
          <w:r w:rsidR="00000000" w:rsidDel="00587362">
            <w:delText>).</w:delText>
          </w:r>
        </w:del>
      </w:moveFrom>
      <w:moveFromRangeEnd w:id="78"/>
    </w:p>
    <w:p w14:paraId="24D12916" w14:textId="77777777" w:rsidR="00587362" w:rsidRPr="00587362" w:rsidRDefault="00587362" w:rsidP="00587362">
      <w:pPr>
        <w:pStyle w:val="BodyText"/>
        <w:rPr>
          <w:ins w:id="81" w:author="Lorenzo Fabbri" w:date="2024-09-18T15:06:00Z" w16du:dateUtc="2024-09-18T13:06:00Z"/>
        </w:rPr>
      </w:pPr>
    </w:p>
    <w:p w14:paraId="1ADB9659" w14:textId="17B66ECA" w:rsidR="00066508" w:rsidRDefault="00000000" w:rsidP="00587362">
      <w:pPr>
        <w:pStyle w:val="FirstParagraph"/>
        <w:pPrChange w:id="82" w:author="Lorenzo Fabbri" w:date="2024-09-18T15:06:00Z" w16du:dateUtc="2024-09-18T13:06:00Z">
          <w:pPr>
            <w:pStyle w:val="BodyText"/>
          </w:pPr>
        </w:pPrChange>
      </w:pPr>
      <w:r>
        <w:t>Moreover, little is known about the biological mechanisms of action (</w:t>
      </w:r>
      <w:r w:rsidR="00066508">
        <w:fldChar w:fldCharType="begin"/>
      </w:r>
      <w:r w:rsidR="00066508">
        <w:instrText>HYPERLINK \l "Xd81cf38a3b251ec377f8aa13b097ea9d0c190e3" \h</w:instrText>
      </w:r>
      <w:r w:rsidR="00066508">
        <w:fldChar w:fldCharType="separate"/>
      </w:r>
      <w:r w:rsidR="00066508">
        <w:rPr>
          <w:rStyle w:val="Hyperlink"/>
        </w:rPr>
        <w:t>Ramírez et al., 2022</w:t>
      </w:r>
      <w:r w:rsidR="00066508">
        <w:rPr>
          <w:rStyle w:val="Hyperlink"/>
        </w:rPr>
        <w:fldChar w:fldCharType="end"/>
      </w:r>
      <w:r>
        <w:t>). There is some toxicological evidence, however, that exposure to certain EDCs, specifically phthalates, might interfere with the hypothalamic-pituitary-adrenocortical (HPA) axis</w:t>
      </w:r>
      <w:ins w:id="83" w:author="Lorenzo Fabbri" w:date="2024-09-18T15:03:00Z" w16du:dateUtc="2024-09-18T13:03:00Z">
        <w:r w:rsidR="00587362">
          <w:t xml:space="preserve">, </w:t>
        </w:r>
        <w:r w:rsidR="00587362">
          <w:lastRenderedPageBreak/>
          <w:t xml:space="preserve">which is </w:t>
        </w:r>
        <w:r w:rsidR="00587362">
          <w:t>responsible for the production of glucocorticosteroids</w:t>
        </w:r>
        <w:r w:rsidR="00587362">
          <w:t>,</w:t>
        </w:r>
      </w:ins>
      <w:r>
        <w:t xml:space="preserve"> and might interact with the glucocorticoid receptor (</w:t>
      </w:r>
      <w:r w:rsidR="00066508">
        <w:fldChar w:fldCharType="begin"/>
      </w:r>
      <w:r w:rsidR="00066508">
        <w:instrText>HYPERLINK \l "ref-KimLeeMoon:2018" \h</w:instrText>
      </w:r>
      <w:r w:rsidR="00066508">
        <w:fldChar w:fldCharType="separate"/>
      </w:r>
      <w:r w:rsidR="00066508">
        <w:rPr>
          <w:rStyle w:val="Hyperlink"/>
        </w:rPr>
        <w:t>Kim et al., 2018</w:t>
      </w:r>
      <w:r w:rsidR="00066508">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84" w:author="Lorenzo Fabbri" w:date="2024-09-18T15:04:00Z" w16du:dateUtc="2024-09-18T13:04:00Z">
        <w:r w:rsidR="00587362">
          <w:t>This</w:t>
        </w:r>
      </w:ins>
      <w:ins w:id="85" w:author="Lorenzo Fabbri" w:date="2024-09-18T15:05:00Z" w16du:dateUtc="2024-09-18T13:05:00Z">
        <w:r w:rsidR="00587362">
          <w:t xml:space="preserve"> potential mechanism</w:t>
        </w:r>
      </w:ins>
      <w:ins w:id="86" w:author="Lorenzo Fabbri" w:date="2024-09-18T15:04:00Z" w16du:dateUtc="2024-09-18T13:04:00Z">
        <w:r w:rsidR="00587362">
          <w:t xml:space="preserve"> is </w:t>
        </w:r>
      </w:ins>
      <w:ins w:id="87" w:author="Lorenzo Fabbri" w:date="2024-09-18T15:05:00Z" w16du:dateUtc="2024-09-18T13:05:00Z">
        <w:r w:rsidR="00587362">
          <w:t>corroborated by the</w:t>
        </w:r>
      </w:ins>
      <w:ins w:id="88" w:author="Lorenzo Fabbri" w:date="2024-09-18T15:08:00Z" w16du:dateUtc="2024-09-18T13:08:00Z">
        <w:r w:rsidR="00587362">
          <w:t xml:space="preserve"> </w:t>
        </w:r>
        <w:r w:rsidR="00587362">
          <w:t>presence of receptors for these hormones</w:t>
        </w:r>
        <w:r w:rsidR="00587362">
          <w:t xml:space="preserve"> in the brain</w:t>
        </w:r>
        <w:r w:rsidR="00587362" w:rsidDel="00587362">
          <w:t xml:space="preserve"> </w:t>
        </w:r>
      </w:ins>
      <w:del w:id="89" w:author="Lorenzo Fabbri" w:date="2024-09-18T15:04:00Z" w16du:dateUtc="2024-09-18T13:04:00Z">
        <w:r w:rsidDel="00587362">
          <w:delText>The HPA axis</w:delText>
        </w:r>
      </w:del>
      <w:del w:id="90" w:author="Lorenzo Fabbri" w:date="2024-09-18T15:02:00Z" w16du:dateUtc="2024-09-18T13:02:00Z">
        <w:r w:rsidDel="00587362">
          <w:delText xml:space="preserve">, which can be activated by stress, </w:delText>
        </w:r>
      </w:del>
      <w:del w:id="91" w:author="Lorenzo Fabbri" w:date="2024-09-18T15:04:00Z" w16du:dateUtc="2024-09-18T13:04:00Z">
        <w:r w:rsidDel="00587362">
          <w:delText xml:space="preserve">is responsible for the production of glucocorticosteroids. </w:delText>
        </w:r>
      </w:del>
      <w:del w:id="92" w:author="Lorenzo Fabbri" w:date="2024-09-18T15:05:00Z" w16du:dateUtc="2024-09-18T13:05:00Z">
        <w:r w:rsidDel="00587362">
          <w:delText>T</w:delText>
        </w:r>
      </w:del>
      <w:del w:id="93" w:author="Lorenzo Fabbri" w:date="2024-09-18T15:07:00Z" w16du:dateUtc="2024-09-18T13:07:00Z">
        <w:r w:rsidDel="00587362">
          <w:delText>he brain</w:delText>
        </w:r>
      </w:del>
      <w:del w:id="94" w:author="Lorenzo Fabbri" w:date="2024-09-18T09:57:00Z" w16du:dateUtc="2024-09-18T07:57:00Z">
        <w:r w:rsidDel="007D6629">
          <w:delText>,</w:delText>
        </w:r>
      </w:del>
      <w:del w:id="95" w:author="Lorenzo Fabbri" w:date="2024-09-18T15:07:00Z" w16du:dateUtc="2024-09-18T13:07:00Z">
        <w:r w:rsidDel="00587362">
          <w:delText xml:space="preserve"> and its </w:delText>
        </w:r>
      </w:del>
      <w:del w:id="96" w:author="Lorenzo Fabbri" w:date="2024-09-18T15:05:00Z" w16du:dateUtc="2024-09-18T13:05:00Z">
        <w:r w:rsidDel="00587362">
          <w:delText>proper functioning</w:delText>
        </w:r>
      </w:del>
      <w:del w:id="97" w:author="Lorenzo Fabbri" w:date="2024-09-18T09:57:00Z" w16du:dateUtc="2024-09-18T07:57:00Z">
        <w:r w:rsidDel="007D6629">
          <w:delText>,</w:delText>
        </w:r>
      </w:del>
      <w:del w:id="98" w:author="Lorenzo Fabbri" w:date="2024-09-18T15:05:00Z" w16du:dateUtc="2024-09-18T13:05:00Z">
        <w:r w:rsidDel="00587362">
          <w:delText xml:space="preserve"> </w:delText>
        </w:r>
      </w:del>
      <w:del w:id="99" w:author="Lorenzo Fabbri" w:date="2024-09-18T15:07:00Z" w16du:dateUtc="2024-09-18T13:07:00Z">
        <w:r w:rsidDel="00587362">
          <w:delText>is a potential target</w:delText>
        </w:r>
      </w:del>
      <w:del w:id="100" w:author="Lorenzo Fabbri" w:date="2024-09-18T09:57:00Z" w16du:dateUtc="2024-09-18T07:57:00Z">
        <w:r w:rsidDel="007D6629">
          <w:delText xml:space="preserve">, </w:delText>
        </w:r>
      </w:del>
      <w:del w:id="101" w:author="Lorenzo Fabbri" w:date="2024-09-18T15:07:00Z" w16du:dateUtc="2024-09-18T13:07:00Z">
        <w:r w:rsidDel="00587362">
          <w:delText xml:space="preserve">due to the presence of receptors for these hormones </w:delText>
        </w:r>
      </w:del>
      <w:r>
        <w:t>(</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02" w:author="Lorenzo Fabbri" w:date="2024-09-18T15:08:00Z" w16du:dateUtc="2024-09-18T13:08:00Z">
        <w:r w:rsidR="00587362">
          <w:t>While g</w:t>
        </w:r>
      </w:ins>
      <w:del w:id="103" w:author="Lorenzo Fabbri" w:date="2024-09-18T15:08:00Z" w16du:dateUtc="2024-09-18T13:08:00Z">
        <w:r w:rsidDel="00587362">
          <w:delText>G</w:delText>
        </w:r>
      </w:del>
      <w:r>
        <w:t xml:space="preserve">lucocorticosteroids are necessary for brain maturation, </w:t>
      </w:r>
      <w:del w:id="104" w:author="Lorenzo Fabbri" w:date="2024-09-18T15:09:00Z" w16du:dateUtc="2024-09-18T13:09:00Z">
        <w:r w:rsidDel="00587362">
          <w:delText xml:space="preserve">although </w:delText>
        </w:r>
      </w:del>
      <w:r>
        <w:t>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w:t>
      </w:r>
    </w:p>
    <w:p w14:paraId="752382EF" w14:textId="77777777" w:rsidR="00066508" w:rsidRDefault="00000000">
      <w:pPr>
        <w:pStyle w:val="BodyText"/>
        <w:rPr>
          <w:ins w:id="105" w:author="Lorenzo Fabbri" w:date="2024-09-18T14:43:00Z" w16du:dateUtc="2024-09-18T12:43:00Z"/>
        </w:rPr>
      </w:pPr>
      <w:r>
        <w:t>Taken together, these results suggest that disruption of the HPA axis’ homeostasis may be one biological mechanism by which EDCs may affect neurodevelopment.</w:t>
      </w:r>
    </w:p>
    <w:p w14:paraId="0F3144E3" w14:textId="58672DE5" w:rsidR="00785447" w:rsidDel="00F21728" w:rsidRDefault="00785447" w:rsidP="00F21728">
      <w:pPr>
        <w:pStyle w:val="BodyText"/>
        <w:rPr>
          <w:del w:id="106" w:author="Lorenzo Fabbri" w:date="2024-09-18T15:11:00Z" w16du:dateUtc="2024-09-18T13:11:00Z"/>
        </w:rPr>
      </w:pPr>
      <w:ins w:id="107" w:author="Lorenzo Fabbri" w:date="2024-09-18T14:43:00Z" w16du:dateUtc="2024-09-18T12:43:00Z">
        <w:r>
          <w:t>While</w:t>
        </w:r>
        <w:r>
          <w:t xml:space="preserve"> </w:t>
        </w:r>
        <w:r>
          <w:t>most of the available literature is focused on the effects of prenatal exposure to EDCs on neurodevelopment in infancy and childhood (</w:t>
        </w:r>
        <w:r>
          <w:fldChar w:fldCharType="begin"/>
        </w:r>
        <w:r>
          <w:instrText>HYPERLINK \l "Xd81cf38a3b251ec377f8aa13b097ea9d0c190e3" \h</w:instrText>
        </w:r>
        <w:r>
          <w:fldChar w:fldCharType="separate"/>
        </w:r>
        <w:r>
          <w:rPr>
            <w:rStyle w:val="Hyperlink"/>
          </w:rPr>
          <w:t>Ramírez et al., 2022</w:t>
        </w:r>
        <w:r>
          <w:rPr>
            <w:rStyle w:val="Hyperlink"/>
          </w:rPr>
          <w:fldChar w:fldCharType="end"/>
        </w:r>
        <w:r>
          <w:t>), mid-childhood is also a crucial stage of (neuro)development (Mah and Ford-Jones, 2012) and further studies are necessary to understand the impact of exposure to EDCs in this life stage.</w:t>
        </w:r>
      </w:ins>
    </w:p>
    <w:p w14:paraId="6E630A46" w14:textId="2B5DBCBF" w:rsidR="00066508" w:rsidRDefault="00F21728" w:rsidP="00AE5039">
      <w:pPr>
        <w:pStyle w:val="BodyText"/>
      </w:pPr>
      <w:bookmarkStart w:id="108" w:name="sec-intro"/>
      <w:ins w:id="109" w:author="Lorenzo Fabbri" w:date="2024-09-18T15:19:00Z" w16du:dateUtc="2024-09-18T13:19:00Z">
        <w:r>
          <w:t xml:space="preserve"> </w:t>
        </w:r>
      </w:ins>
      <w:del w:id="110" w:author="Lorenzo Fabbri" w:date="2024-09-18T15:18:00Z" w16du:dateUtc="2024-09-18T13:18:00Z">
        <w:r w:rsidR="00000000" w:rsidDel="00F21728">
          <w:delText>In the present study, we</w:delText>
        </w:r>
      </w:del>
      <w:ins w:id="111" w:author="Lorenzo Fabbri" w:date="2024-09-18T15:17:00Z" w16du:dateUtc="2024-09-18T13:17:00Z">
        <w:r>
          <w:t xml:space="preserve">Our goal in this study was </w:t>
        </w:r>
      </w:ins>
      <w:ins w:id="112" w:author="Lorenzo Fabbri" w:date="2024-09-18T15:19:00Z" w16du:dateUtc="2024-09-18T13:19:00Z">
        <w:r>
          <w:t>twofold</w:t>
        </w:r>
      </w:ins>
      <w:ins w:id="113" w:author="Lorenzo Fabbri" w:date="2024-09-18T15:17:00Z" w16du:dateUtc="2024-09-18T13:17:00Z">
        <w:r>
          <w:t>.</w:t>
        </w:r>
      </w:ins>
      <w:ins w:id="114" w:author="Lorenzo Fabbri" w:date="2024-09-18T15:18:00Z" w16du:dateUtc="2024-09-18T13:18:00Z">
        <w:r>
          <w:t xml:space="preserve"> First, we</w:t>
        </w:r>
      </w:ins>
      <w:ins w:id="115" w:author="Lorenzo Fabbri" w:date="2024-09-18T15:20:00Z" w16du:dateUtc="2024-09-18T13:20:00Z">
        <w:r>
          <w:t xml:space="preserve"> examined</w:t>
        </w:r>
      </w:ins>
      <w:ins w:id="116" w:author="Lorenzo Fabbri" w:date="2024-09-18T15:21:00Z" w16du:dateUtc="2024-09-18T13:21:00Z">
        <w:r>
          <w:t xml:space="preserve"> the </w:t>
        </w:r>
      </w:ins>
      <w:ins w:id="117" w:author="Lorenzo Fabbri" w:date="2024-09-18T15:23:00Z" w16du:dateUtc="2024-09-18T13:23:00Z">
        <w:r>
          <w:t>impact of childhood exposure to non-persistent EDCs</w:t>
        </w:r>
      </w:ins>
      <w:ins w:id="118" w:author="Lorenzo Fabbri" w:date="2024-09-18T15:24:00Z" w16du:dateUtc="2024-09-18T13:24:00Z">
        <w:r w:rsidR="00AE5039">
          <w:t xml:space="preserve"> on </w:t>
        </w:r>
      </w:ins>
      <w:ins w:id="119" w:author="Lorenzo Fabbri" w:date="2024-09-18T15:27:00Z" w16du:dateUtc="2024-09-18T13:27:00Z">
        <w:r w:rsidR="00AE5039">
          <w:t>glucocorticosteroids</w:t>
        </w:r>
        <w:r w:rsidR="00AE5039">
          <w:t xml:space="preserve"> and </w:t>
        </w:r>
      </w:ins>
      <w:ins w:id="120" w:author="Lorenzo Fabbri" w:date="2024-09-18T15:24:00Z" w16du:dateUtc="2024-09-18T13:24:00Z">
        <w:r w:rsidR="00AE5039">
          <w:t>attentional function</w:t>
        </w:r>
      </w:ins>
      <w:ins w:id="121" w:author="Lorenzo Fabbri" w:date="2024-09-18T15:25:00Z" w16du:dateUtc="2024-09-18T13:25:00Z">
        <w:r w:rsidR="00AE5039">
          <w:t xml:space="preserve"> in childhood</w:t>
        </w:r>
      </w:ins>
      <w:ins w:id="122" w:author="Lorenzo Fabbri" w:date="2024-09-18T15:24:00Z" w16du:dateUtc="2024-09-18T13:24:00Z">
        <w:r w:rsidR="00AE5039">
          <w:t>.</w:t>
        </w:r>
      </w:ins>
      <w:ins w:id="123" w:author="Lorenzo Fabbri" w:date="2024-09-18T15:25:00Z" w16du:dateUtc="2024-09-18T13:25:00Z">
        <w:r w:rsidR="00AE5039">
          <w:t xml:space="preserve"> Second, we examined the impact of changes in </w:t>
        </w:r>
        <w:r w:rsidR="00AE5039">
          <w:t>glucocorticosteroid</w:t>
        </w:r>
        <w:r w:rsidR="00AE5039">
          <w:t xml:space="preserve"> levels on attentional function in childhood.</w:t>
        </w:r>
      </w:ins>
      <w:ins w:id="124" w:author="Lorenzo Fabbri" w:date="2024-09-18T15:28:00Z" w16du:dateUtc="2024-09-18T13:28:00Z">
        <w:r w:rsidR="00AE5039">
          <w:t xml:space="preserve"> To do so, w</w:t>
        </w:r>
      </w:ins>
      <w:ins w:id="125" w:author="Lorenzo Fabbri" w:date="2024-09-18T15:32:00Z" w16du:dateUtc="2024-09-18T13:32:00Z">
        <w:r w:rsidR="00CC0B69">
          <w:t xml:space="preserve">e </w:t>
        </w:r>
      </w:ins>
      <w:del w:id="126" w:author="Lorenzo Fabbri" w:date="2024-09-18T15:13:00Z" w16du:dateUtc="2024-09-18T13:13:00Z">
        <w:r w:rsidR="00000000" w:rsidDel="00F21728">
          <w:delText xml:space="preserve"> </w:delText>
        </w:r>
      </w:del>
      <w:del w:id="127" w:author="Lorenzo Fabbri" w:date="2024-09-18T15:32:00Z" w16du:dateUtc="2024-09-18T13:32:00Z">
        <w:r w:rsidR="00000000" w:rsidDel="00AE5039">
          <w:delText xml:space="preserve">estimated cross-sectional associations between </w:delText>
        </w:r>
      </w:del>
      <w:del w:id="128" w:author="Lorenzo Fabbri" w:date="2024-09-18T15:19:00Z" w16du:dateUtc="2024-09-18T13:19:00Z">
        <w:r w:rsidR="00000000" w:rsidDel="00F21728">
          <w:delText xml:space="preserve">1) </w:delText>
        </w:r>
      </w:del>
      <w:del w:id="129" w:author="Lorenzo Fabbri" w:date="2024-09-18T15:28:00Z" w16du:dateUtc="2024-09-18T13:28:00Z">
        <w:r w:rsidR="00000000" w:rsidDel="00AE5039">
          <w:delText xml:space="preserve">non-persistent EDCs and attentional function, </w:delText>
        </w:r>
      </w:del>
      <w:del w:id="130" w:author="Lorenzo Fabbri" w:date="2024-09-18T15:19:00Z" w16du:dateUtc="2024-09-18T13:19:00Z">
        <w:r w:rsidR="00000000" w:rsidDel="00F21728">
          <w:delText xml:space="preserve">2) </w:delText>
        </w:r>
      </w:del>
      <w:del w:id="131" w:author="Lorenzo Fabbri" w:date="2024-09-18T15:28:00Z" w16du:dateUtc="2024-09-18T13:28:00Z">
        <w:r w:rsidR="00000000" w:rsidDel="00AE5039">
          <w:delText xml:space="preserve">non-persistent EDCs and glucocorticosteroids, and 3) glucocorticosteroids and attentional function in children of </w:delText>
        </w:r>
      </w:del>
      <w:del w:id="132" w:author="Lorenzo Fabbri" w:date="2024-09-18T15:32:00Z" w16du:dateUtc="2024-09-18T13:32:00Z">
        <w:r w:rsidR="00000000" w:rsidDel="00AE5039">
          <w:delText xml:space="preserve">a multi-country cohort in Europe. We </w:delText>
        </w:r>
      </w:del>
      <w:r w:rsidR="00000000">
        <w:t xml:space="preserve">used the parametric g-formula, a causal inference technique, and marginal contrasts (MCs) to </w:t>
      </w:r>
      <w:ins w:id="133" w:author="Lorenzo Fabbri" w:date="2024-09-18T15:29:00Z" w16du:dateUtc="2024-09-18T13:29:00Z">
        <w:r w:rsidR="00AE5039">
          <w:t xml:space="preserve">estimate cross-sectional associations between non-persistent EDCs, </w:t>
        </w:r>
        <w:r w:rsidR="00AE5039">
          <w:t>glucocorticosteroid</w:t>
        </w:r>
        <w:r w:rsidR="00AE5039">
          <w:t xml:space="preserve">s, and attentional function </w:t>
        </w:r>
      </w:ins>
      <w:ins w:id="134" w:author="Lorenzo Fabbri" w:date="2024-09-18T15:32:00Z" w16du:dateUtc="2024-09-18T13:32:00Z">
        <w:r w:rsidR="00AE5039">
          <w:t>in children of a multi-country cohort in Europe</w:t>
        </w:r>
      </w:ins>
      <w:del w:id="135" w:author="Lorenzo Fabbri" w:date="2024-09-18T15:28:00Z" w16du:dateUtc="2024-09-18T13:28:00Z">
        <w:r w:rsidR="00000000" w:rsidDel="00AE5039">
          <w:delText>obtain robust effect estimates and overcome limitations of classical regression models</w:delText>
        </w:r>
      </w:del>
      <w:r w:rsidR="00000000">
        <w:t>.</w:t>
      </w:r>
      <w:bookmarkEnd w:id="108"/>
    </w:p>
    <w:p w14:paraId="688E1E95" w14:textId="77777777" w:rsidR="00066508" w:rsidRDefault="00000000">
      <w:pPr>
        <w:pStyle w:val="Heading1"/>
      </w:pPr>
      <w:r>
        <w:lastRenderedPageBreak/>
        <w:t>2. Material and methods</w:t>
      </w:r>
    </w:p>
    <w:p w14:paraId="2F381D69" w14:textId="77777777" w:rsidR="00066508" w:rsidRDefault="00000000">
      <w:pPr>
        <w:pStyle w:val="Heading2"/>
      </w:pPr>
      <w:bookmarkStart w:id="136" w:name="sec-design"/>
      <w:r>
        <w:t>2.1 Study population and design</w:t>
      </w:r>
    </w:p>
    <w:p w14:paraId="16CD1279" w14:textId="281EAF65"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sidR="00066508">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sidR="00066508">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xml:space="preserve">). The HELIX </w:t>
      </w:r>
      <w:proofErr w:type="spellStart"/>
      <w:r>
        <w:t>subcohort</w:t>
      </w:r>
      <w:proofErr w:type="spellEnd"/>
      <w:r>
        <w:t xml:space="preserve">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xml:space="preserve">). Eligibility criteria for inclusion in the HELIX </w:t>
      </w:r>
      <w:proofErr w:type="spellStart"/>
      <w:r>
        <w:t>subcohort</w:t>
      </w:r>
      <w:proofErr w:type="spellEnd"/>
      <w:r>
        <w:t xml:space="preserve">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w:t>
      </w:r>
      <w:ins w:id="137" w:author="Lorenzo Fabbri" w:date="2024-09-18T10:06:00Z" w16du:dateUtc="2024-09-18T08:06:00Z">
        <w:r w:rsidR="00005BE0">
          <w:t xml:space="preserve"> or th</w:t>
        </w:r>
      </w:ins>
      <w:ins w:id="138" w:author="Lorenzo Fabbri" w:date="2024-09-18T10:07:00Z" w16du:dateUtc="2024-09-18T08:07:00Z">
        <w:r w:rsidR="00005BE0">
          <w:t>e volunteer’s safety</w:t>
        </w:r>
        <w:r w:rsidR="007529A8">
          <w:t xml:space="preserve"> (e.g., acute respiratory infection)</w:t>
        </w:r>
      </w:ins>
      <w:r>
        <w:t>. Ethical permission was obtained from the relevant authorities in the corresponding country.</w:t>
      </w:r>
      <w:bookmarkEnd w:id="136"/>
    </w:p>
    <w:p w14:paraId="544A70D1" w14:textId="77777777" w:rsidR="00066508" w:rsidRDefault="00000000">
      <w:pPr>
        <w:pStyle w:val="Heading2"/>
      </w:pPr>
      <w:bookmarkStart w:id="139" w:name="sec-vars"/>
      <w:r>
        <w:t>2.2 Variables</w:t>
      </w:r>
    </w:p>
    <w:p w14:paraId="46D6D8FE" w14:textId="77777777" w:rsidR="00066508" w:rsidRDefault="00000000">
      <w:pPr>
        <w:pStyle w:val="Heading3"/>
      </w:pPr>
      <w:bookmarkStart w:id="140" w:name="sec-edcs"/>
      <w:r>
        <w:t>2.2.1 Endocrine disrupting chemicals</w:t>
      </w:r>
    </w:p>
    <w:p w14:paraId="3B4F64A9" w14:textId="726C93E4" w:rsidR="00066508" w:rsidRDefault="00000000">
      <w:pPr>
        <w:pStyle w:val="FirstParagraph"/>
      </w:pPr>
      <w:r>
        <w:t xml:space="preserve">Children were assessed between December 2013 and February 2016, and assessments included neurological testing and urine collection. Urine samples of the night before and </w:t>
      </w:r>
      <w:r>
        <w:lastRenderedPageBreak/>
        <w:t xml:space="preserve">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t>
      </w:r>
      <w:hyperlink w:anchor="supptbl-info-chems">
        <w:r w:rsidR="00066508">
          <w:rPr>
            <w:rStyle w:val="Hyperlink"/>
          </w:rPr>
          <w:t>Table S1</w:t>
        </w:r>
      </w:hyperlink>
      <w:r>
        <w:t>. Briefly, we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oxohexyl phthalate (MEOHP),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originating from 6 distinct phthalate parent compounds</w:t>
      </w:r>
      <w:ins w:id="141" w:author="Lorenzo Fabbri" w:date="2024-09-18T10:12:00Z" w16du:dateUtc="2024-09-18T08:12:00Z">
        <w:r w:rsidR="00A318DC">
          <w:t xml:space="preserve"> </w:t>
        </w:r>
      </w:ins>
      <w:ins w:id="142" w:author="Lorenzo Fabbri" w:date="2024-09-18T10:16:00Z" w16du:dateUtc="2024-09-18T08:16:00Z">
        <w:r w:rsidR="00A318DC">
          <w:t>(</w:t>
        </w:r>
        <w:r w:rsidR="00A318DC">
          <w:fldChar w:fldCharType="begin"/>
        </w:r>
        <w:r w:rsidR="00A318DC">
          <w:instrText>HYPERLINK \l "supptbl-info-chems" \h</w:instrText>
        </w:r>
        <w:r w:rsidR="00A318DC">
          <w:fldChar w:fldCharType="separate"/>
        </w:r>
        <w:r w:rsidR="00A318DC">
          <w:rPr>
            <w:rStyle w:val="Hyperlink"/>
          </w:rPr>
          <w:t>Table S1</w:t>
        </w:r>
        <w:r w:rsidR="00A318DC">
          <w:rPr>
            <w:rStyle w:val="Hyperlink"/>
          </w:rPr>
          <w:fldChar w:fldCharType="end"/>
        </w:r>
        <w:r w:rsidR="00A318DC">
          <w:t>)</w:t>
        </w:r>
      </w:ins>
      <w:r>
        <w:t xml:space="preserve">. Laboratory protocols for the analysis are described in </w:t>
      </w:r>
      <w:proofErr w:type="spellStart"/>
      <w:r>
        <w:t>Haug</w:t>
      </w:r>
      <w:proofErr w:type="spellEnd"/>
      <w:r>
        <w:t xml:space="preserve"> et al. (</w:t>
      </w:r>
      <w:hyperlink w:anchor="ref-HaugSakhiCequier:2018">
        <w:r w:rsidR="00066508">
          <w:rPr>
            <w:rStyle w:val="Hyperlink"/>
          </w:rPr>
          <w:t>2018</w:t>
        </w:r>
      </w:hyperlink>
      <w:r>
        <w:t xml:space="preserve">), while quality control and interlaboratory comparison are described in </w:t>
      </w:r>
      <w:proofErr w:type="spellStart"/>
      <w:r>
        <w:t>Maitre</w:t>
      </w:r>
      <w:proofErr w:type="spellEnd"/>
      <w:r>
        <w:t xml:space="preserve"> et al. (</w:t>
      </w:r>
      <w:hyperlink w:anchor="ref-MaitreBontCasas:2018">
        <w:r w:rsidR="00066508">
          <w:rPr>
            <w:rStyle w:val="Hyperlink"/>
          </w:rPr>
          <w:t>2018</w:t>
        </w:r>
      </w:hyperlink>
      <w:r>
        <w:t>).</w:t>
      </w:r>
      <w:bookmarkEnd w:id="140"/>
      <w:ins w:id="143" w:author="Lorenzo Fabbri" w:date="2024-09-18T16:39:00Z" w16du:dateUtc="2024-09-18T14:39:00Z">
        <w:r w:rsidR="000931DA">
          <w:t xml:space="preserve"> Briefly, the urine samples were collected </w:t>
        </w:r>
      </w:ins>
      <w:ins w:id="144" w:author="Lorenzo Fabbri" w:date="2024-09-18T16:39:00Z">
        <w:r w:rsidR="000931DA" w:rsidRPr="000931DA">
          <w:t>in high-quality polypropylene tubes</w:t>
        </w:r>
      </w:ins>
      <w:ins w:id="145" w:author="Lorenzo Fabbri" w:date="2024-09-18T16:44:00Z" w16du:dateUtc="2024-09-18T14:44:00Z">
        <w:r w:rsidR="00271C4B">
          <w:t xml:space="preserve"> during the visit,</w:t>
        </w:r>
      </w:ins>
      <w:ins w:id="146" w:author="Lorenzo Fabbri" w:date="2024-09-18T16:40:00Z" w16du:dateUtc="2024-09-18T14:40:00Z">
        <w:r w:rsidR="000931DA">
          <w:t xml:space="preserve"> and the aliquots were stored at -80</w:t>
        </w:r>
        <w:r w:rsidR="000931DA">
          <w:sym w:font="Symbol" w:char="F0B0"/>
        </w:r>
        <w:r w:rsidR="000931DA">
          <w:t>C</w:t>
        </w:r>
      </w:ins>
      <w:ins w:id="147" w:author="Lorenzo Fabbri" w:date="2024-09-18T16:41:00Z" w16du:dateUtc="2024-09-18T14:41:00Z">
        <w:r w:rsidR="000931DA">
          <w:t>.</w:t>
        </w:r>
      </w:ins>
      <w:ins w:id="148" w:author="Lorenzo Fabbri" w:date="2024-09-18T16:44:00Z" w16du:dateUtc="2024-09-18T14:44:00Z">
        <w:r w:rsidR="00271C4B">
          <w:t xml:space="preserve"> Concentrations of</w:t>
        </w:r>
      </w:ins>
      <w:ins w:id="149" w:author="Lorenzo Fabbri" w:date="2024-09-18T16:45:00Z" w16du:dateUtc="2024-09-18T14:45:00Z">
        <w:r w:rsidR="00271C4B">
          <w:t xml:space="preserve"> the phthalate metabolites, phenols, and OP pesticide metabolites were determined using online column-switching LC-MS/MS, online column-switching </w:t>
        </w:r>
      </w:ins>
      <w:ins w:id="150" w:author="Lorenzo Fabbri" w:date="2024-09-18T16:46:00Z" w16du:dateUtc="2024-09-18T14:46:00Z">
        <w:r w:rsidR="00271C4B">
          <w:t>UHPLC-MS/MS</w:t>
        </w:r>
        <w:r w:rsidR="00980A47">
          <w:t>,</w:t>
        </w:r>
        <w:r w:rsidR="00271C4B">
          <w:t xml:space="preserve"> and UHPLC-</w:t>
        </w:r>
        <w:r w:rsidR="00271C4B">
          <w:lastRenderedPageBreak/>
          <w:t>TOFMS, respectively.</w:t>
        </w:r>
      </w:ins>
      <w:ins w:id="151" w:author="Lorenzo Fabbri" w:date="2024-09-18T17:27:00Z" w16du:dateUtc="2024-09-18T15:27:00Z">
        <w:r w:rsidR="009B5F88">
          <w:t xml:space="preserve"> Procedure blanks </w:t>
        </w:r>
      </w:ins>
      <w:ins w:id="152" w:author="Lorenzo Fabbri" w:date="2024-09-18T17:29:00Z" w16du:dateUtc="2024-09-18T15:29:00Z">
        <w:r w:rsidR="009B5F88">
          <w:t xml:space="preserve">and internal quality control samples </w:t>
        </w:r>
      </w:ins>
      <w:ins w:id="153" w:author="Lorenzo Fabbri" w:date="2024-09-18T17:27:00Z" w16du:dateUtc="2024-09-18T15:27:00Z">
        <w:r w:rsidR="009B5F88">
          <w:t>were analyz</w:t>
        </w:r>
      </w:ins>
      <w:ins w:id="154" w:author="Lorenzo Fabbri" w:date="2024-09-18T17:28:00Z" w16du:dateUtc="2024-09-18T15:28:00Z">
        <w:r w:rsidR="009B5F88">
          <w:t>ed along with each batch of samples.</w:t>
        </w:r>
      </w:ins>
    </w:p>
    <w:p w14:paraId="6FD57FCF" w14:textId="77777777" w:rsidR="00066508" w:rsidRDefault="00000000">
      <w:pPr>
        <w:pStyle w:val="Heading3"/>
      </w:pPr>
      <w:r>
        <w:t>2.2.2 Glucocorticosteroids</w:t>
      </w:r>
    </w:p>
    <w:p w14:paraId="6C950EEC" w14:textId="77777777" w:rsidR="00066508" w:rsidRDefault="00000000">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hyperlink w:anchor="supptbl-info-mets">
        <w:r w:rsidR="00066508">
          <w:rPr>
            <w:rStyle w:val="Hyperlink"/>
          </w:rPr>
          <w:t>Table S2</w:t>
        </w:r>
      </w:hyperlink>
      <w:r>
        <w:t>.</w:t>
      </w:r>
    </w:p>
    <w:p w14:paraId="2D6A7523" w14:textId="77777777" w:rsidR="00066508" w:rsidRDefault="00000000">
      <w:pPr>
        <w:pStyle w:val="BodyText"/>
      </w:pPr>
      <w: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sidR="00066508">
          <w:rPr>
            <w:rStyle w:val="Hyperlink"/>
          </w:rPr>
          <w:t xml:space="preserve">Gomez-Gomez and </w:t>
        </w:r>
        <w:proofErr w:type="spellStart"/>
        <w:r w:rsidR="00066508">
          <w:rPr>
            <w:rStyle w:val="Hyperlink"/>
          </w:rPr>
          <w:t>Pozo</w:t>
        </w:r>
        <w:proofErr w:type="spellEnd"/>
        <w:r w:rsidR="00066508">
          <w:rPr>
            <w:rStyle w:val="Hyperlink"/>
          </w:rPr>
          <w:t>, 2020</w:t>
        </w:r>
      </w:hyperlink>
      <w:r>
        <w:t xml:space="preserve">; </w:t>
      </w:r>
      <w:hyperlink w:anchor="ref-MarcosRenauCasals:2014">
        <w:r w:rsidR="00066508">
          <w:rPr>
            <w:rStyle w:val="Hyperlink"/>
          </w:rPr>
          <w:t>Marcos et al., 2014</w:t>
        </w:r>
      </w:hyperlink>
      <w:r>
        <w:t>).</w:t>
      </w:r>
    </w:p>
    <w:p w14:paraId="681C8DDD" w14:textId="77777777" w:rsidR="00066508" w:rsidRDefault="00000000">
      <w:pPr>
        <w:pStyle w:val="BodyText"/>
      </w:pPr>
      <w:bookmarkStart w:id="155"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(5b20acortolone), 5β,20β-</w:t>
      </w:r>
      <w:proofErr w:type="spellStart"/>
      <w:r>
        <w:t>cortolone</w:t>
      </w:r>
      <w:proofErr w:type="spellEnd"/>
      <w:r>
        <w:t xml:space="preserve"> (5b20bcortolone), 5β-</w:t>
      </w:r>
      <w:proofErr w:type="spellStart"/>
      <w:r>
        <w:t>tetrahydrocortisone</w:t>
      </w:r>
      <w:proofErr w:type="spellEnd"/>
      <w:r>
        <w:t xml:space="preserve"> (5bTHE), </w:t>
      </w:r>
      <w:r>
        <w:lastRenderedPageBreak/>
        <w:t>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155"/>
    </w:p>
    <w:p w14:paraId="2A7B426F" w14:textId="77777777" w:rsidR="00066508" w:rsidRDefault="00000000">
      <w:pPr>
        <w:pStyle w:val="Heading3"/>
      </w:pPr>
      <w:bookmarkStart w:id="156" w:name="sec-neurodevelopment"/>
      <w:r>
        <w:t>2.2.3 Attentional function</w:t>
      </w:r>
    </w:p>
    <w:p w14:paraId="55B06C6C" w14:textId="221EC906" w:rsidR="00066508" w:rsidRDefault="00000000">
      <w:pPr>
        <w:pStyle w:val="FirstParagraph"/>
      </w:pPr>
      <w:r>
        <w:t>Cognitive and motor function outcomes were assessed</w:t>
      </w:r>
      <w:ins w:id="157" w:author="Lorenzo Fabbri" w:date="2024-09-18T16:49:00Z" w16du:dateUtc="2024-09-18T14:49:00Z">
        <w:r w:rsidR="00044E9C">
          <w:t xml:space="preserve"> during the visit</w:t>
        </w:r>
      </w:ins>
      <w:r>
        <w:t xml:space="preserve"> with standardized, non-linguistic, and culturally blind computer tests, including the Attention Network Test (ANT) (</w:t>
      </w:r>
      <w:hyperlink w:anchor="ref-RuedaFanMcCandliss:2004">
        <w:r w:rsidR="00066508">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sidR="00066508">
          <w:rPr>
            <w:rStyle w:val="Hyperlink"/>
          </w:rPr>
          <w:t>Maitre</w:t>
        </w:r>
        <w:proofErr w:type="spellEnd"/>
        <w:r w:rsidR="00066508">
          <w:rPr>
            <w:rStyle w:val="Hyperlink"/>
          </w:rPr>
          <w:t xml:space="preserve"> et al., 2018</w:t>
        </w:r>
      </w:hyperlink>
      <w:r>
        <w:t xml:space="preserve">; </w:t>
      </w:r>
      <w:hyperlink w:anchor="ref-RuedaFanMcCandliss:2004">
        <w:r w:rsidR="00066508">
          <w:rPr>
            <w:rStyle w:val="Hyperlink"/>
          </w:rPr>
          <w:t>Rueda 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156"/>
    </w:p>
    <w:p w14:paraId="6C3C4BBD" w14:textId="77777777" w:rsidR="00066508" w:rsidRDefault="00000000">
      <w:pPr>
        <w:pStyle w:val="Heading3"/>
      </w:pPr>
      <w:bookmarkStart w:id="158" w:name="sec-confounders"/>
      <w:r>
        <w:t>2.2.4 Confounders</w:t>
      </w:r>
    </w:p>
    <w:p w14:paraId="60329010" w14:textId="4D361CAC"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w:t>
      </w:r>
      <w:ins w:id="159" w:author="Lorenzo Fabbri" w:date="2024-09-18T10:22:00Z" w16du:dateUtc="2024-09-18T08:22:00Z">
        <w:r w:rsidR="00202E40">
          <w:t xml:space="preserve">(Greenland et al., 1999) </w:t>
        </w:r>
      </w:ins>
      <w:r>
        <w:t xml:space="preserve">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sidR="00066508">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possible dilution effects. Further, each minimal adjustment set was </w:t>
      </w:r>
      <w:r>
        <w:rPr>
          <w:i/>
          <w:iCs/>
        </w:rPr>
        <w:t>augmented</w:t>
      </w:r>
      <w:r>
        <w:t xml:space="preserve"> with </w:t>
      </w:r>
      <w:r>
        <w:lastRenderedPageBreak/>
        <w:t xml:space="preserve">precision covariates, defined as the set of parent variables of the outcome that are not parents of the exposure. Common confounders were cohort, ethnicity, sex, age, height, weight, and head circumference of the child, </w:t>
      </w:r>
      <w:ins w:id="160" w:author="Lorenzo Fabbri" w:date="2024-09-18T10:18:00Z" w16du:dateUtc="2024-09-18T08:18:00Z">
        <w:r w:rsidR="00EB268E">
          <w:t xml:space="preserve">urine </w:t>
        </w:r>
        <w:proofErr w:type="gramStart"/>
        <w:r w:rsidR="00EB268E">
          <w:t>creatinine</w:t>
        </w:r>
        <w:r w:rsidR="00EB268E">
          <w:t xml:space="preserve"> ,</w:t>
        </w:r>
        <w:proofErr w:type="gramEnd"/>
        <w:r w:rsidR="00EB268E">
          <w:t xml:space="preserve"> </w:t>
        </w:r>
      </w:ins>
      <w:r>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161" w:author="Lorenzo Fabbri" w:date="2024-09-18T10:18:00Z" w16du:dateUtc="2024-09-18T08:18:00Z">
        <w:r w:rsidDel="00EB268E">
          <w:delText>, urine creatinine</w:delText>
        </w:r>
      </w:del>
      <w:r>
        <w:t>, child mood and rest before assessment, child neuropsychological diagnosis, maternal marital status, season, and fasting time before assessment. Models for estimating the effects of EDCs on glucocorticosteroids were further adjusted for</w:t>
      </w:r>
      <w:ins w:id="162" w:author="Lorenzo Fabbri" w:date="2024-09-18T10:18:00Z" w16du:dateUtc="2024-09-18T08:18:00Z">
        <w:r w:rsidR="00EB268E">
          <w:t xml:space="preserve"> </w:t>
        </w:r>
      </w:ins>
      <w:del w:id="163" w:author="Lorenzo Fabbri" w:date="2024-09-18T10:18:00Z" w16du:dateUtc="2024-09-18T08:18:00Z">
        <w:r w:rsidDel="00EB268E">
          <w:delText xml:space="preserve"> urine creatinine, </w:delText>
        </w:r>
      </w:del>
      <w:r>
        <w:t>season, and fasting time before assessment. Models for estimating the effects of glucocorticosteroids on HRT-SE were further adjusted for child breastfeeding, prenatal maternal active and passive smoking, marital status, EDCs</w:t>
      </w:r>
      <w:del w:id="164" w:author="Lorenzo Fabbri" w:date="2024-09-18T10:19:00Z" w16du:dateUtc="2024-09-18T08:19:00Z">
        <w:r w:rsidDel="00EB268E">
          <w:delText>, urine creatinine</w:delText>
        </w:r>
      </w:del>
      <w:r>
        <w:t xml:space="preserv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w:t>
      </w:r>
      <w:del w:id="165" w:author="Lorenzo Fabbri" w:date="2024-09-18T10:19:00Z" w16du:dateUtc="2024-09-18T08:19:00Z">
        <w:r w:rsidDel="00EB268E">
          <w:delText>Single World Intervention Graphs (SWIG)</w:delText>
        </w:r>
      </w:del>
      <w:ins w:id="166" w:author="Lorenzo Fabbri" w:date="2024-09-18T10:19:00Z" w16du:dateUtc="2024-09-18T08:19:00Z">
        <w:r w:rsidR="00EB268E">
          <w:t xml:space="preserve">DAG </w:t>
        </w:r>
      </w:ins>
      <w:del w:id="167" w:author="Lorenzo Fabbri" w:date="2024-09-18T10:19:00Z" w16du:dateUtc="2024-09-18T08:19:00Z">
        <w:r w:rsidDel="00EB268E">
          <w:delText xml:space="preserve"> </w:delText>
        </w:r>
      </w:del>
      <w:r>
        <w:t xml:space="preserve">is provided in </w:t>
      </w:r>
      <w:hyperlink w:anchor="fig-dag">
        <w:r w:rsidR="00066508">
          <w:rPr>
            <w:rStyle w:val="Hyperlink"/>
          </w:rPr>
          <w:t>Figure 1</w:t>
        </w:r>
      </w:hyperlink>
      <w:r>
        <w:t xml:space="preserve">. Codebooks for the used covariates are provided in </w:t>
      </w:r>
      <w:hyperlink w:anchor="supptbl-codebooks">
        <w:r w:rsidR="00066508">
          <w:rPr>
            <w:rStyle w:val="Hyperlink"/>
          </w:rPr>
          <w:t>Table S3</w:t>
        </w:r>
      </w:hyperlink>
      <w:r>
        <w:t>.</w:t>
      </w:r>
      <w:bookmarkEnd w:id="139"/>
      <w:bookmarkEnd w:id="158"/>
    </w:p>
    <w:p w14:paraId="0ECDA024" w14:textId="77777777" w:rsidR="00066508" w:rsidRDefault="00000000">
      <w:pPr>
        <w:pStyle w:val="Heading2"/>
      </w:pPr>
      <w:r>
        <w:t>2.3 Statistical methods</w:t>
      </w:r>
    </w:p>
    <w:p w14:paraId="01852EE4" w14:textId="77777777" w:rsidR="00066508" w:rsidRDefault="00000000">
      <w:pPr>
        <w:pStyle w:val="Heading3"/>
      </w:pPr>
      <w:bookmarkStart w:id="168" w:name="sec-dat-preproc"/>
      <w:r>
        <w:t>2.3.1 Data pre-processing</w:t>
      </w:r>
    </w:p>
    <w:p w14:paraId="6D64A1F0" w14:textId="19B6DDA0"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w:t>
      </w:r>
      <w:r>
        <w:lastRenderedPageBreak/>
        <w:t xml:space="preserve">of the corresponding LOQ, for those metabolites that had less than 30% of non-detected within each cohort and 20% of non-detected overall. Information about the lower limit of quantification (LLOQ) for the glucocorticosteroids is provided in </w:t>
      </w:r>
      <w:hyperlink w:anchor="supptbl-lloq-mets">
        <w:r w:rsidR="00066508">
          <w:rPr>
            <w:rStyle w:val="Hyperlink"/>
          </w:rPr>
          <w:t>Table S4</w:t>
        </w:r>
      </w:hyperlink>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w:t>
      </w:r>
      <w:del w:id="169" w:author="Lorenzo Fabbri" w:date="2024-09-18T10:31:00Z" w16du:dateUtc="2024-09-18T08:31:00Z">
        <w:r w:rsidDel="008C30EE">
          <w:delText>,</w:delText>
        </w:r>
      </w:del>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t>
      </w:r>
      <w:ins w:id="170" w:author="Lorenzo Fabbri" w:date="2024-09-18T11:06:00Z" w16du:dateUtc="2024-09-18T09:06:00Z">
        <w:r w:rsidR="00345E8F">
          <w:t xml:space="preserve">For each metabolite, imputation was based on </w:t>
        </w:r>
      </w:ins>
      <w:ins w:id="171" w:author="Lorenzo Fabbri" w:date="2024-09-18T11:12:00Z" w16du:dateUtc="2024-09-18T09:12:00Z">
        <w:r w:rsidR="00345E8F">
          <w:t xml:space="preserve">the median of the </w:t>
        </w:r>
      </w:ins>
      <w:del w:id="172" w:author="Lorenzo Fabbri" w:date="2024-09-18T11:06:00Z" w16du:dateUtc="2024-09-18T09:06:00Z">
        <w:r w:rsidDel="00345E8F">
          <w:delText xml:space="preserve">We used </w:delText>
        </w:r>
      </w:del>
      <w:r>
        <w:t>5 nearest neighbors</w:t>
      </w:r>
      <w:ins w:id="173" w:author="Lorenzo Fabbri" w:date="2024-09-18T11:06:00Z" w16du:dateUtc="2024-09-18T09:06:00Z">
        <w:r w:rsidR="00345E8F">
          <w:t xml:space="preserve"> and the</w:t>
        </w:r>
      </w:ins>
      <w:ins w:id="174" w:author="Lorenzo Fabbri" w:date="2024-09-18T11:10:00Z" w16du:dateUtc="2024-09-18T09:10:00Z">
        <w:r w:rsidR="00345E8F">
          <w:t xml:space="preserve"> distance metric was computed based on </w:t>
        </w:r>
      </w:ins>
      <w:ins w:id="175" w:author="Lorenzo Fabbri" w:date="2024-09-18T11:11:00Z" w16du:dateUtc="2024-09-18T09:11:00Z">
        <w:r w:rsidR="00345E8F">
          <w:t xml:space="preserve">all </w:t>
        </w:r>
      </w:ins>
      <w:ins w:id="176" w:author="Lorenzo Fabbri" w:date="2024-09-18T11:10:00Z" w16du:dateUtc="2024-09-18T09:10:00Z">
        <w:r w:rsidR="00345E8F">
          <w:t>remaining metabolites</w:t>
        </w:r>
      </w:ins>
      <w:r>
        <w:t xml:space="preserve">.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549912A"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w:t>
      </w:r>
      <w:ins w:id="177" w:author="Lorenzo Fabbri" w:date="2024-09-18T10:52:00Z" w16du:dateUtc="2024-09-18T08:52:00Z">
        <w:r w:rsidR="00341CC9">
          <w:t xml:space="preserve">of each chemical </w:t>
        </w:r>
      </w:ins>
      <w:r>
        <w:t xml:space="preserve">below the LOD were singly imputed using a quantile regression approach for the imputation of left-censored missing data, as implemented in the </w:t>
      </w:r>
      <w:proofErr w:type="spellStart"/>
      <w:r>
        <w:rPr>
          <w:rStyle w:val="VerbatimChar"/>
        </w:rPr>
        <w:t>impute.QRILC</w:t>
      </w:r>
      <w:proofErr w:type="spellEnd"/>
      <w:r>
        <w:t xml:space="preserve"> function from the </w:t>
      </w:r>
      <w:proofErr w:type="spellStart"/>
      <w:r>
        <w:rPr>
          <w:rStyle w:val="VerbatimChar"/>
        </w:rPr>
        <w:t>imputeLCMD</w:t>
      </w:r>
      <w:proofErr w:type="spellEnd"/>
      <w:r>
        <w:t xml:space="preserve"> R package (</w:t>
      </w:r>
      <w:hyperlink w:anchor="ref-lazar2015imputelcmd">
        <w:r w:rsidR="00066508">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sidR="00066508">
          <w:rPr>
            <w:rStyle w:val="Hyperlink"/>
          </w:rPr>
          <w:t>2018</w:t>
        </w:r>
      </w:hyperlink>
      <w:r>
        <w:t xml:space="preserve">). Chemicals with more than 70% of observations below the LOD were excluded from the present study. Missing 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lastRenderedPageBreak/>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168"/>
    </w:p>
    <w:p w14:paraId="749194B2" w14:textId="77777777" w:rsidR="00066508" w:rsidRDefault="00000000">
      <w:pPr>
        <w:pStyle w:val="Heading3"/>
      </w:pPr>
      <w:bookmarkStart w:id="178" w:name="sec-weights-est"/>
      <w:r>
        <w:t>2.3.2 Estimation of balancing weights</w:t>
      </w:r>
    </w:p>
    <w:p w14:paraId="1002596B" w14:textId="77777777"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This method estimates weights by minimizing an 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adjusting.</w:t>
      </w:r>
      <w:bookmarkEnd w:id="178"/>
    </w:p>
    <w:p w14:paraId="452D0ECD" w14:textId="77777777" w:rsidR="00066508" w:rsidRDefault="00000000">
      <w:pPr>
        <w:pStyle w:val="Heading3"/>
      </w:pPr>
      <w:bookmarkStart w:id="179" w:name="sec-gcomp"/>
      <w:r>
        <w:t>2.3.3 G-computation</w:t>
      </w:r>
    </w:p>
    <w:p w14:paraId="6C9D9966" w14:textId="7F280BF2" w:rsidR="00066508" w:rsidRPr="003F3315" w:rsidRDefault="00000000">
      <w:pPr>
        <w:pStyle w:val="FirstParagraph"/>
      </w:pPr>
      <w:r>
        <w:t xml:space="preserve">We estimated MCs with the parametric g-formula, a method of standardization. The parametric g-formula involves the following steps: 1) fit a outcome model including both </w:t>
      </w:r>
      <w:ins w:id="180" w:author="Lorenzo Fabbri" w:date="2024-09-18T11:21:00Z" w16du:dateUtc="2024-09-18T09:21:00Z">
        <w:r w:rsidR="006032FC">
          <w:t xml:space="preserve">exposure and </w:t>
        </w:r>
      </w:ins>
      <w:r>
        <w:t>covariates</w:t>
      </w:r>
      <w:ins w:id="181" w:author="Lorenzo Fabbri" w:date="2024-09-18T11:21:00Z" w16du:dateUtc="2024-09-18T09:21:00Z">
        <w:r w:rsidR="006032FC">
          <w:t>,</w:t>
        </w:r>
      </w:ins>
      <w:r>
        <w:t xml:space="preserve"> and balancing weights</w:t>
      </w:r>
      <w:ins w:id="182" w:author="Lorenzo Fabbri" w:date="2024-09-18T11:24:00Z" w16du:dateUtc="2024-09-18T09:24:00Z">
        <w:r w:rsidR="006032FC">
          <w:t xml:space="preserve"> (</w:t>
        </w:r>
      </w:ins>
      <w:ins w:id="183" w:author="Lorenzo Fabbri" w:date="2024-09-18T11:25:00Z" w16du:dateUtc="2024-09-18T09:25:00Z">
        <w:r w:rsidR="006032FC">
          <w:t xml:space="preserve">Smith </w:t>
        </w:r>
      </w:ins>
      <w:ins w:id="184" w:author="Lorenzo Fabbri" w:date="2024-09-18T11:26:00Z" w16du:dateUtc="2024-09-18T09:26:00Z">
        <w:r w:rsidR="006032FC">
          <w:t>et al., 2022</w:t>
        </w:r>
      </w:ins>
      <w:ins w:id="185" w:author="Lorenzo Fabbri" w:date="2024-09-18T11:24:00Z" w16du:dateUtc="2024-09-18T09:24:00Z">
        <w:r w:rsidR="006032FC">
          <w:t>)</w:t>
        </w:r>
      </w:ins>
      <w:r>
        <w:t xml:space="preserve">; 2) create two </w:t>
      </w:r>
      <w:del w:id="186" w:author="Lorenzo Fabbri" w:date="2024-09-18T11:43:00Z" w16du:dateUtc="2024-09-18T09:43:00Z">
        <w:r w:rsidDel="005032A0">
          <w:delText xml:space="preserve">new </w:delText>
        </w:r>
      </w:del>
      <w:ins w:id="187" w:author="Lorenzo Fabbri" w:date="2024-09-18T11:43:00Z" w16du:dateUtc="2024-09-18T09:43:00Z">
        <w:r w:rsidR="005032A0">
          <w:t>counterfactual</w:t>
        </w:r>
        <w:r w:rsidR="005032A0">
          <w:t xml:space="preserve"> </w:t>
        </w:r>
      </w:ins>
      <w:r>
        <w:t>datasets identical to the original one but with the exposure</w:t>
      </w:r>
      <w:ins w:id="188" w:author="Lorenzo Fabbri" w:date="2024-09-18T11:45:00Z" w16du:dateUtc="2024-09-18T09:45:00Z">
        <w:r w:rsidR="005032A0">
          <w:t>s</w:t>
        </w:r>
      </w:ins>
      <w:r>
        <w:t xml:space="preserve"> shifted </w:t>
      </w:r>
      <w:r>
        <w:lastRenderedPageBreak/>
        <w:t>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189" w:author="Lorenzo Fabbri" w:date="2024-09-18T11:47:00Z" w16du:dateUtc="2024-09-18T09:47:00Z">
        <w:r w:rsidR="005032A0">
          <w:t xml:space="preserve"> between the expected value of the outcomes</w:t>
        </w:r>
      </w:ins>
      <w:r>
        <w:t xml:space="preserve"> in the</w:t>
      </w:r>
      <w:ins w:id="190" w:author="Lorenzo Fabbri" w:date="2024-09-18T11:48:00Z" w16du:dateUtc="2024-09-18T09:48:00Z">
        <w:r w:rsidR="005032A0">
          <w:t xml:space="preserve"> </w:t>
        </w:r>
      </w:ins>
      <w:del w:id="191" w:author="Lorenzo Fabbri" w:date="2024-09-18T11:48:00Z" w16du:dateUtc="2024-09-18T09:48:00Z">
        <w:r w:rsidDel="005032A0">
          <w:delText xml:space="preserve"> expected </w:delText>
        </w:r>
      </w:del>
      <w:r>
        <w:t xml:space="preserve">counterfactual </w:t>
      </w:r>
      <w:del w:id="192" w:author="Lorenzo Fabbri" w:date="2024-09-18T11:48:00Z" w16du:dateUtc="2024-09-18T09:48:00Z">
        <w:r w:rsidDel="005032A0">
          <w:delText xml:space="preserve">outcomes </w:delText>
        </w:r>
      </w:del>
      <w:ins w:id="193" w:author="Lorenzo Fabbri" w:date="2024-09-18T11:48:00Z" w16du:dateUtc="2024-09-18T09:48:00Z">
        <w:r w:rsidR="005032A0">
          <w:t>datasets</w:t>
        </w:r>
        <w:r w:rsidR="005032A0">
          <w:t xml:space="preserve"> </w:t>
        </w:r>
      </w:ins>
      <w:r>
        <w:t>under the shifted exposure levels</w:t>
      </w:r>
      <w:ins w:id="194" w:author="Lorenzo Fabbri" w:date="2024-09-18T11:38:00Z" w16du:dateUtc="2024-09-18T09:38:00Z">
        <w:r w:rsidR="003F3315">
          <w:t xml:space="preserve"> </w:t>
        </w:r>
      </w:ins>
      <m:oMath>
        <m:sSub>
          <m:sSubPr>
            <m:ctrlPr>
              <w:ins w:id="195" w:author="Lorenzo Fabbri" w:date="2024-09-18T11:38:00Z" w16du:dateUtc="2024-09-18T09:38:00Z">
                <w:rPr>
                  <w:rFonts w:ascii="Cambria Math" w:hAnsi="Cambria Math"/>
                  <w:i/>
                </w:rPr>
              </w:ins>
            </m:ctrlPr>
          </m:sSubPr>
          <m:e>
            <m:r>
              <w:ins w:id="196" w:author="Lorenzo Fabbri" w:date="2024-09-18T11:38:00Z" w16du:dateUtc="2024-09-18T09:38:00Z">
                <w:rPr>
                  <w:rFonts w:ascii="Cambria Math" w:hAnsi="Cambria Math"/>
                </w:rPr>
                <m:t>d</m:t>
              </w:ins>
            </m:r>
          </m:e>
          <m:sub>
            <m:r>
              <w:ins w:id="197" w:author="Lorenzo Fabbri" w:date="2024-09-18T11:38:00Z" w16du:dateUtc="2024-09-18T09:38:00Z">
                <w:rPr>
                  <w:rFonts w:ascii="Cambria Math" w:hAnsi="Cambria Math"/>
                </w:rPr>
                <m:t>1</m:t>
              </w:ins>
            </m:r>
          </m:sub>
        </m:sSub>
      </m:oMath>
      <w:ins w:id="198" w:author="Lorenzo Fabbri" w:date="2024-09-18T11:39:00Z" w16du:dateUtc="2024-09-18T09:39:00Z">
        <w:r w:rsidR="003F3315">
          <w:t xml:space="preserve"> and </w:t>
        </w:r>
      </w:ins>
      <m:oMath>
        <m:sSub>
          <m:sSubPr>
            <m:ctrlPr>
              <w:ins w:id="199" w:author="Lorenzo Fabbri" w:date="2024-09-18T11:39:00Z" w16du:dateUtc="2024-09-18T09:39:00Z">
                <w:rPr>
                  <w:rFonts w:ascii="Cambria Math" w:hAnsi="Cambria Math"/>
                  <w:i/>
                </w:rPr>
              </w:ins>
            </m:ctrlPr>
          </m:sSubPr>
          <m:e>
            <m:r>
              <w:ins w:id="200" w:author="Lorenzo Fabbri" w:date="2024-09-18T11:39:00Z" w16du:dateUtc="2024-09-18T09:39:00Z">
                <w:rPr>
                  <w:rFonts w:ascii="Cambria Math" w:hAnsi="Cambria Math"/>
                </w:rPr>
                <m:t>d</m:t>
              </w:ins>
            </m:r>
          </m:e>
          <m:sub>
            <m:r>
              <w:ins w:id="201" w:author="Lorenzo Fabbri" w:date="2024-09-18T11:39:00Z" w16du:dateUtc="2024-09-18T09:39:00Z">
                <w:rPr>
                  <w:rFonts w:ascii="Cambria Math" w:hAnsi="Cambria Math"/>
                </w:rPr>
                <m:t>2</m:t>
              </w:ins>
            </m:r>
          </m:sub>
        </m:sSub>
      </m:oMath>
      <w:ins w:id="202" w:author="Lorenzo Fabbri" w:date="2024-09-18T11:41:00Z" w16du:dateUtc="2024-09-18T09:41:00Z">
        <w:r w:rsidR="002F6B8A">
          <w:t xml:space="preserve"> specified below</w:t>
        </w:r>
      </w:ins>
      <w:ins w:id="203" w:author="Lorenzo Fabbri" w:date="2024-09-18T11:37:00Z" w16du:dateUtc="2024-09-18T09:37:00Z">
        <w:r w:rsidR="003F3315">
          <w:t>:</w:t>
        </w:r>
      </w:ins>
      <w:ins w:id="204" w:author="Lorenzo Fabbri" w:date="2024-09-18T11:38:00Z" w16du:dateUtc="2024-09-18T09:38:00Z">
        <w:r w:rsidR="003F3315">
          <w:t xml:space="preserve"> </w:t>
        </w:r>
      </w:ins>
      <w:del w:id="205" w:author="Lorenzo Fabbri" w:date="2024-09-18T11:38:00Z" w16du:dateUtc="2024-09-18T09:38:00Z">
        <w:r w:rsidDel="003F3315">
          <w:delText xml:space="preserve"> </w:delText>
        </w:r>
      </w:del>
      <m:oMath>
        <m:d>
          <m:dPr>
            <m:ctrlPr>
              <w:del w:id="206" w:author="Lorenzo Fabbri" w:date="2024-09-18T11:35:00Z" w16du:dateUtc="2024-09-18T09:35:00Z">
                <w:rPr>
                  <w:rFonts w:ascii="Cambria Math" w:hAnsi="Cambria Math"/>
                </w:rPr>
              </w:del>
            </m:ctrlPr>
          </m:dPr>
          <m:e>
            <m:r>
              <w:del w:id="207" w:author="Lorenzo Fabbri" w:date="2024-09-18T11:35:00Z" w16du:dateUtc="2024-09-18T09:35:00Z">
                <w:rPr>
                  <w:rFonts w:ascii="Cambria Math" w:hAnsi="Cambria Math"/>
                </w:rPr>
                <m:t>E</m:t>
              </w:del>
            </m:r>
            <m:d>
              <m:dPr>
                <m:begChr m:val="["/>
                <m:ctrlPr>
                  <w:del w:id="208" w:author="Lorenzo Fabbri" w:date="2024-09-18T11:35:00Z" w16du:dateUtc="2024-09-18T09:35:00Z">
                    <w:rPr>
                      <w:rFonts w:ascii="Cambria Math" w:hAnsi="Cambria Math"/>
                    </w:rPr>
                  </w:del>
                </m:ctrlPr>
              </m:dPr>
              <m:e>
                <m:sSup>
                  <m:sSupPr>
                    <m:ctrlPr>
                      <w:del w:id="209" w:author="Lorenzo Fabbri" w:date="2024-09-18T11:35:00Z" w16du:dateUtc="2024-09-18T09:35:00Z">
                        <w:rPr>
                          <w:rFonts w:ascii="Cambria Math" w:hAnsi="Cambria Math"/>
                        </w:rPr>
                      </w:del>
                    </m:ctrlPr>
                  </m:sSupPr>
                  <m:e>
                    <m:r>
                      <w:del w:id="210" w:author="Lorenzo Fabbri" w:date="2024-09-18T11:35:00Z" w16du:dateUtc="2024-09-18T09:35:00Z">
                        <w:rPr>
                          <w:rFonts w:ascii="Cambria Math" w:hAnsi="Cambria Math"/>
                        </w:rPr>
                        <m:t>Y</m:t>
                      </w:del>
                    </m:r>
                  </m:e>
                  <m:sup>
                    <m:d>
                      <m:dPr>
                        <m:ctrlPr>
                          <w:del w:id="211" w:author="Lorenzo Fabbri" w:date="2024-09-18T11:35:00Z" w16du:dateUtc="2024-09-18T09:35:00Z">
                            <w:rPr>
                              <w:rFonts w:ascii="Cambria Math" w:hAnsi="Cambria Math"/>
                            </w:rPr>
                          </w:del>
                        </m:ctrlPr>
                      </m:dPr>
                      <m:e>
                        <m:sSub>
                          <m:sSubPr>
                            <m:ctrlPr>
                              <w:del w:id="212" w:author="Lorenzo Fabbri" w:date="2024-09-18T11:35:00Z" w16du:dateUtc="2024-09-18T09:35:00Z">
                                <w:rPr>
                                  <w:rFonts w:ascii="Cambria Math" w:hAnsi="Cambria Math"/>
                                </w:rPr>
                              </w:del>
                            </m:ctrlPr>
                          </m:sSubPr>
                          <m:e>
                            <m:r>
                              <w:del w:id="213" w:author="Lorenzo Fabbri" w:date="2024-09-18T11:35:00Z" w16du:dateUtc="2024-09-18T09:35:00Z">
                                <w:rPr>
                                  <w:rFonts w:ascii="Cambria Math" w:hAnsi="Cambria Math"/>
                                </w:rPr>
                                <m:t>d</m:t>
                              </w:del>
                            </m:r>
                          </m:e>
                          <m:sub>
                            <m:r>
                              <w:del w:id="214" w:author="Lorenzo Fabbri" w:date="2024-09-18T11:35:00Z" w16du:dateUtc="2024-09-18T09:35:00Z">
                                <w:rPr>
                                  <w:rFonts w:ascii="Cambria Math" w:hAnsi="Cambria Math"/>
                                </w:rPr>
                                <m:t>1</m:t>
                              </w:del>
                            </m:r>
                          </m:sub>
                        </m:sSub>
                      </m:e>
                    </m:d>
                  </m:sup>
                </m:sSup>
              </m:e>
            </m:d>
            <m:r>
              <w:del w:id="215" w:author="Lorenzo Fabbri" w:date="2024-09-18T11:35:00Z" w16du:dateUtc="2024-09-18T09:35:00Z">
                <w:rPr>
                  <w:rFonts w:ascii="Cambria Math" w:hAnsi="Cambria Math"/>
                </w:rPr>
                <m:t>-E</m:t>
              </w:del>
            </m:r>
            <m:d>
              <m:dPr>
                <m:begChr m:val="["/>
                <m:ctrlPr>
                  <w:del w:id="216" w:author="Lorenzo Fabbri" w:date="2024-09-18T11:35:00Z" w16du:dateUtc="2024-09-18T09:35:00Z">
                    <w:rPr>
                      <w:rFonts w:ascii="Cambria Math" w:hAnsi="Cambria Math"/>
                    </w:rPr>
                  </w:del>
                </m:ctrlPr>
              </m:dPr>
              <m:e>
                <m:sSup>
                  <m:sSupPr>
                    <m:ctrlPr>
                      <w:del w:id="217" w:author="Lorenzo Fabbri" w:date="2024-09-18T11:35:00Z" w16du:dateUtc="2024-09-18T09:35:00Z">
                        <w:rPr>
                          <w:rFonts w:ascii="Cambria Math" w:hAnsi="Cambria Math"/>
                        </w:rPr>
                      </w:del>
                    </m:ctrlPr>
                  </m:sSupPr>
                  <m:e>
                    <m:r>
                      <w:del w:id="218" w:author="Lorenzo Fabbri" w:date="2024-09-18T11:35:00Z" w16du:dateUtc="2024-09-18T09:35:00Z">
                        <w:rPr>
                          <w:rFonts w:ascii="Cambria Math" w:hAnsi="Cambria Math"/>
                        </w:rPr>
                        <m:t>Y</m:t>
                      </w:del>
                    </m:r>
                  </m:e>
                  <m:sup>
                    <m:d>
                      <m:dPr>
                        <m:ctrlPr>
                          <w:del w:id="219" w:author="Lorenzo Fabbri" w:date="2024-09-18T11:35:00Z" w16du:dateUtc="2024-09-18T09:35:00Z">
                            <w:rPr>
                              <w:rFonts w:ascii="Cambria Math" w:hAnsi="Cambria Math"/>
                            </w:rPr>
                          </w:del>
                        </m:ctrlPr>
                      </m:dPr>
                      <m:e>
                        <m:sSub>
                          <m:sSubPr>
                            <m:ctrlPr>
                              <w:del w:id="220" w:author="Lorenzo Fabbri" w:date="2024-09-18T11:35:00Z" w16du:dateUtc="2024-09-18T09:35:00Z">
                                <w:rPr>
                                  <w:rFonts w:ascii="Cambria Math" w:hAnsi="Cambria Math"/>
                                </w:rPr>
                              </w:del>
                            </m:ctrlPr>
                          </m:sSubPr>
                          <m:e>
                            <m:r>
                              <w:del w:id="221" w:author="Lorenzo Fabbri" w:date="2024-09-18T11:35:00Z" w16du:dateUtc="2024-09-18T09:35:00Z">
                                <w:rPr>
                                  <w:rFonts w:ascii="Cambria Math" w:hAnsi="Cambria Math"/>
                                </w:rPr>
                                <m:t>d</m:t>
                              </w:del>
                            </m:r>
                          </m:e>
                          <m:sub>
                            <m:r>
                              <w:del w:id="222" w:author="Lorenzo Fabbri" w:date="2024-09-18T11:35:00Z" w16du:dateUtc="2024-09-18T09:35:00Z">
                                <w:rPr>
                                  <w:rFonts w:ascii="Cambria Math" w:hAnsi="Cambria Math"/>
                                </w:rPr>
                                <m:t>2</m:t>
                              </w:del>
                            </m:r>
                          </m:sub>
                        </m:sSub>
                      </m:e>
                    </m:d>
                  </m:sup>
                </m:sSup>
              </m:e>
            </m:d>
          </m:e>
        </m:d>
        <m:r>
          <w:ins w:id="223" w:author="Lorenzo Fabbri" w:date="2024-09-18T11:35:00Z" w16du:dateUtc="2024-09-18T09:35:00Z">
            <w:rPr>
              <w:rFonts w:ascii="Cambria Math" w:hAnsi="Cambria Math"/>
            </w:rPr>
            <m:t>E</m:t>
          </w:ins>
        </m:r>
        <m:d>
          <m:dPr>
            <m:begChr m:val="["/>
            <m:endChr m:val="]"/>
            <m:ctrlPr>
              <w:ins w:id="224" w:author="Lorenzo Fabbri" w:date="2024-09-18T11:35:00Z" w16du:dateUtc="2024-09-18T09:35:00Z">
                <w:rPr>
                  <w:rFonts w:ascii="Cambria Math" w:hAnsi="Cambria Math"/>
                  <w:i/>
                </w:rPr>
              </w:ins>
            </m:ctrlPr>
          </m:dPr>
          <m:e>
            <m:sSup>
              <m:sSupPr>
                <m:ctrlPr>
                  <w:ins w:id="225" w:author="Lorenzo Fabbri" w:date="2024-09-18T11:35:00Z" w16du:dateUtc="2024-09-18T09:35:00Z">
                    <w:rPr>
                      <w:rFonts w:ascii="Cambria Math" w:hAnsi="Cambria Math"/>
                      <w:i/>
                    </w:rPr>
                  </w:ins>
                </m:ctrlPr>
              </m:sSupPr>
              <m:e>
                <m:r>
                  <w:ins w:id="226" w:author="Lorenzo Fabbri" w:date="2024-09-18T11:35:00Z" w16du:dateUtc="2024-09-18T09:35:00Z">
                    <w:rPr>
                      <w:rFonts w:ascii="Cambria Math" w:hAnsi="Cambria Math"/>
                    </w:rPr>
                    <m:t>Y</m:t>
                  </w:ins>
                </m:r>
              </m:e>
              <m:sup>
                <m:d>
                  <m:dPr>
                    <m:ctrlPr>
                      <w:ins w:id="227" w:author="Lorenzo Fabbri" w:date="2024-09-18T11:35:00Z" w16du:dateUtc="2024-09-18T09:35:00Z">
                        <w:rPr>
                          <w:rFonts w:ascii="Cambria Math" w:hAnsi="Cambria Math"/>
                          <w:i/>
                        </w:rPr>
                      </w:ins>
                    </m:ctrlPr>
                  </m:dPr>
                  <m:e>
                    <m:sSub>
                      <m:sSubPr>
                        <m:ctrlPr>
                          <w:ins w:id="228" w:author="Lorenzo Fabbri" w:date="2024-09-18T11:35:00Z" w16du:dateUtc="2024-09-18T09:35:00Z">
                            <w:rPr>
                              <w:rFonts w:ascii="Cambria Math" w:hAnsi="Cambria Math"/>
                              <w:i/>
                            </w:rPr>
                          </w:ins>
                        </m:ctrlPr>
                      </m:sSubPr>
                      <m:e>
                        <m:r>
                          <w:ins w:id="229" w:author="Lorenzo Fabbri" w:date="2024-09-18T11:35:00Z" w16du:dateUtc="2024-09-18T09:35:00Z">
                            <w:rPr>
                              <w:rFonts w:ascii="Cambria Math" w:hAnsi="Cambria Math"/>
                            </w:rPr>
                            <m:t>d</m:t>
                          </w:ins>
                        </m:r>
                      </m:e>
                      <m:sub>
                        <m:r>
                          <w:ins w:id="230" w:author="Lorenzo Fabbri" w:date="2024-09-18T11:35:00Z" w16du:dateUtc="2024-09-18T09:35:00Z">
                            <w:rPr>
                              <w:rFonts w:ascii="Cambria Math" w:hAnsi="Cambria Math"/>
                            </w:rPr>
                            <m:t>1</m:t>
                          </w:ins>
                        </m:r>
                      </m:sub>
                    </m:sSub>
                  </m:e>
                </m:d>
              </m:sup>
            </m:sSup>
          </m:e>
        </m:d>
        <m:r>
          <w:ins w:id="231" w:author="Lorenzo Fabbri" w:date="2024-09-18T11:35:00Z" w16du:dateUtc="2024-09-18T09:35:00Z">
            <w:rPr>
              <w:rFonts w:ascii="Cambria Math" w:hAnsi="Cambria Math"/>
            </w:rPr>
            <m:t xml:space="preserve"> - E</m:t>
          </w:ins>
        </m:r>
        <m:d>
          <m:dPr>
            <m:begChr m:val="["/>
            <m:endChr m:val="]"/>
            <m:ctrlPr>
              <w:ins w:id="232" w:author="Lorenzo Fabbri" w:date="2024-09-18T11:35:00Z" w16du:dateUtc="2024-09-18T09:35:00Z">
                <w:rPr>
                  <w:rFonts w:ascii="Cambria Math" w:hAnsi="Cambria Math"/>
                  <w:i/>
                </w:rPr>
              </w:ins>
            </m:ctrlPr>
          </m:dPr>
          <m:e>
            <m:sSup>
              <m:sSupPr>
                <m:ctrlPr>
                  <w:ins w:id="233" w:author="Lorenzo Fabbri" w:date="2024-09-18T11:35:00Z" w16du:dateUtc="2024-09-18T09:35:00Z">
                    <w:rPr>
                      <w:rFonts w:ascii="Cambria Math" w:hAnsi="Cambria Math"/>
                      <w:i/>
                    </w:rPr>
                  </w:ins>
                </m:ctrlPr>
              </m:sSupPr>
              <m:e>
                <m:r>
                  <w:ins w:id="234" w:author="Lorenzo Fabbri" w:date="2024-09-18T11:35:00Z" w16du:dateUtc="2024-09-18T09:35:00Z">
                    <w:rPr>
                      <w:rFonts w:ascii="Cambria Math" w:hAnsi="Cambria Math"/>
                    </w:rPr>
                    <m:t>Y</m:t>
                  </w:ins>
                </m:r>
              </m:e>
              <m:sup>
                <m:d>
                  <m:dPr>
                    <m:ctrlPr>
                      <w:ins w:id="235" w:author="Lorenzo Fabbri" w:date="2024-09-18T11:35:00Z" w16du:dateUtc="2024-09-18T09:35:00Z">
                        <w:rPr>
                          <w:rFonts w:ascii="Cambria Math" w:hAnsi="Cambria Math"/>
                          <w:i/>
                        </w:rPr>
                      </w:ins>
                    </m:ctrlPr>
                  </m:dPr>
                  <m:e>
                    <m:sSub>
                      <m:sSubPr>
                        <m:ctrlPr>
                          <w:ins w:id="236" w:author="Lorenzo Fabbri" w:date="2024-09-18T11:35:00Z" w16du:dateUtc="2024-09-18T09:35:00Z">
                            <w:rPr>
                              <w:rFonts w:ascii="Cambria Math" w:hAnsi="Cambria Math"/>
                              <w:i/>
                            </w:rPr>
                          </w:ins>
                        </m:ctrlPr>
                      </m:sSubPr>
                      <m:e>
                        <m:r>
                          <w:ins w:id="237" w:author="Lorenzo Fabbri" w:date="2024-09-18T11:35:00Z" w16du:dateUtc="2024-09-18T09:35:00Z">
                            <w:rPr>
                              <w:rFonts w:ascii="Cambria Math" w:hAnsi="Cambria Math"/>
                            </w:rPr>
                            <m:t>d</m:t>
                          </w:ins>
                        </m:r>
                      </m:e>
                      <m:sub>
                        <m:r>
                          <w:ins w:id="238" w:author="Lorenzo Fabbri" w:date="2024-09-18T11:35:00Z" w16du:dateUtc="2024-09-18T09:35:00Z">
                            <w:rPr>
                              <w:rFonts w:ascii="Cambria Math" w:hAnsi="Cambria Math"/>
                            </w:rPr>
                            <m:t>2</m:t>
                          </w:ins>
                        </m:r>
                      </m:sub>
                    </m:sSub>
                  </m:e>
                </m:d>
              </m:sup>
            </m:sSup>
          </m:e>
        </m:d>
      </m:oMath>
      <w: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Default="00000000">
      <w:pPr>
        <w:pStyle w:val="BodyText"/>
      </w:pPr>
      <w:r>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77777777"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The MCs were computed using the estimated balancing weights above. Robust standard errors were computed with the </w:t>
      </w:r>
      <w:r>
        <w:rPr>
          <w:rStyle w:val="VerbatimChar"/>
        </w:rPr>
        <w:t>sandwich</w:t>
      </w:r>
      <w:r>
        <w:t xml:space="preserve"> R package, using cohort as 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sidR="00066508">
          <w:rPr>
            <w:rStyle w:val="Hyperlink"/>
          </w:rPr>
          <w:t>Zeileis</w:t>
        </w:r>
        <w:proofErr w:type="spellEnd"/>
        <w:r w:rsidR="00066508">
          <w:rPr>
            <w:rStyle w:val="Hyperlink"/>
          </w:rPr>
          <w:t>, 2004</w:t>
        </w:r>
      </w:hyperlink>
      <w:r>
        <w:t xml:space="preserve">). For each </w:t>
      </w:r>
      <w:r>
        <w:lastRenderedPageBreak/>
        <w:t>outcome, we report the results as differences between MCs with 95% confidence intervals (CIs).</w:t>
      </w:r>
      <w:bookmarkEnd w:id="179"/>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pPr>
      <w:bookmarkStart w:id="239" w:name="sec-res"/>
      <w:r>
        <w:t>3. Results</w:t>
      </w:r>
    </w:p>
    <w:p w14:paraId="5AF3AABF" w14:textId="77777777" w:rsidR="00066508" w:rsidRDefault="00066508">
      <w:pPr>
        <w:pStyle w:val="FirstParagraph"/>
      </w:pPr>
      <w:hyperlink w:anchor="tbl-pop-desc">
        <w:r>
          <w:rPr>
            <w:rStyle w:val="Hyperlink"/>
          </w:rPr>
          <w:t>Table 1</w:t>
        </w:r>
      </w:hyperlink>
      <w:r w:rsidR="00000000">
        <w:t xml:space="preserve"> and </w:t>
      </w:r>
      <w:hyperlink w:anchor="supptbl-pop-desc">
        <w:r>
          <w:rPr>
            <w:rStyle w:val="Hyperlink"/>
          </w:rPr>
          <w:t>Table S5</w:t>
        </w:r>
      </w:hyperlink>
      <w:r w:rsidR="00000000">
        <w:t xml:space="preserve"> provide descriptive statistics for the outcome and covariates for the HELIX </w:t>
      </w:r>
      <w:proofErr w:type="spellStart"/>
      <w:r w:rsidR="00000000">
        <w:t>subcohort</w:t>
      </w:r>
      <w:proofErr w:type="spellEnd"/>
      <w:r w:rsidR="00000000">
        <w:t xml:space="preserve"> and for each cohort, respectively. Of the 1,301 children of the HELIX </w:t>
      </w:r>
      <w:proofErr w:type="spellStart"/>
      <w:r w:rsidR="00000000">
        <w:t>subcohort</w:t>
      </w:r>
      <w:proofErr w:type="spellEnd"/>
      <w:r w:rsidR="00000000">
        <w:t xml:space="preserve">, 1,297 had measurements of the non-persistent EDCs. Measurements of the glucocorticosteroids were available for 1,004 children, of which 980 were matched to the HELIX </w:t>
      </w:r>
      <w:proofErr w:type="spellStart"/>
      <w:r w:rsidR="00000000">
        <w:t>subcohort</w:t>
      </w:r>
      <w:proofErr w:type="spellEnd"/>
      <w:r w:rsidR="00000000">
        <w:t xml:space="preserve">. Measurements of both non-persistent EDCs and glucocorticosteroids were available for 976 children of the </w:t>
      </w:r>
      <w:proofErr w:type="spellStart"/>
      <w:r w:rsidR="00000000">
        <w:t>subcohort</w:t>
      </w:r>
      <w:proofErr w:type="spellEnd"/>
      <w:r w:rsidR="00000000">
        <w:t xml:space="preserve">. A flowchart describing the sample size for each research question is presented in </w:t>
      </w:r>
      <w:hyperlink w:anchor="suppfig-flow-pop">
        <w:r>
          <w:rPr>
            <w:rStyle w:val="Hyperlink"/>
          </w:rPr>
          <w:t>Figure S1</w:t>
        </w:r>
      </w:hyperlink>
      <w:r w:rsidR="00000000">
        <w:t xml:space="preserve">. The sample consisted of 55% males. The median HRT-SE was 300 </w:t>
      </w:r>
      <w:proofErr w:type="spellStart"/>
      <w:r w:rsidR="00000000">
        <w:t>ms</w:t>
      </w:r>
      <w:proofErr w:type="spellEnd"/>
      <w:r w:rsidR="00000000">
        <w:t xml:space="preserve">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14:paraId="50EA5766" w14:textId="77777777" w:rsidR="00066508" w:rsidRDefault="00000000">
      <w:pPr>
        <w:pStyle w:val="BodyText"/>
      </w:pPr>
      <w:r>
        <w:lastRenderedPageBreak/>
        <w:t xml:space="preserve">Levels of unprocessed non-persistent EDCs, after imputation of values below the LOD, and glucocorticosteroids, are presented in </w:t>
      </w:r>
      <w:hyperlink w:anchor="tbl-edc-desc">
        <w:r w:rsidR="00066508">
          <w:rPr>
            <w:rStyle w:val="Hyperlink"/>
          </w:rPr>
          <w:t>Table 2</w:t>
        </w:r>
      </w:hyperlink>
      <w:r>
        <w:t xml:space="preserve">, </w:t>
      </w:r>
      <w:hyperlink w:anchor="tbl-met-new-desc">
        <w:r w:rsidR="00066508">
          <w:rPr>
            <w:rStyle w:val="Hyperlink"/>
          </w:rPr>
          <w:t>Table 3</w:t>
        </w:r>
      </w:hyperlink>
      <w:r>
        <w:t xml:space="preserve">,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Supplementary Figures </w:t>
      </w:r>
      <w:hyperlink w:anchor="suppfig-desc-chems">
        <w:r w:rsidR="00066508">
          <w:rPr>
            <w:rStyle w:val="Hyperlink"/>
          </w:rPr>
          <w:t>2</w:t>
        </w:r>
      </w:hyperlink>
      <w:r>
        <w:t xml:space="preserve"> and </w:t>
      </w:r>
      <w:hyperlink w:anchor="suppfig-desc-mets">
        <w:r w:rsidR="00066508">
          <w:rPr>
            <w:rStyle w:val="Hyperlink"/>
          </w:rPr>
          <w:t>3</w:t>
        </w:r>
      </w:hyperlink>
      <w:r>
        <w:t xml:space="preserve"> provide information on the measurement classification of the EDCs and glucocorticosteroids by cohort, respectively.</w:t>
      </w:r>
    </w:p>
    <w:p w14:paraId="4927C11E" w14:textId="77777777" w:rsidR="00066508" w:rsidRDefault="00000000">
      <w:pPr>
        <w:pStyle w:val="BodyText"/>
      </w:pPr>
      <w:r>
        <w:t xml:space="preserve">The effective sample sizes before and after balancing weights estimation are presented in Supplementary Tables </w:t>
      </w:r>
      <w:hyperlink w:anchor="supptbl-balance-1">
        <w:r w:rsidR="00066508">
          <w:rPr>
            <w:rStyle w:val="Hyperlink"/>
          </w:rPr>
          <w:t>8</w:t>
        </w:r>
      </w:hyperlink>
      <w:r>
        <w:t xml:space="preserve">, </w:t>
      </w:r>
      <w:hyperlink w:anchor="supptbl-balance-2">
        <w:r w:rsidR="00066508">
          <w:rPr>
            <w:rStyle w:val="Hyperlink"/>
          </w:rPr>
          <w:t>9</w:t>
        </w:r>
      </w:hyperlink>
      <w:r>
        <w:t xml:space="preserve">, </w:t>
      </w:r>
      <w:hyperlink w:anchor="supptbl-balance-3">
        <w:r w:rsidR="00066508">
          <w:rPr>
            <w:rStyle w:val="Hyperlink"/>
          </w:rPr>
          <w:t>10</w:t>
        </w:r>
      </w:hyperlink>
      <w:r>
        <w:t xml:space="preserve">, while basic summary statistics of the estimated balancing weights are presented in Supplementary Tables </w:t>
      </w:r>
      <w:hyperlink w:anchor="supptbl-weights-1">
        <w:r w:rsidR="00066508">
          <w:rPr>
            <w:rStyle w:val="Hyperlink"/>
          </w:rPr>
          <w:t>11</w:t>
        </w:r>
      </w:hyperlink>
      <w:r>
        <w:t xml:space="preserve">, </w:t>
      </w:r>
      <w:hyperlink w:anchor="supptbl-weights-2">
        <w:r w:rsidR="00066508">
          <w:rPr>
            <w:rStyle w:val="Hyperlink"/>
          </w:rPr>
          <w:t>12</w:t>
        </w:r>
      </w:hyperlink>
      <w:r>
        <w:t xml:space="preserve">, </w:t>
      </w:r>
      <w:hyperlink w:anchor="supptbl-weights-3">
        <w:r w:rsidR="00066508">
          <w:rPr>
            <w:rStyle w:val="Hyperlink"/>
          </w:rPr>
          <w:t>13</w:t>
        </w:r>
      </w:hyperlink>
      <w:r>
        <w:t xml:space="preserve">. As expected, the median value of the weights for each exposure was close to </w:t>
      </w:r>
      <m:oMath>
        <m:r>
          <w:rPr>
            <w:rFonts w:ascii="Cambria Math" w:hAnsi="Cambria Math"/>
          </w:rPr>
          <m:t>1.00</m:t>
        </m:r>
      </m:oMath>
      <w:r>
        <w:t>.</w:t>
      </w:r>
    </w:p>
    <w:p w14:paraId="1528664E" w14:textId="77777777" w:rsidR="00066508" w:rsidRDefault="00066508">
      <w:pPr>
        <w:pStyle w:val="BodyText"/>
      </w:pPr>
      <w:hyperlink w:anchor="fig-marginal-1">
        <w:r>
          <w:rPr>
            <w:rStyle w:val="Hyperlink"/>
          </w:rPr>
          <w:t>Figure 2</w:t>
        </w:r>
      </w:hyperlink>
      <w:r w:rsidR="00000000">
        <w:t xml:space="preserve"> presents the forest plot for the MCs on the logarithmic scale of the non-persistent EDCs on HRT-SE. For most EDCs, a cohort-specific increase in the levels of the exposures from the 10th to the 90th percentiles </w:t>
      </w:r>
      <w:proofErr w:type="gramStart"/>
      <w:r w:rsidR="00000000">
        <w:t>was</w:t>
      </w:r>
      <w:proofErr w:type="gramEnd"/>
      <w:r w:rsidR="00000000">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rsidR="00000000">
        <w:t xml:space="preserve"> CI: (0.013, 0.071)), and the phthalate metabolites oxo-</w:t>
      </w:r>
      <w:proofErr w:type="spellStart"/>
      <w:r w:rsidR="00000000">
        <w:t>MiNP</w:t>
      </w:r>
      <w:proofErr w:type="spellEnd"/>
      <w:r w:rsidR="00000000">
        <w:t xml:space="preserve"> (MC: 0.023 and </w:t>
      </w:r>
      <m:oMath>
        <m:r>
          <w:rPr>
            <w:rFonts w:ascii="Cambria Math" w:hAnsi="Cambria Math"/>
          </w:rPr>
          <m:t>95</m:t>
        </m:r>
        <m:r>
          <m:rPr>
            <m:lit/>
            <m:nor/>
          </m:rPr>
          <w:rPr>
            <w:rFonts w:ascii="Cambria Math" w:hAnsi="Cambria Math"/>
          </w:rPr>
          <m:t>%</m:t>
        </m:r>
      </m:oMath>
      <w:r w:rsidR="00000000">
        <w:t xml:space="preserve"> CI: (0.003, 0.044)), oh-</w:t>
      </w:r>
      <w:proofErr w:type="spellStart"/>
      <w:r w:rsidR="00000000">
        <w:t>MiNP</w:t>
      </w:r>
      <w:proofErr w:type="spellEnd"/>
      <w:r w:rsidR="00000000">
        <w:t xml:space="preserve"> (MC: 0.039 and </w:t>
      </w:r>
      <m:oMath>
        <m:r>
          <w:rPr>
            <w:rFonts w:ascii="Cambria Math" w:hAnsi="Cambria Math"/>
          </w:rPr>
          <m:t>95</m:t>
        </m:r>
        <m:r>
          <m:rPr>
            <m:lit/>
            <m:nor/>
          </m:rPr>
          <w:rPr>
            <w:rFonts w:ascii="Cambria Math" w:hAnsi="Cambria Math"/>
          </w:rPr>
          <m:t>%</m:t>
        </m:r>
      </m:oMath>
      <w:r w:rsidR="00000000">
        <w:t xml:space="preserve"> CI: (0.001, 0.076)), and MEHP (MC: 0.036 and </w:t>
      </w:r>
      <m:oMath>
        <m:r>
          <w:rPr>
            <w:rFonts w:ascii="Cambria Math" w:hAnsi="Cambria Math"/>
          </w:rPr>
          <m:t>95</m:t>
        </m:r>
        <m:r>
          <m:rPr>
            <m:lit/>
            <m:nor/>
          </m:rPr>
          <w:rPr>
            <w:rFonts w:ascii="Cambria Math" w:hAnsi="Cambria Math"/>
          </w:rPr>
          <m:t>%</m:t>
        </m:r>
      </m:oMath>
      <w:r w:rsidR="00000000">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rsidR="00000000">
        <w:t xml:space="preserve"> CI: (-0.054, 0.001)).</w:t>
      </w:r>
    </w:p>
    <w:p w14:paraId="49E97FF9" w14:textId="77777777" w:rsidR="00066508" w:rsidRDefault="00066508">
      <w:pPr>
        <w:pStyle w:val="BodyText"/>
      </w:pPr>
      <w:hyperlink w:anchor="fig-marginal-2">
        <w:r>
          <w:rPr>
            <w:rStyle w:val="Hyperlink"/>
          </w:rPr>
          <w:t>Figure 3</w:t>
        </w:r>
      </w:hyperlink>
      <w:r w:rsidR="00000000">
        <w:t xml:space="preserve"> presents the forest plot for the MCs on the logarithmic scale of the non-persistent EDCs on total cortisone, cortisol, and corticosterone production. For most EDCs, a cohort-specific increase in the levels of the exposures from the 10th to the 90th percentiles </w:t>
      </w:r>
      <w:proofErr w:type="gramStart"/>
      <w:r w:rsidR="00000000">
        <w:t>was</w:t>
      </w:r>
      <w:proofErr w:type="gramEnd"/>
      <w:r w:rsidR="00000000">
        <w:t xml:space="preserve"> associated with a positive MC, indicating an increase in the total production of these </w:t>
      </w:r>
      <w:r w:rsidR="00000000">
        <w:lastRenderedPageBreak/>
        <w:t xml:space="preserve">metabolites. Exceptions were BUPA, which was associated with negative MCs for all three outcomes, and </w:t>
      </w:r>
      <w:proofErr w:type="spellStart"/>
      <w:r w:rsidR="00000000">
        <w:t>MiBP</w:t>
      </w:r>
      <w:proofErr w:type="spellEnd"/>
      <w:r w:rsidR="00000000">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rsidR="00000000">
        <w:t xml:space="preserve"> CI: (0.131, 0.394); cortisol production, MC: 0.274 and </w:t>
      </w:r>
      <m:oMath>
        <m:r>
          <w:rPr>
            <w:rFonts w:ascii="Cambria Math" w:hAnsi="Cambria Math"/>
          </w:rPr>
          <m:t>95</m:t>
        </m:r>
        <m:r>
          <m:rPr>
            <m:lit/>
            <m:nor/>
          </m:rPr>
          <w:rPr>
            <w:rFonts w:ascii="Cambria Math" w:hAnsi="Cambria Math"/>
          </w:rPr>
          <m:t>%</m:t>
        </m:r>
      </m:oMath>
      <w:r w:rsidR="00000000">
        <w:t xml:space="preserve"> CI: (0.107, 0.441); corticosterone production, MC: 0.285 and </w:t>
      </w:r>
      <m:oMath>
        <m:r>
          <w:rPr>
            <w:rFonts w:ascii="Cambria Math" w:hAnsi="Cambria Math"/>
          </w:rPr>
          <m:t>95</m:t>
        </m:r>
        <m:r>
          <m:rPr>
            <m:lit/>
            <m:nor/>
          </m:rPr>
          <w:rPr>
            <w:rFonts w:ascii="Cambria Math" w:hAnsi="Cambria Math"/>
          </w:rPr>
          <m:t>%</m:t>
        </m:r>
      </m:oMath>
      <w:r w:rsidR="00000000">
        <w:t xml:space="preserve"> CI: (0.106, 0.464)).</w:t>
      </w:r>
    </w:p>
    <w:p w14:paraId="1DDF51CB" w14:textId="77777777" w:rsidR="00066508" w:rsidRDefault="00066508">
      <w:pPr>
        <w:pStyle w:val="BodyText"/>
      </w:pPr>
      <w:hyperlink w:anchor="fig-marginal-3">
        <w:r>
          <w:rPr>
            <w:rStyle w:val="Hyperlink"/>
          </w:rPr>
          <w:t>Figure 4</w:t>
        </w:r>
      </w:hyperlink>
      <w:r w:rsidR="00000000">
        <w:t xml:space="preserve"> presents the forest plot for the MCs on the logarithmic scale of the glucocorticosteroids on HRT-SE. All MCs included the null, with no clear indication of directionality of the effect.</w:t>
      </w:r>
    </w:p>
    <w:p w14:paraId="1B51A686" w14:textId="77777777" w:rsidR="00066508" w:rsidRDefault="00000000">
      <w:pPr>
        <w:pStyle w:val="Heading2"/>
      </w:pPr>
      <w:bookmarkStart w:id="240" w:name="effect-modification-by-sex"/>
      <w:r>
        <w:t>3.1 Effect modification by sex</w:t>
      </w:r>
    </w:p>
    <w:p w14:paraId="266E2AFD" w14:textId="77777777" w:rsidR="00066508" w:rsidRDefault="00000000">
      <w:pPr>
        <w:pStyle w:val="FirstParagraph"/>
      </w:pPr>
      <w:r>
        <w:t xml:space="preserve">Basic summary statistics of the estimated balancing weights for effect modification are presented in Supplementary Tables </w:t>
      </w:r>
      <w:hyperlink w:anchor="supptbl-weights-1sa">
        <w:r w:rsidR="00066508">
          <w:rPr>
            <w:rStyle w:val="Hyperlink"/>
          </w:rPr>
          <w:t>14</w:t>
        </w:r>
      </w:hyperlink>
      <w:r>
        <w:t xml:space="preserve">, </w:t>
      </w:r>
      <w:hyperlink w:anchor="supptbl-weights-2sa">
        <w:r w:rsidR="00066508">
          <w:rPr>
            <w:rStyle w:val="Hyperlink"/>
          </w:rPr>
          <w:t>15</w:t>
        </w:r>
      </w:hyperlink>
      <w:r>
        <w:t xml:space="preserve">, </w:t>
      </w:r>
      <w:hyperlink w:anchor="supptbl-weights-3sa">
        <w:r w:rsidR="00066508">
          <w:rPr>
            <w:rStyle w:val="Hyperlink"/>
          </w:rPr>
          <w:t>16</w:t>
        </w:r>
      </w:hyperlink>
      <w:r>
        <w:t xml:space="preserve">. As expected, the median value of the weights for each exposure was close to </w:t>
      </w:r>
      <m:oMath>
        <m:r>
          <w:rPr>
            <w:rFonts w:ascii="Cambria Math" w:hAnsi="Cambria Math"/>
          </w:rPr>
          <m:t>1.00</m:t>
        </m:r>
      </m:oMath>
      <w:r>
        <w:t>.</w:t>
      </w:r>
    </w:p>
    <w:p w14:paraId="6B73EA40" w14:textId="77777777" w:rsidR="00066508" w:rsidRDefault="00066508">
      <w:pPr>
        <w:pStyle w:val="BodyText"/>
      </w:pPr>
      <w:hyperlink w:anchor="tbl-hypothesis-1and2">
        <w:r>
          <w:rPr>
            <w:rStyle w:val="Hyperlink"/>
          </w:rPr>
          <w:t>Table 4</w:t>
        </w:r>
      </w:hyperlink>
      <w:r w:rsidR="00000000">
        <w:t xml:space="preserve"> presents the results of the difference between estimates of the MCs on the logarithmic scale for females and males, for the EDCs on the glucocorticosteroids and HRT-SE. For HRT-SE, significant differences were present for the phenol OXBE (MC: 0.032 and </w:t>
      </w:r>
      <m:oMath>
        <m:r>
          <w:rPr>
            <w:rFonts w:ascii="Cambria Math" w:hAnsi="Cambria Math"/>
          </w:rPr>
          <m:t>95</m:t>
        </m:r>
        <m:r>
          <m:rPr>
            <m:lit/>
            <m:nor/>
          </m:rPr>
          <w:rPr>
            <w:rFonts w:ascii="Cambria Math" w:hAnsi="Cambria Math"/>
          </w:rPr>
          <m:t>%</m:t>
        </m:r>
      </m:oMath>
      <w:r w:rsidR="00000000">
        <w:t xml:space="preserve"> CI: (0.004, 0.061)) and the phthalate metabolite </w:t>
      </w:r>
      <w:proofErr w:type="spellStart"/>
      <w:r w:rsidR="00000000">
        <w:t>MbZP</w:t>
      </w:r>
      <w:proofErr w:type="spellEnd"/>
      <w:r w:rsidR="00000000">
        <w:t xml:space="preserve"> (MC: -0.066 and </w:t>
      </w:r>
      <m:oMath>
        <m:r>
          <w:rPr>
            <w:rFonts w:ascii="Cambria Math" w:hAnsi="Cambria Math"/>
          </w:rPr>
          <m:t>95</m:t>
        </m:r>
        <m:r>
          <m:rPr>
            <m:lit/>
            <m:nor/>
          </m:rPr>
          <w:rPr>
            <w:rFonts w:ascii="Cambria Math" w:hAnsi="Cambria Math"/>
          </w:rPr>
          <m:t>%</m:t>
        </m:r>
      </m:oMath>
      <w:r w:rsidR="00000000">
        <w:t xml:space="preserve"> CI: (-0.126, -0.007)). For the glucocorticosteroids, significant differences were present across all three classes of EDCs and for all outcomes. The largest differences were attributable to the phenol ETPA (corticosterone production, MC: -0.254 and </w:t>
      </w:r>
      <m:oMath>
        <m:r>
          <w:rPr>
            <w:rFonts w:ascii="Cambria Math" w:hAnsi="Cambria Math"/>
          </w:rPr>
          <m:t>95</m:t>
        </m:r>
        <m:r>
          <m:rPr>
            <m:lit/>
            <m:nor/>
          </m:rPr>
          <w:rPr>
            <w:rFonts w:ascii="Cambria Math" w:hAnsi="Cambria Math"/>
          </w:rPr>
          <m:t>%</m:t>
        </m:r>
      </m:oMath>
      <w:r w:rsidR="00000000">
        <w:t xml:space="preserve"> CI: (-0.416, -0.092)) and the phthalate metabolite MEHP (cortisol production, (MC: -0.221 and </w:t>
      </w:r>
      <m:oMath>
        <m:r>
          <w:rPr>
            <w:rFonts w:ascii="Cambria Math" w:hAnsi="Cambria Math"/>
          </w:rPr>
          <m:t>95</m:t>
        </m:r>
        <m:r>
          <m:rPr>
            <m:lit/>
            <m:nor/>
          </m:rPr>
          <w:rPr>
            <w:rFonts w:ascii="Cambria Math" w:hAnsi="Cambria Math"/>
          </w:rPr>
          <m:t>%</m:t>
        </m:r>
      </m:oMath>
      <w:r w:rsidR="00000000">
        <w:t xml:space="preserve"> CI: (-0.289, -</w:t>
      </w:r>
      <w:r w:rsidR="00000000">
        <w:lastRenderedPageBreak/>
        <w:t xml:space="preserve">0.153)); cortisone production, (MC: -0.177 and </w:t>
      </w:r>
      <m:oMath>
        <m:r>
          <w:rPr>
            <w:rFonts w:ascii="Cambria Math" w:hAnsi="Cambria Math"/>
          </w:rPr>
          <m:t>95</m:t>
        </m:r>
        <m:r>
          <m:rPr>
            <m:lit/>
            <m:nor/>
          </m:rPr>
          <w:rPr>
            <w:rFonts w:ascii="Cambria Math" w:hAnsi="Cambria Math"/>
          </w:rPr>
          <m:t>%</m:t>
        </m:r>
      </m:oMath>
      <w:r w:rsidR="00000000">
        <w:t xml:space="preserve"> CI: (-0.299, -0.055))). The individual MCs are presented in Supplementary Tables </w:t>
      </w:r>
      <w:hyperlink w:anchor="supptbl-marginal-1sa">
        <w:r>
          <w:rPr>
            <w:rStyle w:val="Hyperlink"/>
          </w:rPr>
          <w:t>17</w:t>
        </w:r>
      </w:hyperlink>
      <w:r w:rsidR="00000000">
        <w:t xml:space="preserve"> and </w:t>
      </w:r>
      <w:hyperlink w:anchor="supptbl-marginal-2sa">
        <w:r>
          <w:rPr>
            <w:rStyle w:val="Hyperlink"/>
          </w:rPr>
          <w:t>18</w:t>
        </w:r>
      </w:hyperlink>
      <w:r w:rsidR="00000000">
        <w:t xml:space="preserve">, and in Supplementary Figures </w:t>
      </w:r>
      <w:hyperlink w:anchor="suppfig-marginal-1sa">
        <w:r>
          <w:rPr>
            <w:rStyle w:val="Hyperlink"/>
          </w:rPr>
          <w:t>4</w:t>
        </w:r>
      </w:hyperlink>
      <w:r w:rsidR="00000000">
        <w:t xml:space="preserve"> and </w:t>
      </w:r>
      <w:hyperlink w:anchor="suppfig-marginal-2sa">
        <w:r>
          <w:rPr>
            <w:rStyle w:val="Hyperlink"/>
          </w:rPr>
          <w:t>5</w:t>
        </w:r>
      </w:hyperlink>
      <w:r w:rsidR="00000000">
        <w:t>.</w:t>
      </w:r>
    </w:p>
    <w:p w14:paraId="58EE77E2" w14:textId="77777777" w:rsidR="00066508" w:rsidRDefault="00066508">
      <w:pPr>
        <w:pStyle w:val="BodyText"/>
      </w:pPr>
      <w:hyperlink w:anchor="tbl-hypothesis-3">
        <w:r>
          <w:rPr>
            <w:rStyle w:val="Hyperlink"/>
          </w:rPr>
          <w:t>Table 5</w:t>
        </w:r>
      </w:hyperlink>
      <w:r w:rsidR="00000000">
        <w:t xml:space="preserve"> presents the results of the difference between estimates of the MCs on the logarithmic scale for females and males, for the glucocorticosteroids on HRT-SE. Significant differences were present for cortisone production (MC: 0.14 and </w:t>
      </w:r>
      <m:oMath>
        <m:r>
          <w:rPr>
            <w:rFonts w:ascii="Cambria Math" w:hAnsi="Cambria Math"/>
          </w:rPr>
          <m:t>95</m:t>
        </m:r>
        <m:r>
          <m:rPr>
            <m:lit/>
            <m:nor/>
          </m:rPr>
          <w:rPr>
            <w:rFonts w:ascii="Cambria Math" w:hAnsi="Cambria Math"/>
          </w:rPr>
          <m:t>%</m:t>
        </m:r>
      </m:oMath>
      <w:r w:rsidR="00000000">
        <w:t xml:space="preserve"> CI: (0.019, 0.261)) and corticosterone production (MC: 0.126 and </w:t>
      </w:r>
      <m:oMath>
        <m:r>
          <w:rPr>
            <w:rFonts w:ascii="Cambria Math" w:hAnsi="Cambria Math"/>
          </w:rPr>
          <m:t>95</m:t>
        </m:r>
        <m:r>
          <m:rPr>
            <m:lit/>
            <m:nor/>
          </m:rPr>
          <w:rPr>
            <w:rFonts w:ascii="Cambria Math" w:hAnsi="Cambria Math"/>
          </w:rPr>
          <m:t>%</m:t>
        </m:r>
      </m:oMath>
      <w:r w:rsidR="00000000">
        <w:t xml:space="preserve"> CI: (0.009, 0.243)). Furthermore, for all exposures, the MCs had opposite sign (positive for males and negative for females). The individual MCs are presented in </w:t>
      </w:r>
      <w:hyperlink w:anchor="fig-marginal-3">
        <w:r>
          <w:rPr>
            <w:rStyle w:val="Hyperlink"/>
          </w:rPr>
          <w:t>Figure 4</w:t>
        </w:r>
      </w:hyperlink>
      <w:r w:rsidR="00000000">
        <w:t>.</w:t>
      </w:r>
      <w:bookmarkEnd w:id="239"/>
      <w:bookmarkEnd w:id="240"/>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t xml:space="preserve">To the best of our knowledge, no other study has investigated the effects of childhood exposure to multiple classes of non-persistent EDCs in relation to attentional function. More generally, the literature on childhood exposure to non-persistent EDCs and other </w:t>
      </w:r>
      <w:r>
        <w:lastRenderedPageBreak/>
        <w:t>neurodevelopment outcomes in children has mostly focused on OP pesticides (</w:t>
      </w:r>
      <w:hyperlink w:anchor="ref-BouchardBellingerWright:2010">
        <w:r w:rsidR="00066508">
          <w:rPr>
            <w:rStyle w:val="Hyperlink"/>
          </w:rPr>
          <w:t>Bouchard et al., 2010</w:t>
        </w:r>
      </w:hyperlink>
      <w:r>
        <w:t xml:space="preserve">; </w:t>
      </w:r>
      <w:hyperlink w:anchor="Xa0cc0fdd8206e54b0a9b4bdcd9d2102efd24cb7">
        <w:r w:rsidR="00066508">
          <w:rPr>
            <w:rStyle w:val="Hyperlink"/>
          </w:rPr>
          <w:t>Cartier et al., 2016</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YuDuChiou:2016">
        <w:r w:rsidR="00066508">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JankowskaPolanskaHanke:2019">
        <w:proofErr w:type="spellStart"/>
        <w:r w:rsidR="00066508">
          <w:rPr>
            <w:rStyle w:val="Hyperlink"/>
          </w:rPr>
          <w:t>Jankowska</w:t>
        </w:r>
        <w:proofErr w:type="spellEnd"/>
        <w:r w:rsidR="00066508">
          <w:rPr>
            <w:rStyle w:val="Hyperlink"/>
          </w:rPr>
          <w:t xml:space="preserve"> et al., 2019</w:t>
        </w:r>
      </w:hyperlink>
      <w:r>
        <w:t xml:space="preserve">; </w:t>
      </w:r>
      <w:hyperlink w:anchor="ref-KimHongShin:2017">
        <w:r w:rsidR="00066508">
          <w:rPr>
            <w:rStyle w:val="Hyperlink"/>
          </w:rPr>
          <w:t>Kim et al., 2017</w:t>
        </w:r>
      </w:hyperlink>
      <w:r>
        <w:t xml:space="preserve">; </w:t>
      </w:r>
      <w:hyperlink w:anchor="ref-LiPapandonatosCalafat:2019">
        <w:r w:rsidR="00066508">
          <w:rPr>
            <w:rStyle w:val="Hyperlink"/>
          </w:rPr>
          <w:t>Li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and BPA (</w:t>
      </w:r>
      <w:hyperlink w:anchor="ref-LiZhangKuang:2018">
        <w:r w:rsidR="00066508">
          <w:rPr>
            <w:rStyle w:val="Hyperlink"/>
          </w:rPr>
          <w:t>Li et al., 2018</w:t>
        </w:r>
      </w:hyperlink>
      <w:r>
        <w:t xml:space="preserve">; </w:t>
      </w:r>
      <w:hyperlink w:anchor="X71fca68020aad3c79232160399444b9923ab76e">
        <w:r w:rsidR="00066508">
          <w:rPr>
            <w:rStyle w:val="Hyperlink"/>
          </w:rPr>
          <w:t>Rodríguez-Carrillo et al., 2019</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w:t>
      </w:r>
    </w:p>
    <w:p w14:paraId="6D30AD4B" w14:textId="77777777" w:rsidR="00066508" w:rsidRDefault="00000000">
      <w:pPr>
        <w:pStyle w:val="BodyText"/>
      </w:pPr>
      <w:r>
        <w:t xml:space="preserve">In children aged 6 to 11 years, higher levels of </w:t>
      </w:r>
      <w:proofErr w:type="spellStart"/>
      <w:r>
        <w:t>dialkylphosphate</w:t>
      </w:r>
      <w:proofErr w:type="spellEnd"/>
      <w:r>
        <w:t xml:space="preserve"> (DAP) metabolites were associated with lower scores of intelligence quotient (IQ) and verbal comprehension, especially in boys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while higher levels of </w:t>
      </w:r>
      <w:proofErr w:type="spellStart"/>
      <w:r>
        <w:t>diethylphosphate</w:t>
      </w:r>
      <w:proofErr w:type="spellEnd"/>
      <w:r>
        <w:t xml:space="preserve"> metabolites were associated with lower working memory scores (</w:t>
      </w:r>
      <w:hyperlink w:anchor="Xa0cc0fdd8206e54b0a9b4bdcd9d2102efd24cb7">
        <w:r w:rsidR="00066508">
          <w:rPr>
            <w:rStyle w:val="Hyperlink"/>
          </w:rPr>
          <w:t>Cartier et al., 2016</w:t>
        </w:r>
      </w:hyperlink>
      <w:r>
        <w:t>). There is also preliminary evidence of a possible association between exposure to certain OP pesticides and Attention-Deficit / Hyperactivity Disorder (ADHD) in children (</w:t>
      </w:r>
      <w:hyperlink w:anchor="ref-BouchardBellingerWright:2010">
        <w:r w:rsidR="00066508">
          <w:rPr>
            <w:rStyle w:val="Hyperlink"/>
          </w:rPr>
          <w:t>Bouchard et al., 2010</w:t>
        </w:r>
      </w:hyperlink>
      <w:r>
        <w:t xml:space="preserve">; </w:t>
      </w:r>
      <w:hyperlink w:anchor="ref-YuDuChiou:2016">
        <w:r w:rsidR="00066508">
          <w:rPr>
            <w:rStyle w:val="Hyperlink"/>
          </w:rPr>
          <w:t>Yu et al., 2016</w:t>
        </w:r>
      </w:hyperlink>
      <w: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77777777" w:rsidR="00066508" w:rsidRDefault="00000000">
      <w:pPr>
        <w:pStyle w:val="BodyText"/>
      </w:pPr>
      <w:r>
        <w:t>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 (</w:t>
      </w:r>
      <w:hyperlink w:anchor="ref-HuangChenSu:2015">
        <w:r w:rsidR="00066508">
          <w:rPr>
            <w:rStyle w:val="Hyperlink"/>
          </w:rPr>
          <w:t>Huang et al., 2015</w:t>
        </w:r>
      </w:hyperlink>
      <w:r>
        <w:t xml:space="preserve">), lower scores of IQ and verbal intelligence, more omission errors (a measure of inattention), and higher scores of response time </w:t>
      </w:r>
      <w:r>
        <w:lastRenderedPageBreak/>
        <w:t>variability (a measure of sustained attention) in 6-year old Korean children (</w:t>
      </w:r>
      <w:hyperlink w:anchor="ref-KimHongShin:2017">
        <w:r w:rsidR="00066508">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sidR="00066508">
          <w:rPr>
            <w:rStyle w:val="Hyperlink"/>
          </w:rPr>
          <w:t>Huang et al., 2015</w:t>
        </w:r>
      </w:hyperlink>
      <w:r>
        <w:t>) and verbal intelligence in Taiwanese children aged 6 to 12 years (</w:t>
      </w:r>
      <w:hyperlink w:anchor="ref-HuangTsaiChen:2017">
        <w:r w:rsidR="00066508">
          <w:rPr>
            <w:rStyle w:val="Hyperlink"/>
          </w:rPr>
          <w:t>Huang et al., 2017</w:t>
        </w:r>
      </w:hyperlink>
      <w:r>
        <w:t>), and for higher 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sidR="00066508">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was associated with attentional function, adds to this growing evidence base suggesting that childhood phthalate exposure may impact child neurodevelopment.</w:t>
      </w:r>
    </w:p>
    <w:p w14:paraId="4528425C" w14:textId="77777777" w:rsidR="00066508" w:rsidRDefault="00000000">
      <w:pPr>
        <w:pStyle w:val="BodyText"/>
      </w:pPr>
      <w:r>
        <w:t>Among phenols, some studies provide preliminary evidence of an association between BPA and ADHD in children aged 8 to 15 years (</w:t>
      </w:r>
      <w:proofErr w:type="spellStart"/>
      <w:r>
        <w:fldChar w:fldCharType="begin"/>
      </w:r>
      <w:r>
        <w:instrText>HYPERLINK \l "ref-TewarAuingerBraun:2016" \h</w:instrText>
      </w:r>
      <w:r>
        <w:fldChar w:fldCharType="separate"/>
      </w:r>
      <w:r>
        <w:rPr>
          <w:rStyle w:val="Hyperlink"/>
        </w:rPr>
        <w:t>Tewar</w:t>
      </w:r>
      <w:proofErr w:type="spellEnd"/>
      <w:r>
        <w:rPr>
          <w:rStyle w:val="Hyperlink"/>
        </w:rPr>
        <w:t xml:space="preserve"> et al., 2016</w:t>
      </w:r>
      <w:r>
        <w:rPr>
          <w:rStyle w:val="Hyperlink"/>
        </w:rPr>
        <w:fldChar w:fldCharType="end"/>
      </w:r>
      <w:r>
        <w:t>) and in a case-control study of children aged 6 to 12 years (</w:t>
      </w:r>
      <w:hyperlink w:anchor="ref-LiZhangKuang:2018">
        <w:r w:rsidR="00066508">
          <w:rPr>
            <w:rStyle w:val="Hyperlink"/>
          </w:rPr>
          <w:t>Li et al., 2018</w:t>
        </w:r>
      </w:hyperlink>
      <w:r>
        <w:t xml:space="preserve">), especially in boys. Except for working memory, there was no evidence of an association between BPA and cognitive abilities in </w:t>
      </w:r>
      <w:r>
        <w:lastRenderedPageBreak/>
        <w:t>Spanish boys aged 9 to 11 years (</w:t>
      </w:r>
      <w:hyperlink w:anchor="X71fca68020aad3c79232160399444b9923ab76e">
        <w:r w:rsidR="00066508">
          <w:rPr>
            <w:rStyle w:val="Hyperlink"/>
          </w:rPr>
          <w:t>Rodríguez-Carrillo et al., 2019</w:t>
        </w:r>
      </w:hyperlink>
      <w:r>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Del="00C93BC7" w:rsidRDefault="00000000">
      <w:pPr>
        <w:pStyle w:val="BodyText"/>
        <w:rPr>
          <w:del w:id="241" w:author="Lorenzo Fabbri" w:date="2024-09-19T13:47:00Z" w16du:dateUtc="2024-09-19T11:47:00Z"/>
        </w:rPr>
      </w:pPr>
      <w: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sidR="00066508">
          <w:rPr>
            <w:rStyle w:val="Hyperlink"/>
          </w:rPr>
          <w:t>Kim et al., 2018</w:t>
        </w:r>
      </w:hyperlink>
      <w:r>
        <w:t xml:space="preserve">; </w:t>
      </w:r>
      <w:hyperlink w:anchor="ref-SearsLiuLanphear:2023">
        <w:r w:rsidR="00066508">
          <w:rPr>
            <w:rStyle w:val="Hyperlink"/>
          </w:rPr>
          <w:t>Sears et al., 2023</w:t>
        </w:r>
      </w:hyperlink>
      <w:r>
        <w:t xml:space="preserve">; </w:t>
      </w:r>
      <w:hyperlink w:anchor="ref-SunLiJin:2018">
        <w:r w:rsidR="00066508">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sidR="00066508">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sidR="00066508">
          <w:rPr>
            <w:rStyle w:val="Hyperlink"/>
          </w:rPr>
          <w:t>Sun et al., 2018</w:t>
        </w:r>
      </w:hyperlink>
      <w:r>
        <w:t xml:space="preserve">). Time- and chemical-dependent sex differences were also </w:t>
      </w:r>
      <w:proofErr w:type="gramStart"/>
      <w:r>
        <w:t>found:</w:t>
      </w:r>
      <w:proofErr w:type="gramEnd"/>
      <w:r>
        <w:t xml:space="preserve"> during the third trimester, MEHHP and MEOHP were positively associated with cortisol in females, while negatively associated in males (</w:t>
      </w:r>
      <w:hyperlink w:anchor="ref-SunLiJin:2018">
        <w:r w:rsidR="00066508">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sidR="00066508">
          <w:rPr>
            <w:rStyle w:val="Hyperlink"/>
          </w:rPr>
          <w:t>Sears et al., 2023</w:t>
        </w:r>
      </w:hyperlink>
      <w:r>
        <w:t>). Our findings also indicate associations between certain phthalate metabolites (MEHP, oh-</w:t>
      </w:r>
      <w:proofErr w:type="spellStart"/>
      <w:r>
        <w:lastRenderedPageBreak/>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sidR="00066508">
          <w:rPr>
            <w:rStyle w:val="Hyperlink"/>
          </w:rPr>
          <w:t>Tribe et al., 2018</w:t>
        </w:r>
      </w:hyperlink>
      <w:r>
        <w:t>), make a direct comparison difficult.</w:t>
      </w:r>
      <w:ins w:id="242" w:author="Lorenzo Fabbri" w:date="2024-09-19T13:47:00Z" w16du:dateUtc="2024-09-19T11:47:00Z">
        <w:r w:rsidR="00C93BC7">
          <w:t xml:space="preserve"> </w:t>
        </w:r>
      </w:ins>
    </w:p>
    <w:p w14:paraId="29ADF7A3" w14:textId="77777777" w:rsidR="00066508" w:rsidRDefault="00000000">
      <w:pPr>
        <w:pStyle w:val="BodyText"/>
      </w:pPr>
      <w:r>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sidR="00066508">
          <w:rPr>
            <w:rStyle w:val="Hyperlink"/>
          </w:rPr>
          <w:t>Ma et al., 2011</w:t>
        </w:r>
      </w:hyperlink>
      <w:r>
        <w:t xml:space="preserve">; </w:t>
      </w:r>
      <w:hyperlink w:anchor="ref-ZhaoChuHuang:2010">
        <w:r w:rsidR="00066508">
          <w:rPr>
            <w:rStyle w:val="Hyperlink"/>
          </w:rPr>
          <w:t>Zhao et al., 2010</w:t>
        </w:r>
      </w:hyperlink>
      <w:r>
        <w:t>).</w:t>
      </w:r>
    </w:p>
    <w:p w14:paraId="1201ED3A" w14:textId="77777777" w:rsidR="00066508" w:rsidRDefault="00000000">
      <w:pPr>
        <w:pStyle w:val="BodyText"/>
      </w:pPr>
      <w:r>
        <w:t>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Our findings support evidence for such sex-specific interference.</w:t>
      </w:r>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sidR="00066508">
          <w:rPr>
            <w:rStyle w:val="Hyperlink"/>
          </w:rPr>
          <w:t>Casas et al., 2018</w:t>
        </w:r>
      </w:hyperlink>
      <w:r>
        <w:t xml:space="preserve">; </w:t>
      </w:r>
      <w:hyperlink w:anchor="ref-PerrierGiorgis-AllemandSlama:2016">
        <w:r w:rsidR="00066508">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097A6324" w:rsidR="00066508" w:rsidRDefault="00000000">
      <w:pPr>
        <w:pStyle w:val="BodyText"/>
      </w:pPr>
      <w:r>
        <w:lastRenderedPageBreak/>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sidR="00066508">
          <w:rPr>
            <w:rStyle w:val="Hyperlink"/>
          </w:rPr>
          <w:t>Gignac et al., 2022</w:t>
        </w:r>
      </w:hyperlink>
      <w:r>
        <w:t xml:space="preserve">, </w:t>
      </w:r>
      <w:hyperlink w:anchor="ref-GignacBarrera-GomezPersavento:2021">
        <w:r w:rsidR="00066508">
          <w:rPr>
            <w:rStyle w:val="Hyperlink"/>
          </w:rPr>
          <w:t>2021</w:t>
        </w:r>
      </w:hyperlink>
      <w:r>
        <w:t>). Finally, longitudinal studies are necessary for a formal causal mediation analysis</w:t>
      </w:r>
      <w:ins w:id="243" w:author="Lorenzo Fabbri" w:date="2024-09-18T11:50:00Z" w16du:dateUtc="2024-09-18T09:50:00Z">
        <w:r w:rsidR="00B00D99">
          <w:t xml:space="preserve"> (</w:t>
        </w:r>
      </w:ins>
      <w:ins w:id="244" w:author="Lorenzo Fabbri" w:date="2024-09-18T11:52:00Z" w16du:dateUtc="2024-09-18T09:52:00Z">
        <w:r w:rsidR="00B00D99">
          <w:t>Fairchild</w:t>
        </w:r>
        <w:r w:rsidR="00063942">
          <w:t xml:space="preserve"> and McDaniel, </w:t>
        </w:r>
      </w:ins>
      <w:ins w:id="245" w:author="Lorenzo Fabbri" w:date="2024-09-18T11:53:00Z" w16du:dateUtc="2024-09-18T09:53:00Z">
        <w:r w:rsidR="00063942">
          <w:t>2017</w:t>
        </w:r>
      </w:ins>
      <w:ins w:id="246" w:author="Lorenzo Fabbri" w:date="2024-09-18T11:50:00Z" w16du:dateUtc="2024-09-18T09:50:00Z">
        <w:r w:rsidR="00B00D99">
          <w:t>)</w:t>
        </w:r>
      </w:ins>
      <w:r>
        <w:t xml:space="preserve">,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w:t>
      </w:r>
      <w:ins w:id="247" w:author="Lorenzo Fabbri" w:date="2024-09-18T11:57:00Z" w16du:dateUtc="2024-09-18T09:57:00Z">
        <w:r w:rsidR="00FC4285">
          <w:t xml:space="preserve"> and</w:t>
        </w:r>
      </w:ins>
      <w:ins w:id="248" w:author="Lorenzo Fabbri" w:date="2024-09-18T12:01:00Z" w16du:dateUtc="2024-09-18T10:01:00Z">
        <w:r w:rsidR="00CB7856">
          <w:t xml:space="preserve"> </w:t>
        </w:r>
      </w:ins>
      <w:ins w:id="249" w:author="Lorenzo Fabbri" w:date="2024-09-18T12:04:00Z" w16du:dateUtc="2024-09-18T10:04:00Z">
        <w:r w:rsidR="00FB49D6">
          <w:t>doubly robust estim</w:t>
        </w:r>
      </w:ins>
      <w:ins w:id="250" w:author="Lorenzo Fabbri" w:date="2024-09-18T12:05:00Z" w16du:dateUtc="2024-09-18T10:05:00Z">
        <w:r w:rsidR="00FB49D6">
          <w:t xml:space="preserve">ators </w:t>
        </w:r>
      </w:ins>
      <w:ins w:id="251" w:author="Lorenzo Fabbri" w:date="2024-09-18T12:06:00Z" w16du:dateUtc="2024-09-18T10:06:00Z">
        <w:r w:rsidR="00FB49D6">
          <w:t>are consistent if either the outcome model or the exposure model is specified correctly</w:t>
        </w:r>
      </w:ins>
      <w:ins w:id="252" w:author="Lorenzo Fabbri" w:date="2024-09-18T12:09:00Z" w16du:dateUtc="2024-09-18T10:09:00Z">
        <w:r w:rsidR="00C667DD">
          <w:t xml:space="preserve"> (</w:t>
        </w:r>
        <w:proofErr w:type="spellStart"/>
        <w:r w:rsidR="00C667DD">
          <w:t>Naimi</w:t>
        </w:r>
        <w:proofErr w:type="spellEnd"/>
        <w:r w:rsidR="00C667DD">
          <w:t xml:space="preserve"> et al., 2023)</w:t>
        </w:r>
      </w:ins>
      <w:r>
        <w:t>. Finally, we acknowledge that the present study does not consider the possible mixture effect of these chemicals. While methods for causal mixture analysis are available (</w:t>
      </w:r>
      <w:hyperlink w:anchor="ref-KeilBuckleyO:2020">
        <w:r w:rsidR="00066508">
          <w:rPr>
            <w:rStyle w:val="Hyperlink"/>
          </w:rPr>
          <w:t>Keil et al., 2020</w:t>
        </w:r>
      </w:hyperlink>
      <w:r>
        <w:t>), we also emphasize that using these tools without thoughtful consideration may lead to misleading results (</w:t>
      </w:r>
      <w:hyperlink w:anchor="ref-WebsterWeisskopf:2020">
        <w:r w:rsidR="00066508">
          <w:rPr>
            <w:rStyle w:val="Hyperlink"/>
          </w:rPr>
          <w:t>Webster and Weisskopf, 2020</w:t>
        </w:r>
      </w:hyperlink>
      <w:r>
        <w:t>).</w:t>
      </w:r>
    </w:p>
    <w:p w14:paraId="067D1D95" w14:textId="77777777" w:rsidR="00066508" w:rsidRDefault="00000000">
      <w:pPr>
        <w:pStyle w:val="Heading2"/>
      </w:pPr>
      <w:r>
        <w:lastRenderedPageBreak/>
        <w:t>4.1 Conclusion</w:t>
      </w:r>
    </w:p>
    <w:p w14:paraId="08E49D6C" w14:textId="77777777" w:rsidR="00066508" w:rsidRDefault="00000000">
      <w:pPr>
        <w:pStyle w:val="FirstParagraph"/>
        <w:rPr>
          <w:ins w:id="253" w:author="Lorenzo Fabbri" w:date="2024-09-18T12:18:00Z" w16du:dateUtc="2024-09-18T10:18:00Z"/>
        </w:rPr>
      </w:pPr>
      <w:bookmarkStart w:id="254" w:name="sec-discussion"/>
      <w:bookmarkStart w:id="255"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254"/>
      <w:bookmarkEnd w:id="255"/>
    </w:p>
    <w:p w14:paraId="23D71B3B" w14:textId="57D5195F" w:rsidR="00A87975" w:rsidRPr="00A87975" w:rsidRDefault="00A87975" w:rsidP="00A87975">
      <w:pPr>
        <w:pStyle w:val="BodyText"/>
        <w:pPrChange w:id="256" w:author="Lorenzo Fabbri" w:date="2024-09-18T12:18:00Z" w16du:dateUtc="2024-09-18T10:18:00Z">
          <w:pPr>
            <w:pStyle w:val="FirstParagraph"/>
          </w:pPr>
        </w:pPrChange>
      </w:pPr>
      <w:ins w:id="257" w:author="Lorenzo Fabbri" w:date="2024-09-18T12:22:00Z" w16du:dateUtc="2024-09-18T10:22:00Z">
        <w:r>
          <w:t xml:space="preserve">While </w:t>
        </w:r>
      </w:ins>
      <w:ins w:id="258" w:author="Lorenzo Fabbri" w:date="2024-09-18T12:25:00Z" w16du:dateUtc="2024-09-18T10:25:00Z">
        <w:r>
          <w:t xml:space="preserve">several of our results </w:t>
        </w:r>
      </w:ins>
      <w:ins w:id="259" w:author="Lorenzo Fabbri" w:date="2024-09-18T12:26:00Z" w16du:dateUtc="2024-09-18T10:26:00Z">
        <w:r>
          <w:t xml:space="preserve">are </w:t>
        </w:r>
        <w:r w:rsidRPr="00A87975">
          <w:rPr>
            <w:i/>
            <w:iCs/>
            <w:rPrChange w:id="260" w:author="Lorenzo Fabbri" w:date="2024-09-18T12:26:00Z" w16du:dateUtc="2024-09-18T10:26:00Z">
              <w:rPr/>
            </w:rPrChange>
          </w:rPr>
          <w:t>statistically significant</w:t>
        </w:r>
        <w:r>
          <w:t xml:space="preserve"> (</w:t>
        </w:r>
      </w:ins>
      <w:ins w:id="261" w:author="Lorenzo Fabbri" w:date="2024-09-18T12:27:00Z" w16du:dateUtc="2024-09-18T10:27:00Z">
        <w:r>
          <w:t>i.e., the CIs do not include the null effect), the estimates are</w:t>
        </w:r>
      </w:ins>
      <w:ins w:id="262" w:author="Lorenzo Fabbri" w:date="2024-09-18T12:28:00Z" w16du:dateUtc="2024-09-18T10:28:00Z">
        <w:r>
          <w:t xml:space="preserve"> generally</w:t>
        </w:r>
      </w:ins>
      <w:ins w:id="263" w:author="Lorenzo Fabbri" w:date="2024-09-18T12:27:00Z" w16du:dateUtc="2024-09-18T10:27:00Z">
        <w:r>
          <w:t xml:space="preserve"> </w:t>
        </w:r>
        <w:r w:rsidRPr="00A87975">
          <w:rPr>
            <w:i/>
            <w:iCs/>
            <w:rPrChange w:id="264" w:author="Lorenzo Fabbri" w:date="2024-09-18T12:28:00Z" w16du:dateUtc="2024-09-18T10:28:00Z">
              <w:rPr/>
            </w:rPrChange>
          </w:rPr>
          <w:t>small</w:t>
        </w:r>
        <w:r>
          <w:t xml:space="preserve"> in magnitude.</w:t>
        </w:r>
      </w:ins>
      <w:ins w:id="265" w:author="Lorenzo Fabbri" w:date="2024-09-18T12:28:00Z" w16du:dateUtc="2024-09-18T10:28:00Z">
        <w:r>
          <w:t xml:space="preserve"> </w:t>
        </w:r>
      </w:ins>
      <w:ins w:id="266" w:author="Lorenzo Fabbri" w:date="2024-09-18T12:40:00Z" w16du:dateUtc="2024-09-18T10:40:00Z">
        <w:r w:rsidR="002D3D68">
          <w:t xml:space="preserve">Nevertheless, </w:t>
        </w:r>
      </w:ins>
      <w:ins w:id="267" w:author="Lorenzo Fabbri" w:date="2024-09-18T12:44:00Z" w16du:dateUtc="2024-09-18T10:44:00Z">
        <w:r w:rsidR="002D3D68">
          <w:t xml:space="preserve">two important factors </w:t>
        </w:r>
      </w:ins>
      <w:ins w:id="268" w:author="Lorenzo Fabbri" w:date="2024-09-18T12:46:00Z" w16du:dateUtc="2024-09-18T10:46:00Z">
        <w:r w:rsidR="002D3D68">
          <w:t xml:space="preserve">should be </w:t>
        </w:r>
      </w:ins>
      <w:ins w:id="269" w:author="Lorenzo Fabbri" w:date="2024-09-18T12:47:00Z" w16du:dateUtc="2024-09-18T10:47:00Z">
        <w:r w:rsidR="002D3D68">
          <w:t>considered</w:t>
        </w:r>
      </w:ins>
      <w:ins w:id="270" w:author="Lorenzo Fabbri" w:date="2024-09-18T12:46:00Z" w16du:dateUtc="2024-09-18T10:46:00Z">
        <w:r w:rsidR="002D3D68">
          <w:t xml:space="preserve"> when discussing th</w:t>
        </w:r>
      </w:ins>
      <w:ins w:id="271" w:author="Lorenzo Fabbri" w:date="2024-09-18T12:47:00Z" w16du:dateUtc="2024-09-18T10:47:00Z">
        <w:r w:rsidR="002D3D68">
          <w:t>e public health significance of these findings. First,</w:t>
        </w:r>
      </w:ins>
      <w:ins w:id="272" w:author="Lorenzo Fabbri" w:date="2024-09-18T12:57:00Z" w16du:dateUtc="2024-09-18T10:57:00Z">
        <w:r w:rsidR="00EF1604">
          <w:t xml:space="preserve"> </w:t>
        </w:r>
      </w:ins>
      <w:ins w:id="273" w:author="Lorenzo Fabbri" w:date="2024-09-18T13:10:00Z" w16du:dateUtc="2024-09-18T11:10:00Z">
        <w:r w:rsidR="00EF1604">
          <w:t xml:space="preserve">the reported marginal </w:t>
        </w:r>
      </w:ins>
      <w:ins w:id="274" w:author="Lorenzo Fabbri" w:date="2024-09-18T13:11:00Z" w16du:dateUtc="2024-09-18T11:11:00Z">
        <w:r w:rsidR="008A40DC">
          <w:t>associations</w:t>
        </w:r>
      </w:ins>
      <w:ins w:id="275" w:author="Lorenzo Fabbri" w:date="2024-09-18T13:10:00Z" w16du:dateUtc="2024-09-18T11:10:00Z">
        <w:r w:rsidR="00EF1604">
          <w:t xml:space="preserve"> are </w:t>
        </w:r>
      </w:ins>
      <w:ins w:id="276" w:author="Lorenzo Fabbri" w:date="2024-09-18T13:11:00Z" w16du:dateUtc="2024-09-18T11:11:00Z">
        <w:r w:rsidR="008A40DC">
          <w:t xml:space="preserve">averages of the conditional </w:t>
        </w:r>
      </w:ins>
      <w:ins w:id="277" w:author="Lorenzo Fabbri" w:date="2024-09-18T13:12:00Z" w16du:dateUtc="2024-09-18T11:12:00Z">
        <w:r w:rsidR="008A40DC">
          <w:t>associations over the study sample</w:t>
        </w:r>
      </w:ins>
      <w:ins w:id="278" w:author="Lorenzo Fabbri" w:date="2024-09-18T13:19:00Z" w16du:dateUtc="2024-09-18T11:19:00Z">
        <w:r w:rsidR="008A40DC">
          <w:t xml:space="preserve"> (e.g., confounders)</w:t>
        </w:r>
      </w:ins>
      <w:ins w:id="279" w:author="Lorenzo Fabbri" w:date="2024-09-18T13:12:00Z" w16du:dateUtc="2024-09-18T11:12:00Z">
        <w:r w:rsidR="008A40DC">
          <w:t>.</w:t>
        </w:r>
      </w:ins>
      <w:ins w:id="280" w:author="Lorenzo Fabbri" w:date="2024-09-18T13:21:00Z" w16du:dateUtc="2024-09-18T11:21:00Z">
        <w:r w:rsidR="004E232D">
          <w:t xml:space="preserve"> While the marginal associations are </w:t>
        </w:r>
        <w:r w:rsidR="004E232D" w:rsidRPr="004E232D">
          <w:rPr>
            <w:i/>
            <w:iCs/>
            <w:rPrChange w:id="281" w:author="Lorenzo Fabbri" w:date="2024-09-18T13:21:00Z" w16du:dateUtc="2024-09-18T11:21:00Z">
              <w:rPr/>
            </w:rPrChange>
          </w:rPr>
          <w:t>small</w:t>
        </w:r>
        <w:r w:rsidR="004E232D">
          <w:t xml:space="preserve"> in magnitude, individual-level effects might still be </w:t>
        </w:r>
      </w:ins>
      <w:ins w:id="282" w:author="Lorenzo Fabbri" w:date="2024-09-18T13:23:00Z" w16du:dateUtc="2024-09-18T11:23:00Z">
        <w:r w:rsidR="004E232D">
          <w:t>clinically significant. Second, EDCs a</w:t>
        </w:r>
      </w:ins>
      <w:ins w:id="283" w:author="Lorenzo Fabbri" w:date="2024-09-18T13:24:00Z" w16du:dateUtc="2024-09-18T11:24:00Z">
        <w:r w:rsidR="004E232D">
          <w:t>re ubiquitous chemicals</w:t>
        </w:r>
      </w:ins>
      <w:ins w:id="284" w:author="Lorenzo Fabbri" w:date="2024-09-18T13:27:00Z" w16du:dateUtc="2024-09-18T11:27:00Z">
        <w:r w:rsidR="004E232D">
          <w:t xml:space="preserve"> </w:t>
        </w:r>
        <w:r w:rsidR="004E232D">
          <w:t>present in many every-day products and diet</w:t>
        </w:r>
        <w:r w:rsidR="004E232D">
          <w:t xml:space="preserve">. Thus, even </w:t>
        </w:r>
        <w:r w:rsidR="004E232D" w:rsidRPr="004E232D">
          <w:rPr>
            <w:i/>
            <w:iCs/>
            <w:rPrChange w:id="285" w:author="Lorenzo Fabbri" w:date="2024-09-18T13:27:00Z" w16du:dateUtc="2024-09-18T11:27:00Z">
              <w:rPr/>
            </w:rPrChange>
          </w:rPr>
          <w:t>small</w:t>
        </w:r>
        <w:r w:rsidR="004E232D">
          <w:t xml:space="preserve"> marginal associations</w:t>
        </w:r>
      </w:ins>
      <w:ins w:id="286" w:author="Lorenzo Fabbri" w:date="2024-09-18T13:28:00Z" w16du:dateUtc="2024-09-18T11:28:00Z">
        <w:r w:rsidR="004E232D">
          <w:t xml:space="preserve"> might be significant at the population level. </w:t>
        </w:r>
      </w:ins>
      <w:ins w:id="287" w:author="Lorenzo Fabbri" w:date="2024-09-18T13:29:00Z" w16du:dateUtc="2024-09-18T11:29:00Z">
        <w:r w:rsidR="004E232D">
          <w:t xml:space="preserve">For non-persistent EDCs, larger studies with repeated measurements of the </w:t>
        </w:r>
      </w:ins>
      <w:ins w:id="288" w:author="Lorenzo Fabbri" w:date="2024-09-18T13:30:00Z" w16du:dateUtc="2024-09-18T11:30:00Z">
        <w:r w:rsidR="004E232D">
          <w:t>exposures at several time points are necessary to fully understand their impact on neurodevelopment.</w:t>
        </w:r>
      </w:ins>
    </w:p>
    <w:p w14:paraId="4577FCDD" w14:textId="77777777" w:rsidR="00066508" w:rsidRDefault="00000000">
      <w:pPr>
        <w:pStyle w:val="Heading1"/>
      </w:pPr>
      <w:r>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Default="00000000">
      <w:pPr>
        <w:pStyle w:val="BodyText"/>
      </w:pPr>
      <w:r>
        <w:lastRenderedPageBreak/>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289" w:name="acknowledgments"/>
      <w:bookmarkEnd w:id="289"/>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290" w:name="ref-Arel-Bundock%3A2023"/>
      <w:bookmarkStart w:id="291" w:name="refs"/>
      <w:proofErr w:type="spellStart"/>
      <w:r>
        <w:t>Arel-Bundock</w:t>
      </w:r>
      <w:proofErr w:type="spellEnd"/>
      <w:r>
        <w:t xml:space="preserve">, V., 2023. </w:t>
      </w:r>
      <w:hyperlink r:id="rId7">
        <w:proofErr w:type="spellStart"/>
        <w:r w:rsidR="00066508">
          <w:rPr>
            <w:rStyle w:val="Hyperlink"/>
          </w:rPr>
          <w:t>Marginaleffects</w:t>
        </w:r>
        <w:proofErr w:type="spellEnd"/>
        <w:r w:rsidR="00066508">
          <w:rPr>
            <w:rStyle w:val="Hyperlink"/>
          </w:rPr>
          <w:t>: Predictions, comparisons, slopes, marginal means, and hypothesis tests</w:t>
        </w:r>
      </w:hyperlink>
      <w:r>
        <w:t>.</w:t>
      </w:r>
      <w:bookmarkEnd w:id="290"/>
    </w:p>
    <w:p w14:paraId="6657B2B8" w14:textId="77777777" w:rsidR="00066508" w:rsidRDefault="00000000">
      <w:pPr>
        <w:pStyle w:val="Bibliography"/>
      </w:pPr>
      <w:bookmarkStart w:id="292"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8">
        <w:r w:rsidR="00066508">
          <w:rPr>
            <w:rStyle w:val="Hyperlink"/>
          </w:rPr>
          <w:t>https://doi.org/10.1016/j.envres.2019.01.046</w:t>
        </w:r>
      </w:hyperlink>
      <w:bookmarkEnd w:id="292"/>
    </w:p>
    <w:p w14:paraId="4D703434" w14:textId="77777777" w:rsidR="00066508" w:rsidRDefault="00000000">
      <w:pPr>
        <w:pStyle w:val="Bibliography"/>
      </w:pPr>
      <w:bookmarkStart w:id="293" w:name="ref-Barrett%3A2023"/>
      <w:r>
        <w:t xml:space="preserve">Barrett, M., 2023. </w:t>
      </w:r>
      <w:hyperlink r:id="rId9">
        <w:proofErr w:type="spellStart"/>
        <w:r w:rsidR="00066508">
          <w:rPr>
            <w:rStyle w:val="Hyperlink"/>
          </w:rPr>
          <w:t>Ggdag</w:t>
        </w:r>
        <w:proofErr w:type="spellEnd"/>
        <w:r w:rsidR="00066508">
          <w:rPr>
            <w:rStyle w:val="Hyperlink"/>
          </w:rPr>
          <w:t>: Analyze and Create Elegant Directed Acyclic Graphs</w:t>
        </w:r>
      </w:hyperlink>
      <w:r>
        <w:t>.</w:t>
      </w:r>
      <w:bookmarkEnd w:id="293"/>
    </w:p>
    <w:p w14:paraId="648F964A" w14:textId="77777777" w:rsidR="00066508" w:rsidRPr="00DA0AFC" w:rsidRDefault="00000000">
      <w:pPr>
        <w:pStyle w:val="Bibliography"/>
        <w:rPr>
          <w:lang w:val="es-ES"/>
        </w:rPr>
      </w:pPr>
      <w:bookmarkStart w:id="294"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r w:rsidR="00066508">
        <w:fldChar w:fldCharType="begin"/>
      </w:r>
      <w:r w:rsidR="00066508" w:rsidRPr="00572819">
        <w:rPr>
          <w:lang w:val="es-ES"/>
          <w:rPrChange w:id="295" w:author="Lorenzo Fabbri" w:date="2024-09-18T09:51:00Z" w16du:dateUtc="2024-09-18T07:51:00Z">
            <w:rPr/>
          </w:rPrChange>
        </w:rPr>
        <w:instrText>HYPERLINK "https://doi.org/10.1542/peds.2009-3058" \h</w:instrText>
      </w:r>
      <w:r w:rsidR="00066508">
        <w:fldChar w:fldCharType="separate"/>
      </w:r>
      <w:r w:rsidR="00066508" w:rsidRPr="00DA0AFC">
        <w:rPr>
          <w:rStyle w:val="Hyperlink"/>
          <w:lang w:val="es-ES"/>
        </w:rPr>
        <w:t>https://doi.org/10.1542/peds.2009-3058</w:t>
      </w:r>
      <w:r w:rsidR="00066508">
        <w:rPr>
          <w:rStyle w:val="Hyperlink"/>
          <w:lang w:val="es-ES"/>
        </w:rPr>
        <w:fldChar w:fldCharType="end"/>
      </w:r>
      <w:bookmarkEnd w:id="294"/>
    </w:p>
    <w:p w14:paraId="73858832" w14:textId="77777777" w:rsidR="00066508" w:rsidRDefault="00000000">
      <w:pPr>
        <w:pStyle w:val="Bibliography"/>
      </w:pPr>
      <w:bookmarkStart w:id="296" w:name="ref-Braun%3A2017"/>
      <w:r w:rsidRPr="00DA0AFC">
        <w:rPr>
          <w:lang w:val="es-ES"/>
        </w:rPr>
        <w:t xml:space="preserve">Braun, J.M., 2017. </w:t>
      </w:r>
      <w:r>
        <w:t xml:space="preserve">Early-life exposure to EDCs: Role in childhood obesity and neurodevelopment. Nat Rev Endocrinol 13, 161–173. </w:t>
      </w:r>
      <w:hyperlink r:id="rId10">
        <w:r w:rsidR="00066508">
          <w:rPr>
            <w:rStyle w:val="Hyperlink"/>
          </w:rPr>
          <w:t>https://doi.org/10.1038/nrendo.2016.186</w:t>
        </w:r>
      </w:hyperlink>
      <w:bookmarkEnd w:id="296"/>
    </w:p>
    <w:p w14:paraId="64C6D4E8" w14:textId="77777777" w:rsidR="00066508" w:rsidRDefault="00000000">
      <w:pPr>
        <w:pStyle w:val="Bibliography"/>
      </w:pPr>
      <w:bookmarkStart w:id="297"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sidR="00066508">
          <w:rPr>
            <w:rStyle w:val="Hyperlink"/>
          </w:rPr>
          <w:t>https://doi.org/10.1289/ehp.1409472</w:t>
        </w:r>
      </w:hyperlink>
      <w:bookmarkEnd w:id="297"/>
    </w:p>
    <w:p w14:paraId="3AE2B3F4" w14:textId="77777777" w:rsidR="00066508" w:rsidRPr="00DA0AFC" w:rsidRDefault="00000000">
      <w:pPr>
        <w:pStyle w:val="Bibliography"/>
        <w:rPr>
          <w:lang w:val="es-ES"/>
        </w:rPr>
      </w:pPr>
      <w:bookmarkStart w:id="298"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r w:rsidR="00066508">
        <w:fldChar w:fldCharType="begin"/>
      </w:r>
      <w:r w:rsidR="00066508" w:rsidRPr="00572819">
        <w:rPr>
          <w:lang w:val="es-ES"/>
          <w:rPrChange w:id="299" w:author="Lorenzo Fabbri" w:date="2024-09-18T09:51:00Z" w16du:dateUtc="2024-09-18T07:51:00Z">
            <w:rPr/>
          </w:rPrChange>
        </w:rPr>
        <w:instrText>HYPERLINK "https://doi.org/10.1016/j.envint.2018.09.046" \h</w:instrText>
      </w:r>
      <w:r w:rsidR="00066508">
        <w:fldChar w:fldCharType="separate"/>
      </w:r>
      <w:r w:rsidR="00066508" w:rsidRPr="00DA0AFC">
        <w:rPr>
          <w:rStyle w:val="Hyperlink"/>
          <w:lang w:val="es-ES"/>
        </w:rPr>
        <w:t>https://doi.org/10.1016/j.envint.2018.09.046</w:t>
      </w:r>
      <w:r w:rsidR="00066508">
        <w:rPr>
          <w:rStyle w:val="Hyperlink"/>
          <w:lang w:val="es-ES"/>
        </w:rPr>
        <w:fldChar w:fldCharType="end"/>
      </w:r>
      <w:bookmarkEnd w:id="298"/>
    </w:p>
    <w:p w14:paraId="261E7228" w14:textId="77777777" w:rsidR="00066508" w:rsidRDefault="00000000">
      <w:pPr>
        <w:pStyle w:val="Bibliography"/>
        <w:rPr>
          <w:ins w:id="300" w:author="Lorenzo Fabbri" w:date="2024-09-18T11:53:00Z" w16du:dateUtc="2024-09-18T09:53:00Z"/>
          <w:rStyle w:val="Hyperlink"/>
          <w:lang w:val="es-ES"/>
        </w:rPr>
      </w:pPr>
      <w:bookmarkStart w:id="301"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DA0AFC">
        <w:rPr>
          <w:lang w:val="es-ES"/>
        </w:rPr>
        <w:t xml:space="preserve">American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Epidemiology</w:t>
      </w:r>
      <w:proofErr w:type="spellEnd"/>
      <w:r w:rsidRPr="00DA0AFC">
        <w:rPr>
          <w:lang w:val="es-ES"/>
        </w:rPr>
        <w:t xml:space="preserve"> 170, 829–836. </w:t>
      </w:r>
      <w:r w:rsidR="00066508">
        <w:fldChar w:fldCharType="begin"/>
      </w:r>
      <w:r w:rsidR="00066508" w:rsidRPr="00572819">
        <w:rPr>
          <w:lang w:val="es-ES"/>
          <w:rPrChange w:id="302" w:author="Lorenzo Fabbri" w:date="2024-09-18T09:51:00Z" w16du:dateUtc="2024-09-18T07:51:00Z">
            <w:rPr/>
          </w:rPrChange>
        </w:rPr>
        <w:instrText>HYPERLINK "https://doi.org/10.1093/aje/kwp211" \h</w:instrText>
      </w:r>
      <w:r w:rsidR="00066508">
        <w:fldChar w:fldCharType="separate"/>
      </w:r>
      <w:r w:rsidR="00066508" w:rsidRPr="00DA0AFC">
        <w:rPr>
          <w:rStyle w:val="Hyperlink"/>
          <w:lang w:val="es-ES"/>
        </w:rPr>
        <w:t>https://doi.org/10.1093/aje/kwp211</w:t>
      </w:r>
      <w:r w:rsidR="00066508">
        <w:rPr>
          <w:rStyle w:val="Hyperlink"/>
          <w:lang w:val="es-ES"/>
        </w:rPr>
        <w:fldChar w:fldCharType="end"/>
      </w:r>
      <w:bookmarkEnd w:id="301"/>
    </w:p>
    <w:p w14:paraId="06DE70C1" w14:textId="111ACCFC" w:rsidR="00063942" w:rsidRPr="00063942" w:rsidRDefault="00063942">
      <w:pPr>
        <w:pStyle w:val="Bibliography"/>
        <w:rPr>
          <w:rPrChange w:id="303" w:author="Lorenzo Fabbri" w:date="2024-09-18T11:53:00Z" w16du:dateUtc="2024-09-18T09:53:00Z">
            <w:rPr>
              <w:lang w:val="es-ES"/>
            </w:rPr>
          </w:rPrChange>
        </w:rPr>
      </w:pPr>
      <w:ins w:id="304" w:author="Lorenzo Fabbri" w:date="2024-09-18T11:53:00Z">
        <w:r w:rsidRPr="00063942">
          <w:t>Fairchild, A.J. and McDaniel, H.L., 2017. Best (but oft-forgotten) practices: mediation analysis. </w:t>
        </w:r>
        <w:r w:rsidRPr="00063942">
          <w:rPr>
            <w:rPrChange w:id="305" w:author="Lorenzo Fabbri" w:date="2024-09-18T11:53:00Z" w16du:dateUtc="2024-09-18T09:53:00Z">
              <w:rPr>
                <w:i/>
                <w:iCs/>
              </w:rPr>
            </w:rPrChange>
          </w:rPr>
          <w:t>The American journal of clinical nutrition</w:t>
        </w:r>
        <w:r w:rsidRPr="00063942">
          <w:t> </w:t>
        </w:r>
        <w:r w:rsidRPr="00063942">
          <w:rPr>
            <w:rPrChange w:id="306" w:author="Lorenzo Fabbri" w:date="2024-09-18T11:53:00Z" w16du:dateUtc="2024-09-18T09:53:00Z">
              <w:rPr>
                <w:i/>
                <w:iCs/>
              </w:rPr>
            </w:rPrChange>
          </w:rPr>
          <w:t>105</w:t>
        </w:r>
        <w:r w:rsidRPr="00063942">
          <w:t>, 1259-1271.</w:t>
        </w:r>
      </w:ins>
      <w:ins w:id="307" w:author="Lorenzo Fabbri" w:date="2024-09-18T11:53:00Z" w16du:dateUtc="2024-09-18T09:53:00Z">
        <w:r>
          <w:t xml:space="preserve"> </w:t>
        </w:r>
        <w:r w:rsidRPr="00063942">
          <w:t>https://doi.org/10.3945/ajcn.117.152546</w:t>
        </w:r>
      </w:ins>
    </w:p>
    <w:p w14:paraId="790E2C30" w14:textId="77777777" w:rsidR="00066508" w:rsidRDefault="00000000">
      <w:pPr>
        <w:pStyle w:val="Bibliography"/>
      </w:pPr>
      <w:bookmarkStart w:id="308"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2">
        <w:r w:rsidR="00066508">
          <w:rPr>
            <w:rStyle w:val="Hyperlink"/>
          </w:rPr>
          <w:t>https://doi.org/10.1037/neu0000085</w:t>
        </w:r>
      </w:hyperlink>
      <w:bookmarkEnd w:id="308"/>
    </w:p>
    <w:p w14:paraId="2FC22E77" w14:textId="77777777" w:rsidR="00066508" w:rsidRPr="00DA0AFC" w:rsidRDefault="00000000">
      <w:pPr>
        <w:pStyle w:val="Bibliography"/>
        <w:rPr>
          <w:lang w:val="es-ES"/>
        </w:rPr>
      </w:pPr>
      <w:bookmarkStart w:id="309" w:name="ref-FurlongHerringBuckley%3A2017"/>
      <w:r>
        <w:t xml:space="preserve">Furlong, M.A., Herring, A., Buckley, J.P., Goldman, B.D., Daniels, J.L., Engel, L.S., Wolff, M.S., Chen, J., </w:t>
      </w:r>
      <w:proofErr w:type="spellStart"/>
      <w:r>
        <w:t>Wetmur</w:t>
      </w:r>
      <w:proofErr w:type="spellEnd"/>
      <w:r>
        <w:t xml:space="preserve">, J., Barr, D.B., Engel, S.M., 2017. Prenatal exposure to </w:t>
      </w:r>
      <w:r>
        <w:lastRenderedPageBreak/>
        <w:t xml:space="preserve">organophosphorus pesticides and childhood neurodevelopmental phenotypes. Environmental Research 158, 737–747. </w:t>
      </w:r>
      <w:hyperlink r:id="rId13">
        <w:r w:rsidR="00066508" w:rsidRPr="00DA0AFC">
          <w:rPr>
            <w:rStyle w:val="Hyperlink"/>
            <w:lang w:val="es-ES"/>
          </w:rPr>
          <w:t>https://doi.org/10.1016/j.envres.2017.07.023</w:t>
        </w:r>
      </w:hyperlink>
      <w:bookmarkEnd w:id="309"/>
    </w:p>
    <w:p w14:paraId="477D5CD4" w14:textId="77777777" w:rsidR="00066508" w:rsidRPr="00DA0AFC" w:rsidRDefault="00000000">
      <w:pPr>
        <w:pStyle w:val="Bibliography"/>
        <w:rPr>
          <w:lang w:val="es-ES"/>
        </w:rPr>
      </w:pPr>
      <w:bookmarkStart w:id="310"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r w:rsidR="00066508">
        <w:fldChar w:fldCharType="begin"/>
      </w:r>
      <w:r w:rsidR="00066508" w:rsidRPr="00572819">
        <w:rPr>
          <w:lang w:val="es-ES"/>
          <w:rPrChange w:id="311" w:author="Lorenzo Fabbri" w:date="2024-09-18T09:51:00Z" w16du:dateUtc="2024-09-18T07:51:00Z">
            <w:rPr/>
          </w:rPrChange>
        </w:rPr>
        <w:instrText>HYPERLINK "https://doi.org/10.1016/j.envint.2021.106614" \h</w:instrText>
      </w:r>
      <w:r w:rsidR="00066508">
        <w:fldChar w:fldCharType="separate"/>
      </w:r>
      <w:r w:rsidR="00066508" w:rsidRPr="00DA0AFC">
        <w:rPr>
          <w:rStyle w:val="Hyperlink"/>
          <w:lang w:val="es-ES"/>
        </w:rPr>
        <w:t>https://doi.org/10.1016/j.envint.2021.106614</w:t>
      </w:r>
      <w:r w:rsidR="00066508">
        <w:rPr>
          <w:rStyle w:val="Hyperlink"/>
          <w:lang w:val="es-ES"/>
        </w:rPr>
        <w:fldChar w:fldCharType="end"/>
      </w:r>
      <w:bookmarkEnd w:id="310"/>
    </w:p>
    <w:p w14:paraId="2F5F0370" w14:textId="77777777" w:rsidR="00066508" w:rsidRDefault="00000000">
      <w:pPr>
        <w:pStyle w:val="Bibliography"/>
      </w:pPr>
      <w:bookmarkStart w:id="312"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4">
        <w:r w:rsidR="00066508">
          <w:rPr>
            <w:rStyle w:val="Hyperlink"/>
          </w:rPr>
          <w:t>https://doi.org/10.1016/j.envint.2022.107284</w:t>
        </w:r>
      </w:hyperlink>
      <w:bookmarkEnd w:id="312"/>
    </w:p>
    <w:p w14:paraId="6B13B208" w14:textId="77777777" w:rsidR="00066508" w:rsidRPr="00DA0AFC" w:rsidRDefault="00000000">
      <w:pPr>
        <w:pStyle w:val="Bibliography"/>
        <w:rPr>
          <w:lang w:val="es-ES"/>
        </w:rPr>
      </w:pPr>
      <w:bookmarkStart w:id="313" w:name="ref-Gomez-GomezPozo%3A2020"/>
      <w:r>
        <w:t xml:space="preserve">Gomez-Gomez, A., </w:t>
      </w:r>
      <w:proofErr w:type="spellStart"/>
      <w:r>
        <w:t>Pozo</w:t>
      </w:r>
      <w:proofErr w:type="spellEnd"/>
      <w:r>
        <w:t xml:space="preserve">, O.J., 2020. 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r w:rsidR="00066508">
        <w:fldChar w:fldCharType="begin"/>
      </w:r>
      <w:r w:rsidR="00066508" w:rsidRPr="00572819">
        <w:rPr>
          <w:lang w:val="es-ES"/>
          <w:rPrChange w:id="314" w:author="Lorenzo Fabbri" w:date="2024-09-18T09:51:00Z" w16du:dateUtc="2024-09-18T07:51:00Z">
            <w:rPr/>
          </w:rPrChange>
        </w:rPr>
        <w:instrText>HYPERLINK "https://doi.org/10.1016/j.chroma.2020.461179" \h</w:instrText>
      </w:r>
      <w:r w:rsidR="00066508">
        <w:fldChar w:fldCharType="separate"/>
      </w:r>
      <w:r w:rsidR="00066508" w:rsidRPr="00DA0AFC">
        <w:rPr>
          <w:rStyle w:val="Hyperlink"/>
          <w:lang w:val="es-ES"/>
        </w:rPr>
        <w:t>https://doi.org/10.1016/j.chroma.2020.461179</w:t>
      </w:r>
      <w:r w:rsidR="00066508">
        <w:rPr>
          <w:rStyle w:val="Hyperlink"/>
          <w:lang w:val="es-ES"/>
        </w:rPr>
        <w:fldChar w:fldCharType="end"/>
      </w:r>
      <w:bookmarkEnd w:id="313"/>
    </w:p>
    <w:p w14:paraId="6DA1CEA5" w14:textId="77777777" w:rsidR="00066508" w:rsidRDefault="00000000">
      <w:pPr>
        <w:pStyle w:val="Bibliography"/>
      </w:pPr>
      <w:bookmarkStart w:id="315"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5">
        <w:r w:rsidR="00066508">
          <w:rPr>
            <w:rStyle w:val="Hyperlink"/>
          </w:rPr>
          <w:t>https://doi.org/10.1016/j.envint.2015.09.019</w:t>
        </w:r>
      </w:hyperlink>
      <w:bookmarkEnd w:id="315"/>
    </w:p>
    <w:p w14:paraId="738185CD" w14:textId="77777777" w:rsidR="00066508" w:rsidRDefault="00000000">
      <w:pPr>
        <w:pStyle w:val="Bibliography"/>
      </w:pPr>
      <w:bookmarkStart w:id="316" w:name="ref-GrandjeanLandrigan%3A2014"/>
      <w:proofErr w:type="spellStart"/>
      <w:r>
        <w:lastRenderedPageBreak/>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16">
        <w:r w:rsidR="00066508">
          <w:rPr>
            <w:rStyle w:val="Hyperlink"/>
          </w:rPr>
          <w:t>https://doi.org/10.1016/S1474-4422(13)70278-3</w:t>
        </w:r>
      </w:hyperlink>
      <w:bookmarkEnd w:id="316"/>
    </w:p>
    <w:p w14:paraId="4AF6FF09" w14:textId="77777777" w:rsidR="00066508" w:rsidRDefault="00000000">
      <w:pPr>
        <w:pStyle w:val="Bibliography"/>
        <w:rPr>
          <w:ins w:id="317" w:author="Lorenzo Fabbri" w:date="2024-09-18T10:26:00Z" w16du:dateUtc="2024-09-18T08:26:00Z"/>
          <w:rStyle w:val="Hyperlink"/>
        </w:rPr>
      </w:pPr>
      <w:bookmarkStart w:id="318" w:name="Xd30c40380c9e99bac70b7fa3b0ada5ae8dec3e4"/>
      <w:proofErr w:type="spellStart"/>
      <w:r w:rsidRPr="00572819">
        <w:rPr>
          <w:lang w:val="es-ES"/>
        </w:rPr>
        <w:t>Grazuleviciene</w:t>
      </w:r>
      <w:proofErr w:type="spellEnd"/>
      <w:r w:rsidRPr="00572819">
        <w:rPr>
          <w:lang w:val="es-ES"/>
        </w:rPr>
        <w:t xml:space="preserve">, R., </w:t>
      </w:r>
      <w:proofErr w:type="spellStart"/>
      <w:r w:rsidRPr="00572819">
        <w:rPr>
          <w:lang w:val="es-ES"/>
        </w:rPr>
        <w:t>Danileviciute</w:t>
      </w:r>
      <w:proofErr w:type="spellEnd"/>
      <w:r w:rsidRPr="00572819">
        <w:rPr>
          <w:lang w:val="es-ES"/>
        </w:rPr>
        <w:t xml:space="preserve">, A., </w:t>
      </w:r>
      <w:proofErr w:type="spellStart"/>
      <w:r w:rsidRPr="00572819">
        <w:rPr>
          <w:lang w:val="es-ES"/>
        </w:rPr>
        <w:t>Nadisauskiene</w:t>
      </w:r>
      <w:proofErr w:type="spellEnd"/>
      <w:r w:rsidRPr="00572819">
        <w:rPr>
          <w:lang w:val="es-ES"/>
        </w:rPr>
        <w:t xml:space="preserve">, R., </w:t>
      </w:r>
      <w:proofErr w:type="spellStart"/>
      <w:r w:rsidRPr="00572819">
        <w:rPr>
          <w:lang w:val="es-ES"/>
        </w:rPr>
        <w:t>Vencloviene</w:t>
      </w:r>
      <w:proofErr w:type="spellEnd"/>
      <w:r w:rsidRPr="00572819">
        <w:rPr>
          <w:lang w:val="es-ES"/>
        </w:rPr>
        <w:t xml:space="preserve">, J., 2009. </w:t>
      </w:r>
      <w:r>
        <w:t xml:space="preserve">Maternal </w:t>
      </w:r>
      <w:proofErr w:type="gramStart"/>
      <w:r>
        <w:t>Smoking,GSTM</w:t>
      </w:r>
      <w:proofErr w:type="gramEnd"/>
      <w:r>
        <w:t xml:space="preserve">1 and GSTT1 Polymorphism and Susceptibility to Adverse Pregnancy Outcomes. International Journal of Environmental Research and Public Health 6, 1282–1297. </w:t>
      </w:r>
      <w:hyperlink r:id="rId17">
        <w:r w:rsidR="00066508">
          <w:rPr>
            <w:rStyle w:val="Hyperlink"/>
          </w:rPr>
          <w:t>https://doi.org/10.3390/ijerph6031282</w:t>
        </w:r>
      </w:hyperlink>
      <w:bookmarkEnd w:id="318"/>
    </w:p>
    <w:p w14:paraId="41A6C134" w14:textId="433D22D9" w:rsidR="00202E40" w:rsidRDefault="00202E40" w:rsidP="00202E40">
      <w:pPr>
        <w:spacing w:line="480" w:lineRule="auto"/>
        <w:pPrChange w:id="319" w:author="Lorenzo Fabbri" w:date="2024-09-18T10:27:00Z" w16du:dateUtc="2024-09-18T08:27:00Z">
          <w:pPr>
            <w:pStyle w:val="Bibliography"/>
          </w:pPr>
        </w:pPrChange>
      </w:pPr>
      <w:ins w:id="320" w:author="Lorenzo Fabbri" w:date="2024-09-18T10:26:00Z" w16du:dateUtc="2024-09-18T08:26:00Z">
        <w:r w:rsidRPr="00202E40">
          <w:t>Greenland, S</w:t>
        </w:r>
      </w:ins>
      <w:ins w:id="321" w:author="Lorenzo Fabbri" w:date="2024-09-18T10:27:00Z" w16du:dateUtc="2024-09-18T08:27:00Z">
        <w:r>
          <w:t>.,</w:t>
        </w:r>
      </w:ins>
      <w:ins w:id="322" w:author="Lorenzo Fabbri" w:date="2024-09-18T10:26:00Z" w16du:dateUtc="2024-09-18T08:26:00Z">
        <w:r w:rsidRPr="00202E40">
          <w:t xml:space="preserve"> Pearl, J</w:t>
        </w:r>
      </w:ins>
      <w:ins w:id="323" w:author="Lorenzo Fabbri" w:date="2024-09-18T10:27:00Z" w16du:dateUtc="2024-09-18T08:27:00Z">
        <w:r>
          <w:t>.,</w:t>
        </w:r>
      </w:ins>
      <w:ins w:id="324" w:author="Lorenzo Fabbri" w:date="2024-09-18T10:26:00Z" w16du:dateUtc="2024-09-18T08:26:00Z">
        <w:r w:rsidRPr="00202E40">
          <w:t xml:space="preserve"> Robins, J</w:t>
        </w:r>
      </w:ins>
      <w:ins w:id="325" w:author="Lorenzo Fabbri" w:date="2024-09-18T10:27:00Z" w16du:dateUtc="2024-09-18T08:27:00Z">
        <w:r>
          <w:t>,</w:t>
        </w:r>
      </w:ins>
      <w:ins w:id="326" w:author="Lorenzo Fabbri" w:date="2024-09-18T10:26:00Z" w16du:dateUtc="2024-09-18T08:26:00Z">
        <w:r w:rsidRPr="00202E40">
          <w:t xml:space="preserve"> M.</w:t>
        </w:r>
      </w:ins>
      <w:ins w:id="327" w:author="Lorenzo Fabbri" w:date="2024-09-18T10:28:00Z" w16du:dateUtc="2024-09-18T08:28:00Z">
        <w:r>
          <w:t>, 1999</w:t>
        </w:r>
      </w:ins>
      <w:ins w:id="328" w:author="Lorenzo Fabbri" w:date="2024-09-18T10:26:00Z" w16du:dateUtc="2024-09-18T08:26:00Z">
        <w:r w:rsidRPr="00202E40">
          <w:t>. Causal Diagrams for Epidemiologic Research. Epidemiology 10</w:t>
        </w:r>
      </w:ins>
      <w:ins w:id="329" w:author="Lorenzo Fabbri" w:date="2024-09-18T10:28:00Z" w16du:dateUtc="2024-09-18T08:28:00Z">
        <w:r>
          <w:t xml:space="preserve">, </w:t>
        </w:r>
      </w:ins>
      <w:ins w:id="330" w:author="Lorenzo Fabbri" w:date="2024-09-18T10:26:00Z" w16du:dateUtc="2024-09-18T08:26:00Z">
        <w:r w:rsidRPr="00202E40">
          <w:t>37-48.</w:t>
        </w:r>
      </w:ins>
      <w:ins w:id="331" w:author="Lorenzo Fabbri" w:date="2024-09-18T10:30:00Z" w16du:dateUtc="2024-09-18T08:30:00Z">
        <w:r>
          <w:t xml:space="preserve"> </w:t>
        </w:r>
      </w:ins>
      <w:ins w:id="332" w:author="Lorenzo Fabbri" w:date="2024-09-18T10:30:00Z">
        <w:r w:rsidRPr="00202E40">
          <w:fldChar w:fldCharType="begin"/>
        </w:r>
      </w:ins>
      <w:ins w:id="333" w:author="Lorenzo Fabbri" w:date="2024-09-18T10:30:00Z" w16du:dateUtc="2024-09-18T08:30:00Z">
        <w:r>
          <w:instrText>HYPERLINK "http://dx.doi.org/10.1097/00001648-199901000-00008"</w:instrText>
        </w:r>
      </w:ins>
      <w:ins w:id="334" w:author="Lorenzo Fabbri" w:date="2024-09-18T10:30:00Z">
        <w:r w:rsidRPr="00202E40">
          <w:fldChar w:fldCharType="separate"/>
        </w:r>
        <w:r w:rsidRPr="00202E40">
          <w:rPr>
            <w:rStyle w:val="Hyperlink"/>
          </w:rPr>
          <w:t>http://dx.doi.org/10.1097/00001648-199901000-00008</w:t>
        </w:r>
      </w:ins>
      <w:ins w:id="335" w:author="Lorenzo Fabbri" w:date="2024-09-18T10:30:00Z" w16du:dateUtc="2024-09-18T08:30:00Z">
        <w:r w:rsidRPr="00202E40">
          <w:fldChar w:fldCharType="end"/>
        </w:r>
      </w:ins>
    </w:p>
    <w:p w14:paraId="00A2D5F6" w14:textId="77777777" w:rsidR="00066508" w:rsidRDefault="00000000">
      <w:pPr>
        <w:pStyle w:val="Bibliography"/>
      </w:pPr>
      <w:bookmarkStart w:id="336" w:name="ref-Greifer%3A2023"/>
      <w:proofErr w:type="spellStart"/>
      <w:r>
        <w:t>Greifer</w:t>
      </w:r>
      <w:proofErr w:type="spellEnd"/>
      <w:r>
        <w:t>, N., 2023a. Cobalt: Covariate balance tables and plots.</w:t>
      </w:r>
      <w:bookmarkEnd w:id="336"/>
    </w:p>
    <w:p w14:paraId="01F7021B" w14:textId="77777777" w:rsidR="00066508" w:rsidRDefault="00000000">
      <w:pPr>
        <w:pStyle w:val="Bibliography"/>
      </w:pPr>
      <w:bookmarkStart w:id="337"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337"/>
    </w:p>
    <w:p w14:paraId="7C188113" w14:textId="77777777" w:rsidR="00066508" w:rsidRDefault="00000000">
      <w:pPr>
        <w:pStyle w:val="Bibliography"/>
      </w:pPr>
      <w:bookmarkStart w:id="338"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18">
        <w:r w:rsidR="00066508">
          <w:rPr>
            <w:rStyle w:val="Hyperlink"/>
          </w:rPr>
          <w:t>https://doi.org/10.1093/ije/dyr054</w:t>
        </w:r>
      </w:hyperlink>
      <w:bookmarkEnd w:id="338"/>
    </w:p>
    <w:p w14:paraId="531CB53D" w14:textId="77777777" w:rsidR="00066508" w:rsidRDefault="00000000">
      <w:pPr>
        <w:pStyle w:val="Bibliography"/>
      </w:pPr>
      <w:bookmarkStart w:id="339"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w:t>
      </w:r>
      <w:r>
        <w:lastRenderedPageBreak/>
        <w:t xml:space="preserve">European mother-child cohorts. Environment International 121, 751–763. </w:t>
      </w:r>
      <w:hyperlink r:id="rId19">
        <w:r w:rsidR="00066508">
          <w:rPr>
            <w:rStyle w:val="Hyperlink"/>
          </w:rPr>
          <w:t>https://doi.org/10.1016/j.envint.2018.09.056</w:t>
        </w:r>
      </w:hyperlink>
      <w:bookmarkEnd w:id="339"/>
    </w:p>
    <w:p w14:paraId="0F61D5EE" w14:textId="77777777" w:rsidR="00066508" w:rsidRDefault="00000000">
      <w:pPr>
        <w:pStyle w:val="Bibliography"/>
      </w:pPr>
      <w:bookmarkStart w:id="340"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0">
        <w:r w:rsidR="00066508">
          <w:rPr>
            <w:rStyle w:val="Hyperlink"/>
          </w:rPr>
          <w:t>https://doi.org/10.1093/ije/dyv151</w:t>
        </w:r>
      </w:hyperlink>
      <w:bookmarkEnd w:id="340"/>
    </w:p>
    <w:p w14:paraId="3758CD19" w14:textId="77777777" w:rsidR="00066508" w:rsidRDefault="00000000">
      <w:pPr>
        <w:pStyle w:val="Bibliography"/>
      </w:pPr>
      <w:bookmarkStart w:id="341"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1">
        <w:r w:rsidR="00066508">
          <w:rPr>
            <w:rStyle w:val="Hyperlink"/>
          </w:rPr>
          <w:t>https://doi.org/10.1371/journal.pone.0131910</w:t>
        </w:r>
      </w:hyperlink>
      <w:bookmarkEnd w:id="341"/>
    </w:p>
    <w:p w14:paraId="64C1166A" w14:textId="77777777" w:rsidR="00066508" w:rsidRDefault="00000000">
      <w:pPr>
        <w:pStyle w:val="Bibliography"/>
      </w:pPr>
      <w:bookmarkStart w:id="342"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2">
        <w:r w:rsidR="00066508">
          <w:rPr>
            <w:rStyle w:val="Hyperlink"/>
          </w:rPr>
          <w:t>https://doi.org/10.1016/j.envres.2017.03.016</w:t>
        </w:r>
      </w:hyperlink>
      <w:bookmarkEnd w:id="342"/>
    </w:p>
    <w:p w14:paraId="5E85D4A5" w14:textId="77777777" w:rsidR="00066508" w:rsidRDefault="00000000">
      <w:pPr>
        <w:pStyle w:val="Bibliography"/>
      </w:pPr>
      <w:bookmarkStart w:id="343" w:name="ref-HulingGreiferChen%3A2023"/>
      <w:proofErr w:type="spellStart"/>
      <w:r>
        <w:lastRenderedPageBreak/>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3">
        <w:r w:rsidR="00066508">
          <w:rPr>
            <w:rStyle w:val="Hyperlink"/>
          </w:rPr>
          <w:t>https://doi.org/10.1080/01621459.2023.2213485</w:t>
        </w:r>
      </w:hyperlink>
      <w:bookmarkEnd w:id="343"/>
    </w:p>
    <w:p w14:paraId="4F3BAC9C" w14:textId="77777777" w:rsidR="00066508" w:rsidRDefault="00000000">
      <w:pPr>
        <w:pStyle w:val="Bibliography"/>
      </w:pPr>
      <w:bookmarkStart w:id="344"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years – Polish Mother and Child Cohort. Environmental Research 177, 108626. </w:t>
      </w:r>
      <w:hyperlink r:id="rId24">
        <w:r w:rsidR="00066508">
          <w:rPr>
            <w:rStyle w:val="Hyperlink"/>
          </w:rPr>
          <w:t>https://doi.org/10.1016/j.envres.2019.108626</w:t>
        </w:r>
      </w:hyperlink>
      <w:bookmarkEnd w:id="344"/>
    </w:p>
    <w:p w14:paraId="3F59C160" w14:textId="77777777" w:rsidR="00066508" w:rsidRDefault="00000000">
      <w:pPr>
        <w:pStyle w:val="Bibliography"/>
      </w:pPr>
      <w:bookmarkStart w:id="345"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5">
        <w:r w:rsidR="00066508">
          <w:rPr>
            <w:rStyle w:val="Hyperlink"/>
          </w:rPr>
          <w:t>https://doi.org/10.1289/EHP5838</w:t>
        </w:r>
      </w:hyperlink>
      <w:bookmarkEnd w:id="345"/>
    </w:p>
    <w:p w14:paraId="715C5E82" w14:textId="77777777" w:rsidR="00066508" w:rsidRDefault="00000000">
      <w:pPr>
        <w:pStyle w:val="Bibliography"/>
      </w:pPr>
      <w:bookmarkStart w:id="346" w:name="ref-KimLeeMoon%3A2018"/>
      <w:r>
        <w:t xml:space="preserve">Kim, J.H., Lee, J., Moon, H.-B., Park, J., Choi, K., Kim, S.K., Kim, S., 2018. Association of phthalate exposures with urinary free cortisol and 8-hydroxy-2’-deoxyguanosine in early childhood. Science of The Total Environment 627, 506–513. </w:t>
      </w:r>
      <w:hyperlink r:id="rId26">
        <w:r w:rsidR="00066508">
          <w:rPr>
            <w:rStyle w:val="Hyperlink"/>
          </w:rPr>
          <w:t>https://doi.org/10.1016/j.scitotenv.2018.01.125</w:t>
        </w:r>
      </w:hyperlink>
      <w:bookmarkEnd w:id="346"/>
    </w:p>
    <w:p w14:paraId="7FA28ADF" w14:textId="77777777" w:rsidR="00066508" w:rsidRDefault="00000000">
      <w:pPr>
        <w:pStyle w:val="Bibliography"/>
      </w:pPr>
      <w:bookmarkStart w:id="347" w:name="ref-KimHongShin%3A2017"/>
      <w:r>
        <w:t xml:space="preserve">Kim, J.I., Hong, Y.-C., Shin, C.H., Lee, Y.A., Lim, Y.-H., Kim, B.-N., 2017. The effects of maternal and children phthalate exposure on the neurocognitive function of 6-year-old children. Environmental Research 156, 519–525. </w:t>
      </w:r>
      <w:hyperlink r:id="rId27">
        <w:r w:rsidR="00066508">
          <w:rPr>
            <w:rStyle w:val="Hyperlink"/>
          </w:rPr>
          <w:t>https://doi.org/10.1016/j.envres.2017.04.003</w:t>
        </w:r>
      </w:hyperlink>
      <w:bookmarkEnd w:id="347"/>
    </w:p>
    <w:p w14:paraId="19B69190" w14:textId="77777777" w:rsidR="00066508" w:rsidRDefault="00000000">
      <w:pPr>
        <w:pStyle w:val="Bibliography"/>
      </w:pPr>
      <w:bookmarkStart w:id="348" w:name="ref-KowarikTempl%3A2016"/>
      <w:proofErr w:type="spellStart"/>
      <w:r>
        <w:lastRenderedPageBreak/>
        <w:t>Kowarik</w:t>
      </w:r>
      <w:proofErr w:type="spellEnd"/>
      <w:r>
        <w:t xml:space="preserve">, A., </w:t>
      </w:r>
      <w:proofErr w:type="spellStart"/>
      <w:r>
        <w:t>Templ</w:t>
      </w:r>
      <w:proofErr w:type="spellEnd"/>
      <w:r>
        <w:t xml:space="preserve">, M., 2016. Imputation with the R Package VIM. Journal of Statistical Software 74, 1–16. </w:t>
      </w:r>
      <w:hyperlink r:id="rId28">
        <w:r w:rsidR="00066508">
          <w:rPr>
            <w:rStyle w:val="Hyperlink"/>
          </w:rPr>
          <w:t>https://doi.org/10.18637/jss.v074.i07</w:t>
        </w:r>
      </w:hyperlink>
      <w:bookmarkEnd w:id="348"/>
    </w:p>
    <w:p w14:paraId="0BFB013B" w14:textId="77777777" w:rsidR="00066508" w:rsidRDefault="00000000">
      <w:pPr>
        <w:pStyle w:val="Bibliography"/>
      </w:pPr>
      <w:bookmarkStart w:id="349" w:name="ref-lazar2015imputelcmd"/>
      <w:r>
        <w:t xml:space="preserve">Lazar, C., 2015. </w:t>
      </w:r>
      <w:proofErr w:type="spellStart"/>
      <w:r>
        <w:t>imputeLCMD</w:t>
      </w:r>
      <w:proofErr w:type="spellEnd"/>
      <w:r>
        <w:t>: A collection of methods for left-censored missing data imputation. R package, version 2.</w:t>
      </w:r>
      <w:bookmarkEnd w:id="349"/>
    </w:p>
    <w:p w14:paraId="376AE596" w14:textId="77777777" w:rsidR="00066508" w:rsidRDefault="00000000">
      <w:pPr>
        <w:pStyle w:val="Bibliography"/>
      </w:pPr>
      <w:bookmarkStart w:id="350"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cognitive abilities. Environmental Research 172, 604–614. </w:t>
      </w:r>
      <w:hyperlink r:id="rId29">
        <w:r w:rsidR="00066508">
          <w:rPr>
            <w:rStyle w:val="Hyperlink"/>
          </w:rPr>
          <w:t>https://doi.org/10.1016/j.envres.2019.03.009</w:t>
        </w:r>
      </w:hyperlink>
      <w:bookmarkEnd w:id="350"/>
    </w:p>
    <w:p w14:paraId="1AF68B54" w14:textId="77777777" w:rsidR="00066508" w:rsidRDefault="00000000">
      <w:pPr>
        <w:pStyle w:val="Bibliography"/>
      </w:pPr>
      <w:bookmarkStart w:id="351"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0">
        <w:r w:rsidR="00066508">
          <w:rPr>
            <w:rStyle w:val="Hyperlink"/>
          </w:rPr>
          <w:t>https://doi.org/10.1016/j.envpol.2017.12.056</w:t>
        </w:r>
      </w:hyperlink>
      <w:bookmarkEnd w:id="351"/>
    </w:p>
    <w:p w14:paraId="7F4BD533" w14:textId="77777777" w:rsidR="00066508" w:rsidRDefault="00000000">
      <w:pPr>
        <w:pStyle w:val="Bibliography"/>
      </w:pPr>
      <w:bookmarkStart w:id="352"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1">
        <w:r w:rsidR="00066508">
          <w:rPr>
            <w:rStyle w:val="Hyperlink"/>
          </w:rPr>
          <w:t>https://doi.org/10.21105/joss.03139</w:t>
        </w:r>
      </w:hyperlink>
      <w:bookmarkEnd w:id="352"/>
    </w:p>
    <w:p w14:paraId="1B3F14DE" w14:textId="77777777" w:rsidR="00066508" w:rsidRDefault="00000000">
      <w:pPr>
        <w:pStyle w:val="Bibliography"/>
      </w:pPr>
      <w:bookmarkStart w:id="353"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2">
        <w:r w:rsidR="00066508">
          <w:rPr>
            <w:rStyle w:val="Hyperlink"/>
          </w:rPr>
          <w:t>https://doi.org/10.1038/nrn2639</w:t>
        </w:r>
      </w:hyperlink>
      <w:bookmarkEnd w:id="353"/>
    </w:p>
    <w:p w14:paraId="5E104E8E" w14:textId="77777777" w:rsidR="00066508" w:rsidRDefault="00000000">
      <w:pPr>
        <w:pStyle w:val="Bibliography"/>
      </w:pPr>
      <w:bookmarkStart w:id="354" w:name="ref-MaLianDong%3A2011"/>
      <w:r>
        <w:lastRenderedPageBreak/>
        <w:t xml:space="preserve">Ma, X., Lian, Q.-Q., Dong, Q., Ge, R.-S., 2011. Environmental inhibitors of 11β-hydroxysteroid dehydrogenase type 2. Toxicology 285, 83–89. </w:t>
      </w:r>
      <w:hyperlink r:id="rId33">
        <w:r w:rsidR="00066508">
          <w:rPr>
            <w:rStyle w:val="Hyperlink"/>
          </w:rPr>
          <w:t>https://doi.org/10.1016/j.tox.2011.04.007</w:t>
        </w:r>
      </w:hyperlink>
      <w:bookmarkEnd w:id="354"/>
    </w:p>
    <w:p w14:paraId="32A2897C" w14:textId="77777777" w:rsidR="00066508" w:rsidRDefault="00000000">
      <w:pPr>
        <w:pStyle w:val="Bibliography"/>
        <w:rPr>
          <w:ins w:id="355" w:author="Lorenzo Fabbri" w:date="2024-09-18T14:32:00Z" w16du:dateUtc="2024-09-18T12:32:00Z"/>
          <w:rStyle w:val="Hyperlink"/>
        </w:rPr>
      </w:pPr>
      <w:bookmarkStart w:id="356"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4">
        <w:r w:rsidR="00066508">
          <w:rPr>
            <w:rStyle w:val="Hyperlink"/>
          </w:rPr>
          <w:t>https://doi.org/10.1093/ije/dyl170</w:t>
        </w:r>
      </w:hyperlink>
      <w:bookmarkEnd w:id="356"/>
    </w:p>
    <w:p w14:paraId="530368DB" w14:textId="223D43A2" w:rsidR="004F446A" w:rsidRDefault="004F446A">
      <w:pPr>
        <w:pStyle w:val="Bibliography"/>
      </w:pPr>
      <w:ins w:id="357" w:author="Lorenzo Fabbri" w:date="2024-09-18T14:32:00Z">
        <w:r w:rsidRPr="004F446A">
          <w:t xml:space="preserve">Mah, V.K. and Ford-Jones, E.L., 2012. Spotlight on middle childhood: Rejuvenating the ‘forgotten </w:t>
        </w:r>
        <w:proofErr w:type="gramStart"/>
        <w:r w:rsidRPr="004F446A">
          <w:t>years’</w:t>
        </w:r>
        <w:proofErr w:type="gramEnd"/>
        <w:r w:rsidRPr="004F446A">
          <w:t>. </w:t>
        </w:r>
        <w:proofErr w:type="spellStart"/>
        <w:r w:rsidRPr="004F446A">
          <w:rPr>
            <w:rPrChange w:id="358" w:author="Lorenzo Fabbri" w:date="2024-09-18T14:33:00Z" w16du:dateUtc="2024-09-18T12:33:00Z">
              <w:rPr>
                <w:i/>
                <w:iCs/>
              </w:rPr>
            </w:rPrChange>
          </w:rPr>
          <w:t>Paediatrics</w:t>
        </w:r>
        <w:proofErr w:type="spellEnd"/>
        <w:r w:rsidRPr="004F446A">
          <w:rPr>
            <w:rPrChange w:id="359" w:author="Lorenzo Fabbri" w:date="2024-09-18T14:33:00Z" w16du:dateUtc="2024-09-18T12:33:00Z">
              <w:rPr>
                <w:i/>
                <w:iCs/>
              </w:rPr>
            </w:rPrChange>
          </w:rPr>
          <w:t xml:space="preserve"> &amp; child health</w:t>
        </w:r>
      </w:ins>
      <w:ins w:id="360" w:author="Lorenzo Fabbri" w:date="2024-09-18T14:33:00Z" w16du:dateUtc="2024-09-18T12:33:00Z">
        <w:r>
          <w:t xml:space="preserve"> </w:t>
        </w:r>
      </w:ins>
      <w:ins w:id="361" w:author="Lorenzo Fabbri" w:date="2024-09-18T14:32:00Z">
        <w:r w:rsidRPr="004F446A">
          <w:rPr>
            <w:rPrChange w:id="362" w:author="Lorenzo Fabbri" w:date="2024-09-18T14:33:00Z" w16du:dateUtc="2024-09-18T12:33:00Z">
              <w:rPr>
                <w:i/>
                <w:iCs/>
              </w:rPr>
            </w:rPrChange>
          </w:rPr>
          <w:t>17</w:t>
        </w:r>
        <w:r w:rsidRPr="004F446A">
          <w:t>, 81-83.</w:t>
        </w:r>
      </w:ins>
      <w:ins w:id="363" w:author="Lorenzo Fabbri" w:date="2024-09-18T14:33:00Z" w16du:dateUtc="2024-09-18T12:33:00Z">
        <w:r>
          <w:t xml:space="preserve"> </w:t>
        </w:r>
        <w:r w:rsidRPr="004F446A">
          <w:t>https://doi.org/10.1093/pch/17.2.81</w:t>
        </w:r>
      </w:ins>
    </w:p>
    <w:p w14:paraId="2081231B" w14:textId="77777777" w:rsidR="00066508" w:rsidRPr="00DA0AFC" w:rsidRDefault="00000000">
      <w:pPr>
        <w:pStyle w:val="Bibliography"/>
        <w:rPr>
          <w:lang w:val="es-ES"/>
        </w:rPr>
      </w:pPr>
      <w:bookmarkStart w:id="364"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r w:rsidR="00066508">
        <w:fldChar w:fldCharType="begin"/>
      </w:r>
      <w:r w:rsidR="00066508" w:rsidRPr="00572819">
        <w:rPr>
          <w:lang w:val="es-ES"/>
          <w:rPrChange w:id="365" w:author="Lorenzo Fabbri" w:date="2024-09-18T09:51:00Z" w16du:dateUtc="2024-09-18T07:51:00Z">
            <w:rPr/>
          </w:rPrChange>
        </w:rPr>
        <w:instrText>HYPERLINK "https://doi.org/10.1136/bmjopen-2017-021311" \h</w:instrText>
      </w:r>
      <w:r w:rsidR="00066508">
        <w:fldChar w:fldCharType="separate"/>
      </w:r>
      <w:r w:rsidR="00066508" w:rsidRPr="00DA0AFC">
        <w:rPr>
          <w:rStyle w:val="Hyperlink"/>
          <w:lang w:val="es-ES"/>
        </w:rPr>
        <w:t>https://doi.org/10.1136/bmjopen-2017-021311</w:t>
      </w:r>
      <w:r w:rsidR="00066508">
        <w:rPr>
          <w:rStyle w:val="Hyperlink"/>
          <w:lang w:val="es-ES"/>
        </w:rPr>
        <w:fldChar w:fldCharType="end"/>
      </w:r>
      <w:bookmarkEnd w:id="364"/>
    </w:p>
    <w:p w14:paraId="152C7A1C" w14:textId="77777777" w:rsidR="00066508" w:rsidRDefault="00000000">
      <w:pPr>
        <w:pStyle w:val="Bibliography"/>
        <w:rPr>
          <w:ins w:id="366" w:author="Lorenzo Fabbri" w:date="2024-09-18T12:09:00Z" w16du:dateUtc="2024-09-18T10:09:00Z"/>
          <w:rStyle w:val="Hyperlink"/>
        </w:rPr>
      </w:pPr>
      <w:bookmarkStart w:id="367" w:name="ref-MarcosRenauCasals%3A2014"/>
      <w:r w:rsidRPr="00DA0AFC">
        <w:rPr>
          <w:lang w:val="es-ES"/>
        </w:rPr>
        <w:lastRenderedPageBreak/>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35">
        <w:r w:rsidR="00066508">
          <w:rPr>
            <w:rStyle w:val="Hyperlink"/>
          </w:rPr>
          <w:t>https://doi.org/10.1016/j.aca.2013.12.030</w:t>
        </w:r>
      </w:hyperlink>
      <w:bookmarkEnd w:id="367"/>
    </w:p>
    <w:p w14:paraId="77CD279E" w14:textId="769493EA" w:rsidR="00252929" w:rsidRPr="00252929" w:rsidRDefault="00252929">
      <w:pPr>
        <w:pStyle w:val="Bibliography"/>
      </w:pPr>
      <w:proofErr w:type="spellStart"/>
      <w:ins w:id="368" w:author="Lorenzo Fabbri" w:date="2024-09-18T12:09:00Z">
        <w:r w:rsidRPr="00252929">
          <w:t>Naimi</w:t>
        </w:r>
        <w:proofErr w:type="spellEnd"/>
        <w:r w:rsidRPr="00252929">
          <w:t>, A.I., Mishler, A.E.</w:t>
        </w:r>
      </w:ins>
      <w:ins w:id="369" w:author="Lorenzo Fabbri" w:date="2024-09-18T12:09:00Z" w16du:dateUtc="2024-09-18T10:09:00Z">
        <w:r>
          <w:t xml:space="preserve">, </w:t>
        </w:r>
      </w:ins>
      <w:ins w:id="370" w:author="Lorenzo Fabbri" w:date="2024-09-18T12:09:00Z">
        <w:r w:rsidRPr="00252929">
          <w:t>Kennedy, E.H., 2023. Challenges in obtaining valid causal effect estimates with machine learning algorithms. </w:t>
        </w:r>
        <w:r w:rsidRPr="00252929">
          <w:rPr>
            <w:rPrChange w:id="371" w:author="Lorenzo Fabbri" w:date="2024-09-18T12:10:00Z" w16du:dateUtc="2024-09-18T10:10:00Z">
              <w:rPr>
                <w:i/>
                <w:iCs/>
              </w:rPr>
            </w:rPrChange>
          </w:rPr>
          <w:t>American Journal of Epidemiology</w:t>
        </w:r>
      </w:ins>
      <w:ins w:id="372" w:author="Lorenzo Fabbri" w:date="2024-09-18T12:10:00Z" w16du:dateUtc="2024-09-18T10:10:00Z">
        <w:r>
          <w:t xml:space="preserve"> </w:t>
        </w:r>
      </w:ins>
      <w:ins w:id="373" w:author="Lorenzo Fabbri" w:date="2024-09-18T12:09:00Z">
        <w:r w:rsidRPr="00252929">
          <w:rPr>
            <w:rPrChange w:id="374" w:author="Lorenzo Fabbri" w:date="2024-09-18T12:10:00Z" w16du:dateUtc="2024-09-18T10:10:00Z">
              <w:rPr>
                <w:i/>
                <w:iCs/>
              </w:rPr>
            </w:rPrChange>
          </w:rPr>
          <w:t>192</w:t>
        </w:r>
        <w:r w:rsidRPr="00252929">
          <w:t>, 1536-1544.</w:t>
        </w:r>
      </w:ins>
      <w:ins w:id="375" w:author="Lorenzo Fabbri" w:date="2024-09-18T12:10:00Z" w16du:dateUtc="2024-09-18T10:10:00Z">
        <w:r>
          <w:t xml:space="preserve"> </w:t>
        </w:r>
        <w:r w:rsidRPr="00252929">
          <w:t>https://doi.org/10.1093/aje/kwab201</w:t>
        </w:r>
      </w:ins>
    </w:p>
    <w:p w14:paraId="66553998" w14:textId="77777777" w:rsidR="00066508" w:rsidRDefault="00000000">
      <w:pPr>
        <w:pStyle w:val="Bibliography"/>
      </w:pPr>
      <w:bookmarkStart w:id="376"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36">
        <w:r w:rsidR="00066508">
          <w:rPr>
            <w:rStyle w:val="Hyperlink"/>
          </w:rPr>
          <w:t>https://doi.org/10.21203/rs.3.rs-2565914/v1</w:t>
        </w:r>
      </w:hyperlink>
      <w:bookmarkEnd w:id="376"/>
    </w:p>
    <w:p w14:paraId="6E8F699D" w14:textId="77777777" w:rsidR="00066508" w:rsidRDefault="00000000">
      <w:pPr>
        <w:pStyle w:val="Bibliography"/>
      </w:pPr>
      <w:bookmarkStart w:id="377" w:name="ref-PerrierGiorgis-AllemandSlama%3A2016"/>
      <w:r>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37">
        <w:r w:rsidR="00066508">
          <w:rPr>
            <w:rStyle w:val="Hyperlink"/>
          </w:rPr>
          <w:t>https://doi.org/10.1097/EDE.0000000000000460</w:t>
        </w:r>
      </w:hyperlink>
      <w:bookmarkEnd w:id="377"/>
    </w:p>
    <w:p w14:paraId="0ED38D5F" w14:textId="77777777" w:rsidR="00066508" w:rsidRPr="00DA0AFC" w:rsidRDefault="00000000">
      <w:pPr>
        <w:pStyle w:val="Bibliography"/>
        <w:rPr>
          <w:lang w:val="es-ES"/>
        </w:rPr>
      </w:pPr>
      <w:bookmarkStart w:id="378"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r w:rsidR="00066508">
        <w:fldChar w:fldCharType="begin"/>
      </w:r>
      <w:r w:rsidR="00066508" w:rsidRPr="00572819">
        <w:rPr>
          <w:lang w:val="es-ES"/>
          <w:rPrChange w:id="379" w:author="Lorenzo Fabbri" w:date="2024-09-18T09:51:00Z" w16du:dateUtc="2024-09-18T07:51:00Z">
            <w:rPr/>
          </w:rPrChange>
        </w:rPr>
        <w:instrText>HYPERLINK "https://doi.org/10.1186/s12874-020-01105-9" \h</w:instrText>
      </w:r>
      <w:r w:rsidR="00066508">
        <w:fldChar w:fldCharType="separate"/>
      </w:r>
      <w:r w:rsidR="00066508" w:rsidRPr="00DA0AFC">
        <w:rPr>
          <w:rStyle w:val="Hyperlink"/>
          <w:lang w:val="es-ES"/>
        </w:rPr>
        <w:t>https://doi.org/10.1186/s12874-020-01105-9</w:t>
      </w:r>
      <w:r w:rsidR="00066508">
        <w:rPr>
          <w:rStyle w:val="Hyperlink"/>
          <w:lang w:val="es-ES"/>
        </w:rPr>
        <w:fldChar w:fldCharType="end"/>
      </w:r>
      <w:bookmarkEnd w:id="378"/>
    </w:p>
    <w:p w14:paraId="64E32730" w14:textId="77777777" w:rsidR="00066508" w:rsidRPr="00DA0AFC" w:rsidRDefault="00000000">
      <w:pPr>
        <w:pStyle w:val="Bibliography"/>
        <w:rPr>
          <w:lang w:val="es-ES"/>
        </w:rPr>
      </w:pPr>
      <w:bookmarkStart w:id="380" w:name="Xd81cf38a3b251ec377f8aa13b097ea9d0c190e3"/>
      <w:r w:rsidRPr="00DA0AFC">
        <w:rPr>
          <w:lang w:val="es-ES"/>
        </w:rPr>
        <w:lastRenderedPageBreak/>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38">
        <w:r w:rsidR="00066508" w:rsidRPr="00DA0AFC">
          <w:rPr>
            <w:rStyle w:val="Hyperlink"/>
            <w:lang w:val="es-ES"/>
          </w:rPr>
          <w:t>https://doi.org/10.1016/j.envres.2021.111890</w:t>
        </w:r>
      </w:hyperlink>
      <w:bookmarkEnd w:id="380"/>
    </w:p>
    <w:p w14:paraId="796346AF" w14:textId="77777777" w:rsidR="00066508" w:rsidRDefault="00000000">
      <w:pPr>
        <w:pStyle w:val="Bibliography"/>
      </w:pPr>
      <w:bookmarkStart w:id="381"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39">
        <w:r w:rsidR="00066508">
          <w:rPr>
            <w:rStyle w:val="Hyperlink"/>
          </w:rPr>
          <w:t>https://doi.org/10.1016/j.neuro.2019.06.006</w:t>
        </w:r>
      </w:hyperlink>
      <w:bookmarkEnd w:id="381"/>
    </w:p>
    <w:p w14:paraId="709B9724" w14:textId="77777777" w:rsidR="00066508" w:rsidRDefault="00000000">
      <w:pPr>
        <w:pStyle w:val="Bibliography"/>
      </w:pPr>
      <w:bookmarkStart w:id="382"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0">
        <w:r w:rsidR="00066508">
          <w:rPr>
            <w:rStyle w:val="Hyperlink"/>
          </w:rPr>
          <w:t>https://doi.org/10.1016/j.neuropsychologia.2003.12.012</w:t>
        </w:r>
      </w:hyperlink>
      <w:bookmarkEnd w:id="382"/>
    </w:p>
    <w:p w14:paraId="1C022BC1" w14:textId="77777777" w:rsidR="00066508" w:rsidRDefault="00000000">
      <w:pPr>
        <w:pStyle w:val="Bibliography"/>
      </w:pPr>
      <w:bookmarkStart w:id="383"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1">
        <w:r w:rsidR="00066508">
          <w:rPr>
            <w:rStyle w:val="Hyperlink"/>
          </w:rPr>
          <w:t>https://doi.org/10.1093/aje/kwad198</w:t>
        </w:r>
      </w:hyperlink>
      <w:bookmarkEnd w:id="383"/>
    </w:p>
    <w:p w14:paraId="1A553F57" w14:textId="77777777" w:rsidR="00066508" w:rsidRDefault="00000000">
      <w:pPr>
        <w:pStyle w:val="Bibliography"/>
        <w:rPr>
          <w:ins w:id="384" w:author="Lorenzo Fabbri" w:date="2024-09-18T11:26:00Z" w16du:dateUtc="2024-09-18T09:26:00Z"/>
          <w:rStyle w:val="Hyperlink"/>
        </w:rPr>
      </w:pPr>
      <w:bookmarkStart w:id="385" w:name="ref-ShoaffCoullWeuve%3A2020"/>
      <w:proofErr w:type="spellStart"/>
      <w:r>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2">
        <w:r w:rsidR="00066508">
          <w:rPr>
            <w:rStyle w:val="Hyperlink"/>
          </w:rPr>
          <w:t>https://doi.org/10.1001/jamanetworkopen.2020.15041</w:t>
        </w:r>
      </w:hyperlink>
      <w:bookmarkEnd w:id="385"/>
    </w:p>
    <w:p w14:paraId="2C3085D3" w14:textId="6F0A16CF" w:rsidR="006032FC" w:rsidRDefault="006032FC">
      <w:pPr>
        <w:pStyle w:val="Bibliography"/>
      </w:pPr>
      <w:ins w:id="386" w:author="Lorenzo Fabbri" w:date="2024-09-18T11:28:00Z">
        <w:r w:rsidRPr="006032FC">
          <w:t xml:space="preserve">Smith, M.J., </w:t>
        </w:r>
        <w:proofErr w:type="spellStart"/>
        <w:r w:rsidRPr="006032FC">
          <w:t>Mansournia</w:t>
        </w:r>
        <w:proofErr w:type="spellEnd"/>
        <w:r w:rsidRPr="006032FC">
          <w:t xml:space="preserve">, M.A., </w:t>
        </w:r>
        <w:proofErr w:type="spellStart"/>
        <w:r w:rsidRPr="006032FC">
          <w:t>Maringe</w:t>
        </w:r>
        <w:proofErr w:type="spellEnd"/>
        <w:r w:rsidRPr="006032FC">
          <w:t xml:space="preserve">, C., </w:t>
        </w:r>
        <w:proofErr w:type="spellStart"/>
        <w:r w:rsidRPr="006032FC">
          <w:t>Zivich</w:t>
        </w:r>
        <w:proofErr w:type="spellEnd"/>
        <w:r w:rsidRPr="006032FC">
          <w:t xml:space="preserve">, P.N., Cole, S.R., </w:t>
        </w:r>
        <w:proofErr w:type="spellStart"/>
        <w:r w:rsidRPr="006032FC">
          <w:t>Leyrat</w:t>
        </w:r>
        <w:proofErr w:type="spellEnd"/>
        <w:r w:rsidRPr="006032FC">
          <w:t xml:space="preserve">, C., </w:t>
        </w:r>
        <w:proofErr w:type="spellStart"/>
        <w:r w:rsidRPr="006032FC">
          <w:t>Belot</w:t>
        </w:r>
        <w:proofErr w:type="spellEnd"/>
        <w:r w:rsidRPr="006032FC">
          <w:t>, A., Rachet, B.</w:t>
        </w:r>
      </w:ins>
      <w:ins w:id="387" w:author="Lorenzo Fabbri" w:date="2024-09-18T11:30:00Z" w16du:dateUtc="2024-09-18T09:30:00Z">
        <w:r>
          <w:t xml:space="preserve">, </w:t>
        </w:r>
      </w:ins>
      <w:proofErr w:type="spellStart"/>
      <w:ins w:id="388" w:author="Lorenzo Fabbri" w:date="2024-09-18T11:28:00Z">
        <w:r w:rsidRPr="006032FC">
          <w:t>Luque</w:t>
        </w:r>
        <w:proofErr w:type="spellEnd"/>
        <w:r w:rsidRPr="006032FC">
          <w:rPr>
            <w:rFonts w:ascii="Cambria Math" w:hAnsi="Cambria Math" w:cs="Cambria Math"/>
          </w:rPr>
          <w:t>‐</w:t>
        </w:r>
        <w:r w:rsidRPr="006032FC">
          <w:t xml:space="preserve">Fernandez, M.A., 2022. Introduction to computational causal inference </w:t>
        </w:r>
        <w:r w:rsidRPr="006032FC">
          <w:lastRenderedPageBreak/>
          <w:t>using reproducible Stata, R, and Python code: a tutorial. </w:t>
        </w:r>
        <w:r w:rsidRPr="006032FC">
          <w:rPr>
            <w:rPrChange w:id="389" w:author="Lorenzo Fabbri" w:date="2024-09-18T11:30:00Z" w16du:dateUtc="2024-09-18T09:30:00Z">
              <w:rPr>
                <w:i/>
                <w:iCs/>
              </w:rPr>
            </w:rPrChange>
          </w:rPr>
          <w:t xml:space="preserve">Statistics in </w:t>
        </w:r>
      </w:ins>
      <w:ins w:id="390" w:author="Lorenzo Fabbri" w:date="2024-09-18T11:31:00Z" w16du:dateUtc="2024-09-18T09:31:00Z">
        <w:r>
          <w:t>M</w:t>
        </w:r>
      </w:ins>
      <w:ins w:id="391" w:author="Lorenzo Fabbri" w:date="2024-09-18T11:28:00Z">
        <w:r w:rsidRPr="006032FC">
          <w:rPr>
            <w:rPrChange w:id="392" w:author="Lorenzo Fabbri" w:date="2024-09-18T11:30:00Z" w16du:dateUtc="2024-09-18T09:30:00Z">
              <w:rPr>
                <w:i/>
                <w:iCs/>
              </w:rPr>
            </w:rPrChange>
          </w:rPr>
          <w:t>edicine</w:t>
        </w:r>
        <w:r w:rsidRPr="006032FC">
          <w:t> </w:t>
        </w:r>
        <w:r w:rsidRPr="006032FC">
          <w:rPr>
            <w:rPrChange w:id="393" w:author="Lorenzo Fabbri" w:date="2024-09-18T11:30:00Z" w16du:dateUtc="2024-09-18T09:30:00Z">
              <w:rPr>
                <w:i/>
                <w:iCs/>
              </w:rPr>
            </w:rPrChange>
          </w:rPr>
          <w:t>41</w:t>
        </w:r>
        <w:r w:rsidRPr="006032FC">
          <w:t>, 407-432.</w:t>
        </w:r>
      </w:ins>
      <w:ins w:id="394" w:author="Lorenzo Fabbri" w:date="2024-09-18T11:31:00Z" w16du:dateUtc="2024-09-18T09:31:00Z">
        <w:r w:rsidR="00364DF1">
          <w:t xml:space="preserve"> </w:t>
        </w:r>
        <w:r w:rsidR="00364DF1" w:rsidRPr="00364DF1">
          <w:t>https://doi.org/10.1002/sim.9234</w:t>
        </w:r>
      </w:ins>
    </w:p>
    <w:p w14:paraId="536BB73C" w14:textId="77777777" w:rsidR="00066508" w:rsidRPr="00DA0AFC" w:rsidRDefault="00000000">
      <w:pPr>
        <w:pStyle w:val="Bibliography"/>
        <w:rPr>
          <w:lang w:val="es-ES"/>
        </w:rPr>
      </w:pPr>
      <w:bookmarkStart w:id="395"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r w:rsidR="00066508">
        <w:fldChar w:fldCharType="begin"/>
      </w:r>
      <w:r w:rsidR="00066508" w:rsidRPr="00572819">
        <w:rPr>
          <w:lang w:val="es-ES"/>
          <w:rPrChange w:id="396" w:author="Lorenzo Fabbri" w:date="2024-09-18T09:51:00Z" w16du:dateUtc="2024-09-18T07:51:00Z">
            <w:rPr/>
          </w:rPrChange>
        </w:rPr>
        <w:instrText>HYPERLINK "https://doi.org/10.1016/j.envint.2018.09.037" \h</w:instrText>
      </w:r>
      <w:r w:rsidR="00066508">
        <w:fldChar w:fldCharType="separate"/>
      </w:r>
      <w:r w:rsidR="00066508" w:rsidRPr="00DA0AFC">
        <w:rPr>
          <w:rStyle w:val="Hyperlink"/>
          <w:lang w:val="es-ES"/>
        </w:rPr>
        <w:t>https://doi.org/10.1016/j.envint.2018.09.037</w:t>
      </w:r>
      <w:r w:rsidR="00066508">
        <w:rPr>
          <w:rStyle w:val="Hyperlink"/>
          <w:lang w:val="es-ES"/>
        </w:rPr>
        <w:fldChar w:fldCharType="end"/>
      </w:r>
      <w:bookmarkEnd w:id="395"/>
    </w:p>
    <w:p w14:paraId="66614F56" w14:textId="77777777" w:rsidR="00066508" w:rsidRDefault="00000000">
      <w:pPr>
        <w:pStyle w:val="Bibliography"/>
      </w:pPr>
      <w:bookmarkStart w:id="397"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43">
        <w:r w:rsidR="00066508">
          <w:rPr>
            <w:rStyle w:val="Hyperlink"/>
          </w:rPr>
          <w:t>https://doi.org/10.1371/journal.pmed.1001792</w:t>
        </w:r>
      </w:hyperlink>
      <w:bookmarkEnd w:id="397"/>
    </w:p>
    <w:p w14:paraId="3E2D8E94" w14:textId="77777777" w:rsidR="00066508" w:rsidRDefault="00000000">
      <w:pPr>
        <w:pStyle w:val="Bibliography"/>
      </w:pPr>
      <w:bookmarkStart w:id="398"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44">
        <w:r w:rsidR="00066508">
          <w:rPr>
            <w:rStyle w:val="Hyperlink"/>
          </w:rPr>
          <w:t>https://doi.org/10.1016/j.envres.2016.05.040</w:t>
        </w:r>
      </w:hyperlink>
      <w:bookmarkEnd w:id="398"/>
    </w:p>
    <w:p w14:paraId="74C392AA" w14:textId="77777777" w:rsidR="00066508" w:rsidRDefault="00000000">
      <w:pPr>
        <w:pStyle w:val="Bibliography"/>
      </w:pPr>
      <w:bookmarkStart w:id="399"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45">
        <w:r w:rsidR="00066508">
          <w:rPr>
            <w:rStyle w:val="Hyperlink"/>
          </w:rPr>
          <w:t>https://doi.org/10.1093/ije/dyw341</w:t>
        </w:r>
      </w:hyperlink>
      <w:bookmarkEnd w:id="399"/>
    </w:p>
    <w:p w14:paraId="0DDE67DE" w14:textId="77777777" w:rsidR="00066508" w:rsidRDefault="00000000">
      <w:pPr>
        <w:pStyle w:val="Bibliography"/>
      </w:pPr>
      <w:bookmarkStart w:id="400"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46">
        <w:r w:rsidR="00066508">
          <w:rPr>
            <w:rStyle w:val="Hyperlink"/>
          </w:rPr>
          <w:t>https://doi.org/10.1113/JP275429</w:t>
        </w:r>
      </w:hyperlink>
      <w:bookmarkEnd w:id="400"/>
    </w:p>
    <w:p w14:paraId="2843568A" w14:textId="77777777" w:rsidR="00066508" w:rsidRDefault="00000000">
      <w:pPr>
        <w:pStyle w:val="Bibliography"/>
      </w:pPr>
      <w:bookmarkStart w:id="401"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47">
        <w:r w:rsidR="00066508">
          <w:rPr>
            <w:rStyle w:val="Hyperlink"/>
          </w:rPr>
          <w:t>https://doi.org/10.1016/j.ntt.2023.107161</w:t>
        </w:r>
      </w:hyperlink>
      <w:bookmarkEnd w:id="401"/>
    </w:p>
    <w:p w14:paraId="3A5BAA06" w14:textId="77777777" w:rsidR="00066508" w:rsidRDefault="00000000">
      <w:pPr>
        <w:pStyle w:val="Bibliography"/>
      </w:pPr>
      <w:bookmarkStart w:id="402"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48">
        <w:r w:rsidR="00066508">
          <w:rPr>
            <w:rStyle w:val="Hyperlink"/>
          </w:rPr>
          <w:t>https://doi.org/10.1289/ehp.1307204</w:t>
        </w:r>
      </w:hyperlink>
      <w:bookmarkEnd w:id="402"/>
    </w:p>
    <w:p w14:paraId="6996835D" w14:textId="77777777" w:rsidR="00066508" w:rsidRDefault="00000000">
      <w:pPr>
        <w:pStyle w:val="Bibliography"/>
      </w:pPr>
      <w:bookmarkStart w:id="403"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49">
        <w:r w:rsidR="00066508">
          <w:rPr>
            <w:rStyle w:val="Hyperlink"/>
          </w:rPr>
          <w:t>https://doi.org/10.48550/arXiv.2007.01370</w:t>
        </w:r>
      </w:hyperlink>
      <w:bookmarkEnd w:id="403"/>
    </w:p>
    <w:p w14:paraId="4E3A8929" w14:textId="77777777" w:rsidR="00066508" w:rsidRDefault="00000000">
      <w:pPr>
        <w:pStyle w:val="Bibliography"/>
      </w:pPr>
      <w:bookmarkStart w:id="404"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0">
        <w:r w:rsidR="00066508">
          <w:rPr>
            <w:rStyle w:val="Hyperlink"/>
          </w:rPr>
          <w:t>https://doi.org/10.1093/ije/dys112</w:t>
        </w:r>
      </w:hyperlink>
      <w:bookmarkEnd w:id="404"/>
    </w:p>
    <w:p w14:paraId="36ACC5D5" w14:textId="77777777" w:rsidR="00066508" w:rsidRDefault="00000000">
      <w:pPr>
        <w:pStyle w:val="Bibliography"/>
      </w:pPr>
      <w:bookmarkStart w:id="405"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1">
        <w:r w:rsidR="00066508">
          <w:rPr>
            <w:rStyle w:val="Hyperlink"/>
          </w:rPr>
          <w:t>https://doi.org/10.1111/andr.12183</w:t>
        </w:r>
      </w:hyperlink>
      <w:bookmarkEnd w:id="405"/>
    </w:p>
    <w:p w14:paraId="1D2E515A" w14:textId="77777777" w:rsidR="00066508" w:rsidRDefault="00000000">
      <w:pPr>
        <w:pStyle w:val="Bibliography"/>
      </w:pPr>
      <w:bookmarkStart w:id="406" w:name="ref-Zeileis%3A2004"/>
      <w:proofErr w:type="spellStart"/>
      <w:r>
        <w:t>Zeileis</w:t>
      </w:r>
      <w:proofErr w:type="spellEnd"/>
      <w:r>
        <w:t xml:space="preserve">, A., 2004. Econometric computing with HC and HAC covariance matrix estimators. Journal of Statistical Software 11, 1–17. </w:t>
      </w:r>
      <w:hyperlink r:id="rId52">
        <w:r w:rsidR="00066508">
          <w:rPr>
            <w:rStyle w:val="Hyperlink"/>
          </w:rPr>
          <w:t>https://doi.org/10.18637/jss.v011.i10</w:t>
        </w:r>
      </w:hyperlink>
      <w:bookmarkEnd w:id="406"/>
    </w:p>
    <w:p w14:paraId="14F39C6D" w14:textId="77777777" w:rsidR="00066508" w:rsidRDefault="00000000">
      <w:pPr>
        <w:pStyle w:val="Bibliography"/>
      </w:pPr>
      <w:bookmarkStart w:id="407"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53">
        <w:r w:rsidR="00066508">
          <w:rPr>
            <w:rStyle w:val="Hyperlink"/>
          </w:rPr>
          <w:t>https://doi.org/10.18637/jss.v095.i01</w:t>
        </w:r>
      </w:hyperlink>
      <w:bookmarkEnd w:id="407"/>
    </w:p>
    <w:p w14:paraId="60C4B3F3" w14:textId="77777777" w:rsidR="00066508" w:rsidRDefault="00000000">
      <w:pPr>
        <w:pStyle w:val="Bibliography"/>
      </w:pPr>
      <w:bookmarkStart w:id="408"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54">
        <w:r w:rsidR="00066508">
          <w:rPr>
            <w:rStyle w:val="Hyperlink"/>
          </w:rPr>
          <w:t>https://doi.org/10.1016/j.cbi.2009.09.014</w:t>
        </w:r>
      </w:hyperlink>
      <w:bookmarkEnd w:id="291"/>
      <w:bookmarkEnd w:id="408"/>
    </w:p>
    <w:p w14:paraId="75384D83" w14:textId="77777777" w:rsidR="00066508" w:rsidRDefault="00000000">
      <w:bookmarkStart w:id="409" w:name="references"/>
      <w:bookmarkEnd w:id="409"/>
      <w:r>
        <w:br w:type="page"/>
      </w:r>
    </w:p>
    <w:p w14:paraId="0C028B6F" w14:textId="77777777" w:rsidR="00066508" w:rsidRDefault="00000000">
      <w:pPr>
        <w:pStyle w:val="Heading1"/>
      </w:pPr>
      <w:bookmarkStart w:id="410" w:name="tables-for-descriptive-data"/>
      <w:r>
        <w:lastRenderedPageBreak/>
        <w:t>6. Tables for descriptive data</w:t>
      </w:r>
    </w:p>
    <w:p w14:paraId="58ABE9EE" w14:textId="77777777" w:rsidR="00066508" w:rsidRDefault="00000000">
      <w:pPr>
        <w:pStyle w:val="Heading2"/>
      </w:pPr>
      <w:bookmarkStart w:id="411" w:name="study-populations"/>
      <w:r>
        <w:t>6.1 Study populations</w:t>
      </w:r>
    </w:p>
    <w:tbl>
      <w:tblPr>
        <w:tblW w:w="5000" w:type="pct"/>
        <w:tblLayout w:type="fixed"/>
        <w:tblLook w:val="04A0" w:firstRow="1" w:lastRow="0" w:firstColumn="1" w:lastColumn="0" w:noHBand="0" w:noVBand="1"/>
      </w:tblPr>
      <w:tblGrid>
        <w:gridCol w:w="4763"/>
        <w:gridCol w:w="4765"/>
        <w:gridCol w:w="48"/>
      </w:tblGrid>
      <w:tr w:rsidR="00066508" w14:paraId="105DA000" w14:textId="77777777">
        <w:trPr>
          <w:gridAfter w:val="1"/>
          <w:wAfter w:w="47" w:type="dxa"/>
        </w:trPr>
        <w:tc>
          <w:tcPr>
            <w:tcW w:w="9360" w:type="dxa"/>
            <w:gridSpan w:val="2"/>
          </w:tcPr>
          <w:p w14:paraId="563A29AC" w14:textId="77777777" w:rsidR="00066508" w:rsidRDefault="00000000">
            <w:pPr>
              <w:pStyle w:val="ImageCaption"/>
              <w:widowControl w:val="0"/>
              <w:spacing w:before="200"/>
            </w:pPr>
            <w:bookmarkStart w:id="412" w:name="tbl-pop-desc"/>
            <w:r>
              <w:t xml:space="preserve">Table 1: </w:t>
            </w:r>
            <w:r>
              <w:rPr>
                <w:b/>
                <w:bCs/>
              </w:rPr>
              <w:t xml:space="preserve">Participant characteristics (HELIX </w:t>
            </w:r>
            <w:proofErr w:type="spellStart"/>
            <w:r>
              <w:rPr>
                <w:b/>
                <w:bCs/>
              </w:rPr>
              <w:t>subcohort</w:t>
            </w:r>
            <w:proofErr w:type="spellEnd"/>
            <w:r>
              <w:rPr>
                <w:b/>
                <w:bCs/>
              </w:rPr>
              <w:t>; 2013-2016).</w:t>
            </w:r>
            <w:bookmarkEnd w:id="411"/>
          </w:p>
        </w:tc>
      </w:tr>
      <w:tr w:rsidR="00066508" w14:paraId="15B2367C" w14:textId="77777777">
        <w:tblPrEx>
          <w:jc w:val="center"/>
          <w:tblCellMar>
            <w:left w:w="60" w:type="dxa"/>
            <w:right w:w="60" w:type="dxa"/>
          </w:tblCellMar>
          <w:tblLook w:val="0000" w:firstRow="0" w:lastRow="0" w:firstColumn="0" w:lastColumn="0" w:noHBand="0" w:noVBand="0"/>
        </w:tblPrEx>
        <w:trPr>
          <w:cantSplit/>
          <w:tblHeader/>
          <w:jc w:val="center"/>
        </w:trPr>
        <w:tc>
          <w:tcPr>
            <w:tcW w:w="4679" w:type="dxa"/>
            <w:tcBorders>
              <w:top w:val="single" w:sz="16" w:space="0" w:color="D3D3D3"/>
              <w:left w:val="single" w:sz="6" w:space="0" w:color="D3D3D3"/>
              <w:bottom w:val="single" w:sz="16" w:space="0" w:color="D3D3D3"/>
            </w:tcBorders>
          </w:tcPr>
          <w:p w14:paraId="72CFE4C8" w14:textId="77777777" w:rsidR="00066508" w:rsidRDefault="00000000">
            <w:pPr>
              <w:keepNext/>
              <w:widowControl w:val="0"/>
              <w:spacing w:after="60"/>
            </w:pPr>
            <w:r>
              <w:rPr>
                <w:rFonts w:ascii="Calibri" w:hAnsi="Calibri"/>
                <w:b/>
                <w:sz w:val="20"/>
              </w:rPr>
              <w:lastRenderedPageBreak/>
              <w:t>Characteristic</w:t>
            </w:r>
          </w:p>
        </w:tc>
        <w:tc>
          <w:tcPr>
            <w:tcW w:w="4680" w:type="dxa"/>
            <w:gridSpan w:val="2"/>
            <w:tcBorders>
              <w:top w:val="single" w:sz="16" w:space="0" w:color="D3D3D3"/>
              <w:bottom w:val="single" w:sz="16" w:space="0" w:color="D3D3D3"/>
              <w:right w:val="single" w:sz="6" w:space="0" w:color="D3D3D3"/>
            </w:tcBorders>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558F049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0E0EBB1" w14:textId="77777777" w:rsidR="00066508" w:rsidRDefault="00000000">
            <w:pPr>
              <w:keepNext/>
              <w:widowControl w:val="0"/>
              <w:spacing w:after="60"/>
            </w:pPr>
            <w:r>
              <w:rPr>
                <w:rFonts w:ascii="Calibri" w:hAnsi="Calibri"/>
                <w:sz w:val="20"/>
              </w:rPr>
              <w:t>Child age (years)</w:t>
            </w:r>
          </w:p>
        </w:tc>
        <w:tc>
          <w:tcPr>
            <w:tcW w:w="4680" w:type="dxa"/>
            <w:gridSpan w:val="2"/>
            <w:tcBorders>
              <w:top w:val="single" w:sz="6" w:space="0" w:color="D3D3D3"/>
              <w:left w:val="single" w:sz="6" w:space="0" w:color="D3D3D3"/>
              <w:bottom w:val="single" w:sz="6" w:space="0" w:color="D3D3D3"/>
              <w:right w:val="single" w:sz="6" w:space="0" w:color="D3D3D3"/>
            </w:tcBorders>
          </w:tcPr>
          <w:p w14:paraId="7FBECB6D" w14:textId="77777777" w:rsidR="00066508" w:rsidRDefault="00000000">
            <w:pPr>
              <w:keepNext/>
              <w:widowControl w:val="0"/>
              <w:spacing w:after="60"/>
              <w:jc w:val="center"/>
            </w:pPr>
            <w:r>
              <w:rPr>
                <w:rFonts w:ascii="Calibri" w:hAnsi="Calibri"/>
                <w:sz w:val="20"/>
              </w:rPr>
              <w:t>8.1 (6.5, 8.9)</w:t>
            </w:r>
          </w:p>
        </w:tc>
      </w:tr>
      <w:tr w:rsidR="00066508" w14:paraId="311289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AB0EA27" w14:textId="77777777" w:rsidR="00066508" w:rsidRDefault="00000000">
            <w:pPr>
              <w:keepNext/>
              <w:widowControl w:val="0"/>
              <w:spacing w:after="60"/>
            </w:pPr>
            <w:r>
              <w:rPr>
                <w:rFonts w:ascii="Calibri" w:hAnsi="Calibri"/>
                <w:sz w:val="20"/>
              </w:rPr>
              <w:t>Child breastfeeding</w:t>
            </w:r>
          </w:p>
        </w:tc>
        <w:tc>
          <w:tcPr>
            <w:tcW w:w="4680" w:type="dxa"/>
            <w:gridSpan w:val="2"/>
            <w:tcBorders>
              <w:top w:val="single" w:sz="6" w:space="0" w:color="D3D3D3"/>
              <w:left w:val="single" w:sz="6" w:space="0" w:color="D3D3D3"/>
              <w:bottom w:val="single" w:sz="6" w:space="0" w:color="D3D3D3"/>
              <w:right w:val="single" w:sz="6" w:space="0" w:color="D3D3D3"/>
            </w:tcBorders>
          </w:tcPr>
          <w:p w14:paraId="2013C252" w14:textId="77777777" w:rsidR="00066508" w:rsidRDefault="00000000">
            <w:pPr>
              <w:keepNext/>
              <w:widowControl w:val="0"/>
              <w:spacing w:after="60"/>
              <w:jc w:val="center"/>
            </w:pPr>
            <w:r>
              <w:rPr>
                <w:rFonts w:ascii="Calibri" w:hAnsi="Calibri"/>
                <w:sz w:val="20"/>
              </w:rPr>
              <w:t>1,093.0 (84.7%)</w:t>
            </w:r>
          </w:p>
        </w:tc>
      </w:tr>
      <w:tr w:rsidR="00066508" w14:paraId="6117C1C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F395D90"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6C7265E" w14:textId="77777777" w:rsidR="00066508" w:rsidRDefault="00000000">
            <w:pPr>
              <w:keepNext/>
              <w:widowControl w:val="0"/>
              <w:spacing w:after="60"/>
              <w:jc w:val="center"/>
            </w:pPr>
            <w:r>
              <w:rPr>
                <w:rFonts w:ascii="Calibri" w:hAnsi="Calibri"/>
                <w:sz w:val="20"/>
              </w:rPr>
              <w:t>6</w:t>
            </w:r>
          </w:p>
        </w:tc>
      </w:tr>
      <w:tr w:rsidR="00066508" w14:paraId="63CC93E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772FDFC" w14:textId="77777777" w:rsidR="00066508" w:rsidRDefault="00000000">
            <w:pPr>
              <w:keepNext/>
              <w:widowControl w:val="0"/>
              <w:spacing w:after="60"/>
            </w:pPr>
            <w:r>
              <w:rPr>
                <w:rFonts w:ascii="Calibri" w:hAnsi="Calibri"/>
                <w:sz w:val="20"/>
              </w:rPr>
              <w:t>Child ethnicity</w:t>
            </w:r>
          </w:p>
        </w:tc>
        <w:tc>
          <w:tcPr>
            <w:tcW w:w="4680" w:type="dxa"/>
            <w:gridSpan w:val="2"/>
            <w:tcBorders>
              <w:top w:val="single" w:sz="6" w:space="0" w:color="D3D3D3"/>
              <w:left w:val="single" w:sz="6" w:space="0" w:color="D3D3D3"/>
              <w:bottom w:val="single" w:sz="6" w:space="0" w:color="D3D3D3"/>
              <w:right w:val="single" w:sz="6" w:space="0" w:color="D3D3D3"/>
            </w:tcBorders>
          </w:tcPr>
          <w:p w14:paraId="418699F1" w14:textId="77777777" w:rsidR="00066508" w:rsidRDefault="00066508">
            <w:pPr>
              <w:keepNext/>
              <w:widowControl w:val="0"/>
              <w:spacing w:after="60"/>
              <w:jc w:val="center"/>
            </w:pPr>
          </w:p>
        </w:tc>
      </w:tr>
      <w:tr w:rsidR="00066508" w14:paraId="47156DD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A521D11" w14:textId="77777777" w:rsidR="00066508" w:rsidRDefault="00000000">
            <w:pPr>
              <w:keepNext/>
              <w:widowControl w:val="0"/>
              <w:spacing w:after="60"/>
            </w:pPr>
            <w:r>
              <w:rPr>
                <w:rFonts w:ascii="Calibri" w:hAnsi="Calibri"/>
                <w:sz w:val="20"/>
              </w:rPr>
              <w:t>    Caucasian</w:t>
            </w:r>
          </w:p>
        </w:tc>
        <w:tc>
          <w:tcPr>
            <w:tcW w:w="4680" w:type="dxa"/>
            <w:gridSpan w:val="2"/>
            <w:tcBorders>
              <w:top w:val="single" w:sz="6" w:space="0" w:color="D3D3D3"/>
              <w:left w:val="single" w:sz="6" w:space="0" w:color="D3D3D3"/>
              <w:bottom w:val="single" w:sz="6" w:space="0" w:color="D3D3D3"/>
              <w:right w:val="single" w:sz="6" w:space="0" w:color="D3D3D3"/>
            </w:tcBorders>
          </w:tcPr>
          <w:p w14:paraId="7B31F874" w14:textId="77777777" w:rsidR="00066508" w:rsidRDefault="00000000">
            <w:pPr>
              <w:keepNext/>
              <w:widowControl w:val="0"/>
              <w:spacing w:after="60"/>
              <w:jc w:val="center"/>
            </w:pPr>
            <w:r>
              <w:rPr>
                <w:rFonts w:ascii="Calibri" w:hAnsi="Calibri"/>
                <w:sz w:val="20"/>
              </w:rPr>
              <w:t>1,157.0 (90.0%)</w:t>
            </w:r>
          </w:p>
        </w:tc>
      </w:tr>
      <w:tr w:rsidR="00066508" w14:paraId="50ED0D7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C23493E" w14:textId="77777777" w:rsidR="00066508" w:rsidRDefault="00000000">
            <w:pPr>
              <w:keepNext/>
              <w:widowControl w:val="0"/>
              <w:spacing w:after="60"/>
            </w:pPr>
            <w:r>
              <w:rPr>
                <w:rFonts w:ascii="Calibri" w:hAnsi="Calibri"/>
                <w:sz w:val="20"/>
              </w:rPr>
              <w:t>    Pakistani</w:t>
            </w:r>
          </w:p>
        </w:tc>
        <w:tc>
          <w:tcPr>
            <w:tcW w:w="4680" w:type="dxa"/>
            <w:gridSpan w:val="2"/>
            <w:tcBorders>
              <w:top w:val="single" w:sz="6" w:space="0" w:color="D3D3D3"/>
              <w:left w:val="single" w:sz="6" w:space="0" w:color="D3D3D3"/>
              <w:bottom w:val="single" w:sz="6" w:space="0" w:color="D3D3D3"/>
              <w:right w:val="single" w:sz="6" w:space="0" w:color="D3D3D3"/>
            </w:tcBorders>
          </w:tcPr>
          <w:p w14:paraId="10BD803B" w14:textId="77777777" w:rsidR="00066508" w:rsidRDefault="00000000">
            <w:pPr>
              <w:keepNext/>
              <w:widowControl w:val="0"/>
              <w:spacing w:after="60"/>
              <w:jc w:val="center"/>
            </w:pPr>
            <w:r>
              <w:rPr>
                <w:rFonts w:ascii="Calibri" w:hAnsi="Calibri"/>
                <w:sz w:val="20"/>
              </w:rPr>
              <w:t>80.0 (6.2%)</w:t>
            </w:r>
          </w:p>
        </w:tc>
      </w:tr>
      <w:tr w:rsidR="00066508" w14:paraId="7582210B"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12A19EC" w14:textId="77777777" w:rsidR="00066508" w:rsidRDefault="00000000">
            <w:pPr>
              <w:keepNext/>
              <w:widowControl w:val="0"/>
              <w:spacing w:after="60"/>
            </w:pPr>
            <w:r>
              <w:rPr>
                <w:rFonts w:ascii="Calibri" w:hAnsi="Calibri"/>
                <w:sz w:val="20"/>
              </w:rPr>
              <w:t>    Asian</w:t>
            </w:r>
          </w:p>
        </w:tc>
        <w:tc>
          <w:tcPr>
            <w:tcW w:w="4680" w:type="dxa"/>
            <w:gridSpan w:val="2"/>
            <w:tcBorders>
              <w:top w:val="single" w:sz="6" w:space="0" w:color="D3D3D3"/>
              <w:left w:val="single" w:sz="6" w:space="0" w:color="D3D3D3"/>
              <w:bottom w:val="single" w:sz="6" w:space="0" w:color="D3D3D3"/>
              <w:right w:val="single" w:sz="6" w:space="0" w:color="D3D3D3"/>
            </w:tcBorders>
          </w:tcPr>
          <w:p w14:paraId="37313319" w14:textId="77777777" w:rsidR="00066508" w:rsidRDefault="00000000">
            <w:pPr>
              <w:keepNext/>
              <w:widowControl w:val="0"/>
              <w:spacing w:after="60"/>
              <w:jc w:val="center"/>
            </w:pPr>
            <w:r>
              <w:rPr>
                <w:rFonts w:ascii="Calibri" w:hAnsi="Calibri"/>
                <w:sz w:val="20"/>
              </w:rPr>
              <w:t>21.0 (1.6%)</w:t>
            </w:r>
          </w:p>
        </w:tc>
      </w:tr>
      <w:tr w:rsidR="00066508" w14:paraId="5BA7CE1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C3A9078" w14:textId="77777777" w:rsidR="00066508" w:rsidRDefault="00000000">
            <w:pPr>
              <w:keepNext/>
              <w:widowControl w:val="0"/>
              <w:spacing w:after="60"/>
            </w:pPr>
            <w:r>
              <w:rPr>
                <w:rFonts w:ascii="Calibri" w:hAnsi="Calibri"/>
                <w:sz w:val="20"/>
              </w:rPr>
              <w:t>    Other</w:t>
            </w:r>
          </w:p>
        </w:tc>
        <w:tc>
          <w:tcPr>
            <w:tcW w:w="4680" w:type="dxa"/>
            <w:gridSpan w:val="2"/>
            <w:tcBorders>
              <w:top w:val="single" w:sz="6" w:space="0" w:color="D3D3D3"/>
              <w:left w:val="single" w:sz="6" w:space="0" w:color="D3D3D3"/>
              <w:bottom w:val="single" w:sz="6" w:space="0" w:color="D3D3D3"/>
              <w:right w:val="single" w:sz="6" w:space="0" w:color="D3D3D3"/>
            </w:tcBorders>
          </w:tcPr>
          <w:p w14:paraId="0DC50D9C" w14:textId="77777777" w:rsidR="00066508" w:rsidRDefault="00000000">
            <w:pPr>
              <w:keepNext/>
              <w:widowControl w:val="0"/>
              <w:spacing w:after="60"/>
              <w:jc w:val="center"/>
            </w:pPr>
            <w:r>
              <w:rPr>
                <w:rFonts w:ascii="Calibri" w:hAnsi="Calibri"/>
                <w:sz w:val="20"/>
              </w:rPr>
              <w:t>19.0 (1.5%)</w:t>
            </w:r>
          </w:p>
        </w:tc>
      </w:tr>
      <w:tr w:rsidR="00066508" w14:paraId="41EBFFF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F9B5ACB" w14:textId="77777777" w:rsidR="00066508" w:rsidRDefault="00000000">
            <w:pPr>
              <w:keepNext/>
              <w:widowControl w:val="0"/>
              <w:spacing w:after="60"/>
            </w:pPr>
            <w:r>
              <w:rPr>
                <w:rFonts w:ascii="Calibri" w:hAnsi="Calibri"/>
                <w:sz w:val="20"/>
              </w:rPr>
              <w:t>    African</w:t>
            </w:r>
          </w:p>
        </w:tc>
        <w:tc>
          <w:tcPr>
            <w:tcW w:w="4680" w:type="dxa"/>
            <w:gridSpan w:val="2"/>
            <w:tcBorders>
              <w:top w:val="single" w:sz="6" w:space="0" w:color="D3D3D3"/>
              <w:left w:val="single" w:sz="6" w:space="0" w:color="D3D3D3"/>
              <w:bottom w:val="single" w:sz="6" w:space="0" w:color="D3D3D3"/>
              <w:right w:val="single" w:sz="6" w:space="0" w:color="D3D3D3"/>
            </w:tcBorders>
          </w:tcPr>
          <w:p w14:paraId="15F70E4B" w14:textId="77777777" w:rsidR="00066508" w:rsidRDefault="00000000">
            <w:pPr>
              <w:keepNext/>
              <w:widowControl w:val="0"/>
              <w:spacing w:after="60"/>
              <w:jc w:val="center"/>
            </w:pPr>
            <w:r>
              <w:rPr>
                <w:rFonts w:ascii="Calibri" w:hAnsi="Calibri"/>
                <w:sz w:val="20"/>
              </w:rPr>
              <w:t>7.0 (0.5%)</w:t>
            </w:r>
          </w:p>
        </w:tc>
      </w:tr>
      <w:tr w:rsidR="00066508" w14:paraId="12B0B2F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5C80485" w14:textId="77777777" w:rsidR="00066508" w:rsidRDefault="00000000">
            <w:pPr>
              <w:keepNext/>
              <w:widowControl w:val="0"/>
              <w:spacing w:after="60"/>
            </w:pPr>
            <w:r>
              <w:rPr>
                <w:rFonts w:ascii="Calibri" w:hAnsi="Calibri"/>
                <w:sz w:val="20"/>
              </w:rPr>
              <w:t>    Native American</w:t>
            </w:r>
          </w:p>
        </w:tc>
        <w:tc>
          <w:tcPr>
            <w:tcW w:w="4680" w:type="dxa"/>
            <w:gridSpan w:val="2"/>
            <w:tcBorders>
              <w:top w:val="single" w:sz="6" w:space="0" w:color="D3D3D3"/>
              <w:left w:val="single" w:sz="6" w:space="0" w:color="D3D3D3"/>
              <w:bottom w:val="single" w:sz="6" w:space="0" w:color="D3D3D3"/>
              <w:right w:val="single" w:sz="6" w:space="0" w:color="D3D3D3"/>
            </w:tcBorders>
          </w:tcPr>
          <w:p w14:paraId="35622EF8" w14:textId="77777777" w:rsidR="00066508" w:rsidRDefault="00000000">
            <w:pPr>
              <w:keepNext/>
              <w:widowControl w:val="0"/>
              <w:spacing w:after="60"/>
              <w:jc w:val="center"/>
            </w:pPr>
            <w:r>
              <w:rPr>
                <w:rFonts w:ascii="Calibri" w:hAnsi="Calibri"/>
                <w:sz w:val="20"/>
              </w:rPr>
              <w:t>2.0 (0.2%)</w:t>
            </w:r>
          </w:p>
        </w:tc>
      </w:tr>
      <w:tr w:rsidR="00066508" w14:paraId="0627726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FCE8387"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4680" w:type="dxa"/>
            <w:gridSpan w:val="2"/>
            <w:tcBorders>
              <w:top w:val="single" w:sz="6" w:space="0" w:color="D3D3D3"/>
              <w:left w:val="single" w:sz="6" w:space="0" w:color="D3D3D3"/>
              <w:bottom w:val="single" w:sz="6" w:space="0" w:color="D3D3D3"/>
              <w:right w:val="single" w:sz="6" w:space="0" w:color="D3D3D3"/>
            </w:tcBorders>
          </w:tcPr>
          <w:p w14:paraId="509884B2" w14:textId="77777777" w:rsidR="00066508" w:rsidRDefault="00000000">
            <w:pPr>
              <w:keepNext/>
              <w:widowControl w:val="0"/>
              <w:spacing w:after="60"/>
              <w:jc w:val="center"/>
            </w:pPr>
            <w:r>
              <w:rPr>
                <w:rFonts w:ascii="Calibri" w:hAnsi="Calibri"/>
                <w:sz w:val="20"/>
              </w:rPr>
              <w:t>0.0 (0.0%)</w:t>
            </w:r>
          </w:p>
        </w:tc>
      </w:tr>
      <w:tr w:rsidR="00066508" w14:paraId="6CC8923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25D0681"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35CF4CF8" w14:textId="77777777" w:rsidR="00066508" w:rsidRDefault="00000000">
            <w:pPr>
              <w:keepNext/>
              <w:widowControl w:val="0"/>
              <w:spacing w:after="60"/>
              <w:jc w:val="center"/>
            </w:pPr>
            <w:r>
              <w:rPr>
                <w:rFonts w:ascii="Calibri" w:hAnsi="Calibri"/>
                <w:sz w:val="20"/>
              </w:rPr>
              <w:t>11</w:t>
            </w:r>
          </w:p>
        </w:tc>
      </w:tr>
      <w:tr w:rsidR="00066508" w14:paraId="5D7D9E0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59E5D29" w14:textId="77777777" w:rsidR="00066508" w:rsidRDefault="00000000">
            <w:pPr>
              <w:keepNext/>
              <w:widowControl w:val="0"/>
              <w:spacing w:after="60"/>
            </w:pPr>
            <w:r>
              <w:rPr>
                <w:rFonts w:ascii="Calibri" w:hAnsi="Calibri"/>
                <w:sz w:val="20"/>
              </w:rPr>
              <w:t>Child head circumference (cm)</w:t>
            </w:r>
          </w:p>
        </w:tc>
        <w:tc>
          <w:tcPr>
            <w:tcW w:w="4680" w:type="dxa"/>
            <w:gridSpan w:val="2"/>
            <w:tcBorders>
              <w:top w:val="single" w:sz="6" w:space="0" w:color="D3D3D3"/>
              <w:left w:val="single" w:sz="6" w:space="0" w:color="D3D3D3"/>
              <w:bottom w:val="single" w:sz="6" w:space="0" w:color="D3D3D3"/>
              <w:right w:val="single" w:sz="6" w:space="0" w:color="D3D3D3"/>
            </w:tcBorders>
          </w:tcPr>
          <w:p w14:paraId="0768E09D" w14:textId="77777777" w:rsidR="00066508" w:rsidRDefault="00000000">
            <w:pPr>
              <w:keepNext/>
              <w:widowControl w:val="0"/>
              <w:spacing w:after="60"/>
              <w:jc w:val="center"/>
            </w:pPr>
            <w:r>
              <w:rPr>
                <w:rFonts w:ascii="Calibri" w:hAnsi="Calibri"/>
                <w:sz w:val="20"/>
              </w:rPr>
              <w:t>51.8 (50.6, 52.9)</w:t>
            </w:r>
          </w:p>
        </w:tc>
      </w:tr>
      <w:tr w:rsidR="00066508" w14:paraId="635351B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7247F2F"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E300598" w14:textId="77777777" w:rsidR="00066508" w:rsidRDefault="00000000">
            <w:pPr>
              <w:keepNext/>
              <w:widowControl w:val="0"/>
              <w:spacing w:after="60"/>
              <w:jc w:val="center"/>
            </w:pPr>
            <w:r>
              <w:rPr>
                <w:rFonts w:ascii="Calibri" w:hAnsi="Calibri"/>
                <w:sz w:val="20"/>
              </w:rPr>
              <w:t>3</w:t>
            </w:r>
          </w:p>
        </w:tc>
      </w:tr>
      <w:tr w:rsidR="00066508" w14:paraId="1D7FD64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71B2FE" w14:textId="77777777" w:rsidR="00066508" w:rsidRDefault="00000000">
            <w:pPr>
              <w:keepNext/>
              <w:widowControl w:val="0"/>
              <w:spacing w:after="60"/>
            </w:pPr>
            <w:r>
              <w:rPr>
                <w:rFonts w:ascii="Calibri" w:hAnsi="Calibri"/>
                <w:sz w:val="20"/>
              </w:rPr>
              <w:t>Child height (m)</w:t>
            </w:r>
          </w:p>
        </w:tc>
        <w:tc>
          <w:tcPr>
            <w:tcW w:w="4680" w:type="dxa"/>
            <w:gridSpan w:val="2"/>
            <w:tcBorders>
              <w:top w:val="single" w:sz="6" w:space="0" w:color="D3D3D3"/>
              <w:left w:val="single" w:sz="6" w:space="0" w:color="D3D3D3"/>
              <w:bottom w:val="single" w:sz="6" w:space="0" w:color="D3D3D3"/>
              <w:right w:val="single" w:sz="6" w:space="0" w:color="D3D3D3"/>
            </w:tcBorders>
          </w:tcPr>
          <w:p w14:paraId="3AEC7CE3" w14:textId="77777777" w:rsidR="00066508" w:rsidRDefault="00000000">
            <w:pPr>
              <w:keepNext/>
              <w:widowControl w:val="0"/>
              <w:spacing w:after="60"/>
              <w:jc w:val="center"/>
            </w:pPr>
            <w:r>
              <w:rPr>
                <w:rFonts w:ascii="Calibri" w:hAnsi="Calibri"/>
                <w:sz w:val="20"/>
              </w:rPr>
              <w:t>1.3 (1.2, 1.4)</w:t>
            </w:r>
          </w:p>
        </w:tc>
      </w:tr>
      <w:tr w:rsidR="00066508" w14:paraId="2E6C18F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C4D068A" w14:textId="77777777" w:rsidR="00066508" w:rsidRDefault="00000000">
            <w:pPr>
              <w:keepNext/>
              <w:widowControl w:val="0"/>
              <w:spacing w:after="60"/>
            </w:pPr>
            <w:r>
              <w:rPr>
                <w:rFonts w:ascii="Calibri" w:hAnsi="Calibri"/>
                <w:sz w:val="20"/>
              </w:rPr>
              <w:t>Child neuropsychological diagnosis</w:t>
            </w:r>
          </w:p>
        </w:tc>
        <w:tc>
          <w:tcPr>
            <w:tcW w:w="4680" w:type="dxa"/>
            <w:gridSpan w:val="2"/>
            <w:tcBorders>
              <w:top w:val="single" w:sz="6" w:space="0" w:color="D3D3D3"/>
              <w:left w:val="single" w:sz="6" w:space="0" w:color="D3D3D3"/>
              <w:bottom w:val="single" w:sz="6" w:space="0" w:color="D3D3D3"/>
              <w:right w:val="single" w:sz="6" w:space="0" w:color="D3D3D3"/>
            </w:tcBorders>
          </w:tcPr>
          <w:p w14:paraId="4200A94F" w14:textId="77777777" w:rsidR="00066508" w:rsidRDefault="00000000">
            <w:pPr>
              <w:keepNext/>
              <w:widowControl w:val="0"/>
              <w:spacing w:after="60"/>
              <w:jc w:val="center"/>
            </w:pPr>
            <w:r>
              <w:rPr>
                <w:rFonts w:ascii="Calibri" w:hAnsi="Calibri"/>
                <w:sz w:val="20"/>
              </w:rPr>
              <w:t>95.0 (7.3%)</w:t>
            </w:r>
          </w:p>
        </w:tc>
      </w:tr>
      <w:tr w:rsidR="00066508" w14:paraId="7F91E09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4075ADC" w14:textId="77777777" w:rsidR="00066508" w:rsidRDefault="00000000">
            <w:pPr>
              <w:keepNext/>
              <w:widowControl w:val="0"/>
              <w:spacing w:after="60"/>
            </w:pPr>
            <w:r>
              <w:rPr>
                <w:rFonts w:ascii="Calibri" w:hAnsi="Calibri"/>
                <w:sz w:val="20"/>
              </w:rPr>
              <w:t>Child rest before assessment</w:t>
            </w:r>
          </w:p>
        </w:tc>
        <w:tc>
          <w:tcPr>
            <w:tcW w:w="4680" w:type="dxa"/>
            <w:gridSpan w:val="2"/>
            <w:tcBorders>
              <w:top w:val="single" w:sz="6" w:space="0" w:color="D3D3D3"/>
              <w:left w:val="single" w:sz="6" w:space="0" w:color="D3D3D3"/>
              <w:bottom w:val="single" w:sz="6" w:space="0" w:color="D3D3D3"/>
              <w:right w:val="single" w:sz="6" w:space="0" w:color="D3D3D3"/>
            </w:tcBorders>
          </w:tcPr>
          <w:p w14:paraId="29355F33" w14:textId="77777777" w:rsidR="00066508" w:rsidRDefault="00066508">
            <w:pPr>
              <w:keepNext/>
              <w:widowControl w:val="0"/>
              <w:spacing w:after="60"/>
              <w:jc w:val="center"/>
            </w:pPr>
          </w:p>
        </w:tc>
      </w:tr>
      <w:tr w:rsidR="00066508" w14:paraId="4C50A9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A631D57" w14:textId="77777777" w:rsidR="00066508" w:rsidRDefault="00000000">
            <w:pPr>
              <w:keepNext/>
              <w:widowControl w:val="0"/>
              <w:spacing w:after="60"/>
            </w:pPr>
            <w:r>
              <w:rPr>
                <w:rFonts w:ascii="Calibri" w:hAnsi="Calibri"/>
                <w:sz w:val="20"/>
              </w:rPr>
              <w:t>    Yes</w:t>
            </w:r>
          </w:p>
        </w:tc>
        <w:tc>
          <w:tcPr>
            <w:tcW w:w="4680" w:type="dxa"/>
            <w:gridSpan w:val="2"/>
            <w:tcBorders>
              <w:top w:val="single" w:sz="6" w:space="0" w:color="D3D3D3"/>
              <w:left w:val="single" w:sz="6" w:space="0" w:color="D3D3D3"/>
              <w:bottom w:val="single" w:sz="6" w:space="0" w:color="D3D3D3"/>
              <w:right w:val="single" w:sz="6" w:space="0" w:color="D3D3D3"/>
            </w:tcBorders>
          </w:tcPr>
          <w:p w14:paraId="67694388" w14:textId="77777777" w:rsidR="00066508" w:rsidRDefault="00000000">
            <w:pPr>
              <w:keepNext/>
              <w:widowControl w:val="0"/>
              <w:spacing w:after="60"/>
              <w:jc w:val="center"/>
            </w:pPr>
            <w:r>
              <w:rPr>
                <w:rFonts w:ascii="Calibri" w:hAnsi="Calibri"/>
                <w:sz w:val="20"/>
              </w:rPr>
              <w:t>1,209.0 (93.3%)</w:t>
            </w:r>
          </w:p>
        </w:tc>
      </w:tr>
      <w:tr w:rsidR="00066508" w14:paraId="4C3C5E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D8B0414" w14:textId="77777777" w:rsidR="00066508" w:rsidRDefault="00000000">
            <w:pPr>
              <w:keepNext/>
              <w:widowControl w:val="0"/>
              <w:spacing w:after="60"/>
            </w:pPr>
            <w:r>
              <w:rPr>
                <w:rFonts w:ascii="Calibri" w:hAnsi="Calibri"/>
                <w:sz w:val="20"/>
              </w:rPr>
              <w:t>    Not as well as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69285B1D" w14:textId="77777777" w:rsidR="00066508" w:rsidRDefault="00000000">
            <w:pPr>
              <w:keepNext/>
              <w:widowControl w:val="0"/>
              <w:spacing w:after="60"/>
              <w:jc w:val="center"/>
            </w:pPr>
            <w:r>
              <w:rPr>
                <w:rFonts w:ascii="Calibri" w:hAnsi="Calibri"/>
                <w:sz w:val="20"/>
              </w:rPr>
              <w:t>87.0 (6.7%)</w:t>
            </w:r>
          </w:p>
        </w:tc>
      </w:tr>
      <w:tr w:rsidR="00066508" w14:paraId="419E70B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2FA5FA1"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A336B0C" w14:textId="77777777" w:rsidR="00066508" w:rsidRDefault="00000000">
            <w:pPr>
              <w:keepNext/>
              <w:widowControl w:val="0"/>
              <w:spacing w:after="60"/>
              <w:jc w:val="center"/>
            </w:pPr>
            <w:r>
              <w:rPr>
                <w:rFonts w:ascii="Calibri" w:hAnsi="Calibri"/>
                <w:sz w:val="20"/>
              </w:rPr>
              <w:t>1</w:t>
            </w:r>
          </w:p>
        </w:tc>
      </w:tr>
      <w:tr w:rsidR="00066508" w14:paraId="1EFD263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580A81" w14:textId="77777777" w:rsidR="00066508" w:rsidRDefault="00000000">
            <w:pPr>
              <w:keepNext/>
              <w:widowControl w:val="0"/>
              <w:spacing w:after="60"/>
            </w:pPr>
            <w:r>
              <w:rPr>
                <w:rFonts w:ascii="Calibri" w:hAnsi="Calibri"/>
                <w:sz w:val="20"/>
              </w:rPr>
              <w:t>Child sex</w:t>
            </w:r>
          </w:p>
        </w:tc>
        <w:tc>
          <w:tcPr>
            <w:tcW w:w="4680" w:type="dxa"/>
            <w:gridSpan w:val="2"/>
            <w:tcBorders>
              <w:top w:val="single" w:sz="6" w:space="0" w:color="D3D3D3"/>
              <w:left w:val="single" w:sz="6" w:space="0" w:color="D3D3D3"/>
              <w:bottom w:val="single" w:sz="6" w:space="0" w:color="D3D3D3"/>
              <w:right w:val="single" w:sz="6" w:space="0" w:color="D3D3D3"/>
            </w:tcBorders>
          </w:tcPr>
          <w:p w14:paraId="2A97DCC4" w14:textId="77777777" w:rsidR="00066508" w:rsidRDefault="00066508">
            <w:pPr>
              <w:keepNext/>
              <w:widowControl w:val="0"/>
              <w:spacing w:after="60"/>
              <w:jc w:val="center"/>
            </w:pPr>
          </w:p>
        </w:tc>
      </w:tr>
      <w:tr w:rsidR="00066508" w14:paraId="76E5902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0B0E699" w14:textId="77777777" w:rsidR="00066508" w:rsidRDefault="00000000">
            <w:pPr>
              <w:keepNext/>
              <w:widowControl w:val="0"/>
              <w:spacing w:after="60"/>
            </w:pPr>
            <w:r>
              <w:rPr>
                <w:rFonts w:ascii="Calibri" w:hAnsi="Calibri"/>
                <w:sz w:val="20"/>
              </w:rPr>
              <w:t>    Male</w:t>
            </w:r>
          </w:p>
        </w:tc>
        <w:tc>
          <w:tcPr>
            <w:tcW w:w="4680" w:type="dxa"/>
            <w:gridSpan w:val="2"/>
            <w:tcBorders>
              <w:top w:val="single" w:sz="6" w:space="0" w:color="D3D3D3"/>
              <w:left w:val="single" w:sz="6" w:space="0" w:color="D3D3D3"/>
              <w:bottom w:val="single" w:sz="6" w:space="0" w:color="D3D3D3"/>
              <w:right w:val="single" w:sz="6" w:space="0" w:color="D3D3D3"/>
            </w:tcBorders>
          </w:tcPr>
          <w:p w14:paraId="4D8B5FC3" w14:textId="77777777" w:rsidR="00066508" w:rsidRDefault="00000000">
            <w:pPr>
              <w:keepNext/>
              <w:widowControl w:val="0"/>
              <w:spacing w:after="60"/>
              <w:jc w:val="center"/>
            </w:pPr>
            <w:r>
              <w:rPr>
                <w:rFonts w:ascii="Calibri" w:hAnsi="Calibri"/>
                <w:sz w:val="20"/>
              </w:rPr>
              <w:t>710.0 (54.7%)</w:t>
            </w:r>
          </w:p>
        </w:tc>
      </w:tr>
      <w:tr w:rsidR="00066508" w14:paraId="17F3E8F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FD74F74" w14:textId="77777777" w:rsidR="00066508" w:rsidRDefault="00000000">
            <w:pPr>
              <w:keepNext/>
              <w:widowControl w:val="0"/>
              <w:spacing w:after="60"/>
            </w:pPr>
            <w:r>
              <w:rPr>
                <w:rFonts w:ascii="Calibri" w:hAnsi="Calibri"/>
                <w:sz w:val="20"/>
              </w:rPr>
              <w:t>    Female</w:t>
            </w:r>
          </w:p>
        </w:tc>
        <w:tc>
          <w:tcPr>
            <w:tcW w:w="4680" w:type="dxa"/>
            <w:gridSpan w:val="2"/>
            <w:tcBorders>
              <w:top w:val="single" w:sz="6" w:space="0" w:color="D3D3D3"/>
              <w:left w:val="single" w:sz="6" w:space="0" w:color="D3D3D3"/>
              <w:bottom w:val="single" w:sz="6" w:space="0" w:color="D3D3D3"/>
              <w:right w:val="single" w:sz="6" w:space="0" w:color="D3D3D3"/>
            </w:tcBorders>
          </w:tcPr>
          <w:p w14:paraId="620FEC95" w14:textId="77777777" w:rsidR="00066508" w:rsidRDefault="00000000">
            <w:pPr>
              <w:keepNext/>
              <w:widowControl w:val="0"/>
              <w:spacing w:after="60"/>
              <w:jc w:val="center"/>
            </w:pPr>
            <w:r>
              <w:rPr>
                <w:rFonts w:ascii="Calibri" w:hAnsi="Calibri"/>
                <w:sz w:val="20"/>
              </w:rPr>
              <w:t>587.0 (45.3%)</w:t>
            </w:r>
          </w:p>
        </w:tc>
      </w:tr>
      <w:tr w:rsidR="00066508" w14:paraId="29427AD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33E4273" w14:textId="77777777" w:rsidR="00066508" w:rsidRDefault="00000000">
            <w:pPr>
              <w:keepNext/>
              <w:widowControl w:val="0"/>
              <w:spacing w:after="60"/>
            </w:pPr>
            <w:r>
              <w:rPr>
                <w:rFonts w:ascii="Calibri" w:hAnsi="Calibri"/>
                <w:sz w:val="20"/>
              </w:rPr>
              <w:t>Child weight (kg)</w:t>
            </w:r>
          </w:p>
        </w:tc>
        <w:tc>
          <w:tcPr>
            <w:tcW w:w="4680" w:type="dxa"/>
            <w:gridSpan w:val="2"/>
            <w:tcBorders>
              <w:top w:val="single" w:sz="6" w:space="0" w:color="D3D3D3"/>
              <w:left w:val="single" w:sz="6" w:space="0" w:color="D3D3D3"/>
              <w:bottom w:val="single" w:sz="6" w:space="0" w:color="D3D3D3"/>
              <w:right w:val="single" w:sz="6" w:space="0" w:color="D3D3D3"/>
            </w:tcBorders>
          </w:tcPr>
          <w:p w14:paraId="0687F805" w14:textId="77777777" w:rsidR="00066508" w:rsidRDefault="00000000">
            <w:pPr>
              <w:keepNext/>
              <w:widowControl w:val="0"/>
              <w:spacing w:after="60"/>
              <w:jc w:val="center"/>
            </w:pPr>
            <w:r>
              <w:rPr>
                <w:rFonts w:ascii="Calibri" w:hAnsi="Calibri"/>
                <w:sz w:val="20"/>
              </w:rPr>
              <w:t>26.9 (22.9, 32.6)</w:t>
            </w:r>
          </w:p>
        </w:tc>
      </w:tr>
      <w:tr w:rsidR="00066508" w14:paraId="5614AB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4680" w:type="dxa"/>
            <w:gridSpan w:val="2"/>
            <w:tcBorders>
              <w:top w:val="single" w:sz="6" w:space="0" w:color="D3D3D3"/>
              <w:left w:val="single" w:sz="6" w:space="0" w:color="D3D3D3"/>
              <w:bottom w:val="single" w:sz="6" w:space="0" w:color="D3D3D3"/>
              <w:right w:val="single" w:sz="6" w:space="0" w:color="D3D3D3"/>
            </w:tcBorders>
          </w:tcPr>
          <w:p w14:paraId="7ECE941A" w14:textId="77777777" w:rsidR="00066508" w:rsidRDefault="00066508">
            <w:pPr>
              <w:keepNext/>
              <w:widowControl w:val="0"/>
              <w:spacing w:after="60"/>
              <w:jc w:val="center"/>
            </w:pPr>
          </w:p>
        </w:tc>
      </w:tr>
      <w:tr w:rsidR="00066508" w14:paraId="7BC58A3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1FC5434" w14:textId="77777777" w:rsidR="00066508" w:rsidRDefault="00000000">
            <w:pPr>
              <w:keepNext/>
              <w:widowControl w:val="0"/>
              <w:spacing w:after="60"/>
            </w:pPr>
            <w:r>
              <w:rPr>
                <w:rFonts w:ascii="Calibri" w:hAnsi="Calibri"/>
                <w:sz w:val="20"/>
              </w:rPr>
              <w:t>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783747AC" w14:textId="77777777" w:rsidR="00066508" w:rsidRDefault="00000000">
            <w:pPr>
              <w:keepNext/>
              <w:widowControl w:val="0"/>
              <w:spacing w:after="60"/>
              <w:jc w:val="center"/>
            </w:pPr>
            <w:r>
              <w:rPr>
                <w:rFonts w:ascii="Calibri" w:hAnsi="Calibri"/>
                <w:sz w:val="20"/>
              </w:rPr>
              <w:t>1,232.0 (95.1%)</w:t>
            </w:r>
          </w:p>
        </w:tc>
      </w:tr>
      <w:tr w:rsidR="00066508" w14:paraId="136489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4536B9D" w14:textId="77777777" w:rsidR="00066508" w:rsidRDefault="00000000">
            <w:pPr>
              <w:keepNext/>
              <w:widowControl w:val="0"/>
              <w:spacing w:after="60"/>
            </w:pPr>
            <w:r>
              <w:rPr>
                <w:rFonts w:ascii="Calibri" w:hAnsi="Calibri"/>
                <w:sz w:val="20"/>
              </w:rPr>
              <w:t>    Not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6F5462F0" w14:textId="77777777" w:rsidR="00066508" w:rsidRDefault="00000000">
            <w:pPr>
              <w:keepNext/>
              <w:widowControl w:val="0"/>
              <w:spacing w:after="60"/>
              <w:jc w:val="center"/>
            </w:pPr>
            <w:r>
              <w:rPr>
                <w:rFonts w:ascii="Calibri" w:hAnsi="Calibri"/>
                <w:sz w:val="20"/>
              </w:rPr>
              <w:t>64.0 (4.9%)</w:t>
            </w:r>
          </w:p>
        </w:tc>
      </w:tr>
      <w:tr w:rsidR="00066508" w14:paraId="73D94D4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2FCA89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1DC19E0" w14:textId="77777777" w:rsidR="00066508" w:rsidRDefault="00000000">
            <w:pPr>
              <w:keepNext/>
              <w:widowControl w:val="0"/>
              <w:spacing w:after="60"/>
              <w:jc w:val="center"/>
            </w:pPr>
            <w:r>
              <w:rPr>
                <w:rFonts w:ascii="Calibri" w:hAnsi="Calibri"/>
                <w:sz w:val="20"/>
              </w:rPr>
              <w:t>1</w:t>
            </w:r>
          </w:p>
        </w:tc>
      </w:tr>
      <w:tr w:rsidR="00066508" w14:paraId="07A743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275E798" w14:textId="77777777" w:rsidR="00066508" w:rsidRDefault="00000000">
            <w:pPr>
              <w:keepNext/>
              <w:widowControl w:val="0"/>
              <w:spacing w:after="60"/>
            </w:pPr>
            <w:r>
              <w:rPr>
                <w:rFonts w:ascii="Calibri" w:hAnsi="Calibri"/>
                <w:sz w:val="20"/>
              </w:rPr>
              <w:t>Cohort</w:t>
            </w:r>
          </w:p>
        </w:tc>
        <w:tc>
          <w:tcPr>
            <w:tcW w:w="4680" w:type="dxa"/>
            <w:gridSpan w:val="2"/>
            <w:tcBorders>
              <w:top w:val="single" w:sz="6" w:space="0" w:color="D3D3D3"/>
              <w:left w:val="single" w:sz="6" w:space="0" w:color="D3D3D3"/>
              <w:bottom w:val="single" w:sz="6" w:space="0" w:color="D3D3D3"/>
              <w:right w:val="single" w:sz="6" w:space="0" w:color="D3D3D3"/>
            </w:tcBorders>
          </w:tcPr>
          <w:p w14:paraId="3042A456" w14:textId="77777777" w:rsidR="00066508" w:rsidRDefault="00066508">
            <w:pPr>
              <w:keepNext/>
              <w:widowControl w:val="0"/>
              <w:spacing w:after="60"/>
              <w:jc w:val="center"/>
            </w:pPr>
          </w:p>
        </w:tc>
      </w:tr>
      <w:tr w:rsidR="00066508" w14:paraId="253F93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6CD7C19" w14:textId="77777777" w:rsidR="00066508" w:rsidRDefault="00000000">
            <w:pPr>
              <w:keepNext/>
              <w:widowControl w:val="0"/>
              <w:spacing w:after="60"/>
            </w:pPr>
            <w:r>
              <w:rPr>
                <w:rFonts w:ascii="Calibri" w:hAnsi="Calibri"/>
                <w:sz w:val="20"/>
              </w:rPr>
              <w:t>    MOBA</w:t>
            </w:r>
          </w:p>
        </w:tc>
        <w:tc>
          <w:tcPr>
            <w:tcW w:w="4680" w:type="dxa"/>
            <w:gridSpan w:val="2"/>
            <w:tcBorders>
              <w:top w:val="single" w:sz="6" w:space="0" w:color="D3D3D3"/>
              <w:left w:val="single" w:sz="6" w:space="0" w:color="D3D3D3"/>
              <w:bottom w:val="single" w:sz="6" w:space="0" w:color="D3D3D3"/>
              <w:right w:val="single" w:sz="6" w:space="0" w:color="D3D3D3"/>
            </w:tcBorders>
          </w:tcPr>
          <w:p w14:paraId="041E9B7C" w14:textId="77777777" w:rsidR="00066508" w:rsidRDefault="00000000">
            <w:pPr>
              <w:keepNext/>
              <w:widowControl w:val="0"/>
              <w:spacing w:after="60"/>
              <w:jc w:val="center"/>
            </w:pPr>
            <w:r>
              <w:rPr>
                <w:rFonts w:ascii="Calibri" w:hAnsi="Calibri"/>
                <w:sz w:val="20"/>
              </w:rPr>
              <w:t>272.0 (21.0%)</w:t>
            </w:r>
          </w:p>
        </w:tc>
      </w:tr>
      <w:tr w:rsidR="00066508" w14:paraId="4209E6E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31227F3" w14:textId="77777777" w:rsidR="00066508" w:rsidRDefault="00000000">
            <w:pPr>
              <w:keepNext/>
              <w:widowControl w:val="0"/>
              <w:spacing w:after="60"/>
            </w:pPr>
            <w:r>
              <w:rPr>
                <w:rFonts w:ascii="Calibri" w:hAnsi="Calibri"/>
                <w:sz w:val="20"/>
              </w:rPr>
              <w:t>    INMA</w:t>
            </w:r>
          </w:p>
        </w:tc>
        <w:tc>
          <w:tcPr>
            <w:tcW w:w="4680" w:type="dxa"/>
            <w:gridSpan w:val="2"/>
            <w:tcBorders>
              <w:top w:val="single" w:sz="6" w:space="0" w:color="D3D3D3"/>
              <w:left w:val="single" w:sz="6" w:space="0" w:color="D3D3D3"/>
              <w:bottom w:val="single" w:sz="6" w:space="0" w:color="D3D3D3"/>
              <w:right w:val="single" w:sz="6" w:space="0" w:color="D3D3D3"/>
            </w:tcBorders>
          </w:tcPr>
          <w:p w14:paraId="3A935AA9" w14:textId="77777777" w:rsidR="00066508" w:rsidRDefault="00000000">
            <w:pPr>
              <w:keepNext/>
              <w:widowControl w:val="0"/>
              <w:spacing w:after="60"/>
              <w:jc w:val="center"/>
            </w:pPr>
            <w:r>
              <w:rPr>
                <w:rFonts w:ascii="Calibri" w:hAnsi="Calibri"/>
                <w:sz w:val="20"/>
              </w:rPr>
              <w:t>221.0 (17.0%)</w:t>
            </w:r>
          </w:p>
        </w:tc>
      </w:tr>
      <w:tr w:rsidR="00066508" w14:paraId="75A16C7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0EB0548" w14:textId="77777777" w:rsidR="00066508" w:rsidRDefault="00000000">
            <w:pPr>
              <w:keepNext/>
              <w:widowControl w:val="0"/>
              <w:spacing w:after="60"/>
            </w:pPr>
            <w:r>
              <w:rPr>
                <w:rFonts w:ascii="Calibri" w:hAnsi="Calibri"/>
                <w:sz w:val="20"/>
              </w:rPr>
              <w:t>    BIB</w:t>
            </w:r>
          </w:p>
        </w:tc>
        <w:tc>
          <w:tcPr>
            <w:tcW w:w="4680" w:type="dxa"/>
            <w:gridSpan w:val="2"/>
            <w:tcBorders>
              <w:top w:val="single" w:sz="6" w:space="0" w:color="D3D3D3"/>
              <w:left w:val="single" w:sz="6" w:space="0" w:color="D3D3D3"/>
              <w:bottom w:val="single" w:sz="6" w:space="0" w:color="D3D3D3"/>
              <w:right w:val="single" w:sz="6" w:space="0" w:color="D3D3D3"/>
            </w:tcBorders>
          </w:tcPr>
          <w:p w14:paraId="23364FD5" w14:textId="77777777" w:rsidR="00066508" w:rsidRDefault="00000000">
            <w:pPr>
              <w:keepNext/>
              <w:widowControl w:val="0"/>
              <w:spacing w:after="60"/>
              <w:jc w:val="center"/>
            </w:pPr>
            <w:r>
              <w:rPr>
                <w:rFonts w:ascii="Calibri" w:hAnsi="Calibri"/>
                <w:sz w:val="20"/>
              </w:rPr>
              <w:t>204.0 (15.7%)</w:t>
            </w:r>
          </w:p>
        </w:tc>
      </w:tr>
      <w:tr w:rsidR="00066508" w14:paraId="789E04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CCA8252" w14:textId="77777777" w:rsidR="00066508" w:rsidRDefault="00000000">
            <w:pPr>
              <w:keepNext/>
              <w:widowControl w:val="0"/>
              <w:spacing w:after="60"/>
            </w:pPr>
            <w:r>
              <w:rPr>
                <w:rFonts w:ascii="Calibri" w:hAnsi="Calibri"/>
                <w:sz w:val="20"/>
              </w:rPr>
              <w:t>    KANC</w:t>
            </w:r>
          </w:p>
        </w:tc>
        <w:tc>
          <w:tcPr>
            <w:tcW w:w="4680" w:type="dxa"/>
            <w:gridSpan w:val="2"/>
            <w:tcBorders>
              <w:top w:val="single" w:sz="6" w:space="0" w:color="D3D3D3"/>
              <w:left w:val="single" w:sz="6" w:space="0" w:color="D3D3D3"/>
              <w:bottom w:val="single" w:sz="6" w:space="0" w:color="D3D3D3"/>
              <w:right w:val="single" w:sz="6" w:space="0" w:color="D3D3D3"/>
            </w:tcBorders>
          </w:tcPr>
          <w:p w14:paraId="0FF65816" w14:textId="77777777" w:rsidR="00066508" w:rsidRDefault="00000000">
            <w:pPr>
              <w:keepNext/>
              <w:widowControl w:val="0"/>
              <w:spacing w:after="60"/>
              <w:jc w:val="center"/>
            </w:pPr>
            <w:r>
              <w:rPr>
                <w:rFonts w:ascii="Calibri" w:hAnsi="Calibri"/>
                <w:sz w:val="20"/>
              </w:rPr>
              <w:t>203.0 (15.7%)</w:t>
            </w:r>
          </w:p>
        </w:tc>
      </w:tr>
      <w:tr w:rsidR="00066508" w14:paraId="7A4724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1285160" w14:textId="77777777" w:rsidR="00066508" w:rsidRDefault="00000000">
            <w:pPr>
              <w:keepNext/>
              <w:widowControl w:val="0"/>
              <w:spacing w:after="60"/>
            </w:pPr>
            <w:r>
              <w:rPr>
                <w:rFonts w:ascii="Calibri" w:hAnsi="Calibri"/>
                <w:sz w:val="20"/>
              </w:rPr>
              <w:t>    RHEA</w:t>
            </w:r>
          </w:p>
        </w:tc>
        <w:tc>
          <w:tcPr>
            <w:tcW w:w="4680" w:type="dxa"/>
            <w:gridSpan w:val="2"/>
            <w:tcBorders>
              <w:top w:val="single" w:sz="6" w:space="0" w:color="D3D3D3"/>
              <w:left w:val="single" w:sz="6" w:space="0" w:color="D3D3D3"/>
              <w:bottom w:val="single" w:sz="6" w:space="0" w:color="D3D3D3"/>
              <w:right w:val="single" w:sz="6" w:space="0" w:color="D3D3D3"/>
            </w:tcBorders>
          </w:tcPr>
          <w:p w14:paraId="62C6A8D0" w14:textId="77777777" w:rsidR="00066508" w:rsidRDefault="00000000">
            <w:pPr>
              <w:keepNext/>
              <w:widowControl w:val="0"/>
              <w:spacing w:after="60"/>
              <w:jc w:val="center"/>
            </w:pPr>
            <w:r>
              <w:rPr>
                <w:rFonts w:ascii="Calibri" w:hAnsi="Calibri"/>
                <w:sz w:val="20"/>
              </w:rPr>
              <w:t>199.0 (15.3%)</w:t>
            </w:r>
          </w:p>
        </w:tc>
      </w:tr>
      <w:tr w:rsidR="00066508" w14:paraId="1DA6458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657F1DF" w14:textId="77777777" w:rsidR="00066508" w:rsidRDefault="00000000">
            <w:pPr>
              <w:keepNext/>
              <w:widowControl w:val="0"/>
              <w:spacing w:after="60"/>
            </w:pPr>
            <w:r>
              <w:rPr>
                <w:rFonts w:ascii="Calibri" w:hAnsi="Calibri"/>
                <w:sz w:val="20"/>
              </w:rPr>
              <w:t>    EDEN</w:t>
            </w:r>
          </w:p>
        </w:tc>
        <w:tc>
          <w:tcPr>
            <w:tcW w:w="4680" w:type="dxa"/>
            <w:gridSpan w:val="2"/>
            <w:tcBorders>
              <w:top w:val="single" w:sz="6" w:space="0" w:color="D3D3D3"/>
              <w:left w:val="single" w:sz="6" w:space="0" w:color="D3D3D3"/>
              <w:bottom w:val="single" w:sz="6" w:space="0" w:color="D3D3D3"/>
              <w:right w:val="single" w:sz="6" w:space="0" w:color="D3D3D3"/>
            </w:tcBorders>
          </w:tcPr>
          <w:p w14:paraId="46E6C1D1" w14:textId="77777777" w:rsidR="00066508" w:rsidRDefault="00000000">
            <w:pPr>
              <w:keepNext/>
              <w:widowControl w:val="0"/>
              <w:spacing w:after="60"/>
              <w:jc w:val="center"/>
            </w:pPr>
            <w:r>
              <w:rPr>
                <w:rFonts w:ascii="Calibri" w:hAnsi="Calibri"/>
                <w:sz w:val="20"/>
              </w:rPr>
              <w:t>198.0 (15.3%)</w:t>
            </w:r>
          </w:p>
        </w:tc>
      </w:tr>
      <w:tr w:rsidR="00066508" w14:paraId="6F004EB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C6BE70" w14:textId="77777777" w:rsidR="00066508" w:rsidRDefault="00000000">
            <w:pPr>
              <w:keepNext/>
              <w:widowControl w:val="0"/>
              <w:spacing w:after="60"/>
            </w:pPr>
            <w:r>
              <w:rPr>
                <w:rFonts w:ascii="Calibri" w:hAnsi="Calibri"/>
                <w:sz w:val="20"/>
              </w:rPr>
              <w:t>Creatinine night sample (g/l)</w:t>
            </w:r>
          </w:p>
        </w:tc>
        <w:tc>
          <w:tcPr>
            <w:tcW w:w="4680" w:type="dxa"/>
            <w:gridSpan w:val="2"/>
            <w:tcBorders>
              <w:top w:val="single" w:sz="6" w:space="0" w:color="D3D3D3"/>
              <w:left w:val="single" w:sz="6" w:space="0" w:color="D3D3D3"/>
              <w:bottom w:val="single" w:sz="6" w:space="0" w:color="D3D3D3"/>
              <w:right w:val="single" w:sz="6" w:space="0" w:color="D3D3D3"/>
            </w:tcBorders>
          </w:tcPr>
          <w:p w14:paraId="79849976" w14:textId="77777777" w:rsidR="00066508" w:rsidRDefault="00000000">
            <w:pPr>
              <w:keepNext/>
              <w:widowControl w:val="0"/>
              <w:spacing w:after="60"/>
              <w:jc w:val="center"/>
            </w:pPr>
            <w:r>
              <w:rPr>
                <w:rFonts w:ascii="Calibri" w:hAnsi="Calibri"/>
                <w:sz w:val="20"/>
              </w:rPr>
              <w:t>1.7 (0.9, 3.0)</w:t>
            </w:r>
          </w:p>
        </w:tc>
      </w:tr>
      <w:tr w:rsidR="00066508" w14:paraId="6BD0669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9D865EB"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DCAE56C" w14:textId="77777777" w:rsidR="00066508" w:rsidRDefault="00000000">
            <w:pPr>
              <w:keepNext/>
              <w:widowControl w:val="0"/>
              <w:spacing w:after="60"/>
              <w:jc w:val="center"/>
            </w:pPr>
            <w:r>
              <w:rPr>
                <w:rFonts w:ascii="Calibri" w:hAnsi="Calibri"/>
                <w:sz w:val="20"/>
              </w:rPr>
              <w:t>321</w:t>
            </w:r>
          </w:p>
        </w:tc>
      </w:tr>
      <w:tr w:rsidR="00066508" w14:paraId="75A1982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4FC2FD5" w14:textId="77777777" w:rsidR="00066508" w:rsidRDefault="00000000">
            <w:pPr>
              <w:keepNext/>
              <w:widowControl w:val="0"/>
              <w:spacing w:after="60"/>
            </w:pPr>
            <w:r>
              <w:rPr>
                <w:rFonts w:ascii="Calibri" w:hAnsi="Calibri"/>
                <w:sz w:val="20"/>
              </w:rPr>
              <w:t>Creatinine pooled sample (g/l)</w:t>
            </w:r>
          </w:p>
        </w:tc>
        <w:tc>
          <w:tcPr>
            <w:tcW w:w="4680" w:type="dxa"/>
            <w:gridSpan w:val="2"/>
            <w:tcBorders>
              <w:top w:val="single" w:sz="6" w:space="0" w:color="D3D3D3"/>
              <w:left w:val="single" w:sz="6" w:space="0" w:color="D3D3D3"/>
              <w:bottom w:val="single" w:sz="6" w:space="0" w:color="D3D3D3"/>
              <w:right w:val="single" w:sz="6" w:space="0" w:color="D3D3D3"/>
            </w:tcBorders>
          </w:tcPr>
          <w:p w14:paraId="49C3BFCB" w14:textId="77777777" w:rsidR="00066508" w:rsidRDefault="00000000">
            <w:pPr>
              <w:keepNext/>
              <w:widowControl w:val="0"/>
              <w:spacing w:after="60"/>
              <w:jc w:val="center"/>
            </w:pPr>
            <w:r>
              <w:rPr>
                <w:rFonts w:ascii="Calibri" w:hAnsi="Calibri"/>
                <w:sz w:val="20"/>
              </w:rPr>
              <w:t>1.0 (0.8, 1.2)</w:t>
            </w:r>
          </w:p>
        </w:tc>
      </w:tr>
      <w:tr w:rsidR="00066508" w14:paraId="1766F9F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357D07C" w14:textId="77777777" w:rsidR="00066508" w:rsidRDefault="00000000">
            <w:pPr>
              <w:keepNext/>
              <w:widowControl w:val="0"/>
              <w:spacing w:after="60"/>
            </w:pPr>
            <w:r>
              <w:rPr>
                <w:rFonts w:ascii="Calibri" w:hAnsi="Calibri"/>
                <w:sz w:val="20"/>
              </w:rPr>
              <w:lastRenderedPageBreak/>
              <w:t>Date of test (season)</w:t>
            </w:r>
          </w:p>
        </w:tc>
        <w:tc>
          <w:tcPr>
            <w:tcW w:w="4680" w:type="dxa"/>
            <w:gridSpan w:val="2"/>
            <w:tcBorders>
              <w:top w:val="single" w:sz="6" w:space="0" w:color="D3D3D3"/>
              <w:left w:val="single" w:sz="6" w:space="0" w:color="D3D3D3"/>
              <w:bottom w:val="single" w:sz="6" w:space="0" w:color="D3D3D3"/>
              <w:right w:val="single" w:sz="6" w:space="0" w:color="D3D3D3"/>
            </w:tcBorders>
          </w:tcPr>
          <w:p w14:paraId="6AE612AA" w14:textId="77777777" w:rsidR="00066508" w:rsidRDefault="00066508">
            <w:pPr>
              <w:keepNext/>
              <w:widowControl w:val="0"/>
              <w:spacing w:after="60"/>
              <w:jc w:val="center"/>
            </w:pPr>
          </w:p>
        </w:tc>
      </w:tr>
      <w:tr w:rsidR="00066508" w14:paraId="5B64D46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491773D" w14:textId="77777777" w:rsidR="00066508" w:rsidRDefault="00000000">
            <w:pPr>
              <w:keepNext/>
              <w:widowControl w:val="0"/>
              <w:spacing w:after="60"/>
            </w:pPr>
            <w:r>
              <w:rPr>
                <w:rFonts w:ascii="Calibri" w:hAnsi="Calibri"/>
                <w:sz w:val="20"/>
              </w:rPr>
              <w:t>    Spring</w:t>
            </w:r>
          </w:p>
        </w:tc>
        <w:tc>
          <w:tcPr>
            <w:tcW w:w="4680" w:type="dxa"/>
            <w:gridSpan w:val="2"/>
            <w:tcBorders>
              <w:top w:val="single" w:sz="6" w:space="0" w:color="D3D3D3"/>
              <w:left w:val="single" w:sz="6" w:space="0" w:color="D3D3D3"/>
              <w:bottom w:val="single" w:sz="6" w:space="0" w:color="D3D3D3"/>
              <w:right w:val="single" w:sz="6" w:space="0" w:color="D3D3D3"/>
            </w:tcBorders>
          </w:tcPr>
          <w:p w14:paraId="3B984391" w14:textId="77777777" w:rsidR="00066508" w:rsidRDefault="00000000">
            <w:pPr>
              <w:keepNext/>
              <w:widowControl w:val="0"/>
              <w:spacing w:after="60"/>
              <w:jc w:val="center"/>
            </w:pPr>
            <w:r>
              <w:rPr>
                <w:rFonts w:ascii="Calibri" w:hAnsi="Calibri"/>
                <w:sz w:val="20"/>
              </w:rPr>
              <w:t>358.0 (27.7%)</w:t>
            </w:r>
          </w:p>
        </w:tc>
      </w:tr>
      <w:tr w:rsidR="00066508" w14:paraId="4D2076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636A075" w14:textId="77777777" w:rsidR="00066508" w:rsidRDefault="00000000">
            <w:pPr>
              <w:keepNext/>
              <w:widowControl w:val="0"/>
              <w:spacing w:after="60"/>
            </w:pPr>
            <w:r>
              <w:rPr>
                <w:rFonts w:ascii="Calibri" w:hAnsi="Calibri"/>
                <w:sz w:val="20"/>
              </w:rPr>
              <w:t>    Winter</w:t>
            </w:r>
          </w:p>
        </w:tc>
        <w:tc>
          <w:tcPr>
            <w:tcW w:w="4680" w:type="dxa"/>
            <w:gridSpan w:val="2"/>
            <w:tcBorders>
              <w:top w:val="single" w:sz="6" w:space="0" w:color="D3D3D3"/>
              <w:left w:val="single" w:sz="6" w:space="0" w:color="D3D3D3"/>
              <w:bottom w:val="single" w:sz="6" w:space="0" w:color="D3D3D3"/>
              <w:right w:val="single" w:sz="6" w:space="0" w:color="D3D3D3"/>
            </w:tcBorders>
          </w:tcPr>
          <w:p w14:paraId="38B68531" w14:textId="77777777" w:rsidR="00066508" w:rsidRDefault="00000000">
            <w:pPr>
              <w:keepNext/>
              <w:widowControl w:val="0"/>
              <w:spacing w:after="60"/>
              <w:jc w:val="center"/>
            </w:pPr>
            <w:r>
              <w:rPr>
                <w:rFonts w:ascii="Calibri" w:hAnsi="Calibri"/>
                <w:sz w:val="20"/>
              </w:rPr>
              <w:t>339.0 (26.2%)</w:t>
            </w:r>
          </w:p>
        </w:tc>
      </w:tr>
      <w:tr w:rsidR="00066508" w14:paraId="0EA6189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17793CF" w14:textId="77777777" w:rsidR="00066508" w:rsidRDefault="00000000">
            <w:pPr>
              <w:keepNext/>
              <w:widowControl w:val="0"/>
              <w:spacing w:after="60"/>
            </w:pPr>
            <w:r>
              <w:rPr>
                <w:rFonts w:ascii="Calibri" w:hAnsi="Calibri"/>
                <w:sz w:val="20"/>
              </w:rPr>
              <w:t>    Autumn</w:t>
            </w:r>
          </w:p>
        </w:tc>
        <w:tc>
          <w:tcPr>
            <w:tcW w:w="4680" w:type="dxa"/>
            <w:gridSpan w:val="2"/>
            <w:tcBorders>
              <w:top w:val="single" w:sz="6" w:space="0" w:color="D3D3D3"/>
              <w:left w:val="single" w:sz="6" w:space="0" w:color="D3D3D3"/>
              <w:bottom w:val="single" w:sz="6" w:space="0" w:color="D3D3D3"/>
              <w:right w:val="single" w:sz="6" w:space="0" w:color="D3D3D3"/>
            </w:tcBorders>
          </w:tcPr>
          <w:p w14:paraId="136E6F07" w14:textId="77777777" w:rsidR="00066508" w:rsidRDefault="00000000">
            <w:pPr>
              <w:keepNext/>
              <w:widowControl w:val="0"/>
              <w:spacing w:after="60"/>
              <w:jc w:val="center"/>
            </w:pPr>
            <w:r>
              <w:rPr>
                <w:rFonts w:ascii="Calibri" w:hAnsi="Calibri"/>
                <w:sz w:val="20"/>
              </w:rPr>
              <w:t>300.0 (23.2%)</w:t>
            </w:r>
          </w:p>
        </w:tc>
      </w:tr>
      <w:tr w:rsidR="00066508" w14:paraId="3B75B1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5092EEC" w14:textId="77777777" w:rsidR="00066508" w:rsidRDefault="00000000">
            <w:pPr>
              <w:keepNext/>
              <w:widowControl w:val="0"/>
              <w:spacing w:after="60"/>
            </w:pPr>
            <w:r>
              <w:rPr>
                <w:rFonts w:ascii="Calibri" w:hAnsi="Calibri"/>
                <w:sz w:val="20"/>
              </w:rPr>
              <w:t>    Summer</w:t>
            </w:r>
          </w:p>
        </w:tc>
        <w:tc>
          <w:tcPr>
            <w:tcW w:w="4680" w:type="dxa"/>
            <w:gridSpan w:val="2"/>
            <w:tcBorders>
              <w:top w:val="single" w:sz="6" w:space="0" w:color="D3D3D3"/>
              <w:left w:val="single" w:sz="6" w:space="0" w:color="D3D3D3"/>
              <w:bottom w:val="single" w:sz="6" w:space="0" w:color="D3D3D3"/>
              <w:right w:val="single" w:sz="6" w:space="0" w:color="D3D3D3"/>
            </w:tcBorders>
          </w:tcPr>
          <w:p w14:paraId="1C59C8B6" w14:textId="77777777" w:rsidR="00066508" w:rsidRDefault="00000000">
            <w:pPr>
              <w:keepNext/>
              <w:widowControl w:val="0"/>
              <w:spacing w:after="60"/>
              <w:jc w:val="center"/>
            </w:pPr>
            <w:r>
              <w:rPr>
                <w:rFonts w:ascii="Calibri" w:hAnsi="Calibri"/>
                <w:sz w:val="20"/>
              </w:rPr>
              <w:t>297.0 (23.0%)</w:t>
            </w:r>
          </w:p>
        </w:tc>
      </w:tr>
      <w:tr w:rsidR="00066508" w14:paraId="7B177F2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D2F1A1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30893B7" w14:textId="77777777" w:rsidR="00066508" w:rsidRDefault="00000000">
            <w:pPr>
              <w:keepNext/>
              <w:widowControl w:val="0"/>
              <w:spacing w:after="60"/>
              <w:jc w:val="center"/>
            </w:pPr>
            <w:r>
              <w:rPr>
                <w:rFonts w:ascii="Calibri" w:hAnsi="Calibri"/>
                <w:sz w:val="20"/>
              </w:rPr>
              <w:t>3</w:t>
            </w:r>
          </w:p>
        </w:tc>
      </w:tr>
      <w:tr w:rsidR="00066508" w14:paraId="037049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F764421" w14:textId="77777777" w:rsidR="00066508" w:rsidRDefault="00000000">
            <w:pPr>
              <w:keepNext/>
              <w:widowControl w:val="0"/>
              <w:spacing w:after="60"/>
            </w:pPr>
            <w:r>
              <w:rPr>
                <w:rFonts w:ascii="Calibri" w:hAnsi="Calibri"/>
                <w:sz w:val="20"/>
              </w:rPr>
              <w:t>Family affluence scale</w:t>
            </w:r>
          </w:p>
        </w:tc>
        <w:tc>
          <w:tcPr>
            <w:tcW w:w="4680" w:type="dxa"/>
            <w:gridSpan w:val="2"/>
            <w:tcBorders>
              <w:top w:val="single" w:sz="6" w:space="0" w:color="D3D3D3"/>
              <w:left w:val="single" w:sz="6" w:space="0" w:color="D3D3D3"/>
              <w:bottom w:val="single" w:sz="6" w:space="0" w:color="D3D3D3"/>
              <w:right w:val="single" w:sz="6" w:space="0" w:color="D3D3D3"/>
            </w:tcBorders>
          </w:tcPr>
          <w:p w14:paraId="0720768A" w14:textId="77777777" w:rsidR="00066508" w:rsidRDefault="00066508">
            <w:pPr>
              <w:keepNext/>
              <w:widowControl w:val="0"/>
              <w:spacing w:after="60"/>
              <w:jc w:val="center"/>
            </w:pPr>
          </w:p>
        </w:tc>
      </w:tr>
      <w:tr w:rsidR="00066508" w14:paraId="13E2A50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C923E3" w14:textId="77777777" w:rsidR="00066508" w:rsidRDefault="00000000">
            <w:pPr>
              <w:keepNext/>
              <w:widowControl w:val="0"/>
              <w:spacing w:after="60"/>
            </w:pPr>
            <w:r>
              <w:rPr>
                <w:rFonts w:ascii="Calibri" w:hAnsi="Calibri"/>
                <w:sz w:val="20"/>
              </w:rPr>
              <w:t>    6</w:t>
            </w:r>
          </w:p>
        </w:tc>
        <w:tc>
          <w:tcPr>
            <w:tcW w:w="4680" w:type="dxa"/>
            <w:gridSpan w:val="2"/>
            <w:tcBorders>
              <w:top w:val="single" w:sz="6" w:space="0" w:color="D3D3D3"/>
              <w:left w:val="single" w:sz="6" w:space="0" w:color="D3D3D3"/>
              <w:bottom w:val="single" w:sz="6" w:space="0" w:color="D3D3D3"/>
              <w:right w:val="single" w:sz="6" w:space="0" w:color="D3D3D3"/>
            </w:tcBorders>
          </w:tcPr>
          <w:p w14:paraId="1072819A" w14:textId="77777777" w:rsidR="00066508" w:rsidRDefault="00000000">
            <w:pPr>
              <w:keepNext/>
              <w:widowControl w:val="0"/>
              <w:spacing w:after="60"/>
              <w:jc w:val="center"/>
            </w:pPr>
            <w:r>
              <w:rPr>
                <w:rFonts w:ascii="Calibri" w:hAnsi="Calibri"/>
                <w:sz w:val="20"/>
              </w:rPr>
              <w:t>410.0 (31.7%)</w:t>
            </w:r>
          </w:p>
        </w:tc>
      </w:tr>
      <w:tr w:rsidR="00066508" w14:paraId="7975536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8E193DE" w14:textId="77777777" w:rsidR="00066508" w:rsidRDefault="00000000">
            <w:pPr>
              <w:keepNext/>
              <w:widowControl w:val="0"/>
              <w:spacing w:after="60"/>
            </w:pPr>
            <w:r>
              <w:rPr>
                <w:rFonts w:ascii="Calibri" w:hAnsi="Calibri"/>
                <w:sz w:val="20"/>
              </w:rPr>
              <w:t>    5</w:t>
            </w:r>
          </w:p>
        </w:tc>
        <w:tc>
          <w:tcPr>
            <w:tcW w:w="4680" w:type="dxa"/>
            <w:gridSpan w:val="2"/>
            <w:tcBorders>
              <w:top w:val="single" w:sz="6" w:space="0" w:color="D3D3D3"/>
              <w:left w:val="single" w:sz="6" w:space="0" w:color="D3D3D3"/>
              <w:bottom w:val="single" w:sz="6" w:space="0" w:color="D3D3D3"/>
              <w:right w:val="single" w:sz="6" w:space="0" w:color="D3D3D3"/>
            </w:tcBorders>
          </w:tcPr>
          <w:p w14:paraId="00F2B0CD" w14:textId="77777777" w:rsidR="00066508" w:rsidRDefault="00000000">
            <w:pPr>
              <w:keepNext/>
              <w:widowControl w:val="0"/>
              <w:spacing w:after="60"/>
              <w:jc w:val="center"/>
            </w:pPr>
            <w:r>
              <w:rPr>
                <w:rFonts w:ascii="Calibri" w:hAnsi="Calibri"/>
                <w:sz w:val="20"/>
              </w:rPr>
              <w:t>325.0 (25.1%)</w:t>
            </w:r>
          </w:p>
        </w:tc>
      </w:tr>
      <w:tr w:rsidR="00066508" w14:paraId="1C55D45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50D99B2" w14:textId="77777777" w:rsidR="00066508" w:rsidRDefault="00000000">
            <w:pPr>
              <w:keepNext/>
              <w:widowControl w:val="0"/>
              <w:spacing w:after="60"/>
            </w:pPr>
            <w:r>
              <w:rPr>
                <w:rFonts w:ascii="Calibri" w:hAnsi="Calibri"/>
                <w:sz w:val="20"/>
              </w:rPr>
              <w:t>    7</w:t>
            </w:r>
          </w:p>
        </w:tc>
        <w:tc>
          <w:tcPr>
            <w:tcW w:w="4680" w:type="dxa"/>
            <w:gridSpan w:val="2"/>
            <w:tcBorders>
              <w:top w:val="single" w:sz="6" w:space="0" w:color="D3D3D3"/>
              <w:left w:val="single" w:sz="6" w:space="0" w:color="D3D3D3"/>
              <w:bottom w:val="single" w:sz="6" w:space="0" w:color="D3D3D3"/>
              <w:right w:val="single" w:sz="6" w:space="0" w:color="D3D3D3"/>
            </w:tcBorders>
          </w:tcPr>
          <w:p w14:paraId="15CE09AC" w14:textId="77777777" w:rsidR="00066508" w:rsidRDefault="00000000">
            <w:pPr>
              <w:keepNext/>
              <w:widowControl w:val="0"/>
              <w:spacing w:after="60"/>
              <w:jc w:val="center"/>
            </w:pPr>
            <w:r>
              <w:rPr>
                <w:rFonts w:ascii="Calibri" w:hAnsi="Calibri"/>
                <w:sz w:val="20"/>
              </w:rPr>
              <w:t>248.0 (19.2%)</w:t>
            </w:r>
          </w:p>
        </w:tc>
      </w:tr>
      <w:tr w:rsidR="00066508" w14:paraId="79C1703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3BEF02F" w14:textId="77777777" w:rsidR="00066508" w:rsidRDefault="00000000">
            <w:pPr>
              <w:keepNext/>
              <w:widowControl w:val="0"/>
              <w:spacing w:after="60"/>
            </w:pPr>
            <w:r>
              <w:rPr>
                <w:rFonts w:ascii="Calibri" w:hAnsi="Calibri"/>
                <w:sz w:val="20"/>
              </w:rPr>
              <w:t>    4</w:t>
            </w:r>
          </w:p>
        </w:tc>
        <w:tc>
          <w:tcPr>
            <w:tcW w:w="4680" w:type="dxa"/>
            <w:gridSpan w:val="2"/>
            <w:tcBorders>
              <w:top w:val="single" w:sz="6" w:space="0" w:color="D3D3D3"/>
              <w:left w:val="single" w:sz="6" w:space="0" w:color="D3D3D3"/>
              <w:bottom w:val="single" w:sz="6" w:space="0" w:color="D3D3D3"/>
              <w:right w:val="single" w:sz="6" w:space="0" w:color="D3D3D3"/>
            </w:tcBorders>
          </w:tcPr>
          <w:p w14:paraId="6F10FCDC" w14:textId="77777777" w:rsidR="00066508" w:rsidRDefault="00000000">
            <w:pPr>
              <w:keepNext/>
              <w:widowControl w:val="0"/>
              <w:spacing w:after="60"/>
              <w:jc w:val="center"/>
            </w:pPr>
            <w:r>
              <w:rPr>
                <w:rFonts w:ascii="Calibri" w:hAnsi="Calibri"/>
                <w:sz w:val="20"/>
              </w:rPr>
              <w:t>174.0 (13.4%)</w:t>
            </w:r>
          </w:p>
        </w:tc>
      </w:tr>
      <w:tr w:rsidR="00066508" w14:paraId="4D8BC40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CF9F3C7" w14:textId="77777777" w:rsidR="00066508" w:rsidRDefault="00000000">
            <w:pPr>
              <w:keepNext/>
              <w:widowControl w:val="0"/>
              <w:spacing w:after="60"/>
            </w:pPr>
            <w:r>
              <w:rPr>
                <w:rFonts w:ascii="Calibri" w:hAnsi="Calibri"/>
                <w:sz w:val="20"/>
              </w:rPr>
              <w:t>    3</w:t>
            </w:r>
          </w:p>
        </w:tc>
        <w:tc>
          <w:tcPr>
            <w:tcW w:w="4680" w:type="dxa"/>
            <w:gridSpan w:val="2"/>
            <w:tcBorders>
              <w:top w:val="single" w:sz="6" w:space="0" w:color="D3D3D3"/>
              <w:left w:val="single" w:sz="6" w:space="0" w:color="D3D3D3"/>
              <w:bottom w:val="single" w:sz="6" w:space="0" w:color="D3D3D3"/>
              <w:right w:val="single" w:sz="6" w:space="0" w:color="D3D3D3"/>
            </w:tcBorders>
          </w:tcPr>
          <w:p w14:paraId="6C09C307" w14:textId="77777777" w:rsidR="00066508" w:rsidRDefault="00000000">
            <w:pPr>
              <w:keepNext/>
              <w:widowControl w:val="0"/>
              <w:spacing w:after="60"/>
              <w:jc w:val="center"/>
            </w:pPr>
            <w:r>
              <w:rPr>
                <w:rFonts w:ascii="Calibri" w:hAnsi="Calibri"/>
                <w:sz w:val="20"/>
              </w:rPr>
              <w:t>92.0 (7.1%)</w:t>
            </w:r>
          </w:p>
        </w:tc>
      </w:tr>
      <w:tr w:rsidR="00066508" w14:paraId="5B2A608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ECFEC4" w14:textId="77777777" w:rsidR="00066508" w:rsidRDefault="00000000">
            <w:pPr>
              <w:keepNext/>
              <w:widowControl w:val="0"/>
              <w:spacing w:after="60"/>
            </w:pPr>
            <w:r>
              <w:rPr>
                <w:rFonts w:ascii="Calibri" w:hAnsi="Calibri"/>
                <w:sz w:val="20"/>
              </w:rPr>
              <w:t>    2</w:t>
            </w:r>
          </w:p>
        </w:tc>
        <w:tc>
          <w:tcPr>
            <w:tcW w:w="4680" w:type="dxa"/>
            <w:gridSpan w:val="2"/>
            <w:tcBorders>
              <w:top w:val="single" w:sz="6" w:space="0" w:color="D3D3D3"/>
              <w:left w:val="single" w:sz="6" w:space="0" w:color="D3D3D3"/>
              <w:bottom w:val="single" w:sz="6" w:space="0" w:color="D3D3D3"/>
              <w:right w:val="single" w:sz="6" w:space="0" w:color="D3D3D3"/>
            </w:tcBorders>
          </w:tcPr>
          <w:p w14:paraId="6FF66916" w14:textId="77777777" w:rsidR="00066508" w:rsidRDefault="00000000">
            <w:pPr>
              <w:keepNext/>
              <w:widowControl w:val="0"/>
              <w:spacing w:after="60"/>
              <w:jc w:val="center"/>
            </w:pPr>
            <w:r>
              <w:rPr>
                <w:rFonts w:ascii="Calibri" w:hAnsi="Calibri"/>
                <w:sz w:val="20"/>
              </w:rPr>
              <w:t>28.0 (2.2%)</w:t>
            </w:r>
          </w:p>
        </w:tc>
      </w:tr>
      <w:tr w:rsidR="00066508" w14:paraId="7CBF5E7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3C739A0" w14:textId="77777777" w:rsidR="00066508" w:rsidRDefault="00000000">
            <w:pPr>
              <w:keepNext/>
              <w:widowControl w:val="0"/>
              <w:spacing w:after="60"/>
            </w:pPr>
            <w:r>
              <w:rPr>
                <w:rFonts w:ascii="Calibri" w:hAnsi="Calibri"/>
                <w:sz w:val="20"/>
              </w:rPr>
              <w:t>    1</w:t>
            </w:r>
          </w:p>
        </w:tc>
        <w:tc>
          <w:tcPr>
            <w:tcW w:w="4680" w:type="dxa"/>
            <w:gridSpan w:val="2"/>
            <w:tcBorders>
              <w:top w:val="single" w:sz="6" w:space="0" w:color="D3D3D3"/>
              <w:left w:val="single" w:sz="6" w:space="0" w:color="D3D3D3"/>
              <w:bottom w:val="single" w:sz="6" w:space="0" w:color="D3D3D3"/>
              <w:right w:val="single" w:sz="6" w:space="0" w:color="D3D3D3"/>
            </w:tcBorders>
          </w:tcPr>
          <w:p w14:paraId="0CFA6347" w14:textId="77777777" w:rsidR="00066508" w:rsidRDefault="00000000">
            <w:pPr>
              <w:keepNext/>
              <w:widowControl w:val="0"/>
              <w:spacing w:after="60"/>
              <w:jc w:val="center"/>
            </w:pPr>
            <w:r>
              <w:rPr>
                <w:rFonts w:ascii="Calibri" w:hAnsi="Calibri"/>
                <w:sz w:val="20"/>
              </w:rPr>
              <w:t>12.0 (0.9%)</w:t>
            </w:r>
          </w:p>
        </w:tc>
      </w:tr>
      <w:tr w:rsidR="00066508" w14:paraId="425256B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49762CE" w14:textId="77777777" w:rsidR="00066508" w:rsidRDefault="00000000">
            <w:pPr>
              <w:keepNext/>
              <w:widowControl w:val="0"/>
              <w:spacing w:after="60"/>
            </w:pPr>
            <w:r>
              <w:rPr>
                <w:rFonts w:ascii="Calibri" w:hAnsi="Calibri"/>
                <w:sz w:val="20"/>
              </w:rPr>
              <w:t>    0</w:t>
            </w:r>
          </w:p>
        </w:tc>
        <w:tc>
          <w:tcPr>
            <w:tcW w:w="4680" w:type="dxa"/>
            <w:gridSpan w:val="2"/>
            <w:tcBorders>
              <w:top w:val="single" w:sz="6" w:space="0" w:color="D3D3D3"/>
              <w:left w:val="single" w:sz="6" w:space="0" w:color="D3D3D3"/>
              <w:bottom w:val="single" w:sz="6" w:space="0" w:color="D3D3D3"/>
              <w:right w:val="single" w:sz="6" w:space="0" w:color="D3D3D3"/>
            </w:tcBorders>
          </w:tcPr>
          <w:p w14:paraId="4EB64A6F" w14:textId="77777777" w:rsidR="00066508" w:rsidRDefault="00000000">
            <w:pPr>
              <w:keepNext/>
              <w:widowControl w:val="0"/>
              <w:spacing w:after="60"/>
              <w:jc w:val="center"/>
            </w:pPr>
            <w:r>
              <w:rPr>
                <w:rFonts w:ascii="Calibri" w:hAnsi="Calibri"/>
                <w:sz w:val="20"/>
              </w:rPr>
              <w:t>6.0 (0.5%)</w:t>
            </w:r>
          </w:p>
        </w:tc>
      </w:tr>
      <w:tr w:rsidR="00066508" w14:paraId="4974DE5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BD6AFBB"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6208AAD" w14:textId="77777777" w:rsidR="00066508" w:rsidRDefault="00000000">
            <w:pPr>
              <w:keepNext/>
              <w:widowControl w:val="0"/>
              <w:spacing w:after="60"/>
              <w:jc w:val="center"/>
            </w:pPr>
            <w:r>
              <w:rPr>
                <w:rFonts w:ascii="Calibri" w:hAnsi="Calibri"/>
                <w:sz w:val="20"/>
              </w:rPr>
              <w:t>2</w:t>
            </w:r>
          </w:p>
        </w:tc>
      </w:tr>
      <w:tr w:rsidR="00066508" w14:paraId="5D2C0B0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382CB75" w14:textId="77777777" w:rsidR="00066508" w:rsidRDefault="00000000">
            <w:pPr>
              <w:keepNext/>
              <w:widowControl w:val="0"/>
              <w:spacing w:after="60"/>
            </w:pPr>
            <w:r>
              <w:rPr>
                <w:rFonts w:ascii="Calibri" w:hAnsi="Calibri"/>
                <w:sz w:val="20"/>
              </w:rPr>
              <w:t>Fast food/take away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6BC41A26" w14:textId="77777777" w:rsidR="00066508" w:rsidRDefault="00000000">
            <w:pPr>
              <w:keepNext/>
              <w:widowControl w:val="0"/>
              <w:spacing w:after="60"/>
              <w:jc w:val="center"/>
            </w:pPr>
            <w:r>
              <w:rPr>
                <w:rFonts w:ascii="Calibri" w:hAnsi="Calibri"/>
                <w:sz w:val="20"/>
              </w:rPr>
              <w:t>0.1 (0.1, 0.5)</w:t>
            </w:r>
          </w:p>
        </w:tc>
      </w:tr>
      <w:tr w:rsidR="00066508" w14:paraId="1F8D2C1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DB0FD7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9F88EDB" w14:textId="77777777" w:rsidR="00066508" w:rsidRDefault="00000000">
            <w:pPr>
              <w:keepNext/>
              <w:widowControl w:val="0"/>
              <w:spacing w:after="60"/>
              <w:jc w:val="center"/>
            </w:pPr>
            <w:r>
              <w:rPr>
                <w:rFonts w:ascii="Calibri" w:hAnsi="Calibri"/>
                <w:sz w:val="20"/>
              </w:rPr>
              <w:t>7</w:t>
            </w:r>
          </w:p>
        </w:tc>
      </w:tr>
      <w:tr w:rsidR="00066508" w14:paraId="5570390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E25C75" w14:textId="77777777" w:rsidR="00066508" w:rsidRDefault="00000000">
            <w:pPr>
              <w:keepNext/>
              <w:widowControl w:val="0"/>
              <w:spacing w:after="60"/>
            </w:pPr>
            <w:r>
              <w:rPr>
                <w:rFonts w:ascii="Calibri" w:hAnsi="Calibri"/>
                <w:sz w:val="20"/>
              </w:rPr>
              <w:t>Fasting time before visit (hours)</w:t>
            </w:r>
          </w:p>
        </w:tc>
        <w:tc>
          <w:tcPr>
            <w:tcW w:w="4680" w:type="dxa"/>
            <w:gridSpan w:val="2"/>
            <w:tcBorders>
              <w:top w:val="single" w:sz="6" w:space="0" w:color="D3D3D3"/>
              <w:left w:val="single" w:sz="6" w:space="0" w:color="D3D3D3"/>
              <w:bottom w:val="single" w:sz="6" w:space="0" w:color="D3D3D3"/>
              <w:right w:val="single" w:sz="6" w:space="0" w:color="D3D3D3"/>
            </w:tcBorders>
          </w:tcPr>
          <w:p w14:paraId="5801BB03" w14:textId="77777777" w:rsidR="00066508" w:rsidRDefault="00000000">
            <w:pPr>
              <w:keepNext/>
              <w:widowControl w:val="0"/>
              <w:spacing w:after="60"/>
              <w:jc w:val="center"/>
            </w:pPr>
            <w:r>
              <w:rPr>
                <w:rFonts w:ascii="Calibri" w:hAnsi="Calibri"/>
                <w:sz w:val="20"/>
              </w:rPr>
              <w:t>3.3 (2.8, 4.0)</w:t>
            </w:r>
          </w:p>
        </w:tc>
      </w:tr>
      <w:tr w:rsidR="00066508" w14:paraId="3CBA1F5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D47D02D" w14:textId="77777777" w:rsidR="00066508" w:rsidRDefault="00000000">
            <w:pPr>
              <w:keepNext/>
              <w:widowControl w:val="0"/>
              <w:spacing w:after="60"/>
            </w:pPr>
            <w:r>
              <w:rPr>
                <w:rFonts w:ascii="Calibri" w:hAnsi="Calibri"/>
                <w:sz w:val="20"/>
              </w:rPr>
              <w:t>Financial situation of the parents</w:t>
            </w:r>
          </w:p>
        </w:tc>
        <w:tc>
          <w:tcPr>
            <w:tcW w:w="4680" w:type="dxa"/>
            <w:gridSpan w:val="2"/>
            <w:tcBorders>
              <w:top w:val="single" w:sz="6" w:space="0" w:color="D3D3D3"/>
              <w:left w:val="single" w:sz="6" w:space="0" w:color="D3D3D3"/>
              <w:bottom w:val="single" w:sz="6" w:space="0" w:color="D3D3D3"/>
              <w:right w:val="single" w:sz="6" w:space="0" w:color="D3D3D3"/>
            </w:tcBorders>
          </w:tcPr>
          <w:p w14:paraId="570A2F01" w14:textId="77777777" w:rsidR="00066508" w:rsidRDefault="00066508">
            <w:pPr>
              <w:keepNext/>
              <w:widowControl w:val="0"/>
              <w:spacing w:after="60"/>
              <w:jc w:val="center"/>
            </w:pPr>
          </w:p>
        </w:tc>
      </w:tr>
      <w:tr w:rsidR="00066508" w14:paraId="3EF6FC7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B512E9C" w14:textId="77777777" w:rsidR="00066508" w:rsidRDefault="00000000">
            <w:pPr>
              <w:keepNext/>
              <w:widowControl w:val="0"/>
              <w:spacing w:after="60"/>
            </w:pPr>
            <w:r>
              <w:rPr>
                <w:rFonts w:ascii="Calibri" w:hAnsi="Calibri"/>
                <w:sz w:val="20"/>
              </w:rPr>
              <w:t>    Doing alright</w:t>
            </w:r>
          </w:p>
        </w:tc>
        <w:tc>
          <w:tcPr>
            <w:tcW w:w="4680" w:type="dxa"/>
            <w:gridSpan w:val="2"/>
            <w:tcBorders>
              <w:top w:val="single" w:sz="6" w:space="0" w:color="D3D3D3"/>
              <w:left w:val="single" w:sz="6" w:space="0" w:color="D3D3D3"/>
              <w:bottom w:val="single" w:sz="6" w:space="0" w:color="D3D3D3"/>
              <w:right w:val="single" w:sz="6" w:space="0" w:color="D3D3D3"/>
            </w:tcBorders>
          </w:tcPr>
          <w:p w14:paraId="047606FE" w14:textId="77777777" w:rsidR="00066508" w:rsidRDefault="00000000">
            <w:pPr>
              <w:keepNext/>
              <w:widowControl w:val="0"/>
              <w:spacing w:after="60"/>
              <w:jc w:val="center"/>
            </w:pPr>
            <w:r>
              <w:rPr>
                <w:rFonts w:ascii="Calibri" w:hAnsi="Calibri"/>
                <w:sz w:val="20"/>
              </w:rPr>
              <w:t>414.0 (32.1%)</w:t>
            </w:r>
          </w:p>
        </w:tc>
      </w:tr>
      <w:tr w:rsidR="00066508" w14:paraId="16BEC15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44031EE" w14:textId="77777777" w:rsidR="00066508" w:rsidRDefault="00000000">
            <w:pPr>
              <w:keepNext/>
              <w:widowControl w:val="0"/>
              <w:spacing w:after="60"/>
            </w:pPr>
            <w:r>
              <w:rPr>
                <w:rFonts w:ascii="Calibri" w:hAnsi="Calibri"/>
                <w:sz w:val="20"/>
              </w:rPr>
              <w:t>    Living comfortably</w:t>
            </w:r>
          </w:p>
        </w:tc>
        <w:tc>
          <w:tcPr>
            <w:tcW w:w="4680" w:type="dxa"/>
            <w:gridSpan w:val="2"/>
            <w:tcBorders>
              <w:top w:val="single" w:sz="6" w:space="0" w:color="D3D3D3"/>
              <w:left w:val="single" w:sz="6" w:space="0" w:color="D3D3D3"/>
              <w:bottom w:val="single" w:sz="6" w:space="0" w:color="D3D3D3"/>
              <w:right w:val="single" w:sz="6" w:space="0" w:color="D3D3D3"/>
            </w:tcBorders>
          </w:tcPr>
          <w:p w14:paraId="4DC842FD" w14:textId="77777777" w:rsidR="00066508" w:rsidRDefault="00000000">
            <w:pPr>
              <w:keepNext/>
              <w:widowControl w:val="0"/>
              <w:spacing w:after="60"/>
              <w:jc w:val="center"/>
            </w:pPr>
            <w:r>
              <w:rPr>
                <w:rFonts w:ascii="Calibri" w:hAnsi="Calibri"/>
                <w:sz w:val="20"/>
              </w:rPr>
              <w:t>412.0 (31.9%)</w:t>
            </w:r>
          </w:p>
        </w:tc>
      </w:tr>
      <w:tr w:rsidR="00066508" w14:paraId="4FB3FA1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F0C3A37" w14:textId="77777777" w:rsidR="00066508" w:rsidRDefault="00000000">
            <w:pPr>
              <w:keepNext/>
              <w:widowControl w:val="0"/>
              <w:spacing w:after="60"/>
            </w:pPr>
            <w:r>
              <w:rPr>
                <w:rFonts w:ascii="Calibri" w:hAnsi="Calibri"/>
                <w:sz w:val="20"/>
              </w:rPr>
              <w:t>    Getting by</w:t>
            </w:r>
          </w:p>
        </w:tc>
        <w:tc>
          <w:tcPr>
            <w:tcW w:w="4680" w:type="dxa"/>
            <w:gridSpan w:val="2"/>
            <w:tcBorders>
              <w:top w:val="single" w:sz="6" w:space="0" w:color="D3D3D3"/>
              <w:left w:val="single" w:sz="6" w:space="0" w:color="D3D3D3"/>
              <w:bottom w:val="single" w:sz="6" w:space="0" w:color="D3D3D3"/>
              <w:right w:val="single" w:sz="6" w:space="0" w:color="D3D3D3"/>
            </w:tcBorders>
          </w:tcPr>
          <w:p w14:paraId="03222361" w14:textId="77777777" w:rsidR="00066508" w:rsidRDefault="00000000">
            <w:pPr>
              <w:keepNext/>
              <w:widowControl w:val="0"/>
              <w:spacing w:after="60"/>
              <w:jc w:val="center"/>
            </w:pPr>
            <w:r>
              <w:rPr>
                <w:rFonts w:ascii="Calibri" w:hAnsi="Calibri"/>
                <w:sz w:val="20"/>
              </w:rPr>
              <w:t>331.0 (25.6%)</w:t>
            </w:r>
          </w:p>
        </w:tc>
      </w:tr>
      <w:tr w:rsidR="00066508" w14:paraId="0AB60FB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68DDA29" w14:textId="77777777" w:rsidR="00066508" w:rsidRDefault="00000000">
            <w:pPr>
              <w:keepNext/>
              <w:widowControl w:val="0"/>
              <w:spacing w:after="60"/>
            </w:pPr>
            <w:r>
              <w:rPr>
                <w:rFonts w:ascii="Calibri" w:hAnsi="Calibri"/>
                <w:sz w:val="20"/>
              </w:rPr>
              <w:t>    Finding it quite difficult</w:t>
            </w:r>
          </w:p>
        </w:tc>
        <w:tc>
          <w:tcPr>
            <w:tcW w:w="4680" w:type="dxa"/>
            <w:gridSpan w:val="2"/>
            <w:tcBorders>
              <w:top w:val="single" w:sz="6" w:space="0" w:color="D3D3D3"/>
              <w:left w:val="single" w:sz="6" w:space="0" w:color="D3D3D3"/>
              <w:bottom w:val="single" w:sz="6" w:space="0" w:color="D3D3D3"/>
              <w:right w:val="single" w:sz="6" w:space="0" w:color="D3D3D3"/>
            </w:tcBorders>
          </w:tcPr>
          <w:p w14:paraId="4AF74244" w14:textId="77777777" w:rsidR="00066508" w:rsidRDefault="00000000">
            <w:pPr>
              <w:keepNext/>
              <w:widowControl w:val="0"/>
              <w:spacing w:after="60"/>
              <w:jc w:val="center"/>
            </w:pPr>
            <w:r>
              <w:rPr>
                <w:rFonts w:ascii="Calibri" w:hAnsi="Calibri"/>
                <w:sz w:val="20"/>
              </w:rPr>
              <w:t>86.0 (6.7%)</w:t>
            </w:r>
          </w:p>
        </w:tc>
      </w:tr>
      <w:tr w:rsidR="00066508" w14:paraId="6D4398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8566E7" w14:textId="77777777" w:rsidR="00066508" w:rsidRDefault="00000000">
            <w:pPr>
              <w:keepNext/>
              <w:widowControl w:val="0"/>
              <w:spacing w:after="60"/>
            </w:pPr>
            <w:r>
              <w:rPr>
                <w:rFonts w:ascii="Calibri" w:hAnsi="Calibri"/>
                <w:sz w:val="20"/>
              </w:rPr>
              <w:t>    Finding it very difficult</w:t>
            </w:r>
          </w:p>
        </w:tc>
        <w:tc>
          <w:tcPr>
            <w:tcW w:w="4680" w:type="dxa"/>
            <w:gridSpan w:val="2"/>
            <w:tcBorders>
              <w:top w:val="single" w:sz="6" w:space="0" w:color="D3D3D3"/>
              <w:left w:val="single" w:sz="6" w:space="0" w:color="D3D3D3"/>
              <w:bottom w:val="single" w:sz="6" w:space="0" w:color="D3D3D3"/>
              <w:right w:val="single" w:sz="6" w:space="0" w:color="D3D3D3"/>
            </w:tcBorders>
          </w:tcPr>
          <w:p w14:paraId="69C95EB8" w14:textId="77777777" w:rsidR="00066508" w:rsidRDefault="00000000">
            <w:pPr>
              <w:keepNext/>
              <w:widowControl w:val="0"/>
              <w:spacing w:after="60"/>
              <w:jc w:val="center"/>
            </w:pPr>
            <w:r>
              <w:rPr>
                <w:rFonts w:ascii="Calibri" w:hAnsi="Calibri"/>
                <w:sz w:val="20"/>
              </w:rPr>
              <w:t>40.0 (3.1%)</w:t>
            </w:r>
          </w:p>
        </w:tc>
      </w:tr>
      <w:tr w:rsidR="00066508" w14:paraId="5E9540D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53F4B28" w14:textId="77777777" w:rsidR="00066508" w:rsidRDefault="00000000">
            <w:pPr>
              <w:keepNext/>
              <w:widowControl w:val="0"/>
              <w:spacing w:after="60"/>
            </w:pPr>
            <w:r>
              <w:rPr>
                <w:rFonts w:ascii="Calibri" w:hAnsi="Calibri"/>
                <w:sz w:val="20"/>
              </w:rPr>
              <w:t>    Does not wish to answer</w:t>
            </w:r>
          </w:p>
        </w:tc>
        <w:tc>
          <w:tcPr>
            <w:tcW w:w="4680" w:type="dxa"/>
            <w:gridSpan w:val="2"/>
            <w:tcBorders>
              <w:top w:val="single" w:sz="6" w:space="0" w:color="D3D3D3"/>
              <w:left w:val="single" w:sz="6" w:space="0" w:color="D3D3D3"/>
              <w:bottom w:val="single" w:sz="6" w:space="0" w:color="D3D3D3"/>
              <w:right w:val="single" w:sz="6" w:space="0" w:color="D3D3D3"/>
            </w:tcBorders>
          </w:tcPr>
          <w:p w14:paraId="78332EBF" w14:textId="77777777" w:rsidR="00066508" w:rsidRDefault="00000000">
            <w:pPr>
              <w:keepNext/>
              <w:widowControl w:val="0"/>
              <w:spacing w:after="60"/>
              <w:jc w:val="center"/>
            </w:pPr>
            <w:r>
              <w:rPr>
                <w:rFonts w:ascii="Calibri" w:hAnsi="Calibri"/>
                <w:sz w:val="20"/>
              </w:rPr>
              <w:t>8.0 (0.6%)</w:t>
            </w:r>
          </w:p>
        </w:tc>
      </w:tr>
      <w:tr w:rsidR="00066508" w14:paraId="67D8176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EE5175A"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55BDA7B8" w14:textId="77777777" w:rsidR="00066508" w:rsidRDefault="00000000">
            <w:pPr>
              <w:keepNext/>
              <w:widowControl w:val="0"/>
              <w:spacing w:after="60"/>
              <w:jc w:val="center"/>
            </w:pPr>
            <w:r>
              <w:rPr>
                <w:rFonts w:ascii="Calibri" w:hAnsi="Calibri"/>
                <w:sz w:val="20"/>
              </w:rPr>
              <w:t>6</w:t>
            </w:r>
          </w:p>
        </w:tc>
      </w:tr>
      <w:tr w:rsidR="00066508" w14:paraId="5BF2293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805E6C3" w14:textId="77777777" w:rsidR="00066508" w:rsidRDefault="00000000">
            <w:pPr>
              <w:keepNext/>
              <w:widowControl w:val="0"/>
              <w:spacing w:after="60"/>
            </w:pPr>
            <w:r>
              <w:rPr>
                <w:rFonts w:ascii="Calibri" w:hAnsi="Calibri"/>
                <w:sz w:val="20"/>
              </w:rPr>
              <w:t>Fish and seafood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4572B0B7" w14:textId="77777777" w:rsidR="00066508" w:rsidRDefault="00000000">
            <w:pPr>
              <w:keepNext/>
              <w:widowControl w:val="0"/>
              <w:spacing w:after="60"/>
              <w:jc w:val="center"/>
            </w:pPr>
            <w:r>
              <w:rPr>
                <w:rFonts w:ascii="Calibri" w:hAnsi="Calibri"/>
                <w:sz w:val="20"/>
              </w:rPr>
              <w:t>2.0 (1.1, 3.5)</w:t>
            </w:r>
          </w:p>
        </w:tc>
      </w:tr>
      <w:tr w:rsidR="00066508" w14:paraId="38C387B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423B01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8275A65" w14:textId="77777777" w:rsidR="00066508" w:rsidRDefault="00000000">
            <w:pPr>
              <w:keepNext/>
              <w:widowControl w:val="0"/>
              <w:spacing w:after="60"/>
              <w:jc w:val="center"/>
            </w:pPr>
            <w:r>
              <w:rPr>
                <w:rFonts w:ascii="Calibri" w:hAnsi="Calibri"/>
                <w:sz w:val="20"/>
              </w:rPr>
              <w:t>5</w:t>
            </w:r>
          </w:p>
        </w:tc>
      </w:tr>
      <w:tr w:rsidR="00066508" w14:paraId="60079B3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03A6C12" w14:textId="77777777" w:rsidR="00066508" w:rsidRDefault="00000000">
            <w:pPr>
              <w:keepNext/>
              <w:widowControl w:val="0"/>
              <w:spacing w:after="60"/>
            </w:pPr>
            <w:r>
              <w:rPr>
                <w:rFonts w:ascii="Calibri" w:hAnsi="Calibri"/>
                <w:sz w:val="20"/>
              </w:rPr>
              <w:t>Fruits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1C50BA4B" w14:textId="77777777" w:rsidR="00066508" w:rsidRDefault="00000000">
            <w:pPr>
              <w:keepNext/>
              <w:widowControl w:val="0"/>
              <w:spacing w:after="60"/>
              <w:jc w:val="center"/>
            </w:pPr>
            <w:r>
              <w:rPr>
                <w:rFonts w:ascii="Calibri" w:hAnsi="Calibri"/>
                <w:sz w:val="20"/>
              </w:rPr>
              <w:t>9.0 (5.9, 18.0)</w:t>
            </w:r>
          </w:p>
        </w:tc>
      </w:tr>
      <w:tr w:rsidR="00066508" w14:paraId="3568C38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EDABA9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8350760" w14:textId="77777777" w:rsidR="00066508" w:rsidRDefault="00000000">
            <w:pPr>
              <w:keepNext/>
              <w:widowControl w:val="0"/>
              <w:spacing w:after="60"/>
              <w:jc w:val="center"/>
            </w:pPr>
            <w:r>
              <w:rPr>
                <w:rFonts w:ascii="Calibri" w:hAnsi="Calibri"/>
                <w:sz w:val="20"/>
              </w:rPr>
              <w:t>7</w:t>
            </w:r>
          </w:p>
        </w:tc>
      </w:tr>
      <w:tr w:rsidR="00066508" w14:paraId="34638ED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4680" w:type="dxa"/>
            <w:gridSpan w:val="2"/>
            <w:tcBorders>
              <w:top w:val="single" w:sz="6" w:space="0" w:color="D3D3D3"/>
              <w:left w:val="single" w:sz="6" w:space="0" w:color="D3D3D3"/>
              <w:bottom w:val="single" w:sz="6" w:space="0" w:color="D3D3D3"/>
              <w:right w:val="single" w:sz="6" w:space="0" w:color="D3D3D3"/>
            </w:tcBorders>
          </w:tcPr>
          <w:p w14:paraId="15AD4CAF" w14:textId="77777777" w:rsidR="00066508" w:rsidRDefault="00000000">
            <w:pPr>
              <w:keepNext/>
              <w:widowControl w:val="0"/>
              <w:spacing w:after="60"/>
              <w:jc w:val="center"/>
            </w:pPr>
            <w:r>
              <w:rPr>
                <w:rFonts w:ascii="Calibri" w:hAnsi="Calibri"/>
                <w:sz w:val="20"/>
              </w:rPr>
              <w:t>299.6 (231.3, 368.2)</w:t>
            </w:r>
          </w:p>
        </w:tc>
      </w:tr>
      <w:tr w:rsidR="00066508" w14:paraId="2EDC307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A6ADF6F"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10A9AAA" w14:textId="77777777" w:rsidR="00066508" w:rsidRDefault="00000000">
            <w:pPr>
              <w:keepNext/>
              <w:widowControl w:val="0"/>
              <w:spacing w:after="60"/>
              <w:jc w:val="center"/>
            </w:pPr>
            <w:r>
              <w:rPr>
                <w:rFonts w:ascii="Calibri" w:hAnsi="Calibri"/>
                <w:sz w:val="20"/>
              </w:rPr>
              <w:t>18</w:t>
            </w:r>
          </w:p>
        </w:tc>
      </w:tr>
      <w:tr w:rsidR="00066508" w14:paraId="3DE4C66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03C34B9" w14:textId="77777777" w:rsidR="00066508" w:rsidRDefault="00000000">
            <w:pPr>
              <w:keepNext/>
              <w:widowControl w:val="0"/>
              <w:spacing w:after="60"/>
            </w:pPr>
            <w:r>
              <w:rPr>
                <w:rFonts w:ascii="Calibri" w:hAnsi="Calibri"/>
                <w:sz w:val="20"/>
              </w:rPr>
              <w:t>Marital status</w:t>
            </w:r>
          </w:p>
        </w:tc>
        <w:tc>
          <w:tcPr>
            <w:tcW w:w="4680" w:type="dxa"/>
            <w:gridSpan w:val="2"/>
            <w:tcBorders>
              <w:top w:val="single" w:sz="6" w:space="0" w:color="D3D3D3"/>
              <w:left w:val="single" w:sz="6" w:space="0" w:color="D3D3D3"/>
              <w:bottom w:val="single" w:sz="6" w:space="0" w:color="D3D3D3"/>
              <w:right w:val="single" w:sz="6" w:space="0" w:color="D3D3D3"/>
            </w:tcBorders>
          </w:tcPr>
          <w:p w14:paraId="30BF81D6" w14:textId="77777777" w:rsidR="00066508" w:rsidRDefault="00066508">
            <w:pPr>
              <w:keepNext/>
              <w:widowControl w:val="0"/>
              <w:spacing w:after="60"/>
              <w:jc w:val="center"/>
            </w:pPr>
          </w:p>
        </w:tc>
      </w:tr>
      <w:tr w:rsidR="00066508" w14:paraId="378378A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C9C718E" w14:textId="77777777" w:rsidR="00066508" w:rsidRDefault="00000000">
            <w:pPr>
              <w:keepNext/>
              <w:widowControl w:val="0"/>
              <w:spacing w:after="60"/>
            </w:pPr>
            <w:r>
              <w:rPr>
                <w:rFonts w:ascii="Calibri" w:hAnsi="Calibri"/>
                <w:sz w:val="20"/>
              </w:rPr>
              <w:t>    Living with the father</w:t>
            </w:r>
          </w:p>
        </w:tc>
        <w:tc>
          <w:tcPr>
            <w:tcW w:w="4680" w:type="dxa"/>
            <w:gridSpan w:val="2"/>
            <w:tcBorders>
              <w:top w:val="single" w:sz="6" w:space="0" w:color="D3D3D3"/>
              <w:left w:val="single" w:sz="6" w:space="0" w:color="D3D3D3"/>
              <w:bottom w:val="single" w:sz="6" w:space="0" w:color="D3D3D3"/>
              <w:right w:val="single" w:sz="6" w:space="0" w:color="D3D3D3"/>
            </w:tcBorders>
          </w:tcPr>
          <w:p w14:paraId="68BD0C08" w14:textId="77777777" w:rsidR="00066508" w:rsidRDefault="00000000">
            <w:pPr>
              <w:keepNext/>
              <w:widowControl w:val="0"/>
              <w:spacing w:after="60"/>
              <w:jc w:val="center"/>
            </w:pPr>
            <w:r>
              <w:rPr>
                <w:rFonts w:ascii="Calibri" w:hAnsi="Calibri"/>
                <w:sz w:val="20"/>
              </w:rPr>
              <w:t>1,212.0 (94.5%)</w:t>
            </w:r>
          </w:p>
        </w:tc>
      </w:tr>
      <w:tr w:rsidR="00066508" w14:paraId="1A32EA5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9B79DA4" w14:textId="77777777" w:rsidR="00066508" w:rsidRDefault="00000000">
            <w:pPr>
              <w:keepNext/>
              <w:widowControl w:val="0"/>
              <w:spacing w:after="60"/>
            </w:pPr>
            <w:r>
              <w:rPr>
                <w:rFonts w:ascii="Calibri" w:hAnsi="Calibri"/>
                <w:sz w:val="20"/>
              </w:rPr>
              <w:t>    Living alone</w:t>
            </w:r>
          </w:p>
        </w:tc>
        <w:tc>
          <w:tcPr>
            <w:tcW w:w="4680" w:type="dxa"/>
            <w:gridSpan w:val="2"/>
            <w:tcBorders>
              <w:top w:val="single" w:sz="6" w:space="0" w:color="D3D3D3"/>
              <w:left w:val="single" w:sz="6" w:space="0" w:color="D3D3D3"/>
              <w:bottom w:val="single" w:sz="6" w:space="0" w:color="D3D3D3"/>
              <w:right w:val="single" w:sz="6" w:space="0" w:color="D3D3D3"/>
            </w:tcBorders>
          </w:tcPr>
          <w:p w14:paraId="24277EA9" w14:textId="77777777" w:rsidR="00066508" w:rsidRDefault="00000000">
            <w:pPr>
              <w:keepNext/>
              <w:widowControl w:val="0"/>
              <w:spacing w:after="60"/>
              <w:jc w:val="center"/>
            </w:pPr>
            <w:r>
              <w:rPr>
                <w:rFonts w:ascii="Calibri" w:hAnsi="Calibri"/>
                <w:sz w:val="20"/>
              </w:rPr>
              <w:t>39.0 (3.0%)</w:t>
            </w:r>
          </w:p>
        </w:tc>
      </w:tr>
      <w:tr w:rsidR="00066508" w14:paraId="692D93A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4680" w:type="dxa"/>
            <w:gridSpan w:val="2"/>
            <w:tcBorders>
              <w:top w:val="single" w:sz="6" w:space="0" w:color="D3D3D3"/>
              <w:left w:val="single" w:sz="6" w:space="0" w:color="D3D3D3"/>
              <w:bottom w:val="single" w:sz="6" w:space="0" w:color="D3D3D3"/>
              <w:right w:val="single" w:sz="6" w:space="0" w:color="D3D3D3"/>
            </w:tcBorders>
          </w:tcPr>
          <w:p w14:paraId="687199FE" w14:textId="77777777" w:rsidR="00066508" w:rsidRDefault="00000000">
            <w:pPr>
              <w:keepNext/>
              <w:widowControl w:val="0"/>
              <w:spacing w:after="60"/>
              <w:jc w:val="center"/>
            </w:pPr>
            <w:r>
              <w:rPr>
                <w:rFonts w:ascii="Calibri" w:hAnsi="Calibri"/>
                <w:sz w:val="20"/>
              </w:rPr>
              <w:t>31.0 (2.4%)</w:t>
            </w:r>
          </w:p>
        </w:tc>
      </w:tr>
      <w:tr w:rsidR="00066508" w14:paraId="17F436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485E9C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06619AF" w14:textId="77777777" w:rsidR="00066508" w:rsidRDefault="00000000">
            <w:pPr>
              <w:keepNext/>
              <w:widowControl w:val="0"/>
              <w:spacing w:after="60"/>
              <w:jc w:val="center"/>
            </w:pPr>
            <w:r>
              <w:rPr>
                <w:rFonts w:ascii="Calibri" w:hAnsi="Calibri"/>
                <w:sz w:val="20"/>
              </w:rPr>
              <w:t>15</w:t>
            </w:r>
          </w:p>
        </w:tc>
      </w:tr>
      <w:tr w:rsidR="00066508" w14:paraId="4AD2AC6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E4437B" w14:textId="77777777" w:rsidR="00066508" w:rsidRDefault="00000000">
            <w:pPr>
              <w:keepNext/>
              <w:widowControl w:val="0"/>
              <w:spacing w:after="60"/>
            </w:pPr>
            <w:r>
              <w:rPr>
                <w:rFonts w:ascii="Calibri" w:hAnsi="Calibri"/>
                <w:sz w:val="20"/>
              </w:rPr>
              <w:t>Maternal tobacco consumption</w:t>
            </w:r>
          </w:p>
        </w:tc>
        <w:tc>
          <w:tcPr>
            <w:tcW w:w="4680" w:type="dxa"/>
            <w:gridSpan w:val="2"/>
            <w:tcBorders>
              <w:top w:val="single" w:sz="6" w:space="0" w:color="D3D3D3"/>
              <w:left w:val="single" w:sz="6" w:space="0" w:color="D3D3D3"/>
              <w:bottom w:val="single" w:sz="6" w:space="0" w:color="D3D3D3"/>
              <w:right w:val="single" w:sz="6" w:space="0" w:color="D3D3D3"/>
            </w:tcBorders>
          </w:tcPr>
          <w:p w14:paraId="65FD8B37" w14:textId="77777777" w:rsidR="00066508" w:rsidRDefault="00066508">
            <w:pPr>
              <w:keepNext/>
              <w:widowControl w:val="0"/>
              <w:spacing w:after="60"/>
              <w:jc w:val="center"/>
            </w:pPr>
          </w:p>
        </w:tc>
      </w:tr>
      <w:tr w:rsidR="00066508" w14:paraId="2F0E781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2CA2B8" w14:textId="77777777" w:rsidR="00066508" w:rsidRDefault="00000000">
            <w:pPr>
              <w:keepNext/>
              <w:widowControl w:val="0"/>
              <w:spacing w:after="60"/>
            </w:pPr>
            <w:r>
              <w:rPr>
                <w:rFonts w:ascii="Calibri" w:hAnsi="Calibri"/>
                <w:sz w:val="20"/>
              </w:rPr>
              <w:lastRenderedPageBreak/>
              <w:t>    Non-smoker and has never smoked</w:t>
            </w:r>
          </w:p>
        </w:tc>
        <w:tc>
          <w:tcPr>
            <w:tcW w:w="4680" w:type="dxa"/>
            <w:gridSpan w:val="2"/>
            <w:tcBorders>
              <w:top w:val="single" w:sz="6" w:space="0" w:color="D3D3D3"/>
              <w:left w:val="single" w:sz="6" w:space="0" w:color="D3D3D3"/>
              <w:bottom w:val="single" w:sz="6" w:space="0" w:color="D3D3D3"/>
              <w:right w:val="single" w:sz="6" w:space="0" w:color="D3D3D3"/>
            </w:tcBorders>
          </w:tcPr>
          <w:p w14:paraId="3E6B2245" w14:textId="77777777" w:rsidR="00066508" w:rsidRDefault="00000000">
            <w:pPr>
              <w:keepNext/>
              <w:widowControl w:val="0"/>
              <w:spacing w:after="60"/>
              <w:jc w:val="center"/>
            </w:pPr>
            <w:r>
              <w:rPr>
                <w:rFonts w:ascii="Calibri" w:hAnsi="Calibri"/>
                <w:sz w:val="20"/>
              </w:rPr>
              <w:t>681.0 (52.6%)</w:t>
            </w:r>
          </w:p>
        </w:tc>
      </w:tr>
      <w:tr w:rsidR="00066508" w14:paraId="3F608F3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922386A" w14:textId="77777777" w:rsidR="00066508" w:rsidRDefault="00000000">
            <w:pPr>
              <w:keepNext/>
              <w:widowControl w:val="0"/>
              <w:spacing w:after="60"/>
            </w:pPr>
            <w:r>
              <w:rPr>
                <w:rFonts w:ascii="Calibri" w:hAnsi="Calibri"/>
                <w:sz w:val="20"/>
              </w:rPr>
              <w:t>    Daily smoker</w:t>
            </w:r>
          </w:p>
        </w:tc>
        <w:tc>
          <w:tcPr>
            <w:tcW w:w="4680" w:type="dxa"/>
            <w:gridSpan w:val="2"/>
            <w:tcBorders>
              <w:top w:val="single" w:sz="6" w:space="0" w:color="D3D3D3"/>
              <w:left w:val="single" w:sz="6" w:space="0" w:color="D3D3D3"/>
              <w:bottom w:val="single" w:sz="6" w:space="0" w:color="D3D3D3"/>
              <w:right w:val="single" w:sz="6" w:space="0" w:color="D3D3D3"/>
            </w:tcBorders>
          </w:tcPr>
          <w:p w14:paraId="10DB127A" w14:textId="77777777" w:rsidR="00066508" w:rsidRDefault="00000000">
            <w:pPr>
              <w:keepNext/>
              <w:widowControl w:val="0"/>
              <w:spacing w:after="60"/>
              <w:jc w:val="center"/>
            </w:pPr>
            <w:r>
              <w:rPr>
                <w:rFonts w:ascii="Calibri" w:hAnsi="Calibri"/>
                <w:sz w:val="20"/>
              </w:rPr>
              <w:t>200.0 (15.5%)</w:t>
            </w:r>
          </w:p>
        </w:tc>
      </w:tr>
      <w:tr w:rsidR="00066508" w14:paraId="724AB23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63E47C" w14:textId="77777777" w:rsidR="00066508" w:rsidRDefault="00000000">
            <w:pPr>
              <w:keepNext/>
              <w:widowControl w:val="0"/>
              <w:spacing w:after="60"/>
            </w:pPr>
            <w:r>
              <w:rPr>
                <w:rFonts w:ascii="Calibri" w:hAnsi="Calibri"/>
                <w:sz w:val="20"/>
              </w:rPr>
              <w:t>    Non-smoker but previously smoked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71415444" w14:textId="77777777" w:rsidR="00066508" w:rsidRDefault="00000000">
            <w:pPr>
              <w:keepNext/>
              <w:widowControl w:val="0"/>
              <w:spacing w:after="60"/>
              <w:jc w:val="center"/>
            </w:pPr>
            <w:r>
              <w:rPr>
                <w:rFonts w:ascii="Calibri" w:hAnsi="Calibri"/>
                <w:sz w:val="20"/>
              </w:rPr>
              <w:t>186.0 (14.4%)</w:t>
            </w:r>
          </w:p>
        </w:tc>
      </w:tr>
      <w:tr w:rsidR="00066508" w14:paraId="61BE069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6A37EAF" w14:textId="77777777" w:rsidR="00066508" w:rsidRDefault="00000000">
            <w:pPr>
              <w:keepNext/>
              <w:widowControl w:val="0"/>
              <w:spacing w:after="60"/>
            </w:pPr>
            <w:r>
              <w:rPr>
                <w:rFonts w:ascii="Calibri" w:hAnsi="Calibri"/>
                <w:sz w:val="20"/>
              </w:rPr>
              <w:t>    Non-smoker but previously smoked although not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393FDAEA" w14:textId="77777777" w:rsidR="00066508" w:rsidRDefault="00000000">
            <w:pPr>
              <w:keepNext/>
              <w:widowControl w:val="0"/>
              <w:spacing w:after="60"/>
              <w:jc w:val="center"/>
            </w:pPr>
            <w:r>
              <w:rPr>
                <w:rFonts w:ascii="Calibri" w:hAnsi="Calibri"/>
                <w:sz w:val="20"/>
              </w:rPr>
              <w:t>163.0 (12.6%)</w:t>
            </w:r>
          </w:p>
        </w:tc>
      </w:tr>
      <w:tr w:rsidR="00066508" w14:paraId="64BF479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20FC8EA" w14:textId="77777777" w:rsidR="00066508" w:rsidRDefault="00000000">
            <w:pPr>
              <w:keepNext/>
              <w:widowControl w:val="0"/>
              <w:spacing w:after="60"/>
            </w:pPr>
            <w:r>
              <w:rPr>
                <w:rFonts w:ascii="Calibri" w:hAnsi="Calibri"/>
                <w:sz w:val="20"/>
              </w:rPr>
              <w:t>    Smoker but not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429B8EBA" w14:textId="77777777" w:rsidR="00066508" w:rsidRDefault="00000000">
            <w:pPr>
              <w:keepNext/>
              <w:widowControl w:val="0"/>
              <w:spacing w:after="60"/>
              <w:jc w:val="center"/>
            </w:pPr>
            <w:r>
              <w:rPr>
                <w:rFonts w:ascii="Calibri" w:hAnsi="Calibri"/>
                <w:sz w:val="20"/>
              </w:rPr>
              <w:t>64.0 (4.9%)</w:t>
            </w:r>
          </w:p>
        </w:tc>
      </w:tr>
      <w:tr w:rsidR="00066508" w14:paraId="4C7E3B9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92B4E4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D6666B0" w14:textId="77777777" w:rsidR="00066508" w:rsidRDefault="00000000">
            <w:pPr>
              <w:keepNext/>
              <w:widowControl w:val="0"/>
              <w:spacing w:after="60"/>
              <w:jc w:val="center"/>
            </w:pPr>
            <w:r>
              <w:rPr>
                <w:rFonts w:ascii="Calibri" w:hAnsi="Calibri"/>
                <w:sz w:val="20"/>
              </w:rPr>
              <w:t>3</w:t>
            </w:r>
          </w:p>
        </w:tc>
      </w:tr>
      <w:tr w:rsidR="00066508" w14:paraId="6026096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1BFE40C" w14:textId="77777777" w:rsidR="00066508" w:rsidRDefault="00000000">
            <w:pPr>
              <w:keepNext/>
              <w:widowControl w:val="0"/>
              <w:spacing w:after="60"/>
            </w:pPr>
            <w:r>
              <w:rPr>
                <w:rFonts w:ascii="Calibri" w:hAnsi="Calibri"/>
                <w:sz w:val="20"/>
              </w:rPr>
              <w:t>Organic food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599C66F1" w14:textId="77777777" w:rsidR="00066508" w:rsidRDefault="00000000">
            <w:pPr>
              <w:keepNext/>
              <w:widowControl w:val="0"/>
              <w:spacing w:after="60"/>
              <w:jc w:val="center"/>
            </w:pPr>
            <w:r>
              <w:rPr>
                <w:rFonts w:ascii="Calibri" w:hAnsi="Calibri"/>
                <w:sz w:val="20"/>
              </w:rPr>
              <w:t>0.5 (0.0, 3.0)</w:t>
            </w:r>
          </w:p>
        </w:tc>
      </w:tr>
      <w:tr w:rsidR="00066508" w14:paraId="3EA6618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E44D80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21FF27D" w14:textId="77777777" w:rsidR="00066508" w:rsidRDefault="00000000">
            <w:pPr>
              <w:keepNext/>
              <w:widowControl w:val="0"/>
              <w:spacing w:after="60"/>
              <w:jc w:val="center"/>
            </w:pPr>
            <w:r>
              <w:rPr>
                <w:rFonts w:ascii="Calibri" w:hAnsi="Calibri"/>
                <w:sz w:val="20"/>
              </w:rPr>
              <w:t>7</w:t>
            </w:r>
          </w:p>
        </w:tc>
      </w:tr>
      <w:tr w:rsidR="00066508" w14:paraId="673F575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F75F44" w14:textId="77777777" w:rsidR="00066508" w:rsidRDefault="00000000">
            <w:pPr>
              <w:keepNext/>
              <w:widowControl w:val="0"/>
              <w:spacing w:after="60"/>
            </w:pPr>
            <w:r>
              <w:rPr>
                <w:rFonts w:ascii="Calibri" w:hAnsi="Calibri"/>
                <w:sz w:val="20"/>
              </w:rPr>
              <w:t>Pregnancy maternal active smoking</w:t>
            </w:r>
          </w:p>
        </w:tc>
        <w:tc>
          <w:tcPr>
            <w:tcW w:w="4680" w:type="dxa"/>
            <w:gridSpan w:val="2"/>
            <w:tcBorders>
              <w:top w:val="single" w:sz="6" w:space="0" w:color="D3D3D3"/>
              <w:left w:val="single" w:sz="6" w:space="0" w:color="D3D3D3"/>
              <w:bottom w:val="single" w:sz="6" w:space="0" w:color="D3D3D3"/>
              <w:right w:val="single" w:sz="6" w:space="0" w:color="D3D3D3"/>
            </w:tcBorders>
          </w:tcPr>
          <w:p w14:paraId="200E7F88" w14:textId="77777777" w:rsidR="00066508" w:rsidRDefault="00000000">
            <w:pPr>
              <w:keepNext/>
              <w:widowControl w:val="0"/>
              <w:spacing w:after="60"/>
              <w:jc w:val="center"/>
            </w:pPr>
            <w:r>
              <w:rPr>
                <w:rFonts w:ascii="Calibri" w:hAnsi="Calibri"/>
                <w:sz w:val="20"/>
              </w:rPr>
              <w:t>190.0 (15.1%)</w:t>
            </w:r>
          </w:p>
        </w:tc>
      </w:tr>
      <w:tr w:rsidR="00066508" w14:paraId="4E8B782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406F47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9DD0166" w14:textId="77777777" w:rsidR="00066508" w:rsidRDefault="00000000">
            <w:pPr>
              <w:keepNext/>
              <w:widowControl w:val="0"/>
              <w:spacing w:after="60"/>
              <w:jc w:val="center"/>
            </w:pPr>
            <w:r>
              <w:rPr>
                <w:rFonts w:ascii="Calibri" w:hAnsi="Calibri"/>
                <w:sz w:val="20"/>
              </w:rPr>
              <w:t>40</w:t>
            </w:r>
          </w:p>
        </w:tc>
      </w:tr>
      <w:tr w:rsidR="00066508" w14:paraId="2CDC5E3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78E332F" w14:textId="77777777" w:rsidR="00066508" w:rsidRDefault="00000000">
            <w:pPr>
              <w:keepNext/>
              <w:widowControl w:val="0"/>
              <w:spacing w:after="60"/>
            </w:pPr>
            <w:r>
              <w:rPr>
                <w:rFonts w:ascii="Calibri" w:hAnsi="Calibri"/>
                <w:sz w:val="20"/>
              </w:rPr>
              <w:t>Pregnancy maternal passive smoking</w:t>
            </w:r>
          </w:p>
        </w:tc>
        <w:tc>
          <w:tcPr>
            <w:tcW w:w="4680" w:type="dxa"/>
            <w:gridSpan w:val="2"/>
            <w:tcBorders>
              <w:top w:val="single" w:sz="6" w:space="0" w:color="D3D3D3"/>
              <w:left w:val="single" w:sz="6" w:space="0" w:color="D3D3D3"/>
              <w:bottom w:val="single" w:sz="6" w:space="0" w:color="D3D3D3"/>
              <w:right w:val="single" w:sz="6" w:space="0" w:color="D3D3D3"/>
            </w:tcBorders>
          </w:tcPr>
          <w:p w14:paraId="054E6DF1" w14:textId="77777777" w:rsidR="00066508" w:rsidRDefault="00000000">
            <w:pPr>
              <w:keepNext/>
              <w:widowControl w:val="0"/>
              <w:spacing w:after="60"/>
              <w:jc w:val="center"/>
            </w:pPr>
            <w:r>
              <w:rPr>
                <w:rFonts w:ascii="Calibri" w:hAnsi="Calibri"/>
                <w:sz w:val="20"/>
              </w:rPr>
              <w:t>514.0 (40.3%)</w:t>
            </w:r>
          </w:p>
        </w:tc>
      </w:tr>
      <w:tr w:rsidR="00066508" w14:paraId="17FC45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D1634A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7EE9CA4" w14:textId="77777777" w:rsidR="00066508" w:rsidRDefault="00000000">
            <w:pPr>
              <w:keepNext/>
              <w:widowControl w:val="0"/>
              <w:spacing w:after="60"/>
              <w:jc w:val="center"/>
            </w:pPr>
            <w:r>
              <w:rPr>
                <w:rFonts w:ascii="Calibri" w:hAnsi="Calibri"/>
                <w:sz w:val="20"/>
              </w:rPr>
              <w:t>21</w:t>
            </w:r>
          </w:p>
        </w:tc>
      </w:tr>
      <w:tr w:rsidR="00066508" w14:paraId="56537A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40AC31D" w14:textId="77777777" w:rsidR="00066508" w:rsidRDefault="00000000">
            <w:pPr>
              <w:keepNext/>
              <w:widowControl w:val="0"/>
              <w:spacing w:after="60"/>
            </w:pPr>
            <w:r>
              <w:rPr>
                <w:rFonts w:ascii="Calibri" w:hAnsi="Calibri"/>
                <w:sz w:val="20"/>
              </w:rPr>
              <w:t>Vegetables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6BEBF644" w14:textId="77777777" w:rsidR="00066508" w:rsidRDefault="00000000">
            <w:pPr>
              <w:keepNext/>
              <w:widowControl w:val="0"/>
              <w:spacing w:after="60"/>
              <w:jc w:val="center"/>
            </w:pPr>
            <w:r>
              <w:rPr>
                <w:rFonts w:ascii="Calibri" w:hAnsi="Calibri"/>
                <w:sz w:val="20"/>
              </w:rPr>
              <w:t>6.5 (4.0, 10.0)</w:t>
            </w:r>
          </w:p>
        </w:tc>
      </w:tr>
      <w:tr w:rsidR="00066508" w14:paraId="63DD78D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B904F34"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A3B66A4" w14:textId="77777777" w:rsidR="00066508" w:rsidRDefault="00000000">
            <w:pPr>
              <w:keepNext/>
              <w:widowControl w:val="0"/>
              <w:spacing w:after="60"/>
              <w:jc w:val="center"/>
            </w:pPr>
            <w:r>
              <w:rPr>
                <w:rFonts w:ascii="Calibri" w:hAnsi="Calibri"/>
                <w:sz w:val="20"/>
              </w:rPr>
              <w:t>6</w:t>
            </w:r>
          </w:p>
        </w:tc>
      </w:tr>
      <w:tr w:rsidR="00066508" w14:paraId="4953629A"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412"/>
          </w:p>
        </w:tc>
      </w:tr>
    </w:tbl>
    <w:p w14:paraId="1EFA95CC" w14:textId="77777777" w:rsidR="00066508" w:rsidRDefault="00000000">
      <w:pPr>
        <w:pStyle w:val="Heading2"/>
      </w:pPr>
      <w:r>
        <w:t>6.2 Endocrine disruptors</w:t>
      </w:r>
    </w:p>
    <w:tbl>
      <w:tblPr>
        <w:tblW w:w="5000" w:type="pct"/>
        <w:tblLayout w:type="fixed"/>
        <w:tblLook w:val="04A0" w:firstRow="1" w:lastRow="0" w:firstColumn="1" w:lastColumn="0" w:noHBand="0" w:noVBand="1"/>
      </w:tblPr>
      <w:tblGrid>
        <w:gridCol w:w="3175"/>
        <w:gridCol w:w="3176"/>
        <w:gridCol w:w="3176"/>
        <w:gridCol w:w="49"/>
      </w:tblGrid>
      <w:tr w:rsidR="00066508" w14:paraId="682EE83E" w14:textId="77777777">
        <w:trPr>
          <w:gridAfter w:val="1"/>
          <w:wAfter w:w="48" w:type="dxa"/>
        </w:trPr>
        <w:tc>
          <w:tcPr>
            <w:tcW w:w="9360" w:type="dxa"/>
            <w:gridSpan w:val="3"/>
          </w:tcPr>
          <w:p w14:paraId="0E518383" w14:textId="77777777" w:rsidR="00066508" w:rsidRDefault="00000000">
            <w:pPr>
              <w:pStyle w:val="ImageCaption"/>
              <w:widowControl w:val="0"/>
              <w:spacing w:before="200"/>
            </w:pPr>
            <w:bookmarkStart w:id="413" w:name="tbl-edc-desc"/>
            <w:r>
              <w:t xml:space="preserve">Table 2: </w:t>
            </w:r>
            <w:r>
              <w:rPr>
                <w:b/>
                <w:bCs/>
              </w:rPr>
              <w:t xml:space="preserve">Participants endocrine disruptors concentrations expressed in </w:t>
            </w:r>
            <m:oMath>
              <m:r>
                <w:rPr>
                  <w:rFonts w:ascii="Cambria Math" w:hAnsi="Cambria Math"/>
                </w:rPr>
                <m:t>μ</m:t>
              </m:r>
            </m:oMath>
            <w:r>
              <w:rPr>
                <w:b/>
                <w:bCs/>
              </w:rPr>
              <w:t>grams/L (HELIX subcohort; 2013-2016).</w:t>
            </w:r>
          </w:p>
        </w:tc>
      </w:tr>
      <w:tr w:rsidR="00066508" w14:paraId="6032F7C2" w14:textId="77777777">
        <w:tblPrEx>
          <w:jc w:val="center"/>
          <w:tblCellMar>
            <w:left w:w="60" w:type="dxa"/>
            <w:right w:w="60" w:type="dxa"/>
          </w:tblCellMar>
          <w:tblLook w:val="0000" w:firstRow="0" w:lastRow="0" w:firstColumn="0" w:lastColumn="0" w:noHBand="0" w:noVBand="0"/>
        </w:tblPrEx>
        <w:trPr>
          <w:cantSplit/>
          <w:tblHeader/>
          <w:jc w:val="center"/>
        </w:trPr>
        <w:tc>
          <w:tcPr>
            <w:tcW w:w="3120" w:type="dxa"/>
            <w:tcBorders>
              <w:top w:val="single" w:sz="16" w:space="0" w:color="D3D3D3"/>
              <w:left w:val="single" w:sz="6" w:space="0" w:color="D3D3D3"/>
              <w:bottom w:val="single" w:sz="16" w:space="0" w:color="D3D3D3"/>
            </w:tcBorders>
          </w:tcPr>
          <w:p w14:paraId="6A908071" w14:textId="77777777" w:rsidR="00066508" w:rsidRDefault="00000000">
            <w:pPr>
              <w:keepNext/>
              <w:widowControl w:val="0"/>
              <w:spacing w:after="60"/>
            </w:pPr>
            <w:r>
              <w:rPr>
                <w:rFonts w:ascii="Calibri" w:hAnsi="Calibri"/>
                <w:b/>
                <w:sz w:val="20"/>
              </w:rPr>
              <w:lastRenderedPageBreak/>
              <w:t>Characteristic</w:t>
            </w:r>
          </w:p>
        </w:tc>
        <w:tc>
          <w:tcPr>
            <w:tcW w:w="3120" w:type="dxa"/>
            <w:tcBorders>
              <w:top w:val="single" w:sz="16" w:space="0" w:color="D3D3D3"/>
              <w:bottom w:val="single" w:sz="16" w:space="0" w:color="D3D3D3"/>
            </w:tcBorders>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20" w:type="dxa"/>
            <w:gridSpan w:val="2"/>
            <w:tcBorders>
              <w:top w:val="single" w:sz="16" w:space="0" w:color="D3D3D3"/>
              <w:bottom w:val="single" w:sz="16" w:space="0" w:color="D3D3D3"/>
              <w:right w:val="single" w:sz="6" w:space="0" w:color="D3D3D3"/>
            </w:tcBorders>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066508" w14:paraId="23E89E08"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1E57A884" w14:textId="77777777" w:rsidR="00066508" w:rsidRDefault="00000000">
            <w:pPr>
              <w:keepNext/>
              <w:widowControl w:val="0"/>
              <w:spacing w:after="60"/>
            </w:pPr>
            <w:r>
              <w:rPr>
                <w:rFonts w:ascii="Calibri" w:hAnsi="Calibri"/>
                <w:b/>
                <w:sz w:val="20"/>
              </w:rPr>
              <w:t>OP pesticide metabolites</w:t>
            </w:r>
          </w:p>
        </w:tc>
      </w:tr>
      <w:tr w:rsidR="00066508" w14:paraId="23D3857F"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2E0356B9" w14:textId="77777777" w:rsidR="00066508" w:rsidRDefault="00000000">
            <w:pPr>
              <w:keepNext/>
              <w:widowControl w:val="0"/>
              <w:spacing w:after="60"/>
            </w:pPr>
            <w:r>
              <w:rPr>
                <w:rFonts w:ascii="Calibri" w:hAnsi="Calibri"/>
                <w:sz w:val="20"/>
              </w:rPr>
              <w:t>DEP</w:t>
            </w:r>
          </w:p>
        </w:tc>
        <w:tc>
          <w:tcPr>
            <w:tcW w:w="3120" w:type="dxa"/>
            <w:tcBorders>
              <w:top w:val="single" w:sz="6" w:space="0" w:color="D3D3D3"/>
              <w:left w:val="single" w:sz="6" w:space="0" w:color="D3D3D3"/>
              <w:bottom w:val="single" w:sz="6" w:space="0" w:color="D3D3D3"/>
              <w:right w:val="single" w:sz="6" w:space="0" w:color="D3D3D3"/>
            </w:tcBorders>
          </w:tcPr>
          <w:p w14:paraId="5122CB6D" w14:textId="77777777" w:rsidR="00066508" w:rsidRDefault="00000000">
            <w:pPr>
              <w:keepNext/>
              <w:widowControl w:val="0"/>
              <w:spacing w:after="60"/>
              <w:jc w:val="center"/>
            </w:pPr>
            <w:r>
              <w:rPr>
                <w:rFonts w:ascii="Calibri" w:hAnsi="Calibri"/>
                <w:sz w:val="20"/>
              </w:rPr>
              <w:t>1.8 (0.4, 4.6)</w:t>
            </w:r>
          </w:p>
        </w:tc>
        <w:tc>
          <w:tcPr>
            <w:tcW w:w="3120" w:type="dxa"/>
            <w:gridSpan w:val="2"/>
            <w:tcBorders>
              <w:top w:val="single" w:sz="6" w:space="0" w:color="D3D3D3"/>
              <w:left w:val="single" w:sz="6" w:space="0" w:color="D3D3D3"/>
              <w:bottom w:val="single" w:sz="6" w:space="0" w:color="D3D3D3"/>
              <w:right w:val="single" w:sz="6" w:space="0" w:color="D3D3D3"/>
            </w:tcBorders>
          </w:tcPr>
          <w:p w14:paraId="3EE2F4BB" w14:textId="77777777" w:rsidR="00066508" w:rsidRDefault="00000000">
            <w:pPr>
              <w:keepNext/>
              <w:widowControl w:val="0"/>
              <w:spacing w:after="60"/>
              <w:jc w:val="center"/>
            </w:pPr>
            <w:r>
              <w:rPr>
                <w:rFonts w:ascii="Calibri" w:hAnsi="Calibri"/>
                <w:sz w:val="20"/>
              </w:rPr>
              <w:t>2.0 (0.2)</w:t>
            </w:r>
          </w:p>
        </w:tc>
      </w:tr>
      <w:tr w:rsidR="00066508" w14:paraId="7E3AE6D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4B531A2" w14:textId="77777777" w:rsidR="00066508" w:rsidRDefault="00000000">
            <w:pPr>
              <w:keepNext/>
              <w:widowControl w:val="0"/>
              <w:spacing w:after="60"/>
            </w:pPr>
            <w:r>
              <w:rPr>
                <w:rFonts w:ascii="Calibri" w:hAnsi="Calibri"/>
                <w:sz w:val="20"/>
              </w:rPr>
              <w:t>DETP</w:t>
            </w:r>
          </w:p>
        </w:tc>
        <w:tc>
          <w:tcPr>
            <w:tcW w:w="3120" w:type="dxa"/>
            <w:tcBorders>
              <w:top w:val="single" w:sz="6" w:space="0" w:color="D3D3D3"/>
              <w:left w:val="single" w:sz="6" w:space="0" w:color="D3D3D3"/>
              <w:bottom w:val="single" w:sz="6" w:space="0" w:color="D3D3D3"/>
              <w:right w:val="single" w:sz="6" w:space="0" w:color="D3D3D3"/>
            </w:tcBorders>
          </w:tcPr>
          <w:p w14:paraId="363DB4D2" w14:textId="77777777" w:rsidR="00066508" w:rsidRDefault="00000000">
            <w:pPr>
              <w:keepNext/>
              <w:widowControl w:val="0"/>
              <w:spacing w:after="60"/>
              <w:jc w:val="center"/>
            </w:pPr>
            <w:r>
              <w:rPr>
                <w:rFonts w:ascii="Calibri" w:hAnsi="Calibri"/>
                <w:sz w:val="20"/>
              </w:rPr>
              <w:t>0.1 (0.1, 1.7)</w:t>
            </w:r>
          </w:p>
        </w:tc>
        <w:tc>
          <w:tcPr>
            <w:tcW w:w="3120" w:type="dxa"/>
            <w:gridSpan w:val="2"/>
            <w:tcBorders>
              <w:top w:val="single" w:sz="6" w:space="0" w:color="D3D3D3"/>
              <w:left w:val="single" w:sz="6" w:space="0" w:color="D3D3D3"/>
              <w:bottom w:val="single" w:sz="6" w:space="0" w:color="D3D3D3"/>
              <w:right w:val="single" w:sz="6" w:space="0" w:color="D3D3D3"/>
            </w:tcBorders>
          </w:tcPr>
          <w:p w14:paraId="784EB321" w14:textId="77777777" w:rsidR="00066508" w:rsidRDefault="00000000">
            <w:pPr>
              <w:keepNext/>
              <w:widowControl w:val="0"/>
              <w:spacing w:after="60"/>
              <w:jc w:val="center"/>
            </w:pPr>
            <w:r>
              <w:rPr>
                <w:rFonts w:ascii="Calibri" w:hAnsi="Calibri"/>
                <w:sz w:val="20"/>
              </w:rPr>
              <w:t>21.0 (1.6)</w:t>
            </w:r>
          </w:p>
        </w:tc>
      </w:tr>
      <w:tr w:rsidR="00066508" w14:paraId="55B4C33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4B65E29" w14:textId="77777777" w:rsidR="00066508" w:rsidRDefault="00000000">
            <w:pPr>
              <w:keepNext/>
              <w:widowControl w:val="0"/>
              <w:spacing w:after="60"/>
            </w:pPr>
            <w:r>
              <w:rPr>
                <w:rFonts w:ascii="Calibri" w:hAnsi="Calibri"/>
                <w:sz w:val="20"/>
              </w:rPr>
              <w:t>DMP</w:t>
            </w:r>
          </w:p>
        </w:tc>
        <w:tc>
          <w:tcPr>
            <w:tcW w:w="3120" w:type="dxa"/>
            <w:tcBorders>
              <w:top w:val="single" w:sz="6" w:space="0" w:color="D3D3D3"/>
              <w:left w:val="single" w:sz="6" w:space="0" w:color="D3D3D3"/>
              <w:bottom w:val="single" w:sz="6" w:space="0" w:color="D3D3D3"/>
              <w:right w:val="single" w:sz="6" w:space="0" w:color="D3D3D3"/>
            </w:tcBorders>
          </w:tcPr>
          <w:p w14:paraId="53470A35" w14:textId="77777777" w:rsidR="00066508" w:rsidRDefault="00000000">
            <w:pPr>
              <w:keepNext/>
              <w:widowControl w:val="0"/>
              <w:spacing w:after="60"/>
              <w:jc w:val="center"/>
            </w:pPr>
            <w:r>
              <w:rPr>
                <w:rFonts w:ascii="Calibri" w:hAnsi="Calibri"/>
                <w:sz w:val="20"/>
              </w:rPr>
              <w:t>0.4 (0.3, 4.6)</w:t>
            </w:r>
          </w:p>
        </w:tc>
        <w:tc>
          <w:tcPr>
            <w:tcW w:w="3120" w:type="dxa"/>
            <w:gridSpan w:val="2"/>
            <w:tcBorders>
              <w:top w:val="single" w:sz="6" w:space="0" w:color="D3D3D3"/>
              <w:left w:val="single" w:sz="6" w:space="0" w:color="D3D3D3"/>
              <w:bottom w:val="single" w:sz="6" w:space="0" w:color="D3D3D3"/>
              <w:right w:val="single" w:sz="6" w:space="0" w:color="D3D3D3"/>
            </w:tcBorders>
          </w:tcPr>
          <w:p w14:paraId="675F7FBF" w14:textId="77777777" w:rsidR="00066508" w:rsidRDefault="00000000">
            <w:pPr>
              <w:keepNext/>
              <w:widowControl w:val="0"/>
              <w:spacing w:after="60"/>
              <w:jc w:val="center"/>
            </w:pPr>
            <w:r>
              <w:rPr>
                <w:rFonts w:ascii="Calibri" w:hAnsi="Calibri"/>
                <w:sz w:val="20"/>
              </w:rPr>
              <w:t>6.0 (0.5)</w:t>
            </w:r>
          </w:p>
        </w:tc>
      </w:tr>
      <w:tr w:rsidR="00066508" w14:paraId="4E98A7ED"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12B0EB7F" w14:textId="77777777" w:rsidR="00066508" w:rsidRDefault="00000000">
            <w:pPr>
              <w:keepNext/>
              <w:widowControl w:val="0"/>
              <w:spacing w:after="60"/>
            </w:pPr>
            <w:r>
              <w:rPr>
                <w:rFonts w:ascii="Calibri" w:hAnsi="Calibri"/>
                <w:sz w:val="20"/>
              </w:rPr>
              <w:t>DMTP</w:t>
            </w:r>
          </w:p>
        </w:tc>
        <w:tc>
          <w:tcPr>
            <w:tcW w:w="3120" w:type="dxa"/>
            <w:tcBorders>
              <w:top w:val="single" w:sz="6" w:space="0" w:color="D3D3D3"/>
              <w:left w:val="single" w:sz="6" w:space="0" w:color="D3D3D3"/>
              <w:bottom w:val="single" w:sz="6" w:space="0" w:color="D3D3D3"/>
              <w:right w:val="single" w:sz="6" w:space="0" w:color="D3D3D3"/>
            </w:tcBorders>
          </w:tcPr>
          <w:p w14:paraId="28471F8F" w14:textId="77777777" w:rsidR="00066508" w:rsidRDefault="00000000">
            <w:pPr>
              <w:keepNext/>
              <w:widowControl w:val="0"/>
              <w:spacing w:after="60"/>
              <w:jc w:val="center"/>
            </w:pPr>
            <w:r>
              <w:rPr>
                <w:rFonts w:ascii="Calibri" w:hAnsi="Calibri"/>
                <w:sz w:val="20"/>
              </w:rPr>
              <w:t>2.8 (1.2, 6.3)</w:t>
            </w:r>
          </w:p>
        </w:tc>
        <w:tc>
          <w:tcPr>
            <w:tcW w:w="3120" w:type="dxa"/>
            <w:gridSpan w:val="2"/>
            <w:tcBorders>
              <w:top w:val="single" w:sz="6" w:space="0" w:color="D3D3D3"/>
              <w:left w:val="single" w:sz="6" w:space="0" w:color="D3D3D3"/>
              <w:bottom w:val="single" w:sz="6" w:space="0" w:color="D3D3D3"/>
              <w:right w:val="single" w:sz="6" w:space="0" w:color="D3D3D3"/>
            </w:tcBorders>
          </w:tcPr>
          <w:p w14:paraId="4B92822C" w14:textId="77777777" w:rsidR="00066508" w:rsidRDefault="00000000">
            <w:pPr>
              <w:keepNext/>
              <w:widowControl w:val="0"/>
              <w:spacing w:after="60"/>
              <w:jc w:val="center"/>
            </w:pPr>
            <w:r>
              <w:rPr>
                <w:rFonts w:ascii="Calibri" w:hAnsi="Calibri"/>
                <w:sz w:val="20"/>
              </w:rPr>
              <w:t>1.0 (0.1)</w:t>
            </w:r>
          </w:p>
        </w:tc>
      </w:tr>
      <w:tr w:rsidR="00066508" w14:paraId="2DADBA3B"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516F160C" w14:textId="77777777" w:rsidR="00066508" w:rsidRDefault="00000000">
            <w:pPr>
              <w:keepNext/>
              <w:widowControl w:val="0"/>
              <w:spacing w:after="60"/>
            </w:pPr>
            <w:r>
              <w:rPr>
                <w:rFonts w:ascii="Calibri" w:hAnsi="Calibri"/>
                <w:b/>
                <w:sz w:val="20"/>
              </w:rPr>
              <w:t>Phenols</w:t>
            </w:r>
          </w:p>
        </w:tc>
      </w:tr>
      <w:tr w:rsidR="00066508" w14:paraId="4CC217B1"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CCE242D" w14:textId="77777777" w:rsidR="00066508" w:rsidRDefault="00000000">
            <w:pPr>
              <w:keepNext/>
              <w:widowControl w:val="0"/>
              <w:spacing w:after="60"/>
            </w:pPr>
            <w:r>
              <w:rPr>
                <w:rFonts w:ascii="Calibri" w:hAnsi="Calibri"/>
                <w:sz w:val="20"/>
              </w:rPr>
              <w:t>BPA</w:t>
            </w:r>
          </w:p>
        </w:tc>
        <w:tc>
          <w:tcPr>
            <w:tcW w:w="3120" w:type="dxa"/>
            <w:tcBorders>
              <w:top w:val="single" w:sz="6" w:space="0" w:color="D3D3D3"/>
              <w:left w:val="single" w:sz="6" w:space="0" w:color="D3D3D3"/>
              <w:bottom w:val="single" w:sz="6" w:space="0" w:color="D3D3D3"/>
              <w:right w:val="single" w:sz="6" w:space="0" w:color="D3D3D3"/>
            </w:tcBorders>
          </w:tcPr>
          <w:p w14:paraId="0B4EBBC6" w14:textId="77777777" w:rsidR="00066508" w:rsidRDefault="00000000">
            <w:pPr>
              <w:keepNext/>
              <w:widowControl w:val="0"/>
              <w:spacing w:after="60"/>
              <w:jc w:val="center"/>
            </w:pPr>
            <w:r>
              <w:rPr>
                <w:rFonts w:ascii="Calibri" w:hAnsi="Calibri"/>
                <w:sz w:val="20"/>
              </w:rPr>
              <w:t>3.8 (2.3, 7.0)</w:t>
            </w:r>
          </w:p>
        </w:tc>
        <w:tc>
          <w:tcPr>
            <w:tcW w:w="3120" w:type="dxa"/>
            <w:gridSpan w:val="2"/>
            <w:tcBorders>
              <w:top w:val="single" w:sz="6" w:space="0" w:color="D3D3D3"/>
              <w:left w:val="single" w:sz="6" w:space="0" w:color="D3D3D3"/>
              <w:bottom w:val="single" w:sz="6" w:space="0" w:color="D3D3D3"/>
              <w:right w:val="single" w:sz="6" w:space="0" w:color="D3D3D3"/>
            </w:tcBorders>
          </w:tcPr>
          <w:p w14:paraId="66866448" w14:textId="77777777" w:rsidR="00066508" w:rsidRDefault="00000000">
            <w:pPr>
              <w:keepNext/>
              <w:widowControl w:val="0"/>
              <w:spacing w:after="60"/>
              <w:jc w:val="center"/>
            </w:pPr>
            <w:r>
              <w:rPr>
                <w:rFonts w:ascii="Calibri" w:hAnsi="Calibri"/>
                <w:sz w:val="20"/>
              </w:rPr>
              <w:t>12.0 (0.9)</w:t>
            </w:r>
          </w:p>
        </w:tc>
      </w:tr>
      <w:tr w:rsidR="00066508" w14:paraId="309B3BF8"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13AC9A" w14:textId="77777777" w:rsidR="00066508" w:rsidRDefault="00000000">
            <w:pPr>
              <w:keepNext/>
              <w:widowControl w:val="0"/>
              <w:spacing w:after="60"/>
            </w:pPr>
            <w:r>
              <w:rPr>
                <w:rFonts w:ascii="Calibri" w:hAnsi="Calibri"/>
                <w:sz w:val="20"/>
              </w:rPr>
              <w:t>BUPA</w:t>
            </w:r>
          </w:p>
        </w:tc>
        <w:tc>
          <w:tcPr>
            <w:tcW w:w="3120" w:type="dxa"/>
            <w:tcBorders>
              <w:top w:val="single" w:sz="6" w:space="0" w:color="D3D3D3"/>
              <w:left w:val="single" w:sz="6" w:space="0" w:color="D3D3D3"/>
              <w:bottom w:val="single" w:sz="6" w:space="0" w:color="D3D3D3"/>
              <w:right w:val="single" w:sz="6" w:space="0" w:color="D3D3D3"/>
            </w:tcBorders>
          </w:tcPr>
          <w:p w14:paraId="06D17ED8" w14:textId="77777777" w:rsidR="00066508" w:rsidRDefault="00000000">
            <w:pPr>
              <w:keepNext/>
              <w:widowControl w:val="0"/>
              <w:spacing w:after="60"/>
              <w:jc w:val="center"/>
            </w:pPr>
            <w:r>
              <w:rPr>
                <w:rFonts w:ascii="Calibri" w:hAnsi="Calibri"/>
                <w:sz w:val="20"/>
              </w:rPr>
              <w:t>0.1 (0.0, 0.1)</w:t>
            </w:r>
          </w:p>
        </w:tc>
        <w:tc>
          <w:tcPr>
            <w:tcW w:w="3120" w:type="dxa"/>
            <w:gridSpan w:val="2"/>
            <w:tcBorders>
              <w:top w:val="single" w:sz="6" w:space="0" w:color="D3D3D3"/>
              <w:left w:val="single" w:sz="6" w:space="0" w:color="D3D3D3"/>
              <w:bottom w:val="single" w:sz="6" w:space="0" w:color="D3D3D3"/>
              <w:right w:val="single" w:sz="6" w:space="0" w:color="D3D3D3"/>
            </w:tcBorders>
          </w:tcPr>
          <w:p w14:paraId="2DFBD15A" w14:textId="77777777" w:rsidR="00066508" w:rsidRDefault="00000000">
            <w:pPr>
              <w:keepNext/>
              <w:widowControl w:val="0"/>
              <w:spacing w:after="60"/>
              <w:jc w:val="center"/>
            </w:pPr>
            <w:r>
              <w:rPr>
                <w:rFonts w:ascii="Calibri" w:hAnsi="Calibri"/>
                <w:sz w:val="20"/>
              </w:rPr>
              <w:t>5.0 (0.4)</w:t>
            </w:r>
          </w:p>
        </w:tc>
      </w:tr>
      <w:tr w:rsidR="00066508" w14:paraId="376D9847"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E585D81" w14:textId="77777777" w:rsidR="00066508" w:rsidRDefault="00000000">
            <w:pPr>
              <w:keepNext/>
              <w:widowControl w:val="0"/>
              <w:spacing w:after="60"/>
            </w:pPr>
            <w:r>
              <w:rPr>
                <w:rFonts w:ascii="Calibri" w:hAnsi="Calibri"/>
                <w:sz w:val="20"/>
              </w:rPr>
              <w:t>ETPA</w:t>
            </w:r>
          </w:p>
        </w:tc>
        <w:tc>
          <w:tcPr>
            <w:tcW w:w="3120" w:type="dxa"/>
            <w:tcBorders>
              <w:top w:val="single" w:sz="6" w:space="0" w:color="D3D3D3"/>
              <w:left w:val="single" w:sz="6" w:space="0" w:color="D3D3D3"/>
              <w:bottom w:val="single" w:sz="6" w:space="0" w:color="D3D3D3"/>
              <w:right w:val="single" w:sz="6" w:space="0" w:color="D3D3D3"/>
            </w:tcBorders>
          </w:tcPr>
          <w:p w14:paraId="2F07F17C" w14:textId="77777777" w:rsidR="00066508" w:rsidRDefault="00000000">
            <w:pPr>
              <w:keepNext/>
              <w:widowControl w:val="0"/>
              <w:spacing w:after="60"/>
              <w:jc w:val="center"/>
            </w:pPr>
            <w:r>
              <w:rPr>
                <w:rFonts w:ascii="Calibri" w:hAnsi="Calibri"/>
                <w:sz w:val="20"/>
              </w:rPr>
              <w:t>0.7 (0.4, 1.2)</w:t>
            </w:r>
          </w:p>
        </w:tc>
        <w:tc>
          <w:tcPr>
            <w:tcW w:w="3120" w:type="dxa"/>
            <w:gridSpan w:val="2"/>
            <w:tcBorders>
              <w:top w:val="single" w:sz="6" w:space="0" w:color="D3D3D3"/>
              <w:left w:val="single" w:sz="6" w:space="0" w:color="D3D3D3"/>
              <w:bottom w:val="single" w:sz="6" w:space="0" w:color="D3D3D3"/>
              <w:right w:val="single" w:sz="6" w:space="0" w:color="D3D3D3"/>
            </w:tcBorders>
          </w:tcPr>
          <w:p w14:paraId="5EC7F0CC" w14:textId="77777777" w:rsidR="00066508" w:rsidRDefault="00000000">
            <w:pPr>
              <w:keepNext/>
              <w:widowControl w:val="0"/>
              <w:spacing w:after="60"/>
              <w:jc w:val="center"/>
            </w:pPr>
            <w:r>
              <w:rPr>
                <w:rFonts w:ascii="Calibri" w:hAnsi="Calibri"/>
                <w:sz w:val="20"/>
              </w:rPr>
              <w:t>3.0 (0.2)</w:t>
            </w:r>
          </w:p>
        </w:tc>
      </w:tr>
      <w:tr w:rsidR="00066508" w14:paraId="75A64301"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77B14A" w14:textId="77777777" w:rsidR="00066508" w:rsidRDefault="00000000">
            <w:pPr>
              <w:keepNext/>
              <w:widowControl w:val="0"/>
              <w:spacing w:after="60"/>
            </w:pPr>
            <w:r>
              <w:rPr>
                <w:rFonts w:ascii="Calibri" w:hAnsi="Calibri"/>
                <w:sz w:val="20"/>
              </w:rPr>
              <w:t>MEPA</w:t>
            </w:r>
          </w:p>
        </w:tc>
        <w:tc>
          <w:tcPr>
            <w:tcW w:w="3120" w:type="dxa"/>
            <w:tcBorders>
              <w:top w:val="single" w:sz="6" w:space="0" w:color="D3D3D3"/>
              <w:left w:val="single" w:sz="6" w:space="0" w:color="D3D3D3"/>
              <w:bottom w:val="single" w:sz="6" w:space="0" w:color="D3D3D3"/>
              <w:right w:val="single" w:sz="6" w:space="0" w:color="D3D3D3"/>
            </w:tcBorders>
          </w:tcPr>
          <w:p w14:paraId="44D92106" w14:textId="77777777" w:rsidR="00066508" w:rsidRDefault="00000000">
            <w:pPr>
              <w:keepNext/>
              <w:widowControl w:val="0"/>
              <w:spacing w:after="60"/>
              <w:jc w:val="center"/>
            </w:pPr>
            <w:r>
              <w:rPr>
                <w:rFonts w:ascii="Calibri" w:hAnsi="Calibri"/>
                <w:sz w:val="20"/>
              </w:rPr>
              <w:t>6.3 (3.1, 24.1)</w:t>
            </w:r>
          </w:p>
        </w:tc>
        <w:tc>
          <w:tcPr>
            <w:tcW w:w="3120" w:type="dxa"/>
            <w:gridSpan w:val="2"/>
            <w:tcBorders>
              <w:top w:val="single" w:sz="6" w:space="0" w:color="D3D3D3"/>
              <w:left w:val="single" w:sz="6" w:space="0" w:color="D3D3D3"/>
              <w:bottom w:val="single" w:sz="6" w:space="0" w:color="D3D3D3"/>
              <w:right w:val="single" w:sz="6" w:space="0" w:color="D3D3D3"/>
            </w:tcBorders>
          </w:tcPr>
          <w:p w14:paraId="58D4C569" w14:textId="77777777" w:rsidR="00066508" w:rsidRDefault="00000000">
            <w:pPr>
              <w:keepNext/>
              <w:widowControl w:val="0"/>
              <w:spacing w:after="60"/>
              <w:jc w:val="center"/>
            </w:pPr>
            <w:r>
              <w:rPr>
                <w:rFonts w:ascii="Calibri" w:hAnsi="Calibri"/>
                <w:sz w:val="20"/>
              </w:rPr>
              <w:t>2.0 (0.2)</w:t>
            </w:r>
          </w:p>
        </w:tc>
      </w:tr>
      <w:tr w:rsidR="00066508" w14:paraId="33242A7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66572DB" w14:textId="77777777" w:rsidR="00066508" w:rsidRDefault="00000000">
            <w:pPr>
              <w:keepNext/>
              <w:widowControl w:val="0"/>
              <w:spacing w:after="60"/>
            </w:pPr>
            <w:r>
              <w:rPr>
                <w:rFonts w:ascii="Calibri" w:hAnsi="Calibri"/>
                <w:sz w:val="20"/>
              </w:rPr>
              <w:t>OXBE</w:t>
            </w:r>
          </w:p>
        </w:tc>
        <w:tc>
          <w:tcPr>
            <w:tcW w:w="3120" w:type="dxa"/>
            <w:tcBorders>
              <w:top w:val="single" w:sz="6" w:space="0" w:color="D3D3D3"/>
              <w:left w:val="single" w:sz="6" w:space="0" w:color="D3D3D3"/>
              <w:bottom w:val="single" w:sz="6" w:space="0" w:color="D3D3D3"/>
              <w:right w:val="single" w:sz="6" w:space="0" w:color="D3D3D3"/>
            </w:tcBorders>
          </w:tcPr>
          <w:p w14:paraId="7CF3E7D6" w14:textId="77777777" w:rsidR="00066508" w:rsidRDefault="00000000">
            <w:pPr>
              <w:keepNext/>
              <w:widowControl w:val="0"/>
              <w:spacing w:after="60"/>
              <w:jc w:val="center"/>
            </w:pPr>
            <w:r>
              <w:rPr>
                <w:rFonts w:ascii="Calibri" w:hAnsi="Calibri"/>
                <w:sz w:val="20"/>
              </w:rPr>
              <w:t>2.0 (0.8, 6.6)</w:t>
            </w:r>
          </w:p>
        </w:tc>
        <w:tc>
          <w:tcPr>
            <w:tcW w:w="3120" w:type="dxa"/>
            <w:gridSpan w:val="2"/>
            <w:tcBorders>
              <w:top w:val="single" w:sz="6" w:space="0" w:color="D3D3D3"/>
              <w:left w:val="single" w:sz="6" w:space="0" w:color="D3D3D3"/>
              <w:bottom w:val="single" w:sz="6" w:space="0" w:color="D3D3D3"/>
              <w:right w:val="single" w:sz="6" w:space="0" w:color="D3D3D3"/>
            </w:tcBorders>
          </w:tcPr>
          <w:p w14:paraId="34120A5C" w14:textId="77777777" w:rsidR="00066508" w:rsidRDefault="00000000">
            <w:pPr>
              <w:keepNext/>
              <w:widowControl w:val="0"/>
              <w:spacing w:after="60"/>
              <w:jc w:val="center"/>
            </w:pPr>
            <w:r>
              <w:rPr>
                <w:rFonts w:ascii="Calibri" w:hAnsi="Calibri"/>
                <w:sz w:val="20"/>
              </w:rPr>
              <w:t>0.0 (0.0)</w:t>
            </w:r>
          </w:p>
        </w:tc>
      </w:tr>
      <w:tr w:rsidR="00066508" w14:paraId="45C1A14C"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D7CDB50" w14:textId="77777777" w:rsidR="00066508" w:rsidRDefault="00000000">
            <w:pPr>
              <w:keepNext/>
              <w:widowControl w:val="0"/>
              <w:spacing w:after="60"/>
            </w:pPr>
            <w:r>
              <w:rPr>
                <w:rFonts w:ascii="Calibri" w:hAnsi="Calibri"/>
                <w:sz w:val="20"/>
              </w:rPr>
              <w:t>PRPA</w:t>
            </w:r>
          </w:p>
        </w:tc>
        <w:tc>
          <w:tcPr>
            <w:tcW w:w="3120" w:type="dxa"/>
            <w:tcBorders>
              <w:top w:val="single" w:sz="6" w:space="0" w:color="D3D3D3"/>
              <w:left w:val="single" w:sz="6" w:space="0" w:color="D3D3D3"/>
              <w:bottom w:val="single" w:sz="6" w:space="0" w:color="D3D3D3"/>
              <w:right w:val="single" w:sz="6" w:space="0" w:color="D3D3D3"/>
            </w:tcBorders>
          </w:tcPr>
          <w:p w14:paraId="09F650A0" w14:textId="77777777" w:rsidR="00066508" w:rsidRDefault="00000000">
            <w:pPr>
              <w:keepNext/>
              <w:widowControl w:val="0"/>
              <w:spacing w:after="60"/>
              <w:jc w:val="center"/>
            </w:pPr>
            <w:r>
              <w:rPr>
                <w:rFonts w:ascii="Calibri" w:hAnsi="Calibri"/>
                <w:sz w:val="20"/>
              </w:rPr>
              <w:t>0.2 (0.0, 1.6)</w:t>
            </w:r>
          </w:p>
        </w:tc>
        <w:tc>
          <w:tcPr>
            <w:tcW w:w="3120" w:type="dxa"/>
            <w:gridSpan w:val="2"/>
            <w:tcBorders>
              <w:top w:val="single" w:sz="6" w:space="0" w:color="D3D3D3"/>
              <w:left w:val="single" w:sz="6" w:space="0" w:color="D3D3D3"/>
              <w:bottom w:val="single" w:sz="6" w:space="0" w:color="D3D3D3"/>
              <w:right w:val="single" w:sz="6" w:space="0" w:color="D3D3D3"/>
            </w:tcBorders>
          </w:tcPr>
          <w:p w14:paraId="497FC551" w14:textId="77777777" w:rsidR="00066508" w:rsidRDefault="00000000">
            <w:pPr>
              <w:keepNext/>
              <w:widowControl w:val="0"/>
              <w:spacing w:after="60"/>
              <w:jc w:val="center"/>
            </w:pPr>
            <w:r>
              <w:rPr>
                <w:rFonts w:ascii="Calibri" w:hAnsi="Calibri"/>
                <w:sz w:val="20"/>
              </w:rPr>
              <w:t>17.0 (1.3)</w:t>
            </w:r>
          </w:p>
        </w:tc>
      </w:tr>
      <w:tr w:rsidR="00066508" w14:paraId="51AC7FF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055B787" w14:textId="77777777" w:rsidR="00066508" w:rsidRDefault="00000000">
            <w:pPr>
              <w:keepNext/>
              <w:widowControl w:val="0"/>
              <w:spacing w:after="60"/>
            </w:pPr>
            <w:r>
              <w:rPr>
                <w:rFonts w:ascii="Calibri" w:hAnsi="Calibri"/>
                <w:sz w:val="20"/>
              </w:rPr>
              <w:t>TRCS</w:t>
            </w:r>
          </w:p>
        </w:tc>
        <w:tc>
          <w:tcPr>
            <w:tcW w:w="3120" w:type="dxa"/>
            <w:tcBorders>
              <w:top w:val="single" w:sz="6" w:space="0" w:color="D3D3D3"/>
              <w:left w:val="single" w:sz="6" w:space="0" w:color="D3D3D3"/>
              <w:bottom w:val="single" w:sz="6" w:space="0" w:color="D3D3D3"/>
              <w:right w:val="single" w:sz="6" w:space="0" w:color="D3D3D3"/>
            </w:tcBorders>
          </w:tcPr>
          <w:p w14:paraId="636E847E" w14:textId="77777777" w:rsidR="00066508" w:rsidRDefault="00000000">
            <w:pPr>
              <w:keepNext/>
              <w:widowControl w:val="0"/>
              <w:spacing w:after="60"/>
              <w:jc w:val="center"/>
            </w:pPr>
            <w:r>
              <w:rPr>
                <w:rFonts w:ascii="Calibri" w:hAnsi="Calibri"/>
                <w:sz w:val="20"/>
              </w:rPr>
              <w:t>0.6 (0.3, 1.5)</w:t>
            </w:r>
          </w:p>
        </w:tc>
        <w:tc>
          <w:tcPr>
            <w:tcW w:w="3120" w:type="dxa"/>
            <w:gridSpan w:val="2"/>
            <w:tcBorders>
              <w:top w:val="single" w:sz="6" w:space="0" w:color="D3D3D3"/>
              <w:left w:val="single" w:sz="6" w:space="0" w:color="D3D3D3"/>
              <w:bottom w:val="single" w:sz="6" w:space="0" w:color="D3D3D3"/>
              <w:right w:val="single" w:sz="6" w:space="0" w:color="D3D3D3"/>
            </w:tcBorders>
          </w:tcPr>
          <w:p w14:paraId="21DDB66F" w14:textId="77777777" w:rsidR="00066508" w:rsidRDefault="00000000">
            <w:pPr>
              <w:keepNext/>
              <w:widowControl w:val="0"/>
              <w:spacing w:after="60"/>
              <w:jc w:val="center"/>
            </w:pPr>
            <w:r>
              <w:rPr>
                <w:rFonts w:ascii="Calibri" w:hAnsi="Calibri"/>
                <w:sz w:val="20"/>
              </w:rPr>
              <w:t>0.0 (0.0)</w:t>
            </w:r>
          </w:p>
        </w:tc>
      </w:tr>
      <w:tr w:rsidR="00066508" w14:paraId="773BD41E"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61B4FC31" w14:textId="77777777" w:rsidR="00066508" w:rsidRDefault="00000000">
            <w:pPr>
              <w:keepNext/>
              <w:widowControl w:val="0"/>
              <w:spacing w:after="60"/>
            </w:pPr>
            <w:r>
              <w:rPr>
                <w:rFonts w:ascii="Calibri" w:hAnsi="Calibri"/>
                <w:b/>
                <w:sz w:val="20"/>
              </w:rPr>
              <w:t>Phthalate metabolites</w:t>
            </w:r>
          </w:p>
        </w:tc>
      </w:tr>
      <w:tr w:rsidR="00066508" w14:paraId="2C63804A"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7A9E9DD6" w14:textId="77777777" w:rsidR="00066508" w:rsidRDefault="00000000">
            <w:pPr>
              <w:keepNext/>
              <w:widowControl w:val="0"/>
              <w:spacing w:after="60"/>
              <w:jc w:val="center"/>
            </w:pPr>
            <w:r>
              <w:rPr>
                <w:rFonts w:ascii="Calibri" w:hAnsi="Calibri"/>
                <w:sz w:val="20"/>
              </w:rPr>
              <w:t>4.8 (2.7, 8.7)</w:t>
            </w:r>
          </w:p>
        </w:tc>
        <w:tc>
          <w:tcPr>
            <w:tcW w:w="3120" w:type="dxa"/>
            <w:gridSpan w:val="2"/>
            <w:tcBorders>
              <w:top w:val="single" w:sz="6" w:space="0" w:color="D3D3D3"/>
              <w:left w:val="single" w:sz="6" w:space="0" w:color="D3D3D3"/>
              <w:bottom w:val="single" w:sz="6" w:space="0" w:color="D3D3D3"/>
              <w:right w:val="single" w:sz="6" w:space="0" w:color="D3D3D3"/>
            </w:tcBorders>
          </w:tcPr>
          <w:p w14:paraId="321A0CA2" w14:textId="77777777" w:rsidR="00066508" w:rsidRDefault="00000000">
            <w:pPr>
              <w:keepNext/>
              <w:widowControl w:val="0"/>
              <w:spacing w:after="60"/>
              <w:jc w:val="center"/>
            </w:pPr>
            <w:r>
              <w:rPr>
                <w:rFonts w:ascii="Calibri" w:hAnsi="Calibri"/>
                <w:sz w:val="20"/>
              </w:rPr>
              <w:t>1.0 (0.1)</w:t>
            </w:r>
          </w:p>
        </w:tc>
      </w:tr>
      <w:tr w:rsidR="00066508" w14:paraId="2980C24D"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03D5DC5" w14:textId="77777777" w:rsidR="00066508" w:rsidRDefault="00000000">
            <w:pPr>
              <w:keepNext/>
              <w:widowControl w:val="0"/>
              <w:spacing w:after="60"/>
            </w:pPr>
            <w:r>
              <w:rPr>
                <w:rFonts w:ascii="Calibri" w:hAnsi="Calibri"/>
                <w:sz w:val="20"/>
              </w:rPr>
              <w:t>MECPP</w:t>
            </w:r>
          </w:p>
        </w:tc>
        <w:tc>
          <w:tcPr>
            <w:tcW w:w="3120" w:type="dxa"/>
            <w:tcBorders>
              <w:top w:val="single" w:sz="6" w:space="0" w:color="D3D3D3"/>
              <w:left w:val="single" w:sz="6" w:space="0" w:color="D3D3D3"/>
              <w:bottom w:val="single" w:sz="6" w:space="0" w:color="D3D3D3"/>
              <w:right w:val="single" w:sz="6" w:space="0" w:color="D3D3D3"/>
            </w:tcBorders>
          </w:tcPr>
          <w:p w14:paraId="4D42FB99" w14:textId="77777777" w:rsidR="00066508" w:rsidRDefault="00000000">
            <w:pPr>
              <w:keepNext/>
              <w:widowControl w:val="0"/>
              <w:spacing w:after="60"/>
              <w:jc w:val="center"/>
            </w:pPr>
            <w:r>
              <w:rPr>
                <w:rFonts w:ascii="Calibri" w:hAnsi="Calibri"/>
                <w:sz w:val="20"/>
              </w:rPr>
              <w:t>32.8 (19.9, 57.6)</w:t>
            </w:r>
          </w:p>
        </w:tc>
        <w:tc>
          <w:tcPr>
            <w:tcW w:w="3120" w:type="dxa"/>
            <w:gridSpan w:val="2"/>
            <w:tcBorders>
              <w:top w:val="single" w:sz="6" w:space="0" w:color="D3D3D3"/>
              <w:left w:val="single" w:sz="6" w:space="0" w:color="D3D3D3"/>
              <w:bottom w:val="single" w:sz="6" w:space="0" w:color="D3D3D3"/>
              <w:right w:val="single" w:sz="6" w:space="0" w:color="D3D3D3"/>
            </w:tcBorders>
          </w:tcPr>
          <w:p w14:paraId="1DBAFCCB" w14:textId="77777777" w:rsidR="00066508" w:rsidRDefault="00000000">
            <w:pPr>
              <w:keepNext/>
              <w:widowControl w:val="0"/>
              <w:spacing w:after="60"/>
              <w:jc w:val="center"/>
            </w:pPr>
            <w:r>
              <w:rPr>
                <w:rFonts w:ascii="Calibri" w:hAnsi="Calibri"/>
                <w:sz w:val="20"/>
              </w:rPr>
              <w:t>1.0 (0.1)</w:t>
            </w:r>
          </w:p>
        </w:tc>
      </w:tr>
      <w:tr w:rsidR="00066508" w14:paraId="1C6724E3"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BAAD38C" w14:textId="77777777" w:rsidR="00066508" w:rsidRDefault="00000000">
            <w:pPr>
              <w:keepNext/>
              <w:widowControl w:val="0"/>
              <w:spacing w:after="60"/>
            </w:pPr>
            <w:r>
              <w:rPr>
                <w:rFonts w:ascii="Calibri" w:hAnsi="Calibri"/>
                <w:sz w:val="20"/>
              </w:rPr>
              <w:t>MEHHP</w:t>
            </w:r>
          </w:p>
        </w:tc>
        <w:tc>
          <w:tcPr>
            <w:tcW w:w="3120" w:type="dxa"/>
            <w:tcBorders>
              <w:top w:val="single" w:sz="6" w:space="0" w:color="D3D3D3"/>
              <w:left w:val="single" w:sz="6" w:space="0" w:color="D3D3D3"/>
              <w:bottom w:val="single" w:sz="6" w:space="0" w:color="D3D3D3"/>
              <w:right w:val="single" w:sz="6" w:space="0" w:color="D3D3D3"/>
            </w:tcBorders>
          </w:tcPr>
          <w:p w14:paraId="738277F3" w14:textId="77777777" w:rsidR="00066508" w:rsidRDefault="00000000">
            <w:pPr>
              <w:keepNext/>
              <w:widowControl w:val="0"/>
              <w:spacing w:after="60"/>
              <w:jc w:val="center"/>
            </w:pPr>
            <w:r>
              <w:rPr>
                <w:rFonts w:ascii="Calibri" w:hAnsi="Calibri"/>
                <w:sz w:val="20"/>
              </w:rPr>
              <w:t>19.3 (11.4, 33.1)</w:t>
            </w:r>
          </w:p>
        </w:tc>
        <w:tc>
          <w:tcPr>
            <w:tcW w:w="3120" w:type="dxa"/>
            <w:gridSpan w:val="2"/>
            <w:tcBorders>
              <w:top w:val="single" w:sz="6" w:space="0" w:color="D3D3D3"/>
              <w:left w:val="single" w:sz="6" w:space="0" w:color="D3D3D3"/>
              <w:bottom w:val="single" w:sz="6" w:space="0" w:color="D3D3D3"/>
              <w:right w:val="single" w:sz="6" w:space="0" w:color="D3D3D3"/>
            </w:tcBorders>
          </w:tcPr>
          <w:p w14:paraId="6F409A2A" w14:textId="77777777" w:rsidR="00066508" w:rsidRDefault="00000000">
            <w:pPr>
              <w:keepNext/>
              <w:widowControl w:val="0"/>
              <w:spacing w:after="60"/>
              <w:jc w:val="center"/>
            </w:pPr>
            <w:r>
              <w:rPr>
                <w:rFonts w:ascii="Calibri" w:hAnsi="Calibri"/>
                <w:sz w:val="20"/>
              </w:rPr>
              <w:t>3.0 (0.2)</w:t>
            </w:r>
          </w:p>
        </w:tc>
      </w:tr>
      <w:tr w:rsidR="00066508" w14:paraId="5950553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BFED409" w14:textId="77777777" w:rsidR="00066508" w:rsidRDefault="00000000">
            <w:pPr>
              <w:keepNext/>
              <w:widowControl w:val="0"/>
              <w:spacing w:after="60"/>
            </w:pPr>
            <w:r>
              <w:rPr>
                <w:rFonts w:ascii="Calibri" w:hAnsi="Calibri"/>
                <w:sz w:val="20"/>
              </w:rPr>
              <w:t>MEHP</w:t>
            </w:r>
          </w:p>
        </w:tc>
        <w:tc>
          <w:tcPr>
            <w:tcW w:w="3120" w:type="dxa"/>
            <w:tcBorders>
              <w:top w:val="single" w:sz="6" w:space="0" w:color="D3D3D3"/>
              <w:left w:val="single" w:sz="6" w:space="0" w:color="D3D3D3"/>
              <w:bottom w:val="single" w:sz="6" w:space="0" w:color="D3D3D3"/>
              <w:right w:val="single" w:sz="6" w:space="0" w:color="D3D3D3"/>
            </w:tcBorders>
          </w:tcPr>
          <w:p w14:paraId="3A192042" w14:textId="77777777" w:rsidR="00066508" w:rsidRDefault="00000000">
            <w:pPr>
              <w:keepNext/>
              <w:widowControl w:val="0"/>
              <w:spacing w:after="60"/>
              <w:jc w:val="center"/>
            </w:pPr>
            <w:r>
              <w:rPr>
                <w:rFonts w:ascii="Calibri" w:hAnsi="Calibri"/>
                <w:sz w:val="20"/>
              </w:rPr>
              <w:t>2.8 (1.6, 5.1)</w:t>
            </w:r>
          </w:p>
        </w:tc>
        <w:tc>
          <w:tcPr>
            <w:tcW w:w="3120" w:type="dxa"/>
            <w:gridSpan w:val="2"/>
            <w:tcBorders>
              <w:top w:val="single" w:sz="6" w:space="0" w:color="D3D3D3"/>
              <w:left w:val="single" w:sz="6" w:space="0" w:color="D3D3D3"/>
              <w:bottom w:val="single" w:sz="6" w:space="0" w:color="D3D3D3"/>
              <w:right w:val="single" w:sz="6" w:space="0" w:color="D3D3D3"/>
            </w:tcBorders>
          </w:tcPr>
          <w:p w14:paraId="70F74649" w14:textId="77777777" w:rsidR="00066508" w:rsidRDefault="00000000">
            <w:pPr>
              <w:keepNext/>
              <w:widowControl w:val="0"/>
              <w:spacing w:after="60"/>
              <w:jc w:val="center"/>
            </w:pPr>
            <w:r>
              <w:rPr>
                <w:rFonts w:ascii="Calibri" w:hAnsi="Calibri"/>
                <w:sz w:val="20"/>
              </w:rPr>
              <w:t>41.0 (3.2)</w:t>
            </w:r>
          </w:p>
        </w:tc>
      </w:tr>
      <w:tr w:rsidR="00066508" w14:paraId="22E33ADF"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9E1A14D" w14:textId="77777777" w:rsidR="00066508" w:rsidRDefault="00000000">
            <w:pPr>
              <w:keepNext/>
              <w:widowControl w:val="0"/>
              <w:spacing w:after="60"/>
            </w:pPr>
            <w:r>
              <w:rPr>
                <w:rFonts w:ascii="Calibri" w:hAnsi="Calibri"/>
                <w:sz w:val="20"/>
              </w:rPr>
              <w:t>MEOHP</w:t>
            </w:r>
          </w:p>
        </w:tc>
        <w:tc>
          <w:tcPr>
            <w:tcW w:w="3120" w:type="dxa"/>
            <w:tcBorders>
              <w:top w:val="single" w:sz="6" w:space="0" w:color="D3D3D3"/>
              <w:left w:val="single" w:sz="6" w:space="0" w:color="D3D3D3"/>
              <w:bottom w:val="single" w:sz="6" w:space="0" w:color="D3D3D3"/>
              <w:right w:val="single" w:sz="6" w:space="0" w:color="D3D3D3"/>
            </w:tcBorders>
          </w:tcPr>
          <w:p w14:paraId="5FF5F903" w14:textId="77777777" w:rsidR="00066508" w:rsidRDefault="00000000">
            <w:pPr>
              <w:keepNext/>
              <w:widowControl w:val="0"/>
              <w:spacing w:after="60"/>
              <w:jc w:val="center"/>
            </w:pPr>
            <w:r>
              <w:rPr>
                <w:rFonts w:ascii="Calibri" w:hAnsi="Calibri"/>
                <w:sz w:val="20"/>
              </w:rPr>
              <w:t>12.2 (7.1, 20.4)</w:t>
            </w:r>
          </w:p>
        </w:tc>
        <w:tc>
          <w:tcPr>
            <w:tcW w:w="3120" w:type="dxa"/>
            <w:gridSpan w:val="2"/>
            <w:tcBorders>
              <w:top w:val="single" w:sz="6" w:space="0" w:color="D3D3D3"/>
              <w:left w:val="single" w:sz="6" w:space="0" w:color="D3D3D3"/>
              <w:bottom w:val="single" w:sz="6" w:space="0" w:color="D3D3D3"/>
              <w:right w:val="single" w:sz="6" w:space="0" w:color="D3D3D3"/>
            </w:tcBorders>
          </w:tcPr>
          <w:p w14:paraId="7A5ED375" w14:textId="77777777" w:rsidR="00066508" w:rsidRDefault="00000000">
            <w:pPr>
              <w:keepNext/>
              <w:widowControl w:val="0"/>
              <w:spacing w:after="60"/>
              <w:jc w:val="center"/>
            </w:pPr>
            <w:r>
              <w:rPr>
                <w:rFonts w:ascii="Calibri" w:hAnsi="Calibri"/>
                <w:sz w:val="20"/>
              </w:rPr>
              <w:t>1.0 (0.1)</w:t>
            </w:r>
          </w:p>
        </w:tc>
      </w:tr>
      <w:tr w:rsidR="00066508" w14:paraId="28BD857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565129" w14:textId="77777777" w:rsidR="00066508" w:rsidRDefault="00000000">
            <w:pPr>
              <w:keepNext/>
              <w:widowControl w:val="0"/>
              <w:spacing w:after="60"/>
            </w:pPr>
            <w:r>
              <w:rPr>
                <w:rFonts w:ascii="Calibri" w:hAnsi="Calibri"/>
                <w:sz w:val="20"/>
              </w:rPr>
              <w:t>MEP</w:t>
            </w:r>
          </w:p>
        </w:tc>
        <w:tc>
          <w:tcPr>
            <w:tcW w:w="3120" w:type="dxa"/>
            <w:tcBorders>
              <w:top w:val="single" w:sz="6" w:space="0" w:color="D3D3D3"/>
              <w:left w:val="single" w:sz="6" w:space="0" w:color="D3D3D3"/>
              <w:bottom w:val="single" w:sz="6" w:space="0" w:color="D3D3D3"/>
              <w:right w:val="single" w:sz="6" w:space="0" w:color="D3D3D3"/>
            </w:tcBorders>
          </w:tcPr>
          <w:p w14:paraId="447444B2" w14:textId="77777777" w:rsidR="00066508" w:rsidRDefault="00000000">
            <w:pPr>
              <w:keepNext/>
              <w:widowControl w:val="0"/>
              <w:spacing w:after="60"/>
              <w:jc w:val="center"/>
            </w:pPr>
            <w:r>
              <w:rPr>
                <w:rFonts w:ascii="Calibri" w:hAnsi="Calibri"/>
                <w:sz w:val="20"/>
              </w:rPr>
              <w:t>32.5 (15.0, 79.2)</w:t>
            </w:r>
          </w:p>
        </w:tc>
        <w:tc>
          <w:tcPr>
            <w:tcW w:w="3120" w:type="dxa"/>
            <w:gridSpan w:val="2"/>
            <w:tcBorders>
              <w:top w:val="single" w:sz="6" w:space="0" w:color="D3D3D3"/>
              <w:left w:val="single" w:sz="6" w:space="0" w:color="D3D3D3"/>
              <w:bottom w:val="single" w:sz="6" w:space="0" w:color="D3D3D3"/>
              <w:right w:val="single" w:sz="6" w:space="0" w:color="D3D3D3"/>
            </w:tcBorders>
          </w:tcPr>
          <w:p w14:paraId="3B7C405A" w14:textId="77777777" w:rsidR="00066508" w:rsidRDefault="00000000">
            <w:pPr>
              <w:keepNext/>
              <w:widowControl w:val="0"/>
              <w:spacing w:after="60"/>
              <w:jc w:val="center"/>
            </w:pPr>
            <w:r>
              <w:rPr>
                <w:rFonts w:ascii="Calibri" w:hAnsi="Calibri"/>
                <w:sz w:val="20"/>
              </w:rPr>
              <w:t>0.0 (0.0)</w:t>
            </w:r>
          </w:p>
        </w:tc>
      </w:tr>
      <w:tr w:rsidR="00066508" w14:paraId="310D836A"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1153945F" w14:textId="77777777" w:rsidR="00066508" w:rsidRDefault="00000000">
            <w:pPr>
              <w:keepNext/>
              <w:widowControl w:val="0"/>
              <w:spacing w:after="60"/>
              <w:jc w:val="center"/>
            </w:pPr>
            <w:r>
              <w:rPr>
                <w:rFonts w:ascii="Calibri" w:hAnsi="Calibri"/>
                <w:sz w:val="20"/>
              </w:rPr>
              <w:t>40.2 (24.5, 71.1)</w:t>
            </w:r>
          </w:p>
        </w:tc>
        <w:tc>
          <w:tcPr>
            <w:tcW w:w="3120" w:type="dxa"/>
            <w:gridSpan w:val="2"/>
            <w:tcBorders>
              <w:top w:val="single" w:sz="6" w:space="0" w:color="D3D3D3"/>
              <w:left w:val="single" w:sz="6" w:space="0" w:color="D3D3D3"/>
              <w:bottom w:val="single" w:sz="6" w:space="0" w:color="D3D3D3"/>
              <w:right w:val="single" w:sz="6" w:space="0" w:color="D3D3D3"/>
            </w:tcBorders>
          </w:tcPr>
          <w:p w14:paraId="4E6FC60B" w14:textId="77777777" w:rsidR="00066508" w:rsidRDefault="00000000">
            <w:pPr>
              <w:keepNext/>
              <w:widowControl w:val="0"/>
              <w:spacing w:after="60"/>
              <w:jc w:val="center"/>
            </w:pPr>
            <w:r>
              <w:rPr>
                <w:rFonts w:ascii="Calibri" w:hAnsi="Calibri"/>
                <w:sz w:val="20"/>
              </w:rPr>
              <w:t>0.0 (0.0)</w:t>
            </w:r>
          </w:p>
        </w:tc>
      </w:tr>
      <w:tr w:rsidR="00066508" w14:paraId="3E313EA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7357E868" w14:textId="77777777" w:rsidR="00066508" w:rsidRDefault="00000000">
            <w:pPr>
              <w:keepNext/>
              <w:widowControl w:val="0"/>
              <w:spacing w:after="60"/>
              <w:jc w:val="center"/>
            </w:pPr>
            <w:r>
              <w:rPr>
                <w:rFonts w:ascii="Calibri" w:hAnsi="Calibri"/>
                <w:sz w:val="20"/>
              </w:rPr>
              <w:t>22.7 (14.5, 38.8)</w:t>
            </w:r>
          </w:p>
        </w:tc>
        <w:tc>
          <w:tcPr>
            <w:tcW w:w="3120" w:type="dxa"/>
            <w:gridSpan w:val="2"/>
            <w:tcBorders>
              <w:top w:val="single" w:sz="6" w:space="0" w:color="D3D3D3"/>
              <w:left w:val="single" w:sz="6" w:space="0" w:color="D3D3D3"/>
              <w:bottom w:val="single" w:sz="6" w:space="0" w:color="D3D3D3"/>
              <w:right w:val="single" w:sz="6" w:space="0" w:color="D3D3D3"/>
            </w:tcBorders>
          </w:tcPr>
          <w:p w14:paraId="0E7BCB41" w14:textId="77777777" w:rsidR="00066508" w:rsidRDefault="00000000">
            <w:pPr>
              <w:keepNext/>
              <w:widowControl w:val="0"/>
              <w:spacing w:after="60"/>
              <w:jc w:val="center"/>
            </w:pPr>
            <w:r>
              <w:rPr>
                <w:rFonts w:ascii="Calibri" w:hAnsi="Calibri"/>
                <w:sz w:val="20"/>
              </w:rPr>
              <w:t>0.0 (0.0)</w:t>
            </w:r>
          </w:p>
        </w:tc>
      </w:tr>
      <w:tr w:rsidR="00066508" w14:paraId="6D191F1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607988B8" w14:textId="77777777" w:rsidR="00066508" w:rsidRDefault="00000000">
            <w:pPr>
              <w:keepNext/>
              <w:widowControl w:val="0"/>
              <w:spacing w:after="60"/>
              <w:jc w:val="center"/>
            </w:pPr>
            <w:r>
              <w:rPr>
                <w:rFonts w:ascii="Calibri" w:hAnsi="Calibri"/>
                <w:sz w:val="20"/>
              </w:rPr>
              <w:t>5.0 (3.1, 9.3)</w:t>
            </w:r>
          </w:p>
        </w:tc>
        <w:tc>
          <w:tcPr>
            <w:tcW w:w="3120" w:type="dxa"/>
            <w:gridSpan w:val="2"/>
            <w:tcBorders>
              <w:top w:val="single" w:sz="6" w:space="0" w:color="D3D3D3"/>
              <w:left w:val="single" w:sz="6" w:space="0" w:color="D3D3D3"/>
              <w:bottom w:val="single" w:sz="6" w:space="0" w:color="D3D3D3"/>
              <w:right w:val="single" w:sz="6" w:space="0" w:color="D3D3D3"/>
            </w:tcBorders>
          </w:tcPr>
          <w:p w14:paraId="317EEB64" w14:textId="77777777" w:rsidR="00066508" w:rsidRDefault="00000000">
            <w:pPr>
              <w:keepNext/>
              <w:widowControl w:val="0"/>
              <w:spacing w:after="60"/>
              <w:jc w:val="center"/>
            </w:pPr>
            <w:r>
              <w:rPr>
                <w:rFonts w:ascii="Calibri" w:hAnsi="Calibri"/>
                <w:sz w:val="20"/>
              </w:rPr>
              <w:t>0.0 (0.0)</w:t>
            </w:r>
          </w:p>
        </w:tc>
      </w:tr>
      <w:tr w:rsidR="00066508" w14:paraId="641E1FB6"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09D104F8" w14:textId="77777777" w:rsidR="00066508" w:rsidRDefault="00000000">
            <w:pPr>
              <w:keepNext/>
              <w:widowControl w:val="0"/>
              <w:spacing w:after="60"/>
              <w:jc w:val="center"/>
            </w:pPr>
            <w:r>
              <w:rPr>
                <w:rFonts w:ascii="Calibri" w:hAnsi="Calibri"/>
                <w:sz w:val="20"/>
              </w:rPr>
              <w:t>2.7 (1.7, 5.0)</w:t>
            </w:r>
          </w:p>
        </w:tc>
        <w:tc>
          <w:tcPr>
            <w:tcW w:w="3120" w:type="dxa"/>
            <w:gridSpan w:val="2"/>
            <w:tcBorders>
              <w:top w:val="single" w:sz="6" w:space="0" w:color="D3D3D3"/>
              <w:left w:val="single" w:sz="6" w:space="0" w:color="D3D3D3"/>
              <w:bottom w:val="single" w:sz="6" w:space="0" w:color="D3D3D3"/>
              <w:right w:val="single" w:sz="6" w:space="0" w:color="D3D3D3"/>
            </w:tcBorders>
          </w:tcPr>
          <w:p w14:paraId="32B85192" w14:textId="77777777" w:rsidR="00066508" w:rsidRDefault="00000000">
            <w:pPr>
              <w:keepNext/>
              <w:widowControl w:val="0"/>
              <w:spacing w:after="60"/>
              <w:jc w:val="center"/>
            </w:pPr>
            <w:r>
              <w:rPr>
                <w:rFonts w:ascii="Calibri" w:hAnsi="Calibri"/>
                <w:sz w:val="20"/>
              </w:rPr>
              <w:t>0.0 (0.0)</w:t>
            </w:r>
          </w:p>
        </w:tc>
      </w:tr>
      <w:tr w:rsidR="00066508" w14:paraId="66D6E373"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066508" w14:paraId="3122B12C"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413"/>
          </w:p>
        </w:tc>
      </w:tr>
    </w:tbl>
    <w:p w14:paraId="1AF39F82" w14:textId="77777777" w:rsidR="00066508" w:rsidRDefault="00000000">
      <w:pPr>
        <w:pStyle w:val="Heading2"/>
      </w:pPr>
      <w:r>
        <w:t>6.3 Glucocorticosteroids</w:t>
      </w:r>
    </w:p>
    <w:tbl>
      <w:tblPr>
        <w:tblW w:w="5000" w:type="pct"/>
        <w:tblLayout w:type="fixed"/>
        <w:tblLook w:val="04A0" w:firstRow="1" w:lastRow="0" w:firstColumn="1" w:lastColumn="0" w:noHBand="0" w:noVBand="1"/>
      </w:tblPr>
      <w:tblGrid>
        <w:gridCol w:w="3175"/>
        <w:gridCol w:w="3176"/>
        <w:gridCol w:w="3176"/>
        <w:gridCol w:w="49"/>
      </w:tblGrid>
      <w:tr w:rsidR="00066508" w14:paraId="628B413E" w14:textId="77777777">
        <w:trPr>
          <w:gridAfter w:val="1"/>
          <w:wAfter w:w="48" w:type="dxa"/>
        </w:trPr>
        <w:tc>
          <w:tcPr>
            <w:tcW w:w="9360" w:type="dxa"/>
            <w:gridSpan w:val="3"/>
          </w:tcPr>
          <w:p w14:paraId="0F3AEC63" w14:textId="77777777" w:rsidR="00066508" w:rsidRDefault="00000000">
            <w:pPr>
              <w:pStyle w:val="ImageCaption"/>
              <w:widowControl w:val="0"/>
              <w:spacing w:before="200"/>
            </w:pPr>
            <w:bookmarkStart w:id="414" w:name="tbl-met-new-desc"/>
            <w:r>
              <w:t xml:space="preserve">Table 3: </w:t>
            </w:r>
            <w:r>
              <w:rPr>
                <w:b/>
                <w:bCs/>
              </w:rPr>
              <w:t xml:space="preserve">Participants derived glucocorticosteroids concentrations expressed in ng/ml (HELIX </w:t>
            </w:r>
            <w:proofErr w:type="spellStart"/>
            <w:r>
              <w:rPr>
                <w:b/>
                <w:bCs/>
              </w:rPr>
              <w:t>subcohort</w:t>
            </w:r>
            <w:proofErr w:type="spellEnd"/>
            <w:r>
              <w:rPr>
                <w:b/>
                <w:bCs/>
              </w:rPr>
              <w:t>; 2013-2016).</w:t>
            </w:r>
            <w:bookmarkEnd w:id="410"/>
          </w:p>
        </w:tc>
      </w:tr>
      <w:tr w:rsidR="00066508" w14:paraId="28695A4A" w14:textId="77777777">
        <w:tblPrEx>
          <w:jc w:val="center"/>
          <w:tblCellMar>
            <w:left w:w="60" w:type="dxa"/>
            <w:right w:w="60" w:type="dxa"/>
          </w:tblCellMar>
          <w:tblLook w:val="0000" w:firstRow="0" w:lastRow="0" w:firstColumn="0" w:lastColumn="0" w:noHBand="0" w:noVBand="0"/>
        </w:tblPrEx>
        <w:trPr>
          <w:cantSplit/>
          <w:tblHeader/>
          <w:jc w:val="center"/>
        </w:trPr>
        <w:tc>
          <w:tcPr>
            <w:tcW w:w="3120" w:type="dxa"/>
            <w:tcBorders>
              <w:top w:val="single" w:sz="16" w:space="0" w:color="D3D3D3"/>
              <w:left w:val="single" w:sz="6" w:space="0" w:color="D3D3D3"/>
              <w:bottom w:val="single" w:sz="16" w:space="0" w:color="D3D3D3"/>
            </w:tcBorders>
          </w:tcPr>
          <w:p w14:paraId="1352D8F8" w14:textId="77777777" w:rsidR="00066508" w:rsidRDefault="00000000">
            <w:pPr>
              <w:keepNext/>
              <w:widowControl w:val="0"/>
              <w:spacing w:after="60"/>
            </w:pPr>
            <w:r>
              <w:rPr>
                <w:rFonts w:ascii="Calibri" w:hAnsi="Calibri"/>
                <w:b/>
                <w:sz w:val="20"/>
              </w:rPr>
              <w:lastRenderedPageBreak/>
              <w:t>Characteristic</w:t>
            </w:r>
          </w:p>
        </w:tc>
        <w:tc>
          <w:tcPr>
            <w:tcW w:w="3120" w:type="dxa"/>
            <w:tcBorders>
              <w:top w:val="single" w:sz="16" w:space="0" w:color="D3D3D3"/>
              <w:bottom w:val="single" w:sz="16" w:space="0" w:color="D3D3D3"/>
            </w:tcBorders>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3120" w:type="dxa"/>
            <w:gridSpan w:val="2"/>
            <w:tcBorders>
              <w:top w:val="single" w:sz="16" w:space="0" w:color="D3D3D3"/>
              <w:bottom w:val="single" w:sz="16" w:space="0" w:color="D3D3D3"/>
              <w:right w:val="single" w:sz="6" w:space="0" w:color="D3D3D3"/>
            </w:tcBorders>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6CB997DB" w14:textId="77777777" w:rsidR="00066508" w:rsidRDefault="00000000">
            <w:pPr>
              <w:keepNext/>
              <w:widowControl w:val="0"/>
              <w:spacing w:after="60"/>
            </w:pPr>
            <w:r>
              <w:rPr>
                <w:rFonts w:ascii="Calibri" w:hAnsi="Calibri"/>
                <w:sz w:val="20"/>
              </w:rPr>
              <w:t>cortisol production</w:t>
            </w:r>
          </w:p>
        </w:tc>
        <w:tc>
          <w:tcPr>
            <w:tcW w:w="3120" w:type="dxa"/>
            <w:tcBorders>
              <w:top w:val="single" w:sz="6" w:space="0" w:color="D3D3D3"/>
              <w:left w:val="single" w:sz="6" w:space="0" w:color="D3D3D3"/>
              <w:bottom w:val="single" w:sz="6" w:space="0" w:color="D3D3D3"/>
              <w:right w:val="single" w:sz="6" w:space="0" w:color="D3D3D3"/>
            </w:tcBorders>
          </w:tcPr>
          <w:p w14:paraId="270397A2" w14:textId="77777777" w:rsidR="00066508" w:rsidRDefault="00000000">
            <w:pPr>
              <w:keepNext/>
              <w:widowControl w:val="0"/>
              <w:spacing w:after="60"/>
              <w:jc w:val="center"/>
            </w:pPr>
            <w:r>
              <w:rPr>
                <w:rFonts w:ascii="Calibri" w:hAnsi="Calibri"/>
                <w:sz w:val="20"/>
              </w:rPr>
              <w:t>4,607.9 (2,859.9, 6,789.5); 18.0 (1.79)</w:t>
            </w:r>
          </w:p>
        </w:tc>
        <w:tc>
          <w:tcPr>
            <w:tcW w:w="3120" w:type="dxa"/>
            <w:gridSpan w:val="2"/>
            <w:tcBorders>
              <w:top w:val="single" w:sz="6" w:space="0" w:color="D3D3D3"/>
              <w:left w:val="single" w:sz="6" w:space="0" w:color="D3D3D3"/>
              <w:bottom w:val="single" w:sz="6" w:space="0" w:color="D3D3D3"/>
              <w:right w:val="single" w:sz="6" w:space="0" w:color="D3D3D3"/>
            </w:tcBorders>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27041E" w14:textId="77777777" w:rsidR="00066508" w:rsidRDefault="00000000">
            <w:pPr>
              <w:keepNext/>
              <w:widowControl w:val="0"/>
              <w:spacing w:after="60"/>
            </w:pPr>
            <w:r>
              <w:rPr>
                <w:rFonts w:ascii="Calibri" w:hAnsi="Calibri"/>
                <w:sz w:val="20"/>
              </w:rPr>
              <w:t>cortisone production</w:t>
            </w:r>
          </w:p>
        </w:tc>
        <w:tc>
          <w:tcPr>
            <w:tcW w:w="3120" w:type="dxa"/>
            <w:tcBorders>
              <w:top w:val="single" w:sz="6" w:space="0" w:color="D3D3D3"/>
              <w:left w:val="single" w:sz="6" w:space="0" w:color="D3D3D3"/>
              <w:bottom w:val="single" w:sz="6" w:space="0" w:color="D3D3D3"/>
              <w:right w:val="single" w:sz="6" w:space="0" w:color="D3D3D3"/>
            </w:tcBorders>
          </w:tcPr>
          <w:p w14:paraId="6CD5E10A" w14:textId="77777777" w:rsidR="00066508" w:rsidRDefault="00000000">
            <w:pPr>
              <w:keepNext/>
              <w:widowControl w:val="0"/>
              <w:spacing w:after="60"/>
              <w:jc w:val="center"/>
            </w:pPr>
            <w:r>
              <w:rPr>
                <w:rFonts w:ascii="Calibri" w:hAnsi="Calibri"/>
                <w:sz w:val="20"/>
              </w:rPr>
              <w:t>4,608.1 (2,920.8, 6,843.9); 19.0 (1.89)</w:t>
            </w:r>
          </w:p>
        </w:tc>
        <w:tc>
          <w:tcPr>
            <w:tcW w:w="3120" w:type="dxa"/>
            <w:gridSpan w:val="2"/>
            <w:tcBorders>
              <w:top w:val="single" w:sz="6" w:space="0" w:color="D3D3D3"/>
              <w:left w:val="single" w:sz="6" w:space="0" w:color="D3D3D3"/>
              <w:bottom w:val="single" w:sz="6" w:space="0" w:color="D3D3D3"/>
              <w:right w:val="single" w:sz="6" w:space="0" w:color="D3D3D3"/>
            </w:tcBorders>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17E0AA1D" w14:textId="77777777" w:rsidR="00066508" w:rsidRDefault="00000000">
            <w:pPr>
              <w:keepNext/>
              <w:widowControl w:val="0"/>
              <w:spacing w:after="60"/>
            </w:pPr>
            <w:r>
              <w:rPr>
                <w:rFonts w:ascii="Calibri" w:hAnsi="Calibri"/>
                <w:sz w:val="20"/>
              </w:rPr>
              <w:t>corticosterone production</w:t>
            </w:r>
          </w:p>
        </w:tc>
        <w:tc>
          <w:tcPr>
            <w:tcW w:w="3120" w:type="dxa"/>
            <w:tcBorders>
              <w:top w:val="single" w:sz="6" w:space="0" w:color="D3D3D3"/>
              <w:left w:val="single" w:sz="6" w:space="0" w:color="D3D3D3"/>
              <w:bottom w:val="single" w:sz="6" w:space="0" w:color="D3D3D3"/>
              <w:right w:val="single" w:sz="6" w:space="0" w:color="D3D3D3"/>
            </w:tcBorders>
          </w:tcPr>
          <w:p w14:paraId="20EAE6E4" w14:textId="77777777" w:rsidR="00066508" w:rsidRDefault="00000000">
            <w:pPr>
              <w:keepNext/>
              <w:widowControl w:val="0"/>
              <w:spacing w:after="60"/>
              <w:jc w:val="center"/>
            </w:pPr>
            <w:r>
              <w:rPr>
                <w:rFonts w:ascii="Calibri" w:hAnsi="Calibri"/>
                <w:sz w:val="20"/>
              </w:rPr>
              <w:t>257.8 (157.9, 410.5); 3.0 (0.30)</w:t>
            </w:r>
          </w:p>
        </w:tc>
        <w:tc>
          <w:tcPr>
            <w:tcW w:w="3120" w:type="dxa"/>
            <w:gridSpan w:val="2"/>
            <w:tcBorders>
              <w:top w:val="single" w:sz="6" w:space="0" w:color="D3D3D3"/>
              <w:left w:val="single" w:sz="6" w:space="0" w:color="D3D3D3"/>
              <w:bottom w:val="single" w:sz="6" w:space="0" w:color="D3D3D3"/>
              <w:right w:val="single" w:sz="6" w:space="0" w:color="D3D3D3"/>
            </w:tcBorders>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w:t>
            </w:r>
            <w:proofErr w:type="spellStart"/>
            <w:r>
              <w:rPr>
                <w:rFonts w:ascii="Calibri" w:hAnsi="Calibri"/>
                <w:sz w:val="20"/>
              </w:rPr>
              <w:t>subcohort</w:t>
            </w:r>
            <w:proofErr w:type="spellEnd"/>
            <w:r>
              <w:rPr>
                <w:rFonts w:ascii="Calibri" w:hAnsi="Calibri"/>
                <w:sz w:val="20"/>
              </w:rPr>
              <w:t>.</w:t>
            </w:r>
            <w:bookmarkEnd w:id="414"/>
          </w:p>
        </w:tc>
      </w:tr>
    </w:tbl>
    <w:p w14:paraId="5E3B1A7D" w14:textId="77777777" w:rsidR="00066508" w:rsidRDefault="00000000">
      <w:pPr>
        <w:pStyle w:val="Heading1"/>
      </w:pPr>
      <w:r>
        <w:t>7. Tables for other analyses</w:t>
      </w:r>
    </w:p>
    <w:p w14:paraId="1C742419" w14:textId="77777777" w:rsidR="00066508" w:rsidRDefault="00000000">
      <w:pPr>
        <w:pStyle w:val="Heading2"/>
      </w:pPr>
      <w:r>
        <w:t>7.1 Marginal hypotheses for effect modification</w:t>
      </w:r>
    </w:p>
    <w:tbl>
      <w:tblPr>
        <w:tblW w:w="5000" w:type="pct"/>
        <w:tblLayout w:type="fixed"/>
        <w:tblLook w:val="04A0" w:firstRow="1" w:lastRow="0" w:firstColumn="1" w:lastColumn="0" w:noHBand="0" w:noVBand="1"/>
      </w:tblPr>
      <w:tblGrid>
        <w:gridCol w:w="6"/>
        <w:gridCol w:w="1905"/>
        <w:gridCol w:w="1904"/>
        <w:gridCol w:w="1904"/>
        <w:gridCol w:w="1904"/>
        <w:gridCol w:w="1904"/>
        <w:gridCol w:w="49"/>
      </w:tblGrid>
      <w:tr w:rsidR="00066508" w14:paraId="56EDBE07" w14:textId="77777777">
        <w:trPr>
          <w:gridAfter w:val="1"/>
          <w:wAfter w:w="48" w:type="dxa"/>
        </w:trPr>
        <w:tc>
          <w:tcPr>
            <w:tcW w:w="9360" w:type="dxa"/>
            <w:gridSpan w:val="6"/>
          </w:tcPr>
          <w:p w14:paraId="2E99A222" w14:textId="77777777" w:rsidR="00066508" w:rsidRDefault="00000000">
            <w:pPr>
              <w:pStyle w:val="ImageCaption"/>
              <w:widowControl w:val="0"/>
              <w:spacing w:before="200"/>
            </w:pPr>
            <w:bookmarkStart w:id="415" w:name="tbl-hypothesis-1and2"/>
            <w:r>
              <w:t xml:space="preserve">Table 4: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w:t>
            </w:r>
            <w:proofErr w:type="spellStart"/>
            <w:r>
              <w:rPr>
                <w:b/>
                <w:bCs/>
              </w:rPr>
              <w:t>ms</w:t>
            </w:r>
            <w:proofErr w:type="spellEnd"/>
            <w:r>
              <w:rPr>
                <w:b/>
                <w:bCs/>
              </w:rPr>
              <w:t xml:space="preserve">, and on the glucocorticosteroids, expressed in ng/ml (HELIX </w:t>
            </w:r>
            <w:proofErr w:type="spellStart"/>
            <w:r>
              <w:rPr>
                <w:b/>
                <w:bCs/>
              </w:rPr>
              <w:t>subcohort</w:t>
            </w:r>
            <w:proofErr w:type="spellEnd"/>
            <w:r>
              <w:rPr>
                <w:b/>
                <w:bCs/>
              </w:rPr>
              <w:t>; 2013-2016).</w:t>
            </w:r>
          </w:p>
        </w:tc>
      </w:tr>
      <w:tr w:rsidR="00066508" w14:paraId="2216EBD7" w14:textId="77777777">
        <w:tblPrEx>
          <w:jc w:val="center"/>
          <w:tblCellMar>
            <w:left w:w="60" w:type="dxa"/>
            <w:right w:w="60" w:type="dxa"/>
          </w:tblCellMar>
          <w:tblLook w:val="0000" w:firstRow="0" w:lastRow="0" w:firstColumn="0" w:lastColumn="0" w:noHBand="0" w:noVBand="0"/>
        </w:tblPrEx>
        <w:trPr>
          <w:gridBefore w:val="1"/>
          <w:cantSplit/>
          <w:tblHeader/>
          <w:jc w:val="center"/>
        </w:trPr>
        <w:tc>
          <w:tcPr>
            <w:tcW w:w="1872" w:type="dxa"/>
            <w:tcBorders>
              <w:top w:val="single" w:sz="16" w:space="0" w:color="D3D3D3"/>
              <w:left w:val="single" w:sz="6" w:space="0" w:color="D3D3D3"/>
              <w:bottom w:val="single" w:sz="16" w:space="0" w:color="D3D3D3"/>
              <w:right w:val="single" w:sz="6" w:space="0" w:color="D3D3D3"/>
            </w:tcBorders>
          </w:tcPr>
          <w:p w14:paraId="799FFDE9" w14:textId="77777777" w:rsidR="00066508" w:rsidRDefault="00066508">
            <w:pPr>
              <w:keepNext/>
              <w:widowControl w:val="0"/>
              <w:spacing w:after="60"/>
            </w:pPr>
          </w:p>
        </w:tc>
        <w:tc>
          <w:tcPr>
            <w:tcW w:w="1872" w:type="dxa"/>
            <w:tcBorders>
              <w:top w:val="single" w:sz="16" w:space="0" w:color="D3D3D3"/>
              <w:left w:val="single" w:sz="6" w:space="0" w:color="D3D3D3"/>
              <w:bottom w:val="single" w:sz="16" w:space="0" w:color="D3D3D3"/>
            </w:tcBorders>
          </w:tcPr>
          <w:p w14:paraId="09DCDF04"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c>
          <w:tcPr>
            <w:tcW w:w="1872" w:type="dxa"/>
            <w:tcBorders>
              <w:top w:val="single" w:sz="16" w:space="0" w:color="D3D3D3"/>
              <w:bottom w:val="single" w:sz="16" w:space="0" w:color="D3D3D3"/>
            </w:tcBorders>
          </w:tcPr>
          <w:p w14:paraId="79644A3B" w14:textId="77777777" w:rsidR="00066508" w:rsidRDefault="00000000">
            <w:pPr>
              <w:keepNext/>
              <w:widowControl w:val="0"/>
              <w:spacing w:after="60"/>
              <w:jc w:val="center"/>
            </w:pPr>
            <w:r>
              <w:rPr>
                <w:rFonts w:ascii="Calibri" w:hAnsi="Calibri"/>
                <w:sz w:val="20"/>
              </w:rPr>
              <w:t xml:space="preserve">corticosterone </w:t>
            </w:r>
            <w:proofErr w:type="spellStart"/>
            <w:r>
              <w:rPr>
                <w:rFonts w:ascii="Calibri" w:hAnsi="Calibri"/>
                <w:sz w:val="20"/>
              </w:rPr>
              <w:t>production</w:t>
            </w:r>
            <w:r>
              <w:rPr>
                <w:rFonts w:ascii="Calibri" w:hAnsi="Calibri"/>
                <w:i/>
                <w:sz w:val="20"/>
                <w:vertAlign w:val="superscript"/>
              </w:rPr>
              <w:t>a</w:t>
            </w:r>
            <w:proofErr w:type="spellEnd"/>
          </w:p>
        </w:tc>
        <w:tc>
          <w:tcPr>
            <w:tcW w:w="1872" w:type="dxa"/>
            <w:tcBorders>
              <w:top w:val="single" w:sz="16" w:space="0" w:color="D3D3D3"/>
              <w:bottom w:val="single" w:sz="16" w:space="0" w:color="D3D3D3"/>
            </w:tcBorders>
          </w:tcPr>
          <w:p w14:paraId="1780B8F7" w14:textId="77777777" w:rsidR="00066508" w:rsidRDefault="00000000">
            <w:pPr>
              <w:keepNext/>
              <w:widowControl w:val="0"/>
              <w:spacing w:after="60"/>
              <w:jc w:val="center"/>
            </w:pPr>
            <w:r>
              <w:rPr>
                <w:rFonts w:ascii="Calibri" w:hAnsi="Calibri"/>
                <w:sz w:val="20"/>
              </w:rPr>
              <w:t xml:space="preserve">cortisol </w:t>
            </w:r>
            <w:proofErr w:type="spellStart"/>
            <w:r>
              <w:rPr>
                <w:rFonts w:ascii="Calibri" w:hAnsi="Calibri"/>
                <w:sz w:val="20"/>
              </w:rPr>
              <w:t>production</w:t>
            </w:r>
            <w:r>
              <w:rPr>
                <w:rFonts w:ascii="Calibri" w:hAnsi="Calibri"/>
                <w:i/>
                <w:sz w:val="20"/>
                <w:vertAlign w:val="superscript"/>
              </w:rPr>
              <w:t>a</w:t>
            </w:r>
            <w:proofErr w:type="spellEnd"/>
          </w:p>
        </w:tc>
        <w:tc>
          <w:tcPr>
            <w:tcW w:w="1872" w:type="dxa"/>
            <w:gridSpan w:val="2"/>
            <w:tcBorders>
              <w:top w:val="single" w:sz="16" w:space="0" w:color="D3D3D3"/>
              <w:bottom w:val="single" w:sz="16" w:space="0" w:color="D3D3D3"/>
              <w:right w:val="single" w:sz="6" w:space="0" w:color="D3D3D3"/>
            </w:tcBorders>
          </w:tcPr>
          <w:p w14:paraId="4044950D" w14:textId="77777777" w:rsidR="00066508" w:rsidRDefault="00000000">
            <w:pPr>
              <w:keepNext/>
              <w:widowControl w:val="0"/>
              <w:spacing w:after="60"/>
              <w:jc w:val="center"/>
            </w:pPr>
            <w:r>
              <w:rPr>
                <w:rFonts w:ascii="Calibri" w:hAnsi="Calibri"/>
                <w:sz w:val="20"/>
              </w:rPr>
              <w:t xml:space="preserve">cortisone </w:t>
            </w:r>
            <w:proofErr w:type="spellStart"/>
            <w:r>
              <w:rPr>
                <w:rFonts w:ascii="Calibri" w:hAnsi="Calibri"/>
                <w:sz w:val="20"/>
              </w:rPr>
              <w:t>production</w:t>
            </w:r>
            <w:r>
              <w:rPr>
                <w:rFonts w:ascii="Calibri" w:hAnsi="Calibri"/>
                <w:i/>
                <w:sz w:val="20"/>
                <w:vertAlign w:val="superscript"/>
              </w:rPr>
              <w:t>a</w:t>
            </w:r>
            <w:proofErr w:type="spellEnd"/>
          </w:p>
        </w:tc>
      </w:tr>
      <w:tr w:rsidR="00066508" w14:paraId="2D54DF74"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646261F5" w14:textId="77777777" w:rsidR="00066508" w:rsidRDefault="00000000">
            <w:pPr>
              <w:keepNext/>
              <w:widowControl w:val="0"/>
              <w:spacing w:after="60"/>
            </w:pPr>
            <w:r>
              <w:rPr>
                <w:rFonts w:ascii="Calibri" w:hAnsi="Calibri"/>
                <w:b/>
                <w:sz w:val="20"/>
              </w:rPr>
              <w:t>OP pesticide metabolites</w:t>
            </w:r>
          </w:p>
        </w:tc>
      </w:tr>
      <w:tr w:rsidR="00066508" w14:paraId="0D9F06A4"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C0D2AC0" w14:textId="77777777" w:rsidR="00066508" w:rsidRDefault="00000000">
            <w:pPr>
              <w:keepNext/>
              <w:widowControl w:val="0"/>
              <w:spacing w:after="60"/>
            </w:pPr>
            <w:r>
              <w:rPr>
                <w:rFonts w:ascii="Calibri" w:hAnsi="Calibri"/>
                <w:sz w:val="20"/>
              </w:rPr>
              <w:t>DEP</w:t>
            </w:r>
          </w:p>
        </w:tc>
        <w:tc>
          <w:tcPr>
            <w:tcW w:w="1872" w:type="dxa"/>
            <w:tcBorders>
              <w:top w:val="single" w:sz="6" w:space="0" w:color="D3D3D3"/>
              <w:left w:val="single" w:sz="6" w:space="0" w:color="D3D3D3"/>
              <w:bottom w:val="single" w:sz="6" w:space="0" w:color="D3D3D3"/>
              <w:right w:val="single" w:sz="6" w:space="0" w:color="D3D3D3"/>
            </w:tcBorders>
          </w:tcPr>
          <w:p w14:paraId="102DD7C7" w14:textId="77777777" w:rsidR="00066508" w:rsidRDefault="00000000">
            <w:pPr>
              <w:keepNext/>
              <w:widowControl w:val="0"/>
              <w:spacing w:after="60"/>
              <w:jc w:val="center"/>
            </w:pPr>
            <w:r>
              <w:rPr>
                <w:rFonts w:ascii="Calibri" w:hAnsi="Calibri"/>
                <w:sz w:val="20"/>
              </w:rPr>
              <w:t>0.019 (-0.022, 0.061)</w:t>
            </w:r>
          </w:p>
        </w:tc>
        <w:tc>
          <w:tcPr>
            <w:tcW w:w="1872" w:type="dxa"/>
            <w:tcBorders>
              <w:top w:val="single" w:sz="6" w:space="0" w:color="D3D3D3"/>
              <w:left w:val="single" w:sz="6" w:space="0" w:color="D3D3D3"/>
              <w:bottom w:val="single" w:sz="6" w:space="0" w:color="D3D3D3"/>
              <w:right w:val="single" w:sz="6" w:space="0" w:color="D3D3D3"/>
            </w:tcBorders>
          </w:tcPr>
          <w:p w14:paraId="49BBA078" w14:textId="77777777" w:rsidR="00066508" w:rsidRDefault="00000000">
            <w:pPr>
              <w:keepNext/>
              <w:widowControl w:val="0"/>
              <w:spacing w:after="60"/>
              <w:jc w:val="center"/>
            </w:pPr>
            <w:r>
              <w:rPr>
                <w:rFonts w:ascii="Calibri" w:hAnsi="Calibri"/>
                <w:sz w:val="20"/>
              </w:rPr>
              <w:t>-0.082 (-0.276, 0.113)</w:t>
            </w:r>
          </w:p>
        </w:tc>
        <w:tc>
          <w:tcPr>
            <w:tcW w:w="1872" w:type="dxa"/>
            <w:tcBorders>
              <w:top w:val="single" w:sz="6" w:space="0" w:color="D3D3D3"/>
              <w:left w:val="single" w:sz="6" w:space="0" w:color="D3D3D3"/>
              <w:bottom w:val="single" w:sz="6" w:space="0" w:color="D3D3D3"/>
              <w:right w:val="single" w:sz="6" w:space="0" w:color="D3D3D3"/>
            </w:tcBorders>
          </w:tcPr>
          <w:p w14:paraId="3E07F7C2" w14:textId="77777777" w:rsidR="00066508" w:rsidRDefault="00000000">
            <w:pPr>
              <w:keepNext/>
              <w:widowControl w:val="0"/>
              <w:spacing w:after="60"/>
              <w:jc w:val="center"/>
            </w:pPr>
            <w:r>
              <w:rPr>
                <w:rFonts w:ascii="Calibri" w:hAnsi="Calibri"/>
                <w:sz w:val="20"/>
              </w:rPr>
              <w:t>-0.139 (-0.374, 0.096)</w:t>
            </w:r>
          </w:p>
        </w:tc>
        <w:tc>
          <w:tcPr>
            <w:tcW w:w="1872" w:type="dxa"/>
            <w:gridSpan w:val="2"/>
            <w:tcBorders>
              <w:top w:val="single" w:sz="6" w:space="0" w:color="D3D3D3"/>
              <w:left w:val="single" w:sz="6" w:space="0" w:color="D3D3D3"/>
              <w:bottom w:val="single" w:sz="6" w:space="0" w:color="D3D3D3"/>
              <w:right w:val="single" w:sz="6" w:space="0" w:color="D3D3D3"/>
            </w:tcBorders>
          </w:tcPr>
          <w:p w14:paraId="52B890FC" w14:textId="77777777" w:rsidR="00066508" w:rsidRDefault="00000000">
            <w:pPr>
              <w:keepNext/>
              <w:widowControl w:val="0"/>
              <w:spacing w:after="60"/>
              <w:jc w:val="center"/>
            </w:pPr>
            <w:r>
              <w:rPr>
                <w:rFonts w:ascii="Calibri" w:hAnsi="Calibri"/>
                <w:sz w:val="20"/>
              </w:rPr>
              <w:t>-0.104 (-0.311, 0.103)</w:t>
            </w:r>
          </w:p>
        </w:tc>
      </w:tr>
      <w:tr w:rsidR="00066508" w14:paraId="5FF89AF7"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8CE750E" w14:textId="77777777" w:rsidR="00066508" w:rsidRDefault="00000000">
            <w:pPr>
              <w:keepNext/>
              <w:widowControl w:val="0"/>
              <w:spacing w:after="60"/>
            </w:pPr>
            <w:r>
              <w:rPr>
                <w:rFonts w:ascii="Calibri" w:hAnsi="Calibri"/>
                <w:sz w:val="20"/>
              </w:rPr>
              <w:t>DETP</w:t>
            </w:r>
          </w:p>
        </w:tc>
        <w:tc>
          <w:tcPr>
            <w:tcW w:w="1872" w:type="dxa"/>
            <w:tcBorders>
              <w:top w:val="single" w:sz="6" w:space="0" w:color="D3D3D3"/>
              <w:left w:val="single" w:sz="6" w:space="0" w:color="D3D3D3"/>
              <w:bottom w:val="single" w:sz="6" w:space="0" w:color="D3D3D3"/>
              <w:right w:val="single" w:sz="6" w:space="0" w:color="D3D3D3"/>
            </w:tcBorders>
          </w:tcPr>
          <w:p w14:paraId="136D6BC3" w14:textId="77777777" w:rsidR="00066508" w:rsidRDefault="00000000">
            <w:pPr>
              <w:keepNext/>
              <w:widowControl w:val="0"/>
              <w:spacing w:after="60"/>
              <w:jc w:val="center"/>
            </w:pPr>
            <w:r>
              <w:rPr>
                <w:rFonts w:ascii="Calibri" w:hAnsi="Calibri"/>
                <w:sz w:val="20"/>
              </w:rPr>
              <w:t>0.025 (-0.054, 0.104)</w:t>
            </w:r>
          </w:p>
        </w:tc>
        <w:tc>
          <w:tcPr>
            <w:tcW w:w="1872" w:type="dxa"/>
            <w:tcBorders>
              <w:top w:val="single" w:sz="6" w:space="0" w:color="D3D3D3"/>
              <w:left w:val="single" w:sz="6" w:space="0" w:color="D3D3D3"/>
              <w:bottom w:val="single" w:sz="6" w:space="0" w:color="D3D3D3"/>
              <w:right w:val="single" w:sz="6" w:space="0" w:color="D3D3D3"/>
            </w:tcBorders>
          </w:tcPr>
          <w:p w14:paraId="67CBCADD" w14:textId="77777777" w:rsidR="00066508" w:rsidRDefault="00000000">
            <w:pPr>
              <w:keepNext/>
              <w:widowControl w:val="0"/>
              <w:spacing w:after="60"/>
              <w:jc w:val="center"/>
            </w:pPr>
            <w:r>
              <w:rPr>
                <w:rFonts w:ascii="Calibri" w:hAnsi="Calibri"/>
                <w:sz w:val="20"/>
              </w:rPr>
              <w:t>-0.16 (-0.332, 0.012)</w:t>
            </w:r>
          </w:p>
        </w:tc>
        <w:tc>
          <w:tcPr>
            <w:tcW w:w="1872" w:type="dxa"/>
            <w:tcBorders>
              <w:top w:val="single" w:sz="6" w:space="0" w:color="D3D3D3"/>
              <w:left w:val="single" w:sz="6" w:space="0" w:color="D3D3D3"/>
              <w:bottom w:val="single" w:sz="6" w:space="0" w:color="D3D3D3"/>
              <w:right w:val="single" w:sz="6" w:space="0" w:color="D3D3D3"/>
            </w:tcBorders>
          </w:tcPr>
          <w:p w14:paraId="103274E0" w14:textId="77777777" w:rsidR="00066508" w:rsidRDefault="00000000">
            <w:pPr>
              <w:keepNext/>
              <w:widowControl w:val="0"/>
              <w:spacing w:after="60"/>
              <w:jc w:val="center"/>
            </w:pPr>
            <w:r>
              <w:rPr>
                <w:rFonts w:ascii="Calibri" w:hAnsi="Calibri"/>
                <w:sz w:val="20"/>
              </w:rPr>
              <w:t>-0.071 (-0.264, 0.123)</w:t>
            </w:r>
          </w:p>
        </w:tc>
        <w:tc>
          <w:tcPr>
            <w:tcW w:w="1872" w:type="dxa"/>
            <w:gridSpan w:val="2"/>
            <w:tcBorders>
              <w:top w:val="single" w:sz="6" w:space="0" w:color="D3D3D3"/>
              <w:left w:val="single" w:sz="6" w:space="0" w:color="D3D3D3"/>
              <w:bottom w:val="single" w:sz="6" w:space="0" w:color="D3D3D3"/>
              <w:right w:val="single" w:sz="6" w:space="0" w:color="D3D3D3"/>
            </w:tcBorders>
          </w:tcPr>
          <w:p w14:paraId="7ABA8120" w14:textId="77777777" w:rsidR="00066508" w:rsidRDefault="00000000">
            <w:pPr>
              <w:keepNext/>
              <w:widowControl w:val="0"/>
              <w:spacing w:after="60"/>
              <w:jc w:val="center"/>
            </w:pPr>
            <w:r>
              <w:rPr>
                <w:rFonts w:ascii="Calibri" w:hAnsi="Calibri"/>
                <w:sz w:val="20"/>
              </w:rPr>
              <w:t>-0.096 (-0.269, 0.076)</w:t>
            </w:r>
          </w:p>
        </w:tc>
      </w:tr>
      <w:tr w:rsidR="00066508" w14:paraId="486CE860"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5F5DD69C" w14:textId="77777777" w:rsidR="00066508" w:rsidRDefault="00000000">
            <w:pPr>
              <w:keepNext/>
              <w:widowControl w:val="0"/>
              <w:spacing w:after="60"/>
            </w:pPr>
            <w:r>
              <w:rPr>
                <w:rFonts w:ascii="Calibri" w:hAnsi="Calibri"/>
                <w:sz w:val="20"/>
              </w:rPr>
              <w:t>DMP</w:t>
            </w:r>
          </w:p>
        </w:tc>
        <w:tc>
          <w:tcPr>
            <w:tcW w:w="1872" w:type="dxa"/>
            <w:tcBorders>
              <w:top w:val="single" w:sz="6" w:space="0" w:color="D3D3D3"/>
              <w:left w:val="single" w:sz="6" w:space="0" w:color="D3D3D3"/>
              <w:bottom w:val="single" w:sz="6" w:space="0" w:color="D3D3D3"/>
              <w:right w:val="single" w:sz="6" w:space="0" w:color="D3D3D3"/>
            </w:tcBorders>
          </w:tcPr>
          <w:p w14:paraId="2DFF198E" w14:textId="77777777" w:rsidR="00066508" w:rsidRDefault="00000000">
            <w:pPr>
              <w:keepNext/>
              <w:widowControl w:val="0"/>
              <w:spacing w:after="60"/>
              <w:jc w:val="center"/>
            </w:pPr>
            <w:r>
              <w:rPr>
                <w:rFonts w:ascii="Calibri" w:hAnsi="Calibri"/>
                <w:sz w:val="20"/>
              </w:rPr>
              <w:t>-0.034 (-0.093, 0.025)</w:t>
            </w:r>
          </w:p>
        </w:tc>
        <w:tc>
          <w:tcPr>
            <w:tcW w:w="1872" w:type="dxa"/>
            <w:tcBorders>
              <w:top w:val="single" w:sz="6" w:space="0" w:color="D3D3D3"/>
              <w:left w:val="single" w:sz="6" w:space="0" w:color="D3D3D3"/>
              <w:bottom w:val="single" w:sz="6" w:space="0" w:color="D3D3D3"/>
              <w:right w:val="single" w:sz="6" w:space="0" w:color="D3D3D3"/>
            </w:tcBorders>
          </w:tcPr>
          <w:p w14:paraId="2E84323B" w14:textId="77777777" w:rsidR="00066508" w:rsidRDefault="00000000">
            <w:pPr>
              <w:keepNext/>
              <w:widowControl w:val="0"/>
              <w:spacing w:after="60"/>
              <w:jc w:val="center"/>
            </w:pPr>
            <w:r>
              <w:rPr>
                <w:rFonts w:ascii="Calibri" w:hAnsi="Calibri"/>
                <w:sz w:val="20"/>
              </w:rPr>
              <w:t>0.007 (-0.217, 0.231)</w:t>
            </w:r>
          </w:p>
        </w:tc>
        <w:tc>
          <w:tcPr>
            <w:tcW w:w="1872" w:type="dxa"/>
            <w:tcBorders>
              <w:top w:val="single" w:sz="6" w:space="0" w:color="D3D3D3"/>
              <w:left w:val="single" w:sz="6" w:space="0" w:color="D3D3D3"/>
              <w:bottom w:val="single" w:sz="6" w:space="0" w:color="D3D3D3"/>
              <w:right w:val="single" w:sz="6" w:space="0" w:color="D3D3D3"/>
            </w:tcBorders>
          </w:tcPr>
          <w:p w14:paraId="2087CC84" w14:textId="77777777" w:rsidR="00066508" w:rsidRDefault="00000000">
            <w:pPr>
              <w:keepNext/>
              <w:widowControl w:val="0"/>
              <w:spacing w:after="60"/>
              <w:jc w:val="center"/>
            </w:pPr>
            <w:r>
              <w:rPr>
                <w:rFonts w:ascii="Calibri" w:hAnsi="Calibri"/>
                <w:sz w:val="20"/>
              </w:rPr>
              <w:t>-0.031 (-0.119, 0.057)</w:t>
            </w:r>
          </w:p>
        </w:tc>
        <w:tc>
          <w:tcPr>
            <w:tcW w:w="1872" w:type="dxa"/>
            <w:gridSpan w:val="2"/>
            <w:tcBorders>
              <w:top w:val="single" w:sz="6" w:space="0" w:color="D3D3D3"/>
              <w:left w:val="single" w:sz="6" w:space="0" w:color="D3D3D3"/>
              <w:bottom w:val="single" w:sz="6" w:space="0" w:color="D3D3D3"/>
              <w:right w:val="single" w:sz="6" w:space="0" w:color="D3D3D3"/>
            </w:tcBorders>
          </w:tcPr>
          <w:p w14:paraId="14BD9795" w14:textId="77777777" w:rsidR="00066508" w:rsidRDefault="00000000">
            <w:pPr>
              <w:keepNext/>
              <w:widowControl w:val="0"/>
              <w:spacing w:after="60"/>
              <w:jc w:val="center"/>
            </w:pPr>
            <w:r>
              <w:rPr>
                <w:rFonts w:ascii="Calibri" w:hAnsi="Calibri"/>
                <w:sz w:val="20"/>
              </w:rPr>
              <w:t>-0.069 (-0.207, 0.07)</w:t>
            </w:r>
          </w:p>
        </w:tc>
      </w:tr>
      <w:tr w:rsidR="00066508" w14:paraId="7A57E546"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151B7C06" w14:textId="77777777" w:rsidR="00066508" w:rsidRDefault="00000000">
            <w:pPr>
              <w:keepNext/>
              <w:widowControl w:val="0"/>
              <w:spacing w:after="60"/>
            </w:pPr>
            <w:r>
              <w:rPr>
                <w:rFonts w:ascii="Calibri" w:hAnsi="Calibri"/>
                <w:sz w:val="20"/>
              </w:rPr>
              <w:t>DMTP</w:t>
            </w:r>
          </w:p>
        </w:tc>
        <w:tc>
          <w:tcPr>
            <w:tcW w:w="1872" w:type="dxa"/>
            <w:tcBorders>
              <w:top w:val="single" w:sz="6" w:space="0" w:color="D3D3D3"/>
              <w:left w:val="single" w:sz="6" w:space="0" w:color="D3D3D3"/>
              <w:bottom w:val="single" w:sz="6" w:space="0" w:color="D3D3D3"/>
              <w:right w:val="single" w:sz="6" w:space="0" w:color="D3D3D3"/>
            </w:tcBorders>
          </w:tcPr>
          <w:p w14:paraId="5A71C127" w14:textId="77777777" w:rsidR="00066508" w:rsidRDefault="00000000">
            <w:pPr>
              <w:keepNext/>
              <w:widowControl w:val="0"/>
              <w:spacing w:after="60"/>
              <w:jc w:val="center"/>
            </w:pPr>
            <w:r>
              <w:rPr>
                <w:rFonts w:ascii="Calibri" w:hAnsi="Calibri"/>
                <w:sz w:val="20"/>
              </w:rPr>
              <w:t>0.005 (-0.095, 0.106)</w:t>
            </w:r>
          </w:p>
        </w:tc>
        <w:tc>
          <w:tcPr>
            <w:tcW w:w="1872" w:type="dxa"/>
            <w:tcBorders>
              <w:top w:val="single" w:sz="6" w:space="0" w:color="D3D3D3"/>
              <w:left w:val="single" w:sz="6" w:space="0" w:color="D3D3D3"/>
              <w:bottom w:val="single" w:sz="6" w:space="0" w:color="D3D3D3"/>
              <w:right w:val="single" w:sz="6" w:space="0" w:color="D3D3D3"/>
            </w:tcBorders>
          </w:tcPr>
          <w:p w14:paraId="590BE03D" w14:textId="77777777" w:rsidR="00066508" w:rsidRDefault="00000000">
            <w:pPr>
              <w:keepNext/>
              <w:widowControl w:val="0"/>
              <w:spacing w:after="60"/>
              <w:jc w:val="cente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14:paraId="37A673A7" w14:textId="77777777" w:rsidR="00066508" w:rsidRDefault="00000000">
            <w:pPr>
              <w:keepNext/>
              <w:widowControl w:val="0"/>
              <w:spacing w:after="60"/>
              <w:jc w:val="center"/>
            </w:pPr>
            <w:r>
              <w:rPr>
                <w:rFonts w:ascii="Calibri" w:hAnsi="Calibri"/>
                <w:sz w:val="20"/>
              </w:rPr>
              <w:t>-0.21 (-0.326, -0.094)</w:t>
            </w:r>
          </w:p>
        </w:tc>
        <w:tc>
          <w:tcPr>
            <w:tcW w:w="1872" w:type="dxa"/>
            <w:gridSpan w:val="2"/>
            <w:tcBorders>
              <w:top w:val="single" w:sz="6" w:space="0" w:color="D3D3D3"/>
              <w:left w:val="single" w:sz="6" w:space="0" w:color="D3D3D3"/>
              <w:bottom w:val="single" w:sz="6" w:space="0" w:color="D3D3D3"/>
              <w:right w:val="single" w:sz="6" w:space="0" w:color="D3D3D3"/>
            </w:tcBorders>
          </w:tcPr>
          <w:p w14:paraId="07AFB24D" w14:textId="77777777" w:rsidR="00066508" w:rsidRDefault="00000000">
            <w:pPr>
              <w:keepNext/>
              <w:widowControl w:val="0"/>
              <w:spacing w:after="60"/>
              <w:jc w:val="center"/>
            </w:pPr>
            <w:r>
              <w:rPr>
                <w:rFonts w:ascii="Calibri" w:hAnsi="Calibri"/>
                <w:sz w:val="20"/>
              </w:rPr>
              <w:t>-0.166 (-0.353, 0.022)</w:t>
            </w:r>
          </w:p>
        </w:tc>
      </w:tr>
      <w:tr w:rsidR="00066508" w14:paraId="3A8C2E6A"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19039C34" w14:textId="77777777" w:rsidR="00066508" w:rsidRDefault="00000000">
            <w:pPr>
              <w:keepNext/>
              <w:widowControl w:val="0"/>
              <w:spacing w:after="60"/>
            </w:pPr>
            <w:r>
              <w:rPr>
                <w:rFonts w:ascii="Calibri" w:hAnsi="Calibri"/>
                <w:b/>
                <w:sz w:val="20"/>
              </w:rPr>
              <w:t>Phenols</w:t>
            </w:r>
          </w:p>
        </w:tc>
      </w:tr>
      <w:tr w:rsidR="00066508" w14:paraId="27261F44"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EDD62D7" w14:textId="77777777" w:rsidR="00066508" w:rsidRDefault="00000000">
            <w:pPr>
              <w:keepNext/>
              <w:widowControl w:val="0"/>
              <w:spacing w:after="60"/>
            </w:pPr>
            <w:r>
              <w:rPr>
                <w:rFonts w:ascii="Calibri" w:hAnsi="Calibri"/>
                <w:sz w:val="20"/>
              </w:rPr>
              <w:t>BPA</w:t>
            </w:r>
          </w:p>
        </w:tc>
        <w:tc>
          <w:tcPr>
            <w:tcW w:w="1872" w:type="dxa"/>
            <w:tcBorders>
              <w:top w:val="single" w:sz="6" w:space="0" w:color="D3D3D3"/>
              <w:left w:val="single" w:sz="6" w:space="0" w:color="D3D3D3"/>
              <w:bottom w:val="single" w:sz="6" w:space="0" w:color="D3D3D3"/>
              <w:right w:val="single" w:sz="6" w:space="0" w:color="D3D3D3"/>
            </w:tcBorders>
          </w:tcPr>
          <w:p w14:paraId="7E258CC5" w14:textId="77777777" w:rsidR="00066508" w:rsidRDefault="00000000">
            <w:pPr>
              <w:keepNext/>
              <w:widowControl w:val="0"/>
              <w:spacing w:after="60"/>
              <w:jc w:val="center"/>
            </w:pPr>
            <w:r>
              <w:rPr>
                <w:rFonts w:ascii="Calibri" w:hAnsi="Calibri"/>
                <w:sz w:val="20"/>
              </w:rPr>
              <w:t>0.032 (-0.026, 0.09)</w:t>
            </w:r>
          </w:p>
        </w:tc>
        <w:tc>
          <w:tcPr>
            <w:tcW w:w="1872" w:type="dxa"/>
            <w:tcBorders>
              <w:top w:val="single" w:sz="6" w:space="0" w:color="D3D3D3"/>
              <w:left w:val="single" w:sz="6" w:space="0" w:color="D3D3D3"/>
              <w:bottom w:val="single" w:sz="6" w:space="0" w:color="D3D3D3"/>
              <w:right w:val="single" w:sz="6" w:space="0" w:color="D3D3D3"/>
            </w:tcBorders>
          </w:tcPr>
          <w:p w14:paraId="01966A64" w14:textId="77777777" w:rsidR="00066508" w:rsidRDefault="00000000">
            <w:pPr>
              <w:keepNext/>
              <w:widowControl w:val="0"/>
              <w:spacing w:after="60"/>
              <w:jc w:val="center"/>
            </w:pPr>
            <w:r>
              <w:rPr>
                <w:rFonts w:ascii="Calibri" w:hAnsi="Calibri"/>
                <w:sz w:val="20"/>
              </w:rPr>
              <w:t>-0.153 (-0.291, -0.015)</w:t>
            </w:r>
          </w:p>
        </w:tc>
        <w:tc>
          <w:tcPr>
            <w:tcW w:w="1872" w:type="dxa"/>
            <w:tcBorders>
              <w:top w:val="single" w:sz="6" w:space="0" w:color="D3D3D3"/>
              <w:left w:val="single" w:sz="6" w:space="0" w:color="D3D3D3"/>
              <w:bottom w:val="single" w:sz="6" w:space="0" w:color="D3D3D3"/>
              <w:right w:val="single" w:sz="6" w:space="0" w:color="D3D3D3"/>
            </w:tcBorders>
          </w:tcPr>
          <w:p w14:paraId="027C255F" w14:textId="77777777" w:rsidR="00066508" w:rsidRDefault="00000000">
            <w:pPr>
              <w:keepNext/>
              <w:widowControl w:val="0"/>
              <w:spacing w:after="60"/>
              <w:jc w:val="center"/>
            </w:pPr>
            <w:r>
              <w:rPr>
                <w:rFonts w:ascii="Calibri" w:hAnsi="Calibri"/>
                <w:sz w:val="20"/>
              </w:rPr>
              <w:t>-0.125 (-0.269, 0.018)</w:t>
            </w:r>
          </w:p>
        </w:tc>
        <w:tc>
          <w:tcPr>
            <w:tcW w:w="1872" w:type="dxa"/>
            <w:gridSpan w:val="2"/>
            <w:tcBorders>
              <w:top w:val="single" w:sz="6" w:space="0" w:color="D3D3D3"/>
              <w:left w:val="single" w:sz="6" w:space="0" w:color="D3D3D3"/>
              <w:bottom w:val="single" w:sz="6" w:space="0" w:color="D3D3D3"/>
              <w:right w:val="single" w:sz="6" w:space="0" w:color="D3D3D3"/>
            </w:tcBorders>
          </w:tcPr>
          <w:p w14:paraId="6FB252F9" w14:textId="77777777" w:rsidR="00066508" w:rsidRDefault="00000000">
            <w:pPr>
              <w:keepNext/>
              <w:widowControl w:val="0"/>
              <w:spacing w:after="60"/>
              <w:jc w:val="center"/>
            </w:pPr>
            <w:r>
              <w:rPr>
                <w:rFonts w:ascii="Calibri" w:hAnsi="Calibri"/>
                <w:sz w:val="20"/>
              </w:rPr>
              <w:t>-0.085 (-0.216, 0.047)</w:t>
            </w:r>
          </w:p>
        </w:tc>
      </w:tr>
      <w:tr w:rsidR="00066508" w14:paraId="5D0F016C"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C8A4825" w14:textId="77777777" w:rsidR="00066508" w:rsidRDefault="00000000">
            <w:pPr>
              <w:keepNext/>
              <w:widowControl w:val="0"/>
              <w:spacing w:after="60"/>
            </w:pPr>
            <w:r>
              <w:rPr>
                <w:rFonts w:ascii="Calibri" w:hAnsi="Calibri"/>
                <w:sz w:val="20"/>
              </w:rPr>
              <w:t>BUPA</w:t>
            </w:r>
          </w:p>
        </w:tc>
        <w:tc>
          <w:tcPr>
            <w:tcW w:w="1872" w:type="dxa"/>
            <w:tcBorders>
              <w:top w:val="single" w:sz="6" w:space="0" w:color="D3D3D3"/>
              <w:left w:val="single" w:sz="6" w:space="0" w:color="D3D3D3"/>
              <w:bottom w:val="single" w:sz="6" w:space="0" w:color="D3D3D3"/>
              <w:right w:val="single" w:sz="6" w:space="0" w:color="D3D3D3"/>
            </w:tcBorders>
          </w:tcPr>
          <w:p w14:paraId="5FFEA87A" w14:textId="77777777" w:rsidR="00066508" w:rsidRDefault="00000000">
            <w:pPr>
              <w:keepNext/>
              <w:widowControl w:val="0"/>
              <w:spacing w:after="60"/>
              <w:jc w:val="center"/>
            </w:pPr>
            <w:r>
              <w:rPr>
                <w:rFonts w:ascii="Calibri" w:hAnsi="Calibri"/>
                <w:sz w:val="20"/>
              </w:rPr>
              <w:t>-0.022 (-0.067, 0.024)</w:t>
            </w:r>
          </w:p>
        </w:tc>
        <w:tc>
          <w:tcPr>
            <w:tcW w:w="1872" w:type="dxa"/>
            <w:tcBorders>
              <w:top w:val="single" w:sz="6" w:space="0" w:color="D3D3D3"/>
              <w:left w:val="single" w:sz="6" w:space="0" w:color="D3D3D3"/>
              <w:bottom w:val="single" w:sz="6" w:space="0" w:color="D3D3D3"/>
              <w:right w:val="single" w:sz="6" w:space="0" w:color="D3D3D3"/>
            </w:tcBorders>
          </w:tcPr>
          <w:p w14:paraId="479245E2" w14:textId="77777777" w:rsidR="00066508" w:rsidRDefault="00000000">
            <w:pPr>
              <w:keepNext/>
              <w:widowControl w:val="0"/>
              <w:spacing w:after="60"/>
              <w:jc w:val="center"/>
            </w:pPr>
            <w:r>
              <w:rPr>
                <w:rFonts w:ascii="Calibri" w:hAnsi="Calibri"/>
                <w:sz w:val="20"/>
              </w:rPr>
              <w:t>-0.117 (-0.247, 0.012)</w:t>
            </w:r>
          </w:p>
        </w:tc>
        <w:tc>
          <w:tcPr>
            <w:tcW w:w="1872" w:type="dxa"/>
            <w:tcBorders>
              <w:top w:val="single" w:sz="6" w:space="0" w:color="D3D3D3"/>
              <w:left w:val="single" w:sz="6" w:space="0" w:color="D3D3D3"/>
              <w:bottom w:val="single" w:sz="6" w:space="0" w:color="D3D3D3"/>
              <w:right w:val="single" w:sz="6" w:space="0" w:color="D3D3D3"/>
            </w:tcBorders>
          </w:tcPr>
          <w:p w14:paraId="518FC8B7" w14:textId="77777777" w:rsidR="00066508" w:rsidRDefault="00000000">
            <w:pPr>
              <w:keepNext/>
              <w:widowControl w:val="0"/>
              <w:spacing w:after="60"/>
              <w:jc w:val="center"/>
            </w:pPr>
            <w:r>
              <w:rPr>
                <w:rFonts w:ascii="Calibri" w:hAnsi="Calibri"/>
                <w:sz w:val="20"/>
              </w:rPr>
              <w:t>-0.129 (-0.209, -0.048)</w:t>
            </w:r>
          </w:p>
        </w:tc>
        <w:tc>
          <w:tcPr>
            <w:tcW w:w="1872" w:type="dxa"/>
            <w:gridSpan w:val="2"/>
            <w:tcBorders>
              <w:top w:val="single" w:sz="6" w:space="0" w:color="D3D3D3"/>
              <w:left w:val="single" w:sz="6" w:space="0" w:color="D3D3D3"/>
              <w:bottom w:val="single" w:sz="6" w:space="0" w:color="D3D3D3"/>
              <w:right w:val="single" w:sz="6" w:space="0" w:color="D3D3D3"/>
            </w:tcBorders>
          </w:tcPr>
          <w:p w14:paraId="1413F79D" w14:textId="77777777" w:rsidR="00066508" w:rsidRDefault="00000000">
            <w:pPr>
              <w:keepNext/>
              <w:widowControl w:val="0"/>
              <w:spacing w:after="60"/>
              <w:jc w:val="center"/>
            </w:pPr>
            <w:r>
              <w:rPr>
                <w:rFonts w:ascii="Calibri" w:hAnsi="Calibri"/>
                <w:sz w:val="20"/>
              </w:rPr>
              <w:t>-0.013 (-0.112, 0.085)</w:t>
            </w:r>
          </w:p>
        </w:tc>
      </w:tr>
      <w:tr w:rsidR="00066508" w14:paraId="4CB5CAAC"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3B67FB3" w14:textId="77777777" w:rsidR="00066508" w:rsidRDefault="00000000">
            <w:pPr>
              <w:keepNext/>
              <w:widowControl w:val="0"/>
              <w:spacing w:after="60"/>
            </w:pPr>
            <w:r>
              <w:rPr>
                <w:rFonts w:ascii="Calibri" w:hAnsi="Calibri"/>
                <w:sz w:val="20"/>
              </w:rPr>
              <w:t>ETPA</w:t>
            </w:r>
          </w:p>
        </w:tc>
        <w:tc>
          <w:tcPr>
            <w:tcW w:w="1872" w:type="dxa"/>
            <w:tcBorders>
              <w:top w:val="single" w:sz="6" w:space="0" w:color="D3D3D3"/>
              <w:left w:val="single" w:sz="6" w:space="0" w:color="D3D3D3"/>
              <w:bottom w:val="single" w:sz="6" w:space="0" w:color="D3D3D3"/>
              <w:right w:val="single" w:sz="6" w:space="0" w:color="D3D3D3"/>
            </w:tcBorders>
          </w:tcPr>
          <w:p w14:paraId="2B4DCC59" w14:textId="77777777" w:rsidR="00066508" w:rsidRDefault="00000000">
            <w:pPr>
              <w:keepNext/>
              <w:widowControl w:val="0"/>
              <w:spacing w:after="60"/>
              <w:jc w:val="center"/>
            </w:pPr>
            <w:r>
              <w:rPr>
                <w:rFonts w:ascii="Calibri" w:hAnsi="Calibri"/>
                <w:sz w:val="20"/>
              </w:rPr>
              <w:t>0.012 (-0.021, 0.045)</w:t>
            </w:r>
          </w:p>
        </w:tc>
        <w:tc>
          <w:tcPr>
            <w:tcW w:w="1872" w:type="dxa"/>
            <w:tcBorders>
              <w:top w:val="single" w:sz="6" w:space="0" w:color="D3D3D3"/>
              <w:left w:val="single" w:sz="6" w:space="0" w:color="D3D3D3"/>
              <w:bottom w:val="single" w:sz="6" w:space="0" w:color="D3D3D3"/>
              <w:right w:val="single" w:sz="6" w:space="0" w:color="D3D3D3"/>
            </w:tcBorders>
          </w:tcPr>
          <w:p w14:paraId="62A52F66" w14:textId="77777777" w:rsidR="00066508" w:rsidRDefault="00000000">
            <w:pPr>
              <w:keepNext/>
              <w:widowControl w:val="0"/>
              <w:spacing w:after="60"/>
              <w:jc w:val="center"/>
            </w:pPr>
            <w:r>
              <w:rPr>
                <w:rFonts w:ascii="Calibri" w:hAnsi="Calibri"/>
                <w:sz w:val="20"/>
              </w:rPr>
              <w:t>-0.254 (-0.416, -0.092)</w:t>
            </w:r>
          </w:p>
        </w:tc>
        <w:tc>
          <w:tcPr>
            <w:tcW w:w="1872" w:type="dxa"/>
            <w:tcBorders>
              <w:top w:val="single" w:sz="6" w:space="0" w:color="D3D3D3"/>
              <w:left w:val="single" w:sz="6" w:space="0" w:color="D3D3D3"/>
              <w:bottom w:val="single" w:sz="6" w:space="0" w:color="D3D3D3"/>
              <w:right w:val="single" w:sz="6" w:space="0" w:color="D3D3D3"/>
            </w:tcBorders>
          </w:tcPr>
          <w:p w14:paraId="76183750" w14:textId="77777777" w:rsidR="00066508" w:rsidRDefault="00000000">
            <w:pPr>
              <w:keepNext/>
              <w:widowControl w:val="0"/>
              <w:spacing w:after="60"/>
              <w:jc w:val="center"/>
            </w:pPr>
            <w:r>
              <w:rPr>
                <w:rFonts w:ascii="Calibri" w:hAnsi="Calibri"/>
                <w:sz w:val="20"/>
              </w:rPr>
              <w:t>-0.184 (-0.39, 0.022)</w:t>
            </w:r>
          </w:p>
        </w:tc>
        <w:tc>
          <w:tcPr>
            <w:tcW w:w="1872" w:type="dxa"/>
            <w:gridSpan w:val="2"/>
            <w:tcBorders>
              <w:top w:val="single" w:sz="6" w:space="0" w:color="D3D3D3"/>
              <w:left w:val="single" w:sz="6" w:space="0" w:color="D3D3D3"/>
              <w:bottom w:val="single" w:sz="6" w:space="0" w:color="D3D3D3"/>
              <w:right w:val="single" w:sz="6" w:space="0" w:color="D3D3D3"/>
            </w:tcBorders>
          </w:tcPr>
          <w:p w14:paraId="1A0F0169" w14:textId="77777777" w:rsidR="00066508" w:rsidRDefault="00000000">
            <w:pPr>
              <w:keepNext/>
              <w:widowControl w:val="0"/>
              <w:spacing w:after="60"/>
              <w:jc w:val="center"/>
            </w:pPr>
            <w:r>
              <w:rPr>
                <w:rFonts w:ascii="Calibri" w:hAnsi="Calibri"/>
                <w:sz w:val="20"/>
              </w:rPr>
              <w:t>-0.219 (-0.472, 0.034)</w:t>
            </w:r>
          </w:p>
        </w:tc>
      </w:tr>
      <w:tr w:rsidR="00066508" w14:paraId="65A0FFF5"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52D04CB" w14:textId="77777777" w:rsidR="00066508" w:rsidRDefault="00000000">
            <w:pPr>
              <w:keepNext/>
              <w:widowControl w:val="0"/>
              <w:spacing w:after="60"/>
            </w:pPr>
            <w:r>
              <w:rPr>
                <w:rFonts w:ascii="Calibri" w:hAnsi="Calibri"/>
                <w:sz w:val="20"/>
              </w:rPr>
              <w:t>MEPA</w:t>
            </w:r>
          </w:p>
        </w:tc>
        <w:tc>
          <w:tcPr>
            <w:tcW w:w="1872" w:type="dxa"/>
            <w:tcBorders>
              <w:top w:val="single" w:sz="6" w:space="0" w:color="D3D3D3"/>
              <w:left w:val="single" w:sz="6" w:space="0" w:color="D3D3D3"/>
              <w:bottom w:val="single" w:sz="6" w:space="0" w:color="D3D3D3"/>
              <w:right w:val="single" w:sz="6" w:space="0" w:color="D3D3D3"/>
            </w:tcBorders>
          </w:tcPr>
          <w:p w14:paraId="5B1DD78E" w14:textId="77777777" w:rsidR="00066508" w:rsidRDefault="00000000">
            <w:pPr>
              <w:keepNext/>
              <w:widowControl w:val="0"/>
              <w:spacing w:after="60"/>
              <w:jc w:val="center"/>
            </w:pPr>
            <w:r>
              <w:rPr>
                <w:rFonts w:ascii="Calibri" w:hAnsi="Calibri"/>
                <w:sz w:val="20"/>
              </w:rPr>
              <w:t>-0.001 (-0.061, 0.058)</w:t>
            </w:r>
          </w:p>
        </w:tc>
        <w:tc>
          <w:tcPr>
            <w:tcW w:w="1872" w:type="dxa"/>
            <w:tcBorders>
              <w:top w:val="single" w:sz="6" w:space="0" w:color="D3D3D3"/>
              <w:left w:val="single" w:sz="6" w:space="0" w:color="D3D3D3"/>
              <w:bottom w:val="single" w:sz="6" w:space="0" w:color="D3D3D3"/>
              <w:right w:val="single" w:sz="6" w:space="0" w:color="D3D3D3"/>
            </w:tcBorders>
          </w:tcPr>
          <w:p w14:paraId="22E34D83" w14:textId="77777777" w:rsidR="00066508" w:rsidRDefault="00000000">
            <w:pPr>
              <w:keepNext/>
              <w:widowControl w:val="0"/>
              <w:spacing w:after="60"/>
              <w:jc w:val="center"/>
            </w:pPr>
            <w:r>
              <w:rPr>
                <w:rFonts w:ascii="Calibri" w:hAnsi="Calibri"/>
                <w:sz w:val="20"/>
              </w:rPr>
              <w:t>-0.129 (-0.271, 0.013)</w:t>
            </w:r>
          </w:p>
        </w:tc>
        <w:tc>
          <w:tcPr>
            <w:tcW w:w="1872" w:type="dxa"/>
            <w:tcBorders>
              <w:top w:val="single" w:sz="6" w:space="0" w:color="D3D3D3"/>
              <w:left w:val="single" w:sz="6" w:space="0" w:color="D3D3D3"/>
              <w:bottom w:val="single" w:sz="6" w:space="0" w:color="D3D3D3"/>
              <w:right w:val="single" w:sz="6" w:space="0" w:color="D3D3D3"/>
            </w:tcBorders>
          </w:tcPr>
          <w:p w14:paraId="052155CA" w14:textId="77777777" w:rsidR="00066508" w:rsidRDefault="00000000">
            <w:pPr>
              <w:keepNext/>
              <w:widowControl w:val="0"/>
              <w:spacing w:after="60"/>
              <w:jc w:val="center"/>
            </w:pPr>
            <w:r>
              <w:rPr>
                <w:rFonts w:ascii="Calibri" w:hAnsi="Calibri"/>
                <w:sz w:val="20"/>
              </w:rPr>
              <w:t>-0.127 (-0.258, 0.004)</w:t>
            </w:r>
          </w:p>
        </w:tc>
        <w:tc>
          <w:tcPr>
            <w:tcW w:w="1872" w:type="dxa"/>
            <w:gridSpan w:val="2"/>
            <w:tcBorders>
              <w:top w:val="single" w:sz="6" w:space="0" w:color="D3D3D3"/>
              <w:left w:val="single" w:sz="6" w:space="0" w:color="D3D3D3"/>
              <w:bottom w:val="single" w:sz="6" w:space="0" w:color="D3D3D3"/>
              <w:right w:val="single" w:sz="6" w:space="0" w:color="D3D3D3"/>
            </w:tcBorders>
          </w:tcPr>
          <w:p w14:paraId="6AE4C686" w14:textId="77777777" w:rsidR="00066508" w:rsidRDefault="00000000">
            <w:pPr>
              <w:keepNext/>
              <w:widowControl w:val="0"/>
              <w:spacing w:after="60"/>
              <w:jc w:val="center"/>
            </w:pPr>
            <w:r>
              <w:rPr>
                <w:rFonts w:ascii="Calibri" w:hAnsi="Calibri"/>
                <w:sz w:val="20"/>
              </w:rPr>
              <w:t>-0.144 (-0.257, -0.03)</w:t>
            </w:r>
          </w:p>
        </w:tc>
      </w:tr>
      <w:tr w:rsidR="00066508" w14:paraId="4224AA4B"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C884ED1" w14:textId="77777777" w:rsidR="00066508" w:rsidRDefault="00000000">
            <w:pPr>
              <w:keepNext/>
              <w:widowControl w:val="0"/>
              <w:spacing w:after="60"/>
            </w:pPr>
            <w:r>
              <w:rPr>
                <w:rFonts w:ascii="Calibri" w:hAnsi="Calibri"/>
                <w:sz w:val="20"/>
              </w:rPr>
              <w:t>OXBE</w:t>
            </w:r>
          </w:p>
        </w:tc>
        <w:tc>
          <w:tcPr>
            <w:tcW w:w="1872" w:type="dxa"/>
            <w:tcBorders>
              <w:top w:val="single" w:sz="6" w:space="0" w:color="D3D3D3"/>
              <w:left w:val="single" w:sz="6" w:space="0" w:color="D3D3D3"/>
              <w:bottom w:val="single" w:sz="6" w:space="0" w:color="D3D3D3"/>
              <w:right w:val="single" w:sz="6" w:space="0" w:color="D3D3D3"/>
            </w:tcBorders>
          </w:tcPr>
          <w:p w14:paraId="44448895" w14:textId="77777777" w:rsidR="00066508" w:rsidRDefault="00000000">
            <w:pPr>
              <w:keepNext/>
              <w:widowControl w:val="0"/>
              <w:spacing w:after="60"/>
              <w:jc w:val="center"/>
            </w:pPr>
            <w:r>
              <w:rPr>
                <w:rFonts w:ascii="Calibri" w:hAnsi="Calibri"/>
                <w:sz w:val="20"/>
              </w:rPr>
              <w:t>0.032 (0.004, 0.061)</w:t>
            </w:r>
          </w:p>
        </w:tc>
        <w:tc>
          <w:tcPr>
            <w:tcW w:w="1872" w:type="dxa"/>
            <w:tcBorders>
              <w:top w:val="single" w:sz="6" w:space="0" w:color="D3D3D3"/>
              <w:left w:val="single" w:sz="6" w:space="0" w:color="D3D3D3"/>
              <w:bottom w:val="single" w:sz="6" w:space="0" w:color="D3D3D3"/>
              <w:right w:val="single" w:sz="6" w:space="0" w:color="D3D3D3"/>
            </w:tcBorders>
          </w:tcPr>
          <w:p w14:paraId="1438A21C" w14:textId="77777777" w:rsidR="00066508" w:rsidRDefault="00000000">
            <w:pPr>
              <w:keepNext/>
              <w:widowControl w:val="0"/>
              <w:spacing w:after="60"/>
              <w:jc w:val="center"/>
            </w:pPr>
            <w:r>
              <w:rPr>
                <w:rFonts w:ascii="Calibri" w:hAnsi="Calibri"/>
                <w:sz w:val="20"/>
              </w:rPr>
              <w:t>-0.213 (-0.486, 0.059)</w:t>
            </w:r>
          </w:p>
        </w:tc>
        <w:tc>
          <w:tcPr>
            <w:tcW w:w="1872" w:type="dxa"/>
            <w:tcBorders>
              <w:top w:val="single" w:sz="6" w:space="0" w:color="D3D3D3"/>
              <w:left w:val="single" w:sz="6" w:space="0" w:color="D3D3D3"/>
              <w:bottom w:val="single" w:sz="6" w:space="0" w:color="D3D3D3"/>
              <w:right w:val="single" w:sz="6" w:space="0" w:color="D3D3D3"/>
            </w:tcBorders>
          </w:tcPr>
          <w:p w14:paraId="5BAFC7D0" w14:textId="77777777" w:rsidR="00066508" w:rsidRDefault="00000000">
            <w:pPr>
              <w:keepNext/>
              <w:widowControl w:val="0"/>
              <w:spacing w:after="60"/>
              <w:jc w:val="center"/>
            </w:pPr>
            <w:r>
              <w:rPr>
                <w:rFonts w:ascii="Calibri" w:hAnsi="Calibri"/>
                <w:sz w:val="20"/>
              </w:rPr>
              <w:t>-0.077 (-0.306, 0.153)</w:t>
            </w:r>
          </w:p>
        </w:tc>
        <w:tc>
          <w:tcPr>
            <w:tcW w:w="1872" w:type="dxa"/>
            <w:gridSpan w:val="2"/>
            <w:tcBorders>
              <w:top w:val="single" w:sz="6" w:space="0" w:color="D3D3D3"/>
              <w:left w:val="single" w:sz="6" w:space="0" w:color="D3D3D3"/>
              <w:bottom w:val="single" w:sz="6" w:space="0" w:color="D3D3D3"/>
              <w:right w:val="single" w:sz="6" w:space="0" w:color="D3D3D3"/>
            </w:tcBorders>
          </w:tcPr>
          <w:p w14:paraId="019166E2" w14:textId="77777777" w:rsidR="00066508" w:rsidRDefault="00000000">
            <w:pPr>
              <w:keepNext/>
              <w:widowControl w:val="0"/>
              <w:spacing w:after="60"/>
              <w:jc w:val="center"/>
            </w:pPr>
            <w:r>
              <w:rPr>
                <w:rFonts w:ascii="Calibri" w:hAnsi="Calibri"/>
                <w:sz w:val="20"/>
              </w:rPr>
              <w:t>-0.064 (-0.274, 0.146)</w:t>
            </w:r>
          </w:p>
        </w:tc>
      </w:tr>
      <w:tr w:rsidR="00066508" w14:paraId="71AAEB3D"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13A5CFF3" w14:textId="77777777" w:rsidR="00066508" w:rsidRDefault="00000000">
            <w:pPr>
              <w:keepNext/>
              <w:widowControl w:val="0"/>
              <w:spacing w:after="60"/>
            </w:pPr>
            <w:r>
              <w:rPr>
                <w:rFonts w:ascii="Calibri" w:hAnsi="Calibri"/>
                <w:sz w:val="20"/>
              </w:rPr>
              <w:t>PRPA</w:t>
            </w:r>
          </w:p>
        </w:tc>
        <w:tc>
          <w:tcPr>
            <w:tcW w:w="1872" w:type="dxa"/>
            <w:tcBorders>
              <w:top w:val="single" w:sz="6" w:space="0" w:color="D3D3D3"/>
              <w:left w:val="single" w:sz="6" w:space="0" w:color="D3D3D3"/>
              <w:bottom w:val="single" w:sz="6" w:space="0" w:color="D3D3D3"/>
              <w:right w:val="single" w:sz="6" w:space="0" w:color="D3D3D3"/>
            </w:tcBorders>
          </w:tcPr>
          <w:p w14:paraId="5B274DE8" w14:textId="77777777" w:rsidR="00066508" w:rsidRDefault="00000000">
            <w:pPr>
              <w:keepNext/>
              <w:widowControl w:val="0"/>
              <w:spacing w:after="60"/>
              <w:jc w:val="center"/>
            </w:pPr>
            <w:r>
              <w:rPr>
                <w:rFonts w:ascii="Calibri" w:hAnsi="Calibri"/>
                <w:sz w:val="20"/>
              </w:rPr>
              <w:t>0.015 (-0.045, 0.074)</w:t>
            </w:r>
          </w:p>
        </w:tc>
        <w:tc>
          <w:tcPr>
            <w:tcW w:w="1872" w:type="dxa"/>
            <w:tcBorders>
              <w:top w:val="single" w:sz="6" w:space="0" w:color="D3D3D3"/>
              <w:left w:val="single" w:sz="6" w:space="0" w:color="D3D3D3"/>
              <w:bottom w:val="single" w:sz="6" w:space="0" w:color="D3D3D3"/>
              <w:right w:val="single" w:sz="6" w:space="0" w:color="D3D3D3"/>
            </w:tcBorders>
          </w:tcPr>
          <w:p w14:paraId="0DE492B4" w14:textId="77777777" w:rsidR="00066508" w:rsidRDefault="00000000">
            <w:pPr>
              <w:keepNext/>
              <w:widowControl w:val="0"/>
              <w:spacing w:after="60"/>
              <w:jc w:val="center"/>
            </w:pPr>
            <w:r>
              <w:rPr>
                <w:rFonts w:ascii="Calibri" w:hAnsi="Calibri"/>
                <w:sz w:val="20"/>
              </w:rPr>
              <w:t>-0.12 (-0.262, 0.022)</w:t>
            </w:r>
          </w:p>
        </w:tc>
        <w:tc>
          <w:tcPr>
            <w:tcW w:w="1872" w:type="dxa"/>
            <w:tcBorders>
              <w:top w:val="single" w:sz="6" w:space="0" w:color="D3D3D3"/>
              <w:left w:val="single" w:sz="6" w:space="0" w:color="D3D3D3"/>
              <w:bottom w:val="single" w:sz="6" w:space="0" w:color="D3D3D3"/>
              <w:right w:val="single" w:sz="6" w:space="0" w:color="D3D3D3"/>
            </w:tcBorders>
          </w:tcPr>
          <w:p w14:paraId="14DCB991" w14:textId="77777777" w:rsidR="00066508" w:rsidRDefault="00000000">
            <w:pPr>
              <w:keepNext/>
              <w:widowControl w:val="0"/>
              <w:spacing w:after="60"/>
              <w:jc w:val="center"/>
            </w:pPr>
            <w:r>
              <w:rPr>
                <w:rFonts w:ascii="Calibri" w:hAnsi="Calibri"/>
                <w:sz w:val="20"/>
              </w:rPr>
              <w:t>-0.043 (-0.238, 0.151)</w:t>
            </w:r>
          </w:p>
        </w:tc>
        <w:tc>
          <w:tcPr>
            <w:tcW w:w="1872" w:type="dxa"/>
            <w:gridSpan w:val="2"/>
            <w:tcBorders>
              <w:top w:val="single" w:sz="6" w:space="0" w:color="D3D3D3"/>
              <w:left w:val="single" w:sz="6" w:space="0" w:color="D3D3D3"/>
              <w:bottom w:val="single" w:sz="6" w:space="0" w:color="D3D3D3"/>
              <w:right w:val="single" w:sz="6" w:space="0" w:color="D3D3D3"/>
            </w:tcBorders>
          </w:tcPr>
          <w:p w14:paraId="72C7AFA9" w14:textId="77777777" w:rsidR="00066508" w:rsidRDefault="00000000">
            <w:pPr>
              <w:keepNext/>
              <w:widowControl w:val="0"/>
              <w:spacing w:after="60"/>
              <w:jc w:val="center"/>
            </w:pPr>
            <w:r>
              <w:rPr>
                <w:rFonts w:ascii="Calibri" w:hAnsi="Calibri"/>
                <w:sz w:val="20"/>
              </w:rPr>
              <w:t>-0.102 (-0.223, 0.019)</w:t>
            </w:r>
          </w:p>
        </w:tc>
      </w:tr>
      <w:tr w:rsidR="00066508" w14:paraId="786A8109"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450F8550" w14:textId="77777777" w:rsidR="00066508" w:rsidRDefault="00000000">
            <w:pPr>
              <w:keepNext/>
              <w:widowControl w:val="0"/>
              <w:spacing w:after="60"/>
            </w:pPr>
            <w:r>
              <w:rPr>
                <w:rFonts w:ascii="Calibri" w:hAnsi="Calibri"/>
                <w:sz w:val="20"/>
              </w:rPr>
              <w:t>TRCS</w:t>
            </w:r>
          </w:p>
        </w:tc>
        <w:tc>
          <w:tcPr>
            <w:tcW w:w="1872" w:type="dxa"/>
            <w:tcBorders>
              <w:top w:val="single" w:sz="6" w:space="0" w:color="D3D3D3"/>
              <w:left w:val="single" w:sz="6" w:space="0" w:color="D3D3D3"/>
              <w:bottom w:val="single" w:sz="6" w:space="0" w:color="D3D3D3"/>
              <w:right w:val="single" w:sz="6" w:space="0" w:color="D3D3D3"/>
            </w:tcBorders>
          </w:tcPr>
          <w:p w14:paraId="7F7A152A" w14:textId="77777777" w:rsidR="00066508" w:rsidRDefault="00000000">
            <w:pPr>
              <w:keepNext/>
              <w:widowControl w:val="0"/>
              <w:spacing w:after="60"/>
              <w:jc w:val="center"/>
            </w:pPr>
            <w:r>
              <w:rPr>
                <w:rFonts w:ascii="Calibri" w:hAnsi="Calibri"/>
                <w:sz w:val="20"/>
              </w:rPr>
              <w:t>-0.017 (-0.076, 0.042)</w:t>
            </w:r>
          </w:p>
        </w:tc>
        <w:tc>
          <w:tcPr>
            <w:tcW w:w="1872" w:type="dxa"/>
            <w:tcBorders>
              <w:top w:val="single" w:sz="6" w:space="0" w:color="D3D3D3"/>
              <w:left w:val="single" w:sz="6" w:space="0" w:color="D3D3D3"/>
              <w:bottom w:val="single" w:sz="6" w:space="0" w:color="D3D3D3"/>
              <w:right w:val="single" w:sz="6" w:space="0" w:color="D3D3D3"/>
            </w:tcBorders>
          </w:tcPr>
          <w:p w14:paraId="098AFAED" w14:textId="77777777" w:rsidR="00066508" w:rsidRDefault="00000000">
            <w:pPr>
              <w:keepNext/>
              <w:widowControl w:val="0"/>
              <w:spacing w:after="60"/>
              <w:jc w:val="center"/>
            </w:pPr>
            <w:r>
              <w:rPr>
                <w:rFonts w:ascii="Calibri" w:hAnsi="Calibri"/>
                <w:sz w:val="20"/>
              </w:rPr>
              <w:t>-0.142 (-0.251, -0.034)</w:t>
            </w:r>
          </w:p>
        </w:tc>
        <w:tc>
          <w:tcPr>
            <w:tcW w:w="1872" w:type="dxa"/>
            <w:tcBorders>
              <w:top w:val="single" w:sz="6" w:space="0" w:color="D3D3D3"/>
              <w:left w:val="single" w:sz="6" w:space="0" w:color="D3D3D3"/>
              <w:bottom w:val="single" w:sz="6" w:space="0" w:color="D3D3D3"/>
              <w:right w:val="single" w:sz="6" w:space="0" w:color="D3D3D3"/>
            </w:tcBorders>
          </w:tcPr>
          <w:p w14:paraId="33C90395" w14:textId="77777777" w:rsidR="00066508" w:rsidRDefault="00000000">
            <w:pPr>
              <w:keepNext/>
              <w:widowControl w:val="0"/>
              <w:spacing w:after="60"/>
              <w:jc w:val="center"/>
            </w:pPr>
            <w:r>
              <w:rPr>
                <w:rFonts w:ascii="Calibri" w:hAnsi="Calibri"/>
                <w:sz w:val="20"/>
              </w:rPr>
              <w:t>-0.13 (-0.248, -0.012)</w:t>
            </w:r>
          </w:p>
        </w:tc>
        <w:tc>
          <w:tcPr>
            <w:tcW w:w="1872" w:type="dxa"/>
            <w:gridSpan w:val="2"/>
            <w:tcBorders>
              <w:top w:val="single" w:sz="6" w:space="0" w:color="D3D3D3"/>
              <w:left w:val="single" w:sz="6" w:space="0" w:color="D3D3D3"/>
              <w:bottom w:val="single" w:sz="6" w:space="0" w:color="D3D3D3"/>
              <w:right w:val="single" w:sz="6" w:space="0" w:color="D3D3D3"/>
            </w:tcBorders>
          </w:tcPr>
          <w:p w14:paraId="419B286C" w14:textId="77777777" w:rsidR="00066508" w:rsidRDefault="00000000">
            <w:pPr>
              <w:keepNext/>
              <w:widowControl w:val="0"/>
              <w:spacing w:after="60"/>
              <w:jc w:val="center"/>
            </w:pPr>
            <w:r>
              <w:rPr>
                <w:rFonts w:ascii="Calibri" w:hAnsi="Calibri"/>
                <w:sz w:val="20"/>
              </w:rPr>
              <w:t>-0.152 (-0.207, -0.096)</w:t>
            </w:r>
          </w:p>
        </w:tc>
      </w:tr>
      <w:tr w:rsidR="00066508" w14:paraId="7BEBF730"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28E53340" w14:textId="77777777" w:rsidR="00066508" w:rsidRDefault="00000000">
            <w:pPr>
              <w:keepNext/>
              <w:widowControl w:val="0"/>
              <w:spacing w:after="60"/>
            </w:pPr>
            <w:r>
              <w:rPr>
                <w:rFonts w:ascii="Calibri" w:hAnsi="Calibri"/>
                <w:b/>
                <w:sz w:val="20"/>
              </w:rPr>
              <w:t>Phthalate metabolites</w:t>
            </w:r>
          </w:p>
        </w:tc>
      </w:tr>
      <w:tr w:rsidR="00066508" w14:paraId="726B07A3"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676DD95" w14:textId="77777777" w:rsidR="00066508" w:rsidRDefault="00000000">
            <w:pPr>
              <w:keepNext/>
              <w:widowControl w:val="0"/>
              <w:spacing w:after="60"/>
            </w:pPr>
            <w:proofErr w:type="spellStart"/>
            <w:r>
              <w:rPr>
                <w:rFonts w:ascii="Calibri" w:hAnsi="Calibri"/>
                <w:sz w:val="20"/>
              </w:rPr>
              <w:t>MBzP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391F5B3F" w14:textId="77777777" w:rsidR="00066508" w:rsidRDefault="00000000">
            <w:pPr>
              <w:keepNext/>
              <w:widowControl w:val="0"/>
              <w:spacing w:after="60"/>
              <w:jc w:val="center"/>
            </w:pPr>
            <w:r>
              <w:rPr>
                <w:rFonts w:ascii="Calibri" w:hAnsi="Calibri"/>
                <w:sz w:val="20"/>
              </w:rPr>
              <w:t>-0.066 (-0.126, -0.007)</w:t>
            </w:r>
          </w:p>
        </w:tc>
        <w:tc>
          <w:tcPr>
            <w:tcW w:w="1872" w:type="dxa"/>
            <w:tcBorders>
              <w:top w:val="single" w:sz="6" w:space="0" w:color="D3D3D3"/>
              <w:left w:val="single" w:sz="6" w:space="0" w:color="D3D3D3"/>
              <w:bottom w:val="single" w:sz="6" w:space="0" w:color="D3D3D3"/>
              <w:right w:val="single" w:sz="6" w:space="0" w:color="D3D3D3"/>
            </w:tcBorders>
          </w:tcPr>
          <w:p w14:paraId="02FC499F" w14:textId="77777777" w:rsidR="00066508" w:rsidRDefault="00000000">
            <w:pPr>
              <w:keepNext/>
              <w:widowControl w:val="0"/>
              <w:spacing w:after="60"/>
              <w:jc w:val="center"/>
            </w:pPr>
            <w:r>
              <w:rPr>
                <w:rFonts w:ascii="Calibri" w:hAnsi="Calibri"/>
                <w:sz w:val="20"/>
              </w:rPr>
              <w:t>-0.025 (-0.098, 0.047)</w:t>
            </w:r>
          </w:p>
        </w:tc>
        <w:tc>
          <w:tcPr>
            <w:tcW w:w="1872" w:type="dxa"/>
            <w:tcBorders>
              <w:top w:val="single" w:sz="6" w:space="0" w:color="D3D3D3"/>
              <w:left w:val="single" w:sz="6" w:space="0" w:color="D3D3D3"/>
              <w:bottom w:val="single" w:sz="6" w:space="0" w:color="D3D3D3"/>
              <w:right w:val="single" w:sz="6" w:space="0" w:color="D3D3D3"/>
            </w:tcBorders>
          </w:tcPr>
          <w:p w14:paraId="23A1020D" w14:textId="77777777" w:rsidR="00066508" w:rsidRDefault="00000000">
            <w:pPr>
              <w:keepNext/>
              <w:widowControl w:val="0"/>
              <w:spacing w:after="60"/>
              <w:jc w:val="center"/>
            </w:pPr>
            <w:r>
              <w:rPr>
                <w:rFonts w:ascii="Calibri" w:hAnsi="Calibri"/>
                <w:sz w:val="20"/>
              </w:rPr>
              <w:t>-0.018 (-0.142, 0.107)</w:t>
            </w:r>
          </w:p>
        </w:tc>
        <w:tc>
          <w:tcPr>
            <w:tcW w:w="1872" w:type="dxa"/>
            <w:gridSpan w:val="2"/>
            <w:tcBorders>
              <w:top w:val="single" w:sz="6" w:space="0" w:color="D3D3D3"/>
              <w:left w:val="single" w:sz="6" w:space="0" w:color="D3D3D3"/>
              <w:bottom w:val="single" w:sz="6" w:space="0" w:color="D3D3D3"/>
              <w:right w:val="single" w:sz="6" w:space="0" w:color="D3D3D3"/>
            </w:tcBorders>
          </w:tcPr>
          <w:p w14:paraId="72D8636B" w14:textId="77777777" w:rsidR="00066508" w:rsidRDefault="00000000">
            <w:pPr>
              <w:keepNext/>
              <w:widowControl w:val="0"/>
              <w:spacing w:after="60"/>
              <w:jc w:val="center"/>
            </w:pPr>
            <w:r>
              <w:rPr>
                <w:rFonts w:ascii="Calibri" w:hAnsi="Calibri"/>
                <w:sz w:val="20"/>
              </w:rPr>
              <w:t>-0.079 (-0.174, 0.015)</w:t>
            </w:r>
          </w:p>
        </w:tc>
      </w:tr>
      <w:tr w:rsidR="00066508" w14:paraId="0C080105"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0F10FD84" w14:textId="77777777" w:rsidR="00066508" w:rsidRDefault="00000000">
            <w:pPr>
              <w:keepNext/>
              <w:widowControl w:val="0"/>
              <w:spacing w:after="60"/>
            </w:pPr>
            <w:r>
              <w:rPr>
                <w:rFonts w:ascii="Calibri" w:hAnsi="Calibri"/>
                <w:sz w:val="20"/>
              </w:rPr>
              <w:t>MECPP</w:t>
            </w:r>
          </w:p>
        </w:tc>
        <w:tc>
          <w:tcPr>
            <w:tcW w:w="1872" w:type="dxa"/>
            <w:tcBorders>
              <w:top w:val="single" w:sz="6" w:space="0" w:color="D3D3D3"/>
              <w:left w:val="single" w:sz="6" w:space="0" w:color="D3D3D3"/>
              <w:bottom w:val="single" w:sz="6" w:space="0" w:color="D3D3D3"/>
              <w:right w:val="single" w:sz="6" w:space="0" w:color="D3D3D3"/>
            </w:tcBorders>
          </w:tcPr>
          <w:p w14:paraId="19DA69D4" w14:textId="77777777" w:rsidR="00066508" w:rsidRDefault="00000000">
            <w:pPr>
              <w:keepNext/>
              <w:widowControl w:val="0"/>
              <w:spacing w:after="60"/>
              <w:jc w:val="center"/>
            </w:pPr>
            <w:r>
              <w:rPr>
                <w:rFonts w:ascii="Calibri" w:hAnsi="Calibri"/>
                <w:sz w:val="20"/>
              </w:rPr>
              <w:t>0.008 (-0.077, 0.092)</w:t>
            </w:r>
          </w:p>
        </w:tc>
        <w:tc>
          <w:tcPr>
            <w:tcW w:w="1872" w:type="dxa"/>
            <w:tcBorders>
              <w:top w:val="single" w:sz="6" w:space="0" w:color="D3D3D3"/>
              <w:left w:val="single" w:sz="6" w:space="0" w:color="D3D3D3"/>
              <w:bottom w:val="single" w:sz="6" w:space="0" w:color="D3D3D3"/>
              <w:right w:val="single" w:sz="6" w:space="0" w:color="D3D3D3"/>
            </w:tcBorders>
          </w:tcPr>
          <w:p w14:paraId="6B1A9852" w14:textId="77777777" w:rsidR="00066508" w:rsidRDefault="00000000">
            <w:pPr>
              <w:keepNext/>
              <w:widowControl w:val="0"/>
              <w:spacing w:after="60"/>
              <w:jc w:val="cente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14:paraId="7652655E" w14:textId="77777777" w:rsidR="00066508" w:rsidRDefault="00000000">
            <w:pPr>
              <w:keepNext/>
              <w:widowControl w:val="0"/>
              <w:spacing w:after="60"/>
              <w:jc w:val="center"/>
            </w:pPr>
            <w:r>
              <w:rPr>
                <w:rFonts w:ascii="Calibri" w:hAnsi="Calibri"/>
                <w:sz w:val="20"/>
              </w:rPr>
              <w:t>-0.043 (-0.084, -0.001)</w:t>
            </w:r>
          </w:p>
        </w:tc>
        <w:tc>
          <w:tcPr>
            <w:tcW w:w="1872" w:type="dxa"/>
            <w:gridSpan w:val="2"/>
            <w:tcBorders>
              <w:top w:val="single" w:sz="6" w:space="0" w:color="D3D3D3"/>
              <w:left w:val="single" w:sz="6" w:space="0" w:color="D3D3D3"/>
              <w:bottom w:val="single" w:sz="6" w:space="0" w:color="D3D3D3"/>
              <w:right w:val="single" w:sz="6" w:space="0" w:color="D3D3D3"/>
            </w:tcBorders>
          </w:tcPr>
          <w:p w14:paraId="5207B06C" w14:textId="77777777" w:rsidR="00066508" w:rsidRDefault="00000000">
            <w:pPr>
              <w:keepNext/>
              <w:widowControl w:val="0"/>
              <w:spacing w:after="60"/>
              <w:jc w:val="center"/>
            </w:pPr>
            <w:r>
              <w:rPr>
                <w:rFonts w:ascii="Calibri" w:hAnsi="Calibri"/>
                <w:sz w:val="20"/>
              </w:rPr>
              <w:t>0.017 (-0.055, 0.09)</w:t>
            </w:r>
          </w:p>
        </w:tc>
      </w:tr>
      <w:tr w:rsidR="00066508" w14:paraId="54705B79"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A1BD1DE" w14:textId="77777777" w:rsidR="00066508" w:rsidRDefault="00000000">
            <w:pPr>
              <w:keepNext/>
              <w:widowControl w:val="0"/>
              <w:spacing w:after="60"/>
            </w:pPr>
            <w:r>
              <w:rPr>
                <w:rFonts w:ascii="Calibri" w:hAnsi="Calibri"/>
                <w:sz w:val="20"/>
              </w:rPr>
              <w:t>MEHHP</w:t>
            </w:r>
          </w:p>
        </w:tc>
        <w:tc>
          <w:tcPr>
            <w:tcW w:w="1872" w:type="dxa"/>
            <w:tcBorders>
              <w:top w:val="single" w:sz="6" w:space="0" w:color="D3D3D3"/>
              <w:left w:val="single" w:sz="6" w:space="0" w:color="D3D3D3"/>
              <w:bottom w:val="single" w:sz="6" w:space="0" w:color="D3D3D3"/>
              <w:right w:val="single" w:sz="6" w:space="0" w:color="D3D3D3"/>
            </w:tcBorders>
          </w:tcPr>
          <w:p w14:paraId="084EFC35" w14:textId="77777777" w:rsidR="00066508" w:rsidRDefault="00000000">
            <w:pPr>
              <w:keepNext/>
              <w:widowControl w:val="0"/>
              <w:spacing w:after="60"/>
              <w:jc w:val="center"/>
            </w:pPr>
            <w:r>
              <w:rPr>
                <w:rFonts w:ascii="Calibri" w:hAnsi="Calibri"/>
                <w:sz w:val="20"/>
              </w:rPr>
              <w:t>0.028 (-0.075, 0.131)</w:t>
            </w:r>
          </w:p>
        </w:tc>
        <w:tc>
          <w:tcPr>
            <w:tcW w:w="1872" w:type="dxa"/>
            <w:tcBorders>
              <w:top w:val="single" w:sz="6" w:space="0" w:color="D3D3D3"/>
              <w:left w:val="single" w:sz="6" w:space="0" w:color="D3D3D3"/>
              <w:bottom w:val="single" w:sz="6" w:space="0" w:color="D3D3D3"/>
              <w:right w:val="single" w:sz="6" w:space="0" w:color="D3D3D3"/>
            </w:tcBorders>
          </w:tcPr>
          <w:p w14:paraId="592E2677" w14:textId="77777777" w:rsidR="00066508" w:rsidRDefault="00000000">
            <w:pPr>
              <w:keepNext/>
              <w:widowControl w:val="0"/>
              <w:spacing w:after="60"/>
              <w:jc w:val="center"/>
            </w:pPr>
            <w:r>
              <w:rPr>
                <w:rFonts w:ascii="Calibri" w:hAnsi="Calibri"/>
                <w:sz w:val="20"/>
              </w:rPr>
              <w:t>-0.052 (-0.264, 0.161)</w:t>
            </w:r>
          </w:p>
        </w:tc>
        <w:tc>
          <w:tcPr>
            <w:tcW w:w="1872" w:type="dxa"/>
            <w:tcBorders>
              <w:top w:val="single" w:sz="6" w:space="0" w:color="D3D3D3"/>
              <w:left w:val="single" w:sz="6" w:space="0" w:color="D3D3D3"/>
              <w:bottom w:val="single" w:sz="6" w:space="0" w:color="D3D3D3"/>
              <w:right w:val="single" w:sz="6" w:space="0" w:color="D3D3D3"/>
            </w:tcBorders>
          </w:tcPr>
          <w:p w14:paraId="5A867952" w14:textId="77777777" w:rsidR="00066508" w:rsidRDefault="00000000">
            <w:pPr>
              <w:keepNext/>
              <w:widowControl w:val="0"/>
              <w:spacing w:after="60"/>
              <w:jc w:val="center"/>
            </w:pPr>
            <w:r>
              <w:rPr>
                <w:rFonts w:ascii="Calibri" w:hAnsi="Calibri"/>
                <w:sz w:val="20"/>
              </w:rPr>
              <w:t>-0.091 (-0.208, 0.026)</w:t>
            </w:r>
          </w:p>
        </w:tc>
        <w:tc>
          <w:tcPr>
            <w:tcW w:w="1872" w:type="dxa"/>
            <w:gridSpan w:val="2"/>
            <w:tcBorders>
              <w:top w:val="single" w:sz="6" w:space="0" w:color="D3D3D3"/>
              <w:left w:val="single" w:sz="6" w:space="0" w:color="D3D3D3"/>
              <w:bottom w:val="single" w:sz="6" w:space="0" w:color="D3D3D3"/>
              <w:right w:val="single" w:sz="6" w:space="0" w:color="D3D3D3"/>
            </w:tcBorders>
          </w:tcPr>
          <w:p w14:paraId="73E933AD" w14:textId="77777777" w:rsidR="00066508" w:rsidRDefault="00000000">
            <w:pPr>
              <w:keepNext/>
              <w:widowControl w:val="0"/>
              <w:spacing w:after="60"/>
              <w:jc w:val="center"/>
            </w:pPr>
            <w:r>
              <w:rPr>
                <w:rFonts w:ascii="Calibri" w:hAnsi="Calibri"/>
                <w:sz w:val="20"/>
              </w:rPr>
              <w:t>-0.006 (-0.087, 0.075)</w:t>
            </w:r>
          </w:p>
        </w:tc>
      </w:tr>
      <w:tr w:rsidR="00066508" w14:paraId="05A9FDC3"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57212E3" w14:textId="77777777" w:rsidR="00066508" w:rsidRDefault="00000000">
            <w:pPr>
              <w:keepNext/>
              <w:widowControl w:val="0"/>
              <w:spacing w:after="60"/>
            </w:pPr>
            <w:r>
              <w:rPr>
                <w:rFonts w:ascii="Calibri" w:hAnsi="Calibri"/>
                <w:sz w:val="20"/>
              </w:rPr>
              <w:t>MEHP</w:t>
            </w:r>
          </w:p>
        </w:tc>
        <w:tc>
          <w:tcPr>
            <w:tcW w:w="1872" w:type="dxa"/>
            <w:tcBorders>
              <w:top w:val="single" w:sz="6" w:space="0" w:color="D3D3D3"/>
              <w:left w:val="single" w:sz="6" w:space="0" w:color="D3D3D3"/>
              <w:bottom w:val="single" w:sz="6" w:space="0" w:color="D3D3D3"/>
              <w:right w:val="single" w:sz="6" w:space="0" w:color="D3D3D3"/>
            </w:tcBorders>
          </w:tcPr>
          <w:p w14:paraId="344B77D1" w14:textId="77777777" w:rsidR="00066508" w:rsidRDefault="00000000">
            <w:pPr>
              <w:keepNext/>
              <w:widowControl w:val="0"/>
              <w:spacing w:after="60"/>
              <w:jc w:val="center"/>
            </w:pPr>
            <w:r>
              <w:rPr>
                <w:rFonts w:ascii="Calibri" w:hAnsi="Calibri"/>
                <w:sz w:val="20"/>
              </w:rPr>
              <w:t>0.017 (-0.082, 0.115)</w:t>
            </w:r>
          </w:p>
        </w:tc>
        <w:tc>
          <w:tcPr>
            <w:tcW w:w="1872" w:type="dxa"/>
            <w:tcBorders>
              <w:top w:val="single" w:sz="6" w:space="0" w:color="D3D3D3"/>
              <w:left w:val="single" w:sz="6" w:space="0" w:color="D3D3D3"/>
              <w:bottom w:val="single" w:sz="6" w:space="0" w:color="D3D3D3"/>
              <w:right w:val="single" w:sz="6" w:space="0" w:color="D3D3D3"/>
            </w:tcBorders>
          </w:tcPr>
          <w:p w14:paraId="4E404F3D" w14:textId="77777777" w:rsidR="00066508" w:rsidRDefault="00000000">
            <w:pPr>
              <w:keepNext/>
              <w:widowControl w:val="0"/>
              <w:spacing w:after="60"/>
              <w:jc w:val="center"/>
            </w:pPr>
            <w:r>
              <w:rPr>
                <w:rFonts w:ascii="Calibri" w:hAnsi="Calibri"/>
                <w:sz w:val="20"/>
              </w:rPr>
              <w:t>-0.165 (-0.26, -0.071)</w:t>
            </w:r>
          </w:p>
        </w:tc>
        <w:tc>
          <w:tcPr>
            <w:tcW w:w="1872" w:type="dxa"/>
            <w:tcBorders>
              <w:top w:val="single" w:sz="6" w:space="0" w:color="D3D3D3"/>
              <w:left w:val="single" w:sz="6" w:space="0" w:color="D3D3D3"/>
              <w:bottom w:val="single" w:sz="6" w:space="0" w:color="D3D3D3"/>
              <w:right w:val="single" w:sz="6" w:space="0" w:color="D3D3D3"/>
            </w:tcBorders>
          </w:tcPr>
          <w:p w14:paraId="142CA77C" w14:textId="77777777" w:rsidR="00066508" w:rsidRDefault="00000000">
            <w:pPr>
              <w:keepNext/>
              <w:widowControl w:val="0"/>
              <w:spacing w:after="60"/>
              <w:jc w:val="center"/>
            </w:pPr>
            <w:r>
              <w:rPr>
                <w:rFonts w:ascii="Calibri" w:hAnsi="Calibri"/>
                <w:sz w:val="20"/>
              </w:rPr>
              <w:t>-0.221 (-0.289, -0.153)</w:t>
            </w:r>
          </w:p>
        </w:tc>
        <w:tc>
          <w:tcPr>
            <w:tcW w:w="1872" w:type="dxa"/>
            <w:gridSpan w:val="2"/>
            <w:tcBorders>
              <w:top w:val="single" w:sz="6" w:space="0" w:color="D3D3D3"/>
              <w:left w:val="single" w:sz="6" w:space="0" w:color="D3D3D3"/>
              <w:bottom w:val="single" w:sz="6" w:space="0" w:color="D3D3D3"/>
              <w:right w:val="single" w:sz="6" w:space="0" w:color="D3D3D3"/>
            </w:tcBorders>
          </w:tcPr>
          <w:p w14:paraId="10220F19" w14:textId="77777777" w:rsidR="00066508" w:rsidRDefault="00000000">
            <w:pPr>
              <w:keepNext/>
              <w:widowControl w:val="0"/>
              <w:spacing w:after="60"/>
              <w:jc w:val="center"/>
            </w:pPr>
            <w:r>
              <w:rPr>
                <w:rFonts w:ascii="Calibri" w:hAnsi="Calibri"/>
                <w:sz w:val="20"/>
              </w:rPr>
              <w:t>-0.177 (-0.299, -0.055)</w:t>
            </w:r>
          </w:p>
        </w:tc>
      </w:tr>
      <w:tr w:rsidR="00066508" w14:paraId="4668151A"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578E6D9" w14:textId="77777777" w:rsidR="00066508" w:rsidRDefault="00000000">
            <w:pPr>
              <w:keepNext/>
              <w:widowControl w:val="0"/>
              <w:spacing w:after="60"/>
            </w:pPr>
            <w:r>
              <w:rPr>
                <w:rFonts w:ascii="Calibri" w:hAnsi="Calibri"/>
                <w:sz w:val="20"/>
              </w:rPr>
              <w:t>MEOHP</w:t>
            </w:r>
          </w:p>
        </w:tc>
        <w:tc>
          <w:tcPr>
            <w:tcW w:w="1872" w:type="dxa"/>
            <w:tcBorders>
              <w:top w:val="single" w:sz="6" w:space="0" w:color="D3D3D3"/>
              <w:left w:val="single" w:sz="6" w:space="0" w:color="D3D3D3"/>
              <w:bottom w:val="single" w:sz="6" w:space="0" w:color="D3D3D3"/>
              <w:right w:val="single" w:sz="6" w:space="0" w:color="D3D3D3"/>
            </w:tcBorders>
          </w:tcPr>
          <w:p w14:paraId="6A3CF7D5" w14:textId="77777777" w:rsidR="00066508" w:rsidRDefault="00000000">
            <w:pPr>
              <w:keepNext/>
              <w:widowControl w:val="0"/>
              <w:spacing w:after="60"/>
              <w:jc w:val="center"/>
            </w:pPr>
            <w:r>
              <w:rPr>
                <w:rFonts w:ascii="Calibri" w:hAnsi="Calibri"/>
                <w:sz w:val="20"/>
              </w:rPr>
              <w:t>0.02 (-0.068, 0.108)</w:t>
            </w:r>
          </w:p>
        </w:tc>
        <w:tc>
          <w:tcPr>
            <w:tcW w:w="1872" w:type="dxa"/>
            <w:tcBorders>
              <w:top w:val="single" w:sz="6" w:space="0" w:color="D3D3D3"/>
              <w:left w:val="single" w:sz="6" w:space="0" w:color="D3D3D3"/>
              <w:bottom w:val="single" w:sz="6" w:space="0" w:color="D3D3D3"/>
              <w:right w:val="single" w:sz="6" w:space="0" w:color="D3D3D3"/>
            </w:tcBorders>
          </w:tcPr>
          <w:p w14:paraId="3FFCA0E3" w14:textId="77777777" w:rsidR="00066508" w:rsidRDefault="00000000">
            <w:pPr>
              <w:keepNext/>
              <w:widowControl w:val="0"/>
              <w:spacing w:after="60"/>
              <w:jc w:val="center"/>
            </w:pPr>
            <w:r>
              <w:rPr>
                <w:rFonts w:ascii="Calibri" w:hAnsi="Calibri"/>
                <w:sz w:val="20"/>
              </w:rPr>
              <w:t>-0.061 (-0.232, 0.111)</w:t>
            </w:r>
          </w:p>
        </w:tc>
        <w:tc>
          <w:tcPr>
            <w:tcW w:w="1872" w:type="dxa"/>
            <w:tcBorders>
              <w:top w:val="single" w:sz="6" w:space="0" w:color="D3D3D3"/>
              <w:left w:val="single" w:sz="6" w:space="0" w:color="D3D3D3"/>
              <w:bottom w:val="single" w:sz="6" w:space="0" w:color="D3D3D3"/>
              <w:right w:val="single" w:sz="6" w:space="0" w:color="D3D3D3"/>
            </w:tcBorders>
          </w:tcPr>
          <w:p w14:paraId="59B4FDA1" w14:textId="77777777" w:rsidR="00066508" w:rsidRDefault="00000000">
            <w:pPr>
              <w:keepNext/>
              <w:widowControl w:val="0"/>
              <w:spacing w:after="60"/>
              <w:jc w:val="center"/>
            </w:pPr>
            <w:r>
              <w:rPr>
                <w:rFonts w:ascii="Calibri" w:hAnsi="Calibri"/>
                <w:sz w:val="20"/>
              </w:rPr>
              <w:t>-0.075 (-0.157, 0.006)</w:t>
            </w:r>
          </w:p>
        </w:tc>
        <w:tc>
          <w:tcPr>
            <w:tcW w:w="1872" w:type="dxa"/>
            <w:gridSpan w:val="2"/>
            <w:tcBorders>
              <w:top w:val="single" w:sz="6" w:space="0" w:color="D3D3D3"/>
              <w:left w:val="single" w:sz="6" w:space="0" w:color="D3D3D3"/>
              <w:bottom w:val="single" w:sz="6" w:space="0" w:color="D3D3D3"/>
              <w:right w:val="single" w:sz="6" w:space="0" w:color="D3D3D3"/>
            </w:tcBorders>
          </w:tcPr>
          <w:p w14:paraId="0F72E92D" w14:textId="77777777" w:rsidR="00066508" w:rsidRDefault="00000000">
            <w:pPr>
              <w:keepNext/>
              <w:widowControl w:val="0"/>
              <w:spacing w:after="60"/>
              <w:jc w:val="center"/>
            </w:pPr>
            <w:r>
              <w:rPr>
                <w:rFonts w:ascii="Calibri" w:hAnsi="Calibri"/>
                <w:sz w:val="20"/>
              </w:rPr>
              <w:t>0.009 (-0.063, 0.08)</w:t>
            </w:r>
          </w:p>
        </w:tc>
      </w:tr>
      <w:tr w:rsidR="00066508" w14:paraId="0F4A6F60"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1FE514D" w14:textId="77777777" w:rsidR="00066508" w:rsidRDefault="00000000">
            <w:pPr>
              <w:keepNext/>
              <w:widowControl w:val="0"/>
              <w:spacing w:after="60"/>
            </w:pPr>
            <w:r>
              <w:rPr>
                <w:rFonts w:ascii="Calibri" w:hAnsi="Calibri"/>
                <w:sz w:val="20"/>
              </w:rPr>
              <w:t>MEP</w:t>
            </w:r>
          </w:p>
        </w:tc>
        <w:tc>
          <w:tcPr>
            <w:tcW w:w="1872" w:type="dxa"/>
            <w:tcBorders>
              <w:top w:val="single" w:sz="6" w:space="0" w:color="D3D3D3"/>
              <w:left w:val="single" w:sz="6" w:space="0" w:color="D3D3D3"/>
              <w:bottom w:val="single" w:sz="6" w:space="0" w:color="D3D3D3"/>
              <w:right w:val="single" w:sz="6" w:space="0" w:color="D3D3D3"/>
            </w:tcBorders>
          </w:tcPr>
          <w:p w14:paraId="3481BC0F" w14:textId="77777777" w:rsidR="00066508" w:rsidRDefault="00000000">
            <w:pPr>
              <w:keepNext/>
              <w:widowControl w:val="0"/>
              <w:spacing w:after="60"/>
              <w:jc w:val="center"/>
            </w:pPr>
            <w:r>
              <w:rPr>
                <w:rFonts w:ascii="Calibri" w:hAnsi="Calibri"/>
                <w:sz w:val="20"/>
              </w:rPr>
              <w:t>-0.053 (-0.138, 0.033)</w:t>
            </w:r>
          </w:p>
        </w:tc>
        <w:tc>
          <w:tcPr>
            <w:tcW w:w="1872" w:type="dxa"/>
            <w:tcBorders>
              <w:top w:val="single" w:sz="6" w:space="0" w:color="D3D3D3"/>
              <w:left w:val="single" w:sz="6" w:space="0" w:color="D3D3D3"/>
              <w:bottom w:val="single" w:sz="6" w:space="0" w:color="D3D3D3"/>
              <w:right w:val="single" w:sz="6" w:space="0" w:color="D3D3D3"/>
            </w:tcBorders>
          </w:tcPr>
          <w:p w14:paraId="7018510E" w14:textId="77777777" w:rsidR="00066508" w:rsidRDefault="00000000">
            <w:pPr>
              <w:keepNext/>
              <w:widowControl w:val="0"/>
              <w:spacing w:after="60"/>
              <w:jc w:val="center"/>
            </w:pPr>
            <w:r>
              <w:rPr>
                <w:rFonts w:ascii="Calibri" w:hAnsi="Calibri"/>
                <w:sz w:val="20"/>
              </w:rPr>
              <w:t>-0.05 (-0.408, 0.308)</w:t>
            </w:r>
          </w:p>
        </w:tc>
        <w:tc>
          <w:tcPr>
            <w:tcW w:w="1872" w:type="dxa"/>
            <w:tcBorders>
              <w:top w:val="single" w:sz="6" w:space="0" w:color="D3D3D3"/>
              <w:left w:val="single" w:sz="6" w:space="0" w:color="D3D3D3"/>
              <w:bottom w:val="single" w:sz="6" w:space="0" w:color="D3D3D3"/>
              <w:right w:val="single" w:sz="6" w:space="0" w:color="D3D3D3"/>
            </w:tcBorders>
          </w:tcPr>
          <w:p w14:paraId="6FEA7C78" w14:textId="77777777" w:rsidR="00066508" w:rsidRDefault="00000000">
            <w:pPr>
              <w:keepNext/>
              <w:widowControl w:val="0"/>
              <w:spacing w:after="60"/>
              <w:jc w:val="center"/>
            </w:pPr>
            <w:r>
              <w:rPr>
                <w:rFonts w:ascii="Calibri" w:hAnsi="Calibri"/>
                <w:sz w:val="20"/>
              </w:rPr>
              <w:t>-0.083 (-0.384, 0.218)</w:t>
            </w:r>
          </w:p>
        </w:tc>
        <w:tc>
          <w:tcPr>
            <w:tcW w:w="1872" w:type="dxa"/>
            <w:gridSpan w:val="2"/>
            <w:tcBorders>
              <w:top w:val="single" w:sz="6" w:space="0" w:color="D3D3D3"/>
              <w:left w:val="single" w:sz="6" w:space="0" w:color="D3D3D3"/>
              <w:bottom w:val="single" w:sz="6" w:space="0" w:color="D3D3D3"/>
              <w:right w:val="single" w:sz="6" w:space="0" w:color="D3D3D3"/>
            </w:tcBorders>
          </w:tcPr>
          <w:p w14:paraId="11B60780" w14:textId="77777777" w:rsidR="00066508" w:rsidRDefault="00000000">
            <w:pPr>
              <w:keepNext/>
              <w:widowControl w:val="0"/>
              <w:spacing w:after="60"/>
              <w:jc w:val="center"/>
            </w:pPr>
            <w:r>
              <w:rPr>
                <w:rFonts w:ascii="Calibri" w:hAnsi="Calibri"/>
                <w:sz w:val="20"/>
              </w:rPr>
              <w:t>-0.119 (-0.339, 0.1)</w:t>
            </w:r>
          </w:p>
        </w:tc>
      </w:tr>
      <w:tr w:rsidR="00066508" w14:paraId="5B1CD19A"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359F805B" w14:textId="77777777" w:rsidR="00066508" w:rsidRDefault="00000000">
            <w:pPr>
              <w:keepNext/>
              <w:widowControl w:val="0"/>
              <w:spacing w:after="60"/>
            </w:pPr>
            <w:proofErr w:type="spellStart"/>
            <w:r>
              <w:rPr>
                <w:rFonts w:ascii="Calibri" w:hAnsi="Calibri"/>
                <w:sz w:val="20"/>
              </w:rPr>
              <w:t>MiBP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430BEBAA" w14:textId="77777777" w:rsidR="00066508" w:rsidRDefault="00000000">
            <w:pPr>
              <w:keepNext/>
              <w:widowControl w:val="0"/>
              <w:spacing w:after="60"/>
              <w:jc w:val="center"/>
            </w:pPr>
            <w:r>
              <w:rPr>
                <w:rFonts w:ascii="Calibri" w:hAnsi="Calibri"/>
                <w:sz w:val="20"/>
              </w:rPr>
              <w:t>-0.02 (-0.138, 0.098)</w:t>
            </w:r>
          </w:p>
        </w:tc>
        <w:tc>
          <w:tcPr>
            <w:tcW w:w="1872" w:type="dxa"/>
            <w:tcBorders>
              <w:top w:val="single" w:sz="6" w:space="0" w:color="D3D3D3"/>
              <w:left w:val="single" w:sz="6" w:space="0" w:color="D3D3D3"/>
              <w:bottom w:val="single" w:sz="6" w:space="0" w:color="D3D3D3"/>
              <w:right w:val="single" w:sz="6" w:space="0" w:color="D3D3D3"/>
            </w:tcBorders>
          </w:tcPr>
          <w:p w14:paraId="3B5CB2F9" w14:textId="77777777" w:rsidR="00066508" w:rsidRDefault="00000000">
            <w:pPr>
              <w:keepNext/>
              <w:widowControl w:val="0"/>
              <w:spacing w:after="60"/>
              <w:jc w:val="center"/>
            </w:pPr>
            <w:r>
              <w:rPr>
                <w:rFonts w:ascii="Calibri" w:hAnsi="Calibri"/>
                <w:sz w:val="20"/>
              </w:rPr>
              <w:t>0.037 (-0.175, 0.25)</w:t>
            </w:r>
          </w:p>
        </w:tc>
        <w:tc>
          <w:tcPr>
            <w:tcW w:w="1872" w:type="dxa"/>
            <w:tcBorders>
              <w:top w:val="single" w:sz="6" w:space="0" w:color="D3D3D3"/>
              <w:left w:val="single" w:sz="6" w:space="0" w:color="D3D3D3"/>
              <w:bottom w:val="single" w:sz="6" w:space="0" w:color="D3D3D3"/>
              <w:right w:val="single" w:sz="6" w:space="0" w:color="D3D3D3"/>
            </w:tcBorders>
          </w:tcPr>
          <w:p w14:paraId="6E4AC89B" w14:textId="77777777" w:rsidR="00066508" w:rsidRDefault="00000000">
            <w:pPr>
              <w:keepNext/>
              <w:widowControl w:val="0"/>
              <w:spacing w:after="60"/>
              <w:jc w:val="center"/>
            </w:pPr>
            <w:r>
              <w:rPr>
                <w:rFonts w:ascii="Calibri" w:hAnsi="Calibri"/>
                <w:sz w:val="20"/>
              </w:rPr>
              <w:t>-0.042 (-0.267, 0.184)</w:t>
            </w:r>
          </w:p>
        </w:tc>
        <w:tc>
          <w:tcPr>
            <w:tcW w:w="1872" w:type="dxa"/>
            <w:gridSpan w:val="2"/>
            <w:tcBorders>
              <w:top w:val="single" w:sz="6" w:space="0" w:color="D3D3D3"/>
              <w:left w:val="single" w:sz="6" w:space="0" w:color="D3D3D3"/>
              <w:bottom w:val="single" w:sz="6" w:space="0" w:color="D3D3D3"/>
              <w:right w:val="single" w:sz="6" w:space="0" w:color="D3D3D3"/>
            </w:tcBorders>
          </w:tcPr>
          <w:p w14:paraId="45FECD75" w14:textId="77777777" w:rsidR="00066508" w:rsidRDefault="00000000">
            <w:pPr>
              <w:keepNext/>
              <w:widowControl w:val="0"/>
              <w:spacing w:after="60"/>
              <w:jc w:val="center"/>
            </w:pPr>
            <w:r>
              <w:rPr>
                <w:rFonts w:ascii="Calibri" w:hAnsi="Calibri"/>
                <w:sz w:val="20"/>
              </w:rPr>
              <w:t>-0.021 (-0.163, 0.12)</w:t>
            </w:r>
          </w:p>
        </w:tc>
      </w:tr>
      <w:tr w:rsidR="00066508" w14:paraId="1B56AFF7"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BA1E173" w14:textId="77777777" w:rsidR="00066508" w:rsidRDefault="00000000">
            <w:pPr>
              <w:keepNext/>
              <w:widowControl w:val="0"/>
              <w:spacing w:after="60"/>
            </w:pPr>
            <w:proofErr w:type="spellStart"/>
            <w:r>
              <w:rPr>
                <w:rFonts w:ascii="Calibri" w:hAnsi="Calibri"/>
                <w:sz w:val="20"/>
              </w:rPr>
              <w:t>MnBP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0C52F72F" w14:textId="77777777" w:rsidR="00066508" w:rsidRDefault="00000000">
            <w:pPr>
              <w:keepNext/>
              <w:widowControl w:val="0"/>
              <w:spacing w:after="60"/>
              <w:jc w:val="center"/>
            </w:pPr>
            <w:r>
              <w:rPr>
                <w:rFonts w:ascii="Calibri" w:hAnsi="Calibri"/>
                <w:sz w:val="20"/>
              </w:rPr>
              <w:t>-0.035 (-0.11, 0.041)</w:t>
            </w:r>
          </w:p>
        </w:tc>
        <w:tc>
          <w:tcPr>
            <w:tcW w:w="1872" w:type="dxa"/>
            <w:tcBorders>
              <w:top w:val="single" w:sz="6" w:space="0" w:color="D3D3D3"/>
              <w:left w:val="single" w:sz="6" w:space="0" w:color="D3D3D3"/>
              <w:bottom w:val="single" w:sz="6" w:space="0" w:color="D3D3D3"/>
              <w:right w:val="single" w:sz="6" w:space="0" w:color="D3D3D3"/>
            </w:tcBorders>
          </w:tcPr>
          <w:p w14:paraId="65E18A08" w14:textId="77777777" w:rsidR="00066508" w:rsidRDefault="00000000">
            <w:pPr>
              <w:keepNext/>
              <w:widowControl w:val="0"/>
              <w:spacing w:after="60"/>
              <w:jc w:val="center"/>
            </w:pPr>
            <w:r>
              <w:rPr>
                <w:rFonts w:ascii="Calibri" w:hAnsi="Calibri"/>
                <w:sz w:val="20"/>
              </w:rPr>
              <w:t>0.029 (-0.186, 0.243)</w:t>
            </w:r>
          </w:p>
        </w:tc>
        <w:tc>
          <w:tcPr>
            <w:tcW w:w="1872" w:type="dxa"/>
            <w:tcBorders>
              <w:top w:val="single" w:sz="6" w:space="0" w:color="D3D3D3"/>
              <w:left w:val="single" w:sz="6" w:space="0" w:color="D3D3D3"/>
              <w:bottom w:val="single" w:sz="6" w:space="0" w:color="D3D3D3"/>
              <w:right w:val="single" w:sz="6" w:space="0" w:color="D3D3D3"/>
            </w:tcBorders>
          </w:tcPr>
          <w:p w14:paraId="18794B72" w14:textId="77777777" w:rsidR="00066508" w:rsidRDefault="00000000">
            <w:pPr>
              <w:keepNext/>
              <w:widowControl w:val="0"/>
              <w:spacing w:after="60"/>
              <w:jc w:val="center"/>
            </w:pPr>
            <w:r>
              <w:rPr>
                <w:rFonts w:ascii="Calibri" w:hAnsi="Calibri"/>
                <w:sz w:val="20"/>
              </w:rPr>
              <w:t>0.063 (-0.134, 0.26)</w:t>
            </w:r>
          </w:p>
        </w:tc>
        <w:tc>
          <w:tcPr>
            <w:tcW w:w="1872" w:type="dxa"/>
            <w:gridSpan w:val="2"/>
            <w:tcBorders>
              <w:top w:val="single" w:sz="6" w:space="0" w:color="D3D3D3"/>
              <w:left w:val="single" w:sz="6" w:space="0" w:color="D3D3D3"/>
              <w:bottom w:val="single" w:sz="6" w:space="0" w:color="D3D3D3"/>
              <w:right w:val="single" w:sz="6" w:space="0" w:color="D3D3D3"/>
            </w:tcBorders>
          </w:tcPr>
          <w:p w14:paraId="00501588" w14:textId="77777777" w:rsidR="00066508" w:rsidRDefault="00000000">
            <w:pPr>
              <w:keepNext/>
              <w:widowControl w:val="0"/>
              <w:spacing w:after="60"/>
              <w:jc w:val="center"/>
            </w:pPr>
            <w:r>
              <w:rPr>
                <w:rFonts w:ascii="Calibri" w:hAnsi="Calibri"/>
                <w:sz w:val="20"/>
              </w:rPr>
              <w:t>0.017 (-0.077, 0.111)</w:t>
            </w:r>
          </w:p>
        </w:tc>
      </w:tr>
      <w:tr w:rsidR="00066508" w14:paraId="5EB6A5F6"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7A95AF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67149657" w14:textId="77777777" w:rsidR="00066508" w:rsidRDefault="00000000">
            <w:pPr>
              <w:keepNext/>
              <w:widowControl w:val="0"/>
              <w:spacing w:after="60"/>
              <w:jc w:val="center"/>
            </w:pPr>
            <w:r>
              <w:rPr>
                <w:rFonts w:ascii="Calibri" w:hAnsi="Calibri"/>
                <w:sz w:val="20"/>
              </w:rPr>
              <w:t>0.046 (-0.009, 0.102)</w:t>
            </w:r>
          </w:p>
        </w:tc>
        <w:tc>
          <w:tcPr>
            <w:tcW w:w="1872" w:type="dxa"/>
            <w:tcBorders>
              <w:top w:val="single" w:sz="6" w:space="0" w:color="D3D3D3"/>
              <w:left w:val="single" w:sz="6" w:space="0" w:color="D3D3D3"/>
              <w:bottom w:val="single" w:sz="6" w:space="0" w:color="D3D3D3"/>
              <w:right w:val="single" w:sz="6" w:space="0" w:color="D3D3D3"/>
            </w:tcBorders>
          </w:tcPr>
          <w:p w14:paraId="1BD8802B" w14:textId="77777777" w:rsidR="00066508" w:rsidRDefault="00000000">
            <w:pPr>
              <w:keepNext/>
              <w:widowControl w:val="0"/>
              <w:spacing w:after="60"/>
              <w:jc w:val="center"/>
            </w:pPr>
            <w:r>
              <w:rPr>
                <w:rFonts w:ascii="Calibri" w:hAnsi="Calibri"/>
                <w:sz w:val="20"/>
              </w:rPr>
              <w:t>-0.127 (-0.335, 0.08)</w:t>
            </w:r>
          </w:p>
        </w:tc>
        <w:tc>
          <w:tcPr>
            <w:tcW w:w="1872" w:type="dxa"/>
            <w:tcBorders>
              <w:top w:val="single" w:sz="6" w:space="0" w:color="D3D3D3"/>
              <w:left w:val="single" w:sz="6" w:space="0" w:color="D3D3D3"/>
              <w:bottom w:val="single" w:sz="6" w:space="0" w:color="D3D3D3"/>
              <w:right w:val="single" w:sz="6" w:space="0" w:color="D3D3D3"/>
            </w:tcBorders>
          </w:tcPr>
          <w:p w14:paraId="5BB9AF10" w14:textId="77777777" w:rsidR="00066508" w:rsidRDefault="00000000">
            <w:pPr>
              <w:keepNext/>
              <w:widowControl w:val="0"/>
              <w:spacing w:after="60"/>
              <w:jc w:val="center"/>
            </w:pPr>
            <w:r>
              <w:rPr>
                <w:rFonts w:ascii="Calibri" w:hAnsi="Calibri"/>
                <w:sz w:val="20"/>
              </w:rPr>
              <w:t>-0.181 (-0.33, -0.033)</w:t>
            </w:r>
          </w:p>
        </w:tc>
        <w:tc>
          <w:tcPr>
            <w:tcW w:w="1872" w:type="dxa"/>
            <w:gridSpan w:val="2"/>
            <w:tcBorders>
              <w:top w:val="single" w:sz="6" w:space="0" w:color="D3D3D3"/>
              <w:left w:val="single" w:sz="6" w:space="0" w:color="D3D3D3"/>
              <w:bottom w:val="single" w:sz="6" w:space="0" w:color="D3D3D3"/>
              <w:right w:val="single" w:sz="6" w:space="0" w:color="D3D3D3"/>
            </w:tcBorders>
          </w:tcPr>
          <w:p w14:paraId="7D7DD08D" w14:textId="77777777" w:rsidR="00066508" w:rsidRDefault="00000000">
            <w:pPr>
              <w:keepNext/>
              <w:widowControl w:val="0"/>
              <w:spacing w:after="60"/>
              <w:jc w:val="center"/>
            </w:pPr>
            <w:r>
              <w:rPr>
                <w:rFonts w:ascii="Calibri" w:hAnsi="Calibri"/>
                <w:sz w:val="20"/>
              </w:rPr>
              <w:t>-0.164 (-0.304, -0.024)</w:t>
            </w:r>
          </w:p>
        </w:tc>
      </w:tr>
      <w:tr w:rsidR="00066508" w14:paraId="560D1442"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009A80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2D810B30" w14:textId="77777777" w:rsidR="00066508" w:rsidRDefault="00000000">
            <w:pPr>
              <w:keepNext/>
              <w:widowControl w:val="0"/>
              <w:spacing w:after="60"/>
              <w:jc w:val="center"/>
            </w:pPr>
            <w:r>
              <w:rPr>
                <w:rFonts w:ascii="Calibri" w:hAnsi="Calibri"/>
                <w:sz w:val="20"/>
              </w:rPr>
              <w:t>-0.026 (-0.059, 0.008)</w:t>
            </w:r>
          </w:p>
        </w:tc>
        <w:tc>
          <w:tcPr>
            <w:tcW w:w="1872" w:type="dxa"/>
            <w:tcBorders>
              <w:top w:val="single" w:sz="6" w:space="0" w:color="D3D3D3"/>
              <w:left w:val="single" w:sz="6" w:space="0" w:color="D3D3D3"/>
              <w:bottom w:val="single" w:sz="6" w:space="0" w:color="D3D3D3"/>
              <w:right w:val="single" w:sz="6" w:space="0" w:color="D3D3D3"/>
            </w:tcBorders>
          </w:tcPr>
          <w:p w14:paraId="4A96EBB5" w14:textId="77777777" w:rsidR="00066508" w:rsidRDefault="00000000">
            <w:pPr>
              <w:keepNext/>
              <w:widowControl w:val="0"/>
              <w:spacing w:after="60"/>
              <w:jc w:val="center"/>
            </w:pPr>
            <w:r>
              <w:rPr>
                <w:rFonts w:ascii="Calibri" w:hAnsi="Calibri"/>
                <w:sz w:val="20"/>
              </w:rPr>
              <w:t>-0.12 (-0.315, 0.076)</w:t>
            </w:r>
          </w:p>
        </w:tc>
        <w:tc>
          <w:tcPr>
            <w:tcW w:w="1872" w:type="dxa"/>
            <w:tcBorders>
              <w:top w:val="single" w:sz="6" w:space="0" w:color="D3D3D3"/>
              <w:left w:val="single" w:sz="6" w:space="0" w:color="D3D3D3"/>
              <w:bottom w:val="single" w:sz="6" w:space="0" w:color="D3D3D3"/>
              <w:right w:val="single" w:sz="6" w:space="0" w:color="D3D3D3"/>
            </w:tcBorders>
          </w:tcPr>
          <w:p w14:paraId="1ADD4C3B" w14:textId="77777777" w:rsidR="00066508" w:rsidRDefault="00000000">
            <w:pPr>
              <w:keepNext/>
              <w:widowControl w:val="0"/>
              <w:spacing w:after="60"/>
              <w:jc w:val="center"/>
            </w:pPr>
            <w:r>
              <w:rPr>
                <w:rFonts w:ascii="Calibri" w:hAnsi="Calibri"/>
                <w:sz w:val="20"/>
              </w:rPr>
              <w:t>-0.146 (-0.303, 0.011)</w:t>
            </w:r>
          </w:p>
        </w:tc>
        <w:tc>
          <w:tcPr>
            <w:tcW w:w="1872" w:type="dxa"/>
            <w:gridSpan w:val="2"/>
            <w:tcBorders>
              <w:top w:val="single" w:sz="6" w:space="0" w:color="D3D3D3"/>
              <w:left w:val="single" w:sz="6" w:space="0" w:color="D3D3D3"/>
              <w:bottom w:val="single" w:sz="6" w:space="0" w:color="D3D3D3"/>
              <w:right w:val="single" w:sz="6" w:space="0" w:color="D3D3D3"/>
            </w:tcBorders>
          </w:tcPr>
          <w:p w14:paraId="36C2463B" w14:textId="77777777" w:rsidR="00066508" w:rsidRDefault="00000000">
            <w:pPr>
              <w:keepNext/>
              <w:widowControl w:val="0"/>
              <w:spacing w:after="60"/>
              <w:jc w:val="center"/>
            </w:pPr>
            <w:r>
              <w:rPr>
                <w:rFonts w:ascii="Calibri" w:hAnsi="Calibri"/>
                <w:sz w:val="20"/>
              </w:rPr>
              <w:t>-0.127 (-0.238, -0.016)</w:t>
            </w:r>
          </w:p>
        </w:tc>
      </w:tr>
      <w:tr w:rsidR="00066508" w14:paraId="7703FAE7"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Pr>
          <w:p w14:paraId="4ECF051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415"/>
          </w:p>
        </w:tc>
      </w:tr>
    </w:tbl>
    <w:p w14:paraId="6EBD7A28" w14:textId="77777777" w:rsidR="00066508" w:rsidRDefault="00000000">
      <w:pPr>
        <w:pStyle w:val="BodyText"/>
      </w:pPr>
      <w:r>
        <w:t xml:space="preserve"> </w:t>
      </w:r>
    </w:p>
    <w:tbl>
      <w:tblPr>
        <w:tblW w:w="5000" w:type="pct"/>
        <w:tblLayout w:type="fixed"/>
        <w:tblLook w:val="04A0" w:firstRow="1" w:lastRow="0" w:firstColumn="1" w:lastColumn="0" w:noHBand="0" w:noVBand="1"/>
      </w:tblPr>
      <w:tblGrid>
        <w:gridCol w:w="4763"/>
        <w:gridCol w:w="4765"/>
        <w:gridCol w:w="48"/>
      </w:tblGrid>
      <w:tr w:rsidR="00066508" w14:paraId="1F57C583" w14:textId="77777777">
        <w:trPr>
          <w:gridAfter w:val="1"/>
          <w:wAfter w:w="47" w:type="dxa"/>
        </w:trPr>
        <w:tc>
          <w:tcPr>
            <w:tcW w:w="9360" w:type="dxa"/>
            <w:gridSpan w:val="2"/>
          </w:tcPr>
          <w:p w14:paraId="760455AD" w14:textId="77777777" w:rsidR="00066508" w:rsidRDefault="00000000">
            <w:pPr>
              <w:pStyle w:val="ImageCaption"/>
              <w:widowControl w:val="0"/>
              <w:spacing w:before="200"/>
            </w:pPr>
            <w:bookmarkStart w:id="416" w:name="tbl-hypothesis-3"/>
            <w:r>
              <w:t xml:space="preserve">Table 5: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p>
        </w:tc>
      </w:tr>
      <w:tr w:rsidR="00066508" w14:paraId="72E01CA0" w14:textId="77777777">
        <w:tblPrEx>
          <w:jc w:val="center"/>
          <w:tblCellMar>
            <w:left w:w="60" w:type="dxa"/>
            <w:right w:w="60" w:type="dxa"/>
          </w:tblCellMar>
          <w:tblLook w:val="0000" w:firstRow="0" w:lastRow="0" w:firstColumn="0" w:lastColumn="0" w:noHBand="0" w:noVBand="0"/>
        </w:tblPrEx>
        <w:trPr>
          <w:cantSplit/>
          <w:tblHeader/>
          <w:jc w:val="center"/>
        </w:trPr>
        <w:tc>
          <w:tcPr>
            <w:tcW w:w="4679" w:type="dxa"/>
            <w:tcBorders>
              <w:top w:val="single" w:sz="16" w:space="0" w:color="D3D3D3"/>
              <w:left w:val="single" w:sz="6" w:space="0" w:color="D3D3D3"/>
              <w:bottom w:val="single" w:sz="16" w:space="0" w:color="D3D3D3"/>
              <w:right w:val="single" w:sz="6" w:space="0" w:color="D3D3D3"/>
            </w:tcBorders>
          </w:tcPr>
          <w:p w14:paraId="0540E937" w14:textId="77777777" w:rsidR="00066508" w:rsidRDefault="00066508">
            <w:pPr>
              <w:keepNext/>
              <w:widowControl w:val="0"/>
              <w:spacing w:after="60"/>
            </w:pPr>
          </w:p>
        </w:tc>
        <w:tc>
          <w:tcPr>
            <w:tcW w:w="4680" w:type="dxa"/>
            <w:gridSpan w:val="2"/>
            <w:tcBorders>
              <w:top w:val="single" w:sz="16" w:space="0" w:color="D3D3D3"/>
              <w:left w:val="single" w:sz="6" w:space="0" w:color="D3D3D3"/>
              <w:bottom w:val="single" w:sz="16" w:space="0" w:color="D3D3D3"/>
              <w:right w:val="single" w:sz="6" w:space="0" w:color="D3D3D3"/>
            </w:tcBorders>
          </w:tcPr>
          <w:p w14:paraId="263FA66B"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r>
      <w:tr w:rsidR="00066508" w14:paraId="7FE44F12"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Borders>
              <w:top w:val="single" w:sz="16" w:space="0" w:color="D3D3D3"/>
              <w:left w:val="single" w:sz="6" w:space="0" w:color="D3D3D3"/>
              <w:bottom w:val="single" w:sz="16" w:space="0" w:color="D3D3D3"/>
              <w:right w:val="single" w:sz="6" w:space="0" w:color="D3D3D3"/>
            </w:tcBorders>
            <w:tcMar>
              <w:top w:w="25" w:type="dxa"/>
            </w:tcMar>
          </w:tcPr>
          <w:p w14:paraId="1AB72A73" w14:textId="77777777" w:rsidR="00066508" w:rsidRDefault="00000000">
            <w:pPr>
              <w:keepNext/>
              <w:widowControl w:val="0"/>
              <w:spacing w:after="60"/>
            </w:pPr>
            <w:r>
              <w:rPr>
                <w:rFonts w:ascii="Calibri" w:hAnsi="Calibri"/>
                <w:b/>
                <w:sz w:val="20"/>
              </w:rPr>
              <w:t>Glucocorticosteroids</w:t>
            </w:r>
          </w:p>
        </w:tc>
      </w:tr>
      <w:tr w:rsidR="00066508" w14:paraId="6154AAA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4BA68CF" w14:textId="77777777" w:rsidR="00066508" w:rsidRDefault="00000000">
            <w:pPr>
              <w:keepNext/>
              <w:widowControl w:val="0"/>
              <w:spacing w:after="60"/>
            </w:pPr>
            <w:r>
              <w:rPr>
                <w:rFonts w:ascii="Calibri" w:hAnsi="Calibri"/>
                <w:sz w:val="20"/>
              </w:rPr>
              <w:t>corticosterone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2E53D665" w14:textId="77777777" w:rsidR="00066508" w:rsidRDefault="00000000">
            <w:pPr>
              <w:keepNext/>
              <w:widowControl w:val="0"/>
              <w:spacing w:after="60"/>
              <w:jc w:val="center"/>
            </w:pPr>
            <w:r>
              <w:rPr>
                <w:rFonts w:ascii="Calibri" w:hAnsi="Calibri"/>
                <w:sz w:val="20"/>
              </w:rPr>
              <w:t>0.126 (0.009, 0.243)</w:t>
            </w:r>
          </w:p>
        </w:tc>
      </w:tr>
      <w:tr w:rsidR="00066508" w14:paraId="5174B54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8236080" w14:textId="77777777" w:rsidR="00066508" w:rsidRDefault="00000000">
            <w:pPr>
              <w:keepNext/>
              <w:widowControl w:val="0"/>
              <w:spacing w:after="60"/>
            </w:pPr>
            <w:r>
              <w:rPr>
                <w:rFonts w:ascii="Calibri" w:hAnsi="Calibri"/>
                <w:sz w:val="20"/>
              </w:rPr>
              <w:t>cortisol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5039B8D5" w14:textId="77777777" w:rsidR="00066508" w:rsidRDefault="00000000">
            <w:pPr>
              <w:keepNext/>
              <w:widowControl w:val="0"/>
              <w:spacing w:after="60"/>
              <w:jc w:val="center"/>
            </w:pPr>
            <w:r>
              <w:rPr>
                <w:rFonts w:ascii="Calibri" w:hAnsi="Calibri"/>
                <w:sz w:val="20"/>
              </w:rPr>
              <w:t>0.096 (-0.045, 0.238)</w:t>
            </w:r>
          </w:p>
        </w:tc>
      </w:tr>
      <w:tr w:rsidR="00066508" w14:paraId="60209EC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5AF582" w14:textId="77777777" w:rsidR="00066508" w:rsidRDefault="00000000">
            <w:pPr>
              <w:keepNext/>
              <w:widowControl w:val="0"/>
              <w:spacing w:after="60"/>
            </w:pPr>
            <w:r>
              <w:rPr>
                <w:rFonts w:ascii="Calibri" w:hAnsi="Calibri"/>
                <w:sz w:val="20"/>
              </w:rPr>
              <w:t>cortisone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0D891CC0" w14:textId="77777777" w:rsidR="00066508" w:rsidRDefault="00000000">
            <w:pPr>
              <w:keepNext/>
              <w:widowControl w:val="0"/>
              <w:spacing w:after="60"/>
              <w:jc w:val="center"/>
            </w:pPr>
            <w:r>
              <w:rPr>
                <w:rFonts w:ascii="Calibri" w:hAnsi="Calibri"/>
                <w:sz w:val="20"/>
              </w:rPr>
              <w:t>0.14 (0.019, 0.261)</w:t>
            </w:r>
          </w:p>
        </w:tc>
      </w:tr>
      <w:tr w:rsidR="00066508" w14:paraId="461086D1"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Pr>
          <w:p w14:paraId="5E783ED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416"/>
          </w:p>
        </w:tc>
      </w:tr>
    </w:tbl>
    <w:p w14:paraId="0310D44D" w14:textId="77777777" w:rsidR="00066508" w:rsidRDefault="00000000">
      <w:bookmarkStart w:id="417" w:name="Xfe21795c12cc91b54002b32d590cceab5746351"/>
      <w:bookmarkEnd w:id="417"/>
      <w:r>
        <w:br w:type="page"/>
      </w:r>
    </w:p>
    <w:p w14:paraId="37AD2F51" w14:textId="77777777" w:rsidR="00066508" w:rsidRDefault="00000000">
      <w:pPr>
        <w:pStyle w:val="Heading1"/>
      </w:pPr>
      <w:bookmarkStart w:id="418" w:name="dag"/>
      <w:r>
        <w:lastRenderedPageBreak/>
        <w:t>8. DAG</w:t>
      </w:r>
    </w:p>
    <w:tbl>
      <w:tblPr>
        <w:tblStyle w:val="Table"/>
        <w:tblW w:w="5000" w:type="pct"/>
        <w:tblInd w:w="0" w:type="dxa"/>
        <w:tblLayout w:type="fixed"/>
        <w:tblLook w:val="0000" w:firstRow="0" w:lastRow="0" w:firstColumn="0" w:lastColumn="0" w:noHBand="0" w:noVBand="0"/>
      </w:tblPr>
      <w:tblGrid>
        <w:gridCol w:w="9576"/>
      </w:tblGrid>
      <w:tr w:rsidR="00066508" w14:paraId="57D4EF5C" w14:textId="77777777" w:rsidTr="00066508">
        <w:tc>
          <w:tcPr>
            <w:tcW w:w="9360" w:type="dxa"/>
          </w:tcPr>
          <w:p w14:paraId="09FD09C1" w14:textId="77777777" w:rsidR="00066508" w:rsidRDefault="00066508">
            <w:pPr>
              <w:jc w:val="center"/>
            </w:pPr>
            <w:bookmarkStart w:id="419" w:name="fig-dag"/>
          </w:p>
          <w:p w14:paraId="4B6BD4A1" w14:textId="77777777" w:rsidR="00066508" w:rsidRDefault="00000000">
            <w:pPr>
              <w:jc w:val="center"/>
            </w:pPr>
            <w:r>
              <w:rPr>
                <w:noProof/>
              </w:rPr>
              <w:drawing>
                <wp:inline distT="0" distB="0" distL="0" distR="0" wp14:anchorId="469B3FD0" wp14:editId="4CEBE362">
                  <wp:extent cx="3657600" cy="36576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5"/>
                          <a:stretch>
                            <a:fillRect/>
                          </a:stretch>
                        </pic:blipFill>
                        <pic:spPr bwMode="auto">
                          <a:xfrm>
                            <a:off x="0" y="0"/>
                            <a:ext cx="3657600" cy="3657600"/>
                          </a:xfrm>
                          <a:prstGeom prst="rect">
                            <a:avLst/>
                          </a:prstGeom>
                        </pic:spPr>
                      </pic:pic>
                    </a:graphicData>
                  </a:graphic>
                </wp:inline>
              </w:drawing>
            </w:r>
          </w:p>
          <w:p w14:paraId="02C90214" w14:textId="77777777" w:rsidR="00066508" w:rsidRDefault="00066508">
            <w:pPr>
              <w:jc w:val="center"/>
            </w:pPr>
          </w:p>
          <w:p w14:paraId="746167B8" w14:textId="77777777" w:rsidR="00066508" w:rsidRDefault="00000000">
            <w:pPr>
              <w:pStyle w:val="ImageCaption"/>
              <w:spacing w:before="200"/>
            </w:pPr>
            <w:r>
              <w:t xml:space="preserve">Figure 1: </w:t>
            </w:r>
            <w:r>
              <w:rPr>
                <w:b/>
                <w:bCs/>
              </w:rPr>
              <w:t>Simplified directed acyclic graph (DAG) showing endocrine disrupting chemicals (EDCs), hit reaction time standard error (HRT-SE), and the glucocorticosteroids.</w:t>
            </w:r>
            <w:bookmarkEnd w:id="418"/>
            <w:bookmarkEnd w:id="419"/>
          </w:p>
        </w:tc>
      </w:tr>
    </w:tbl>
    <w:p w14:paraId="1EEF9462" w14:textId="77777777" w:rsidR="00066508" w:rsidRDefault="00000000">
      <w:pPr>
        <w:pStyle w:val="Heading1"/>
      </w:pPr>
      <w:r>
        <w:lastRenderedPageBreak/>
        <w:t>9. Figures for main results</w:t>
      </w:r>
    </w:p>
    <w:p w14:paraId="681C4605" w14:textId="77777777" w:rsidR="00066508" w:rsidRDefault="00000000">
      <w:pPr>
        <w:pStyle w:val="Heading2"/>
      </w:pPr>
      <w:r>
        <w:t>9.1 Marginal contrasts</w:t>
      </w:r>
    </w:p>
    <w:tbl>
      <w:tblPr>
        <w:tblStyle w:val="Table"/>
        <w:tblW w:w="5000" w:type="pct"/>
        <w:tblInd w:w="0" w:type="dxa"/>
        <w:tblLayout w:type="fixed"/>
        <w:tblLook w:val="0000" w:firstRow="0" w:lastRow="0" w:firstColumn="0" w:lastColumn="0" w:noHBand="0" w:noVBand="0"/>
      </w:tblPr>
      <w:tblGrid>
        <w:gridCol w:w="9576"/>
      </w:tblGrid>
      <w:tr w:rsidR="00066508" w14:paraId="54DB02BB" w14:textId="77777777" w:rsidTr="00066508">
        <w:tc>
          <w:tcPr>
            <w:tcW w:w="9360" w:type="dxa"/>
          </w:tcPr>
          <w:p w14:paraId="1FB72687" w14:textId="77777777" w:rsidR="00066508" w:rsidRDefault="00000000">
            <w:pPr>
              <w:jc w:val="center"/>
            </w:pPr>
            <w:bookmarkStart w:id="420" w:name="fig-marginal-1"/>
            <w:r>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5943600" cy="6604000"/>
                          </a:xfrm>
                          <a:prstGeom prst="rect">
                            <a:avLst/>
                          </a:prstGeom>
                        </pic:spPr>
                      </pic:pic>
                    </a:graphicData>
                  </a:graphic>
                </wp:inline>
              </w:drawing>
            </w:r>
          </w:p>
          <w:p w14:paraId="504DD46C" w14:textId="77777777" w:rsidR="00066508" w:rsidRDefault="00000000">
            <w:pPr>
              <w:pStyle w:val="ImageCaption"/>
              <w:spacing w:before="200"/>
            </w:pPr>
            <w:r>
              <w:t xml:space="preserve">Figure 2: </w:t>
            </w:r>
            <w:r>
              <w:rPr>
                <w:b/>
                <w:bCs/>
              </w:rPr>
              <w:t xml:space="preserve">Marginal contrasts on the logarithmic scale for the effect of an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w:t>
            </w:r>
            <w:r>
              <w:lastRenderedPageBreak/>
              <w:t xml:space="preserve">represents the </w:t>
            </w:r>
            <w:r>
              <w:rPr>
                <w:iCs/>
              </w:rPr>
              <w:t>S</w:t>
            </w:r>
            <w:r>
              <w:t xml:space="preserve"> value of the effect estimate (</w:t>
            </w:r>
            <w:hyperlink w:anchor="ref-RafiGreenland:2020">
              <w:r w:rsidR="00066508">
                <w:rPr>
                  <w:rStyle w:val="Hyperlink"/>
                </w:rPr>
                <w:t>Rafi and Greenland, 2020</w:t>
              </w:r>
            </w:hyperlink>
            <w:r>
              <w:t>).</w:t>
            </w:r>
            <w:bookmarkEnd w:id="420"/>
          </w:p>
        </w:tc>
      </w:tr>
    </w:tbl>
    <w:p w14:paraId="7104B56B"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A9B6728" w14:textId="77777777" w:rsidTr="00066508">
        <w:tc>
          <w:tcPr>
            <w:tcW w:w="9360" w:type="dxa"/>
          </w:tcPr>
          <w:p w14:paraId="5CB0C2E1" w14:textId="77777777" w:rsidR="00066508" w:rsidRDefault="00000000">
            <w:pPr>
              <w:jc w:val="center"/>
            </w:pPr>
            <w:bookmarkStart w:id="421" w:name="fig-marginal-2"/>
            <w:r>
              <w:rPr>
                <w:noProof/>
              </w:rPr>
              <w:lastRenderedPageBreak/>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5943600" cy="7924800"/>
                          </a:xfrm>
                          <a:prstGeom prst="rect">
                            <a:avLst/>
                          </a:prstGeom>
                        </pic:spPr>
                      </pic:pic>
                    </a:graphicData>
                  </a:graphic>
                </wp:inline>
              </w:drawing>
            </w:r>
          </w:p>
          <w:p w14:paraId="04311912" w14:textId="77777777" w:rsidR="00066508" w:rsidRDefault="00000000">
            <w:pPr>
              <w:pStyle w:val="ImageCaption"/>
              <w:spacing w:before="200"/>
            </w:pPr>
            <w:r>
              <w:lastRenderedPageBreak/>
              <w:t xml:space="preserve">Figure 3: </w:t>
            </w:r>
            <w:r>
              <w:rPr>
                <w:b/>
                <w:bCs/>
              </w:rPr>
              <w:t xml:space="preserve">Marginal contrasts on the logarithmic scale for the effect of an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triangles, and squares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421"/>
          </w:p>
        </w:tc>
      </w:tr>
    </w:tbl>
    <w:p w14:paraId="66D15C65" w14:textId="77777777" w:rsidR="00066508" w:rsidRDefault="00066508"/>
    <w:tbl>
      <w:tblPr>
        <w:tblStyle w:val="Table"/>
        <w:tblW w:w="5000" w:type="pct"/>
        <w:tblInd w:w="0" w:type="dxa"/>
        <w:tblLayout w:type="fixed"/>
        <w:tblLook w:val="0000" w:firstRow="0" w:lastRow="0" w:firstColumn="0" w:lastColumn="0" w:noHBand="0" w:noVBand="0"/>
      </w:tblPr>
      <w:tblGrid>
        <w:gridCol w:w="9576"/>
      </w:tblGrid>
      <w:tr w:rsidR="00066508" w14:paraId="1DC3682F" w14:textId="77777777" w:rsidTr="00066508">
        <w:tc>
          <w:tcPr>
            <w:tcW w:w="9360" w:type="dxa"/>
          </w:tcPr>
          <w:p w14:paraId="08D279FE" w14:textId="77777777" w:rsidR="00066508" w:rsidRDefault="00000000">
            <w:pPr>
              <w:jc w:val="center"/>
            </w:pPr>
            <w:bookmarkStart w:id="422" w:name="fig-marginal-3"/>
            <w:r>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tretch>
                            <a:fillRect/>
                          </a:stretch>
                        </pic:blipFill>
                        <pic:spPr bwMode="auto">
                          <a:xfrm>
                            <a:off x="0" y="0"/>
                            <a:ext cx="5943600" cy="3302000"/>
                          </a:xfrm>
                          <a:prstGeom prst="rect">
                            <a:avLst/>
                          </a:prstGeom>
                        </pic:spPr>
                      </pic:pic>
                    </a:graphicData>
                  </a:graphic>
                </wp:inline>
              </w:drawing>
            </w:r>
          </w:p>
          <w:p w14:paraId="0D9EBCF3" w14:textId="77777777" w:rsidR="00066508" w:rsidRDefault="00000000">
            <w:pPr>
              <w:pStyle w:val="ImageCaption"/>
              <w:spacing w:before="200"/>
            </w:pPr>
            <w:r>
              <w:t xml:space="preserve">Figure 4: </w:t>
            </w:r>
            <w:r>
              <w:rPr>
                <w:b/>
                <w:bCs/>
              </w:rPr>
              <w:t xml:space="preserve">Marginal contrasts on the logarithmic scale for the effect of an increase from the 10th to the 90th percentile of the glucocorticosteroids on hit reaction time standard error (HRT-SE) expressed in </w:t>
            </w:r>
            <w:proofErr w:type="spellStart"/>
            <w:r>
              <w:rPr>
                <w:b/>
                <w:bCs/>
              </w:rPr>
              <w:t>ms</w:t>
            </w:r>
            <w:proofErr w:type="spellEnd"/>
            <w:r>
              <w:rPr>
                <w:b/>
                <w:bCs/>
              </w:rPr>
              <w:t xml:space="preserve">, overall and by sex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 xml:space="preserve">). Abbreviations: cortisone production (cortisone prod.); cortisol production (cortisol prod.); </w:t>
            </w:r>
            <w:proofErr w:type="spellStart"/>
            <w:r>
              <w:t>corticost</w:t>
            </w:r>
            <w:proofErr w:type="spellEnd"/>
            <w:r>
              <w:t>. prod. (corticosterone production).</w:t>
            </w:r>
            <w:bookmarkEnd w:id="422"/>
          </w:p>
        </w:tc>
      </w:tr>
    </w:tbl>
    <w:p w14:paraId="6C808580" w14:textId="77777777" w:rsidR="00066508" w:rsidRDefault="00000000">
      <w:bookmarkStart w:id="423" w:name="marginal-contrasts"/>
      <w:bookmarkEnd w:id="423"/>
      <w:r>
        <w:br w:type="page"/>
      </w:r>
    </w:p>
    <w:p w14:paraId="198E62B5" w14:textId="77777777" w:rsidR="00066508" w:rsidRDefault="00000000">
      <w:pPr>
        <w:pStyle w:val="Heading1"/>
      </w:pPr>
      <w:bookmarkStart w:id="424" w:name="supplementary-information"/>
      <w:r>
        <w:lastRenderedPageBreak/>
        <w:t>10. Supplementary information</w:t>
      </w:r>
    </w:p>
    <w:p w14:paraId="066D801E" w14:textId="77777777" w:rsidR="00066508" w:rsidRDefault="00000000">
      <w:pPr>
        <w:pStyle w:val="Heading2"/>
      </w:pPr>
      <w:bookmarkStart w:id="425" w:name="directed-acyclic-graphs"/>
      <w:r>
        <w:t>10.1 Directed Acyclic Graphs</w:t>
      </w:r>
    </w:p>
    <w:p w14:paraId="31D8A184"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5EB91BA5"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[outcome]</w:t>
      </w:r>
      <w:r>
        <w:br/>
      </w:r>
      <w:r>
        <w:rPr>
          <w:rStyle w:val="VerbatimChar"/>
        </w:rPr>
        <w:t>breastfeeding</w:t>
      </w:r>
      <w:r>
        <w:br/>
      </w:r>
      <w:proofErr w:type="spellStart"/>
      <w:r>
        <w:rPr>
          <w:rStyle w:val="VerbatimChar"/>
        </w:rPr>
        <w:t>bw</w:t>
      </w:r>
      <w:proofErr w:type="spellEnd"/>
      <w:r>
        <w:br/>
      </w:r>
      <w:proofErr w:type="spellStart"/>
      <w:r>
        <w:rPr>
          <w:rStyle w:val="VerbatimChar"/>
        </w:rPr>
        <w:lastRenderedPageBreak/>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lastRenderedPageBreak/>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lastRenderedPageBreak/>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7E6668D9"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[exposure]</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lastRenderedPageBreak/>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lastRenderedPageBreak/>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bookmarkEnd w:id="424"/>
      <w:bookmarkEnd w:id="425"/>
    </w:p>
    <w:p w14:paraId="39D139DA" w14:textId="77777777" w:rsidR="00066508" w:rsidRDefault="00000000">
      <w:pPr>
        <w:pStyle w:val="Heading1"/>
      </w:pPr>
      <w:bookmarkStart w:id="426" w:name="supplementary-tables"/>
      <w:r>
        <w:lastRenderedPageBreak/>
        <w:t>11. Supplementary tables</w:t>
      </w:r>
    </w:p>
    <w:p w14:paraId="2AA54520" w14:textId="77777777" w:rsidR="00066508" w:rsidRDefault="00000000">
      <w:pPr>
        <w:pStyle w:val="Heading2"/>
      </w:pPr>
      <w:bookmarkStart w:id="427" w:name="tables-for-descriptive-data-1"/>
      <w:r>
        <w:t>11.1 Tables for descriptive data</w:t>
      </w:r>
    </w:p>
    <w:p w14:paraId="2159A9CE" w14:textId="77777777" w:rsidR="00066508" w:rsidRDefault="00000000">
      <w:pPr>
        <w:pStyle w:val="Heading3"/>
      </w:pPr>
      <w:bookmarkStart w:id="428" w:name="X3dd11f121b94bf83edf631b791707ae3059cce5"/>
      <w:r>
        <w:t>11.1.1 Information about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61694BC1"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2658"/>
              <w:gridCol w:w="1645"/>
              <w:gridCol w:w="1660"/>
              <w:gridCol w:w="1694"/>
              <w:gridCol w:w="1687"/>
            </w:tblGrid>
            <w:tr w:rsidR="00066508" w14:paraId="30F6AFC4" w14:textId="77777777">
              <w:trPr>
                <w:cantSplit/>
                <w:tblHeader/>
                <w:jc w:val="center"/>
              </w:trPr>
              <w:tc>
                <w:tcPr>
                  <w:tcW w:w="1828" w:type="dxa"/>
                  <w:tcBorders>
                    <w:top w:val="single" w:sz="16" w:space="0" w:color="D3D3D3"/>
                    <w:left w:val="single" w:sz="6" w:space="0" w:color="D3D3D3"/>
                    <w:bottom w:val="single" w:sz="16" w:space="0" w:color="D3D3D3"/>
                  </w:tcBorders>
                </w:tcPr>
                <w:p w14:paraId="07D3FAC3" w14:textId="77777777" w:rsidR="00066508" w:rsidRDefault="00000000">
                  <w:pPr>
                    <w:keepNext/>
                    <w:widowControl w:val="0"/>
                    <w:spacing w:after="60"/>
                  </w:pPr>
                  <w:bookmarkStart w:id="429" w:name="supptbl-info-chems"/>
                  <w:r>
                    <w:rPr>
                      <w:rFonts w:ascii="Calibri" w:hAnsi="Calibri"/>
                      <w:sz w:val="20"/>
                    </w:rPr>
                    <w:t>Compound</w:t>
                  </w:r>
                </w:p>
              </w:tc>
              <w:tc>
                <w:tcPr>
                  <w:tcW w:w="1829" w:type="dxa"/>
                  <w:tcBorders>
                    <w:top w:val="single" w:sz="16" w:space="0" w:color="D3D3D3"/>
                    <w:bottom w:val="single" w:sz="16" w:space="0" w:color="D3D3D3"/>
                  </w:tcBorders>
                </w:tcPr>
                <w:p w14:paraId="6A47C3C8" w14:textId="77777777" w:rsidR="00066508" w:rsidRDefault="00000000">
                  <w:pPr>
                    <w:keepNext/>
                    <w:widowControl w:val="0"/>
                    <w:spacing w:after="60"/>
                  </w:pPr>
                  <w:r>
                    <w:rPr>
                      <w:rFonts w:ascii="Calibri" w:hAnsi="Calibri"/>
                      <w:sz w:val="20"/>
                    </w:rPr>
                    <w:t>Symbol</w:t>
                  </w:r>
                </w:p>
              </w:tc>
              <w:tc>
                <w:tcPr>
                  <w:tcW w:w="1829" w:type="dxa"/>
                  <w:tcBorders>
                    <w:top w:val="single" w:sz="16" w:space="0" w:color="D3D3D3"/>
                    <w:bottom w:val="single" w:sz="16" w:space="0" w:color="D3D3D3"/>
                  </w:tcBorders>
                </w:tcPr>
                <w:p w14:paraId="5E2ED1A8" w14:textId="77777777" w:rsidR="00066508" w:rsidRDefault="00000000">
                  <w:pPr>
                    <w:keepNext/>
                    <w:widowControl w:val="0"/>
                    <w:spacing w:after="60"/>
                  </w:pPr>
                  <w:r>
                    <w:rPr>
                      <w:rFonts w:ascii="Calibri" w:hAnsi="Calibri"/>
                      <w:sz w:val="20"/>
                    </w:rPr>
                    <w:t>Variable name</w:t>
                  </w:r>
                </w:p>
              </w:tc>
              <w:tc>
                <w:tcPr>
                  <w:tcW w:w="1829" w:type="dxa"/>
                  <w:tcBorders>
                    <w:top w:val="single" w:sz="16" w:space="0" w:color="D3D3D3"/>
                    <w:bottom w:val="single" w:sz="16" w:space="0" w:color="D3D3D3"/>
                  </w:tcBorders>
                </w:tcPr>
                <w:p w14:paraId="452DF97D" w14:textId="77777777" w:rsidR="00066508" w:rsidRDefault="00000000">
                  <w:pPr>
                    <w:keepNext/>
                    <w:widowControl w:val="0"/>
                    <w:spacing w:after="60"/>
                    <w:jc w:val="right"/>
                  </w:pPr>
                  <w:r>
                    <w:rPr>
                      <w:rFonts w:ascii="Calibri" w:hAnsi="Calibri"/>
                      <w:sz w:val="20"/>
                    </w:rPr>
                    <w:t>PubChem CID</w:t>
                  </w:r>
                </w:p>
              </w:tc>
              <w:tc>
                <w:tcPr>
                  <w:tcW w:w="1829" w:type="dxa"/>
                  <w:tcBorders>
                    <w:top w:val="single" w:sz="16" w:space="0" w:color="D3D3D3"/>
                    <w:bottom w:val="single" w:sz="16" w:space="0" w:color="D3D3D3"/>
                    <w:right w:val="single" w:sz="6" w:space="0" w:color="D3D3D3"/>
                  </w:tcBorders>
                </w:tcPr>
                <w:p w14:paraId="0FC919FD" w14:textId="77777777" w:rsidR="00066508" w:rsidRDefault="00000000">
                  <w:pPr>
                    <w:keepNext/>
                    <w:widowControl w:val="0"/>
                    <w:spacing w:after="60"/>
                  </w:pPr>
                  <w:r>
                    <w:rPr>
                      <w:rFonts w:ascii="Calibri" w:hAnsi="Calibri"/>
                      <w:sz w:val="20"/>
                    </w:rPr>
                    <w:t>Parental compound</w:t>
                  </w:r>
                </w:p>
              </w:tc>
            </w:tr>
            <w:tr w:rsidR="00066508" w14:paraId="5C76396E"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02C1B62B" w14:textId="77777777" w:rsidR="00066508" w:rsidRDefault="00000000">
                  <w:pPr>
                    <w:keepNext/>
                    <w:widowControl w:val="0"/>
                    <w:spacing w:after="60"/>
                  </w:pPr>
                  <w:r>
                    <w:rPr>
                      <w:rFonts w:ascii="Calibri" w:hAnsi="Calibri"/>
                      <w:b/>
                      <w:sz w:val="20"/>
                    </w:rPr>
                    <w:t>OP pesticide metabolites</w:t>
                  </w:r>
                </w:p>
              </w:tc>
            </w:tr>
            <w:tr w:rsidR="00066508" w14:paraId="7F4E580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861871"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9646B9C" w14:textId="77777777" w:rsidR="00066508" w:rsidRDefault="00000000">
                  <w:pPr>
                    <w:keepNext/>
                    <w:widowControl w:val="0"/>
                    <w:spacing w:after="60"/>
                  </w:pPr>
                  <w:r>
                    <w:rPr>
                      <w:rFonts w:ascii="Calibri" w:hAnsi="Calibri"/>
                      <w:sz w:val="20"/>
                    </w:rPr>
                    <w:t>DEDTP</w:t>
                  </w:r>
                </w:p>
              </w:tc>
              <w:tc>
                <w:tcPr>
                  <w:tcW w:w="1829" w:type="dxa"/>
                  <w:tcBorders>
                    <w:top w:val="single" w:sz="6" w:space="0" w:color="D3D3D3"/>
                    <w:left w:val="single" w:sz="6" w:space="0" w:color="D3D3D3"/>
                    <w:bottom w:val="single" w:sz="6" w:space="0" w:color="D3D3D3"/>
                    <w:right w:val="single" w:sz="6" w:space="0" w:color="D3D3D3"/>
                  </w:tcBorders>
                </w:tcPr>
                <w:p w14:paraId="5C81213A" w14:textId="77777777" w:rsidR="00066508" w:rsidRDefault="00000000">
                  <w:pPr>
                    <w:keepNext/>
                    <w:widowControl w:val="0"/>
                    <w:spacing w:after="60"/>
                  </w:pPr>
                  <w:proofErr w:type="spellStart"/>
                  <w:r>
                    <w:rPr>
                      <w:rFonts w:ascii="Calibri" w:hAnsi="Calibri"/>
                      <w:sz w:val="20"/>
                    </w:rPr>
                    <w:t>dedtp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0E49AF0" w14:textId="77777777" w:rsidR="00066508" w:rsidRDefault="00000000">
                  <w:pPr>
                    <w:keepNext/>
                    <w:widowControl w:val="0"/>
                    <w:spacing w:after="60"/>
                    <w:jc w:val="right"/>
                  </w:pPr>
                  <w:r>
                    <w:rPr>
                      <w:rFonts w:ascii="Calibri" w:hAnsi="Calibri"/>
                      <w:sz w:val="20"/>
                    </w:rPr>
                    <w:t>9274</w:t>
                  </w:r>
                </w:p>
              </w:tc>
              <w:tc>
                <w:tcPr>
                  <w:tcW w:w="1829" w:type="dxa"/>
                  <w:tcBorders>
                    <w:top w:val="single" w:sz="6" w:space="0" w:color="D3D3D3"/>
                    <w:left w:val="single" w:sz="6" w:space="0" w:color="D3D3D3"/>
                    <w:bottom w:val="single" w:sz="6" w:space="0" w:color="D3D3D3"/>
                    <w:right w:val="single" w:sz="6" w:space="0" w:color="D3D3D3"/>
                  </w:tcBorders>
                </w:tcPr>
                <w:p w14:paraId="3D18E678" w14:textId="77777777" w:rsidR="00066508" w:rsidRDefault="00066508">
                  <w:pPr>
                    <w:keepNext/>
                    <w:widowControl w:val="0"/>
                    <w:spacing w:after="60"/>
                  </w:pPr>
                </w:p>
              </w:tc>
            </w:tr>
            <w:tr w:rsidR="00066508" w14:paraId="56EA26C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B947EA6" w14:textId="77777777" w:rsidR="00066508" w:rsidRDefault="00000000">
                  <w:pPr>
                    <w:keepNext/>
                    <w:widowControl w:val="0"/>
                    <w:spacing w:after="60"/>
                  </w:pPr>
                  <w:r>
                    <w:rPr>
                      <w:rFonts w:ascii="Calibri" w:hAnsi="Calibri"/>
                      <w:sz w:val="20"/>
                    </w:rPr>
                    <w:t>diethyl phosphate</w:t>
                  </w:r>
                </w:p>
              </w:tc>
              <w:tc>
                <w:tcPr>
                  <w:tcW w:w="1829" w:type="dxa"/>
                  <w:tcBorders>
                    <w:top w:val="single" w:sz="6" w:space="0" w:color="D3D3D3"/>
                    <w:left w:val="single" w:sz="6" w:space="0" w:color="D3D3D3"/>
                    <w:bottom w:val="single" w:sz="6" w:space="0" w:color="D3D3D3"/>
                    <w:right w:val="single" w:sz="6" w:space="0" w:color="D3D3D3"/>
                  </w:tcBorders>
                </w:tcPr>
                <w:p w14:paraId="0ACBB2A6"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43914606"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3738251A" w14:textId="77777777" w:rsidR="00066508" w:rsidRDefault="00000000">
                  <w:pPr>
                    <w:keepNext/>
                    <w:widowControl w:val="0"/>
                    <w:spacing w:after="60"/>
                    <w:jc w:val="right"/>
                  </w:pPr>
                  <w:r>
                    <w:rPr>
                      <w:rFonts w:ascii="Calibri" w:hAnsi="Calibri"/>
                      <w:sz w:val="20"/>
                    </w:rPr>
                    <w:t>654</w:t>
                  </w:r>
                </w:p>
              </w:tc>
              <w:tc>
                <w:tcPr>
                  <w:tcW w:w="1829" w:type="dxa"/>
                  <w:tcBorders>
                    <w:top w:val="single" w:sz="6" w:space="0" w:color="D3D3D3"/>
                    <w:left w:val="single" w:sz="6" w:space="0" w:color="D3D3D3"/>
                    <w:bottom w:val="single" w:sz="6" w:space="0" w:color="D3D3D3"/>
                    <w:right w:val="single" w:sz="6" w:space="0" w:color="D3D3D3"/>
                  </w:tcBorders>
                </w:tcPr>
                <w:p w14:paraId="7FF436E0" w14:textId="77777777" w:rsidR="00066508" w:rsidRDefault="00066508">
                  <w:pPr>
                    <w:keepNext/>
                    <w:widowControl w:val="0"/>
                    <w:spacing w:after="60"/>
                  </w:pPr>
                </w:p>
              </w:tc>
            </w:tr>
            <w:tr w:rsidR="00066508" w14:paraId="4508858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FDFC191" w14:textId="77777777" w:rsidR="00066508" w:rsidRDefault="00000000">
                  <w:pPr>
                    <w:keepNext/>
                    <w:widowControl w:val="0"/>
                    <w:spacing w:after="60"/>
                  </w:pPr>
                  <w:r>
                    <w:rPr>
                      <w:rFonts w:ascii="Calibri" w:hAnsi="Calibri"/>
                      <w:sz w:val="20"/>
                    </w:rPr>
                    <w:t>diethyl thiophosphate</w:t>
                  </w:r>
                </w:p>
              </w:tc>
              <w:tc>
                <w:tcPr>
                  <w:tcW w:w="1829" w:type="dxa"/>
                  <w:tcBorders>
                    <w:top w:val="single" w:sz="6" w:space="0" w:color="D3D3D3"/>
                    <w:left w:val="single" w:sz="6" w:space="0" w:color="D3D3D3"/>
                    <w:bottom w:val="single" w:sz="6" w:space="0" w:color="D3D3D3"/>
                    <w:right w:val="single" w:sz="6" w:space="0" w:color="D3D3D3"/>
                  </w:tcBorders>
                </w:tcPr>
                <w:p w14:paraId="7611C6DE"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230721C5" w14:textId="77777777" w:rsidR="00066508" w:rsidRDefault="00000000">
                  <w:pPr>
                    <w:keepNext/>
                    <w:widowControl w:val="0"/>
                    <w:spacing w:after="60"/>
                  </w:pPr>
                  <w:proofErr w:type="spellStart"/>
                  <w:r>
                    <w:rPr>
                      <w:rFonts w:ascii="Calibri" w:hAnsi="Calibri"/>
                      <w:sz w:val="20"/>
                    </w:rPr>
                    <w:t>detp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3A7446D" w14:textId="77777777" w:rsidR="00066508" w:rsidRDefault="00000000">
                  <w:pPr>
                    <w:keepNext/>
                    <w:widowControl w:val="0"/>
                    <w:spacing w:after="60"/>
                    <w:jc w:val="right"/>
                  </w:pPr>
                  <w:r>
                    <w:rPr>
                      <w:rFonts w:ascii="Calibri" w:hAnsi="Calibri"/>
                      <w:sz w:val="20"/>
                    </w:rPr>
                    <w:t>3683036</w:t>
                  </w:r>
                </w:p>
              </w:tc>
              <w:tc>
                <w:tcPr>
                  <w:tcW w:w="1829" w:type="dxa"/>
                  <w:tcBorders>
                    <w:top w:val="single" w:sz="6" w:space="0" w:color="D3D3D3"/>
                    <w:left w:val="single" w:sz="6" w:space="0" w:color="D3D3D3"/>
                    <w:bottom w:val="single" w:sz="6" w:space="0" w:color="D3D3D3"/>
                    <w:right w:val="single" w:sz="6" w:space="0" w:color="D3D3D3"/>
                  </w:tcBorders>
                </w:tcPr>
                <w:p w14:paraId="22F8FCD7" w14:textId="77777777" w:rsidR="00066508" w:rsidRDefault="00066508">
                  <w:pPr>
                    <w:keepNext/>
                    <w:widowControl w:val="0"/>
                    <w:spacing w:after="60"/>
                  </w:pPr>
                </w:p>
              </w:tc>
            </w:tr>
            <w:tr w:rsidR="00066508" w14:paraId="1798B2B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2F708BE"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A176187" w14:textId="77777777" w:rsidR="00066508" w:rsidRDefault="00000000">
                  <w:pPr>
                    <w:keepNext/>
                    <w:widowControl w:val="0"/>
                    <w:spacing w:after="60"/>
                  </w:pPr>
                  <w:r>
                    <w:rPr>
                      <w:rFonts w:ascii="Calibri" w:hAnsi="Calibri"/>
                      <w:sz w:val="20"/>
                    </w:rPr>
                    <w:t>DMDTP</w:t>
                  </w:r>
                </w:p>
              </w:tc>
              <w:tc>
                <w:tcPr>
                  <w:tcW w:w="1829" w:type="dxa"/>
                  <w:tcBorders>
                    <w:top w:val="single" w:sz="6" w:space="0" w:color="D3D3D3"/>
                    <w:left w:val="single" w:sz="6" w:space="0" w:color="D3D3D3"/>
                    <w:bottom w:val="single" w:sz="6" w:space="0" w:color="D3D3D3"/>
                    <w:right w:val="single" w:sz="6" w:space="0" w:color="D3D3D3"/>
                  </w:tcBorders>
                </w:tcPr>
                <w:p w14:paraId="3E053F4D" w14:textId="77777777" w:rsidR="00066508" w:rsidRDefault="00000000">
                  <w:pPr>
                    <w:keepNext/>
                    <w:widowControl w:val="0"/>
                    <w:spacing w:after="60"/>
                  </w:pPr>
                  <w:proofErr w:type="spellStart"/>
                  <w:r>
                    <w:rPr>
                      <w:rFonts w:ascii="Calibri" w:hAnsi="Calibri"/>
                      <w:sz w:val="20"/>
                    </w:rPr>
                    <w:t>dmdtp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A5A3CD8" w14:textId="77777777" w:rsidR="00066508" w:rsidRDefault="00000000">
                  <w:pPr>
                    <w:keepNext/>
                    <w:widowControl w:val="0"/>
                    <w:spacing w:after="60"/>
                    <w:jc w:val="right"/>
                  </w:pPr>
                  <w:r>
                    <w:rPr>
                      <w:rFonts w:ascii="Calibri" w:hAnsi="Calibri"/>
                      <w:sz w:val="20"/>
                    </w:rPr>
                    <w:t>36158</w:t>
                  </w:r>
                </w:p>
              </w:tc>
              <w:tc>
                <w:tcPr>
                  <w:tcW w:w="1829" w:type="dxa"/>
                  <w:tcBorders>
                    <w:top w:val="single" w:sz="6" w:space="0" w:color="D3D3D3"/>
                    <w:left w:val="single" w:sz="6" w:space="0" w:color="D3D3D3"/>
                    <w:bottom w:val="single" w:sz="6" w:space="0" w:color="D3D3D3"/>
                    <w:right w:val="single" w:sz="6" w:space="0" w:color="D3D3D3"/>
                  </w:tcBorders>
                </w:tcPr>
                <w:p w14:paraId="22DD1C70" w14:textId="77777777" w:rsidR="00066508" w:rsidRDefault="00066508">
                  <w:pPr>
                    <w:keepNext/>
                    <w:widowControl w:val="0"/>
                    <w:spacing w:after="60"/>
                  </w:pPr>
                </w:p>
              </w:tc>
            </w:tr>
            <w:tr w:rsidR="00066508" w14:paraId="229D6A2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80D72B2" w14:textId="77777777" w:rsidR="00066508" w:rsidRDefault="00000000">
                  <w:pPr>
                    <w:keepNext/>
                    <w:widowControl w:val="0"/>
                    <w:spacing w:after="60"/>
                  </w:pPr>
                  <w:r>
                    <w:rPr>
                      <w:rFonts w:ascii="Calibri" w:hAnsi="Calibri"/>
                      <w:sz w:val="20"/>
                    </w:rPr>
                    <w:t>dimethyl phosphate</w:t>
                  </w:r>
                </w:p>
              </w:tc>
              <w:tc>
                <w:tcPr>
                  <w:tcW w:w="1829" w:type="dxa"/>
                  <w:tcBorders>
                    <w:top w:val="single" w:sz="6" w:space="0" w:color="D3D3D3"/>
                    <w:left w:val="single" w:sz="6" w:space="0" w:color="D3D3D3"/>
                    <w:bottom w:val="single" w:sz="6" w:space="0" w:color="D3D3D3"/>
                    <w:right w:val="single" w:sz="6" w:space="0" w:color="D3D3D3"/>
                  </w:tcBorders>
                </w:tcPr>
                <w:p w14:paraId="16F5EA70"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732F8102" w14:textId="77777777" w:rsidR="00066508" w:rsidRDefault="00000000">
                  <w:pPr>
                    <w:keepNext/>
                    <w:widowControl w:val="0"/>
                    <w:spacing w:after="60"/>
                  </w:pPr>
                  <w:proofErr w:type="spellStart"/>
                  <w:r>
                    <w:rPr>
                      <w:rFonts w:ascii="Calibri" w:hAnsi="Calibri"/>
                      <w:sz w:val="20"/>
                    </w:rPr>
                    <w:t>dmp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0751E05" w14:textId="77777777" w:rsidR="00066508" w:rsidRDefault="00000000">
                  <w:pPr>
                    <w:keepNext/>
                    <w:widowControl w:val="0"/>
                    <w:spacing w:after="60"/>
                    <w:jc w:val="right"/>
                  </w:pPr>
                  <w:r>
                    <w:rPr>
                      <w:rFonts w:ascii="Calibri" w:hAnsi="Calibri"/>
                      <w:sz w:val="20"/>
                    </w:rPr>
                    <w:t>13134</w:t>
                  </w:r>
                </w:p>
              </w:tc>
              <w:tc>
                <w:tcPr>
                  <w:tcW w:w="1829" w:type="dxa"/>
                  <w:tcBorders>
                    <w:top w:val="single" w:sz="6" w:space="0" w:color="D3D3D3"/>
                    <w:left w:val="single" w:sz="6" w:space="0" w:color="D3D3D3"/>
                    <w:bottom w:val="single" w:sz="6" w:space="0" w:color="D3D3D3"/>
                    <w:right w:val="single" w:sz="6" w:space="0" w:color="D3D3D3"/>
                  </w:tcBorders>
                </w:tcPr>
                <w:p w14:paraId="280D55B3" w14:textId="77777777" w:rsidR="00066508" w:rsidRDefault="00066508">
                  <w:pPr>
                    <w:keepNext/>
                    <w:widowControl w:val="0"/>
                    <w:spacing w:after="60"/>
                  </w:pPr>
                </w:p>
              </w:tc>
            </w:tr>
            <w:tr w:rsidR="00066508" w14:paraId="4078C75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BFD3884" w14:textId="77777777" w:rsidR="00066508" w:rsidRDefault="00000000">
                  <w:pPr>
                    <w:keepNext/>
                    <w:widowControl w:val="0"/>
                    <w:spacing w:after="60"/>
                  </w:pPr>
                  <w:r>
                    <w:rPr>
                      <w:rFonts w:ascii="Calibri" w:hAnsi="Calibri"/>
                      <w:sz w:val="20"/>
                    </w:rPr>
                    <w:t>dimethyl thiophosphate</w:t>
                  </w:r>
                </w:p>
              </w:tc>
              <w:tc>
                <w:tcPr>
                  <w:tcW w:w="1829" w:type="dxa"/>
                  <w:tcBorders>
                    <w:top w:val="single" w:sz="6" w:space="0" w:color="D3D3D3"/>
                    <w:left w:val="single" w:sz="6" w:space="0" w:color="D3D3D3"/>
                    <w:bottom w:val="single" w:sz="6" w:space="0" w:color="D3D3D3"/>
                    <w:right w:val="single" w:sz="6" w:space="0" w:color="D3D3D3"/>
                  </w:tcBorders>
                </w:tcPr>
                <w:p w14:paraId="0C6DC47C"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6A177E6E" w14:textId="77777777" w:rsidR="00066508" w:rsidRDefault="00000000">
                  <w:pPr>
                    <w:keepNext/>
                    <w:widowControl w:val="0"/>
                    <w:spacing w:after="60"/>
                  </w:pPr>
                  <w:proofErr w:type="spellStart"/>
                  <w:r>
                    <w:rPr>
                      <w:rFonts w:ascii="Calibri" w:hAnsi="Calibri"/>
                      <w:sz w:val="20"/>
                    </w:rPr>
                    <w:t>dmtp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25A3F0E" w14:textId="77777777" w:rsidR="00066508" w:rsidRDefault="00000000">
                  <w:pPr>
                    <w:keepNext/>
                    <w:widowControl w:val="0"/>
                    <w:spacing w:after="60"/>
                    <w:jc w:val="right"/>
                  </w:pPr>
                  <w:r>
                    <w:rPr>
                      <w:rFonts w:ascii="Calibri" w:hAnsi="Calibri"/>
                      <w:sz w:val="20"/>
                    </w:rPr>
                    <w:t>168140</w:t>
                  </w:r>
                </w:p>
              </w:tc>
              <w:tc>
                <w:tcPr>
                  <w:tcW w:w="1829" w:type="dxa"/>
                  <w:tcBorders>
                    <w:top w:val="single" w:sz="6" w:space="0" w:color="D3D3D3"/>
                    <w:left w:val="single" w:sz="6" w:space="0" w:color="D3D3D3"/>
                    <w:bottom w:val="single" w:sz="6" w:space="0" w:color="D3D3D3"/>
                    <w:right w:val="single" w:sz="6" w:space="0" w:color="D3D3D3"/>
                  </w:tcBorders>
                </w:tcPr>
                <w:p w14:paraId="7B31CC55" w14:textId="77777777" w:rsidR="00066508" w:rsidRDefault="00066508">
                  <w:pPr>
                    <w:keepNext/>
                    <w:widowControl w:val="0"/>
                    <w:spacing w:after="60"/>
                  </w:pPr>
                </w:p>
              </w:tc>
            </w:tr>
            <w:tr w:rsidR="00066508" w14:paraId="75767746"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74838AF3" w14:textId="77777777" w:rsidR="00066508" w:rsidRDefault="00000000">
                  <w:pPr>
                    <w:keepNext/>
                    <w:widowControl w:val="0"/>
                    <w:spacing w:after="60"/>
                  </w:pPr>
                  <w:r>
                    <w:rPr>
                      <w:rFonts w:ascii="Calibri" w:hAnsi="Calibri"/>
                      <w:b/>
                      <w:sz w:val="20"/>
                    </w:rPr>
                    <w:t>Phenols</w:t>
                  </w:r>
                </w:p>
              </w:tc>
            </w:tr>
            <w:tr w:rsidR="00066508" w14:paraId="6D221BE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CCAA0F4" w14:textId="77777777" w:rsidR="00066508" w:rsidRDefault="00000000">
                  <w:pPr>
                    <w:keepNext/>
                    <w:widowControl w:val="0"/>
                    <w:spacing w:after="60"/>
                  </w:pPr>
                  <w:r>
                    <w:rPr>
                      <w:rFonts w:ascii="Calibri" w:hAnsi="Calibri"/>
                      <w:sz w:val="20"/>
                    </w:rPr>
                    <w:t>bisphenol A</w:t>
                  </w:r>
                </w:p>
              </w:tc>
              <w:tc>
                <w:tcPr>
                  <w:tcW w:w="1829" w:type="dxa"/>
                  <w:tcBorders>
                    <w:top w:val="single" w:sz="6" w:space="0" w:color="D3D3D3"/>
                    <w:left w:val="single" w:sz="6" w:space="0" w:color="D3D3D3"/>
                    <w:bottom w:val="single" w:sz="6" w:space="0" w:color="D3D3D3"/>
                    <w:right w:val="single" w:sz="6" w:space="0" w:color="D3D3D3"/>
                  </w:tcBorders>
                </w:tcPr>
                <w:p w14:paraId="648D9977"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2745487E" w14:textId="77777777" w:rsidR="00066508" w:rsidRDefault="00000000">
                  <w:pPr>
                    <w:keepNext/>
                    <w:widowControl w:val="0"/>
                    <w:spacing w:after="60"/>
                  </w:pPr>
                  <w:proofErr w:type="spellStart"/>
                  <w:r>
                    <w:rPr>
                      <w:rFonts w:ascii="Calibri" w:hAnsi="Calibri"/>
                      <w:sz w:val="20"/>
                    </w:rPr>
                    <w:t>bpa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7FAD095" w14:textId="77777777" w:rsidR="00066508" w:rsidRDefault="00000000">
                  <w:pPr>
                    <w:keepNext/>
                    <w:widowControl w:val="0"/>
                    <w:spacing w:after="60"/>
                    <w:jc w:val="right"/>
                  </w:pPr>
                  <w:r>
                    <w:rPr>
                      <w:rFonts w:ascii="Calibri" w:hAnsi="Calibri"/>
                      <w:sz w:val="20"/>
                    </w:rPr>
                    <w:t>6623</w:t>
                  </w:r>
                </w:p>
              </w:tc>
              <w:tc>
                <w:tcPr>
                  <w:tcW w:w="1829" w:type="dxa"/>
                  <w:tcBorders>
                    <w:top w:val="single" w:sz="6" w:space="0" w:color="D3D3D3"/>
                    <w:left w:val="single" w:sz="6" w:space="0" w:color="D3D3D3"/>
                    <w:bottom w:val="single" w:sz="6" w:space="0" w:color="D3D3D3"/>
                    <w:right w:val="single" w:sz="6" w:space="0" w:color="D3D3D3"/>
                  </w:tcBorders>
                </w:tcPr>
                <w:p w14:paraId="5C20B08E" w14:textId="77777777" w:rsidR="00066508" w:rsidRDefault="00066508">
                  <w:pPr>
                    <w:keepNext/>
                    <w:widowControl w:val="0"/>
                    <w:spacing w:after="60"/>
                  </w:pPr>
                </w:p>
              </w:tc>
            </w:tr>
            <w:tr w:rsidR="00066508" w14:paraId="3B49618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095C22A" w14:textId="77777777" w:rsidR="00066508" w:rsidRDefault="00000000">
                  <w:pPr>
                    <w:keepNext/>
                    <w:widowControl w:val="0"/>
                    <w:spacing w:after="60"/>
                  </w:pPr>
                  <w:r>
                    <w:rPr>
                      <w:rFonts w:ascii="Calibri" w:hAnsi="Calibri"/>
                      <w:sz w:val="20"/>
                    </w:rPr>
                    <w:t>n</w:t>
                  </w:r>
                  <w:r>
                    <w:rPr>
                      <w:rFonts w:ascii="Calibri" w:hAnsi="Calibri"/>
                      <w:sz w:val="20"/>
                    </w:rPr>
                    <w:noBreakHyphen/>
                    <w:t>butyl</w:t>
                  </w:r>
                  <w:r>
                    <w:rPr>
                      <w:rFonts w:ascii="Calibri" w:hAnsi="Calibri"/>
                      <w:sz w:val="20"/>
                    </w:rPr>
                    <w:noBreakHyphen/>
                    <w:t>paraben</w:t>
                  </w:r>
                </w:p>
              </w:tc>
              <w:tc>
                <w:tcPr>
                  <w:tcW w:w="1829" w:type="dxa"/>
                  <w:tcBorders>
                    <w:top w:val="single" w:sz="6" w:space="0" w:color="D3D3D3"/>
                    <w:left w:val="single" w:sz="6" w:space="0" w:color="D3D3D3"/>
                    <w:bottom w:val="single" w:sz="6" w:space="0" w:color="D3D3D3"/>
                    <w:right w:val="single" w:sz="6" w:space="0" w:color="D3D3D3"/>
                  </w:tcBorders>
                </w:tcPr>
                <w:p w14:paraId="1C469D27"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5C07971D" w14:textId="77777777" w:rsidR="00066508" w:rsidRDefault="00000000">
                  <w:pPr>
                    <w:keepNext/>
                    <w:widowControl w:val="0"/>
                    <w:spacing w:after="60"/>
                  </w:pPr>
                  <w:proofErr w:type="spellStart"/>
                  <w:r>
                    <w:rPr>
                      <w:rFonts w:ascii="Calibri" w:hAnsi="Calibri"/>
                      <w:sz w:val="20"/>
                    </w:rPr>
                    <w:t>bupa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A3D2B59" w14:textId="77777777" w:rsidR="00066508" w:rsidRDefault="00000000">
                  <w:pPr>
                    <w:keepNext/>
                    <w:widowControl w:val="0"/>
                    <w:spacing w:after="60"/>
                    <w:jc w:val="right"/>
                  </w:pPr>
                  <w:r>
                    <w:rPr>
                      <w:rFonts w:ascii="Calibri" w:hAnsi="Calibri"/>
                      <w:sz w:val="20"/>
                    </w:rPr>
                    <w:t>7184</w:t>
                  </w:r>
                </w:p>
              </w:tc>
              <w:tc>
                <w:tcPr>
                  <w:tcW w:w="1829" w:type="dxa"/>
                  <w:tcBorders>
                    <w:top w:val="single" w:sz="6" w:space="0" w:color="D3D3D3"/>
                    <w:left w:val="single" w:sz="6" w:space="0" w:color="D3D3D3"/>
                    <w:bottom w:val="single" w:sz="6" w:space="0" w:color="D3D3D3"/>
                    <w:right w:val="single" w:sz="6" w:space="0" w:color="D3D3D3"/>
                  </w:tcBorders>
                </w:tcPr>
                <w:p w14:paraId="07B4B9D2" w14:textId="77777777" w:rsidR="00066508" w:rsidRDefault="00066508">
                  <w:pPr>
                    <w:keepNext/>
                    <w:widowControl w:val="0"/>
                    <w:spacing w:after="60"/>
                  </w:pPr>
                </w:p>
              </w:tc>
            </w:tr>
            <w:tr w:rsidR="00066508" w14:paraId="59403CEE"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92ECF96" w14:textId="77777777" w:rsidR="00066508" w:rsidRDefault="00000000">
                  <w:pPr>
                    <w:keepNext/>
                    <w:widowControl w:val="0"/>
                    <w:spacing w:after="60"/>
                  </w:pPr>
                  <w:r>
                    <w:rPr>
                      <w:rFonts w:ascii="Calibri" w:hAnsi="Calibri"/>
                      <w:sz w:val="20"/>
                    </w:rPr>
                    <w:t>ethyl-paraben</w:t>
                  </w:r>
                </w:p>
              </w:tc>
              <w:tc>
                <w:tcPr>
                  <w:tcW w:w="1829" w:type="dxa"/>
                  <w:tcBorders>
                    <w:top w:val="single" w:sz="6" w:space="0" w:color="D3D3D3"/>
                    <w:left w:val="single" w:sz="6" w:space="0" w:color="D3D3D3"/>
                    <w:bottom w:val="single" w:sz="6" w:space="0" w:color="D3D3D3"/>
                    <w:right w:val="single" w:sz="6" w:space="0" w:color="D3D3D3"/>
                  </w:tcBorders>
                </w:tcPr>
                <w:p w14:paraId="63DE5DAB"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64BC6174" w14:textId="77777777" w:rsidR="00066508" w:rsidRDefault="00000000">
                  <w:pPr>
                    <w:keepNext/>
                    <w:widowControl w:val="0"/>
                    <w:spacing w:after="60"/>
                  </w:pPr>
                  <w:proofErr w:type="spellStart"/>
                  <w:r>
                    <w:rPr>
                      <w:rFonts w:ascii="Calibri" w:hAnsi="Calibri"/>
                      <w:sz w:val="20"/>
                    </w:rPr>
                    <w:t>etpa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9F39468" w14:textId="77777777" w:rsidR="00066508" w:rsidRDefault="00000000">
                  <w:pPr>
                    <w:keepNext/>
                    <w:widowControl w:val="0"/>
                    <w:spacing w:after="60"/>
                    <w:jc w:val="right"/>
                  </w:pPr>
                  <w:r>
                    <w:rPr>
                      <w:rFonts w:ascii="Calibri" w:hAnsi="Calibri"/>
                      <w:sz w:val="20"/>
                    </w:rPr>
                    <w:t>8434</w:t>
                  </w:r>
                </w:p>
              </w:tc>
              <w:tc>
                <w:tcPr>
                  <w:tcW w:w="1829" w:type="dxa"/>
                  <w:tcBorders>
                    <w:top w:val="single" w:sz="6" w:space="0" w:color="D3D3D3"/>
                    <w:left w:val="single" w:sz="6" w:space="0" w:color="D3D3D3"/>
                    <w:bottom w:val="single" w:sz="6" w:space="0" w:color="D3D3D3"/>
                    <w:right w:val="single" w:sz="6" w:space="0" w:color="D3D3D3"/>
                  </w:tcBorders>
                </w:tcPr>
                <w:p w14:paraId="00911787" w14:textId="77777777" w:rsidR="00066508" w:rsidRDefault="00066508">
                  <w:pPr>
                    <w:keepNext/>
                    <w:widowControl w:val="0"/>
                    <w:spacing w:after="60"/>
                  </w:pPr>
                </w:p>
              </w:tc>
            </w:tr>
            <w:tr w:rsidR="00066508" w14:paraId="6BBB2D8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06E5AB8" w14:textId="77777777" w:rsidR="00066508" w:rsidRDefault="00000000">
                  <w:pPr>
                    <w:keepNext/>
                    <w:widowControl w:val="0"/>
                    <w:spacing w:after="60"/>
                  </w:pPr>
                  <w:r>
                    <w:rPr>
                      <w:rFonts w:ascii="Calibri" w:hAnsi="Calibri"/>
                      <w:sz w:val="20"/>
                    </w:rPr>
                    <w:t>methyl-paraben</w:t>
                  </w:r>
                </w:p>
              </w:tc>
              <w:tc>
                <w:tcPr>
                  <w:tcW w:w="1829" w:type="dxa"/>
                  <w:tcBorders>
                    <w:top w:val="single" w:sz="6" w:space="0" w:color="D3D3D3"/>
                    <w:left w:val="single" w:sz="6" w:space="0" w:color="D3D3D3"/>
                    <w:bottom w:val="single" w:sz="6" w:space="0" w:color="D3D3D3"/>
                    <w:right w:val="single" w:sz="6" w:space="0" w:color="D3D3D3"/>
                  </w:tcBorders>
                </w:tcPr>
                <w:p w14:paraId="749B0521"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7A20BD58" w14:textId="77777777" w:rsidR="00066508" w:rsidRDefault="00000000">
                  <w:pPr>
                    <w:keepNext/>
                    <w:widowControl w:val="0"/>
                    <w:spacing w:after="60"/>
                  </w:pPr>
                  <w:proofErr w:type="spellStart"/>
                  <w:r>
                    <w:rPr>
                      <w:rFonts w:ascii="Calibri" w:hAnsi="Calibri"/>
                      <w:sz w:val="20"/>
                    </w:rPr>
                    <w:t>mepa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50CCAA2" w14:textId="77777777" w:rsidR="00066508" w:rsidRDefault="00000000">
                  <w:pPr>
                    <w:keepNext/>
                    <w:widowControl w:val="0"/>
                    <w:spacing w:after="60"/>
                    <w:jc w:val="right"/>
                  </w:pPr>
                  <w:r>
                    <w:rPr>
                      <w:rFonts w:ascii="Calibri" w:hAnsi="Calibri"/>
                      <w:sz w:val="20"/>
                    </w:rPr>
                    <w:t>7456</w:t>
                  </w:r>
                </w:p>
              </w:tc>
              <w:tc>
                <w:tcPr>
                  <w:tcW w:w="1829" w:type="dxa"/>
                  <w:tcBorders>
                    <w:top w:val="single" w:sz="6" w:space="0" w:color="D3D3D3"/>
                    <w:left w:val="single" w:sz="6" w:space="0" w:color="D3D3D3"/>
                    <w:bottom w:val="single" w:sz="6" w:space="0" w:color="D3D3D3"/>
                    <w:right w:val="single" w:sz="6" w:space="0" w:color="D3D3D3"/>
                  </w:tcBorders>
                </w:tcPr>
                <w:p w14:paraId="66C697D1" w14:textId="77777777" w:rsidR="00066508" w:rsidRDefault="00066508">
                  <w:pPr>
                    <w:keepNext/>
                    <w:widowControl w:val="0"/>
                    <w:spacing w:after="60"/>
                  </w:pPr>
                </w:p>
              </w:tc>
            </w:tr>
            <w:tr w:rsidR="00066508" w14:paraId="71F5B87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CD7C04" w14:textId="77777777" w:rsidR="00066508" w:rsidRDefault="00000000">
                  <w:pPr>
                    <w:keepNext/>
                    <w:widowControl w:val="0"/>
                    <w:spacing w:after="60"/>
                  </w:pPr>
                  <w:r>
                    <w:rPr>
                      <w:rFonts w:ascii="Calibri" w:hAnsi="Calibri"/>
                      <w:sz w:val="20"/>
                    </w:rPr>
                    <w:t>oxybenzone</w:t>
                  </w:r>
                </w:p>
              </w:tc>
              <w:tc>
                <w:tcPr>
                  <w:tcW w:w="1829" w:type="dxa"/>
                  <w:tcBorders>
                    <w:top w:val="single" w:sz="6" w:space="0" w:color="D3D3D3"/>
                    <w:left w:val="single" w:sz="6" w:space="0" w:color="D3D3D3"/>
                    <w:bottom w:val="single" w:sz="6" w:space="0" w:color="D3D3D3"/>
                    <w:right w:val="single" w:sz="6" w:space="0" w:color="D3D3D3"/>
                  </w:tcBorders>
                </w:tcPr>
                <w:p w14:paraId="141B6A51"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7ACA5620" w14:textId="77777777" w:rsidR="00066508" w:rsidRDefault="00000000">
                  <w:pPr>
                    <w:keepNext/>
                    <w:widowControl w:val="0"/>
                    <w:spacing w:after="60"/>
                  </w:pPr>
                  <w:proofErr w:type="spellStart"/>
                  <w:r>
                    <w:rPr>
                      <w:rFonts w:ascii="Calibri" w:hAnsi="Calibri"/>
                      <w:sz w:val="20"/>
                    </w:rPr>
                    <w:t>oxbe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F570C60" w14:textId="77777777" w:rsidR="00066508" w:rsidRDefault="00000000">
                  <w:pPr>
                    <w:keepNext/>
                    <w:widowControl w:val="0"/>
                    <w:spacing w:after="60"/>
                    <w:jc w:val="right"/>
                  </w:pPr>
                  <w:r>
                    <w:rPr>
                      <w:rFonts w:ascii="Calibri" w:hAnsi="Calibri"/>
                      <w:sz w:val="20"/>
                    </w:rPr>
                    <w:t>4632</w:t>
                  </w:r>
                </w:p>
              </w:tc>
              <w:tc>
                <w:tcPr>
                  <w:tcW w:w="1829" w:type="dxa"/>
                  <w:tcBorders>
                    <w:top w:val="single" w:sz="6" w:space="0" w:color="D3D3D3"/>
                    <w:left w:val="single" w:sz="6" w:space="0" w:color="D3D3D3"/>
                    <w:bottom w:val="single" w:sz="6" w:space="0" w:color="D3D3D3"/>
                    <w:right w:val="single" w:sz="6" w:space="0" w:color="D3D3D3"/>
                  </w:tcBorders>
                </w:tcPr>
                <w:p w14:paraId="0982975E" w14:textId="77777777" w:rsidR="00066508" w:rsidRDefault="00066508">
                  <w:pPr>
                    <w:keepNext/>
                    <w:widowControl w:val="0"/>
                    <w:spacing w:after="60"/>
                  </w:pPr>
                </w:p>
              </w:tc>
            </w:tr>
            <w:tr w:rsidR="00066508" w14:paraId="5C1A2C5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AB31D86" w14:textId="77777777" w:rsidR="00066508" w:rsidRDefault="00000000">
                  <w:pPr>
                    <w:keepNext/>
                    <w:widowControl w:val="0"/>
                    <w:spacing w:after="60"/>
                  </w:pPr>
                  <w:r>
                    <w:rPr>
                      <w:rFonts w:ascii="Calibri" w:hAnsi="Calibri"/>
                      <w:sz w:val="20"/>
                    </w:rPr>
                    <w:t>propyl-paraben</w:t>
                  </w:r>
                </w:p>
              </w:tc>
              <w:tc>
                <w:tcPr>
                  <w:tcW w:w="1829" w:type="dxa"/>
                  <w:tcBorders>
                    <w:top w:val="single" w:sz="6" w:space="0" w:color="D3D3D3"/>
                    <w:left w:val="single" w:sz="6" w:space="0" w:color="D3D3D3"/>
                    <w:bottom w:val="single" w:sz="6" w:space="0" w:color="D3D3D3"/>
                    <w:right w:val="single" w:sz="6" w:space="0" w:color="D3D3D3"/>
                  </w:tcBorders>
                </w:tcPr>
                <w:p w14:paraId="44808B99"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12785868" w14:textId="77777777" w:rsidR="00066508" w:rsidRDefault="00000000">
                  <w:pPr>
                    <w:keepNext/>
                    <w:widowControl w:val="0"/>
                    <w:spacing w:after="60"/>
                  </w:pPr>
                  <w:proofErr w:type="spellStart"/>
                  <w:r>
                    <w:rPr>
                      <w:rFonts w:ascii="Calibri" w:hAnsi="Calibri"/>
                      <w:sz w:val="20"/>
                    </w:rPr>
                    <w:t>prpa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DE44FDF" w14:textId="77777777" w:rsidR="00066508" w:rsidRDefault="00000000">
                  <w:pPr>
                    <w:keepNext/>
                    <w:widowControl w:val="0"/>
                    <w:spacing w:after="60"/>
                    <w:jc w:val="right"/>
                  </w:pPr>
                  <w:r>
                    <w:rPr>
                      <w:rFonts w:ascii="Calibri" w:hAnsi="Calibri"/>
                      <w:sz w:val="20"/>
                    </w:rPr>
                    <w:t>7175</w:t>
                  </w:r>
                </w:p>
              </w:tc>
              <w:tc>
                <w:tcPr>
                  <w:tcW w:w="1829" w:type="dxa"/>
                  <w:tcBorders>
                    <w:top w:val="single" w:sz="6" w:space="0" w:color="D3D3D3"/>
                    <w:left w:val="single" w:sz="6" w:space="0" w:color="D3D3D3"/>
                    <w:bottom w:val="single" w:sz="6" w:space="0" w:color="D3D3D3"/>
                    <w:right w:val="single" w:sz="6" w:space="0" w:color="D3D3D3"/>
                  </w:tcBorders>
                </w:tcPr>
                <w:p w14:paraId="2AD8D96E" w14:textId="77777777" w:rsidR="00066508" w:rsidRDefault="00066508">
                  <w:pPr>
                    <w:keepNext/>
                    <w:widowControl w:val="0"/>
                    <w:spacing w:after="60"/>
                  </w:pPr>
                </w:p>
              </w:tc>
            </w:tr>
            <w:tr w:rsidR="00066508" w14:paraId="0CA2F36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325296D" w14:textId="77777777" w:rsidR="00066508" w:rsidRDefault="00000000">
                  <w:pPr>
                    <w:keepNext/>
                    <w:widowControl w:val="0"/>
                    <w:spacing w:after="60"/>
                  </w:pPr>
                  <w:r>
                    <w:rPr>
                      <w:rFonts w:ascii="Calibri" w:hAnsi="Calibri"/>
                      <w:sz w:val="20"/>
                    </w:rPr>
                    <w:t>triclosan</w:t>
                  </w:r>
                </w:p>
              </w:tc>
              <w:tc>
                <w:tcPr>
                  <w:tcW w:w="1829" w:type="dxa"/>
                  <w:tcBorders>
                    <w:top w:val="single" w:sz="6" w:space="0" w:color="D3D3D3"/>
                    <w:left w:val="single" w:sz="6" w:space="0" w:color="D3D3D3"/>
                    <w:bottom w:val="single" w:sz="6" w:space="0" w:color="D3D3D3"/>
                    <w:right w:val="single" w:sz="6" w:space="0" w:color="D3D3D3"/>
                  </w:tcBorders>
                </w:tcPr>
                <w:p w14:paraId="73B33088"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3C59CDDD" w14:textId="77777777" w:rsidR="00066508" w:rsidRDefault="00000000">
                  <w:pPr>
                    <w:keepNext/>
                    <w:widowControl w:val="0"/>
                    <w:spacing w:after="60"/>
                  </w:pPr>
                  <w:proofErr w:type="spellStart"/>
                  <w:r>
                    <w:rPr>
                      <w:rFonts w:ascii="Calibri" w:hAnsi="Calibri"/>
                      <w:sz w:val="20"/>
                    </w:rPr>
                    <w:t>trcs</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C3B65E2" w14:textId="77777777" w:rsidR="00066508" w:rsidRDefault="00000000">
                  <w:pPr>
                    <w:keepNext/>
                    <w:widowControl w:val="0"/>
                    <w:spacing w:after="60"/>
                    <w:jc w:val="right"/>
                  </w:pPr>
                  <w:r>
                    <w:rPr>
                      <w:rFonts w:ascii="Calibri" w:hAnsi="Calibri"/>
                      <w:sz w:val="20"/>
                    </w:rPr>
                    <w:t>5564</w:t>
                  </w:r>
                </w:p>
              </w:tc>
              <w:tc>
                <w:tcPr>
                  <w:tcW w:w="1829" w:type="dxa"/>
                  <w:tcBorders>
                    <w:top w:val="single" w:sz="6" w:space="0" w:color="D3D3D3"/>
                    <w:left w:val="single" w:sz="6" w:space="0" w:color="D3D3D3"/>
                    <w:bottom w:val="single" w:sz="6" w:space="0" w:color="D3D3D3"/>
                    <w:right w:val="single" w:sz="6" w:space="0" w:color="D3D3D3"/>
                  </w:tcBorders>
                </w:tcPr>
                <w:p w14:paraId="6DC07DB1" w14:textId="77777777" w:rsidR="00066508" w:rsidRDefault="00066508">
                  <w:pPr>
                    <w:keepNext/>
                    <w:widowControl w:val="0"/>
                    <w:spacing w:after="60"/>
                  </w:pPr>
                </w:p>
              </w:tc>
            </w:tr>
            <w:tr w:rsidR="00066508" w14:paraId="29243859"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626072E2" w14:textId="77777777" w:rsidR="00066508" w:rsidRDefault="00000000">
                  <w:pPr>
                    <w:keepNext/>
                    <w:widowControl w:val="0"/>
                    <w:spacing w:after="60"/>
                  </w:pPr>
                  <w:r>
                    <w:rPr>
                      <w:rFonts w:ascii="Calibri" w:hAnsi="Calibri"/>
                      <w:b/>
                      <w:sz w:val="20"/>
                    </w:rPr>
                    <w:t>Phthalate metabolites</w:t>
                  </w:r>
                </w:p>
              </w:tc>
            </w:tr>
            <w:tr w:rsidR="00066508" w14:paraId="7B5F96F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D92658D" w14:textId="77777777" w:rsidR="00066508" w:rsidRDefault="00000000">
                  <w:pPr>
                    <w:keepNext/>
                    <w:widowControl w:val="0"/>
                    <w:spacing w:after="60"/>
                  </w:pPr>
                  <w:r>
                    <w:rPr>
                      <w:rFonts w:ascii="Calibri" w:hAnsi="Calibri"/>
                      <w:sz w:val="20"/>
                    </w:rPr>
                    <w:t>mono benzyl phthalate</w:t>
                  </w:r>
                </w:p>
              </w:tc>
              <w:tc>
                <w:tcPr>
                  <w:tcW w:w="1829" w:type="dxa"/>
                  <w:tcBorders>
                    <w:top w:val="single" w:sz="6" w:space="0" w:color="D3D3D3"/>
                    <w:left w:val="single" w:sz="6" w:space="0" w:color="D3D3D3"/>
                    <w:bottom w:val="single" w:sz="6" w:space="0" w:color="D3D3D3"/>
                    <w:right w:val="single" w:sz="6" w:space="0" w:color="D3D3D3"/>
                  </w:tcBorders>
                </w:tcPr>
                <w:p w14:paraId="244ECD6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E2AD9EE"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CF786C8" w14:textId="77777777" w:rsidR="00066508" w:rsidRDefault="00000000">
                  <w:pPr>
                    <w:keepNext/>
                    <w:widowControl w:val="0"/>
                    <w:spacing w:after="60"/>
                    <w:jc w:val="right"/>
                  </w:pPr>
                  <w:r>
                    <w:rPr>
                      <w:rFonts w:ascii="Calibri" w:hAnsi="Calibri"/>
                      <w:sz w:val="20"/>
                    </w:rPr>
                    <w:t>31736</w:t>
                  </w:r>
                </w:p>
              </w:tc>
              <w:tc>
                <w:tcPr>
                  <w:tcW w:w="1829" w:type="dxa"/>
                  <w:tcBorders>
                    <w:top w:val="single" w:sz="6" w:space="0" w:color="D3D3D3"/>
                    <w:left w:val="single" w:sz="6" w:space="0" w:color="D3D3D3"/>
                    <w:bottom w:val="single" w:sz="6" w:space="0" w:color="D3D3D3"/>
                    <w:right w:val="single" w:sz="6" w:space="0" w:color="D3D3D3"/>
                  </w:tcBorders>
                </w:tcPr>
                <w:p w14:paraId="4EFA8225" w14:textId="77777777" w:rsidR="00066508" w:rsidRDefault="00000000">
                  <w:pPr>
                    <w:keepNext/>
                    <w:widowControl w:val="0"/>
                    <w:spacing w:after="60"/>
                  </w:pPr>
                  <w:proofErr w:type="spellStart"/>
                  <w:r>
                    <w:rPr>
                      <w:rFonts w:ascii="Calibri" w:hAnsi="Calibri"/>
                      <w:sz w:val="20"/>
                    </w:rPr>
                    <w:t>BBzP</w:t>
                  </w:r>
                  <w:proofErr w:type="spellEnd"/>
                </w:p>
              </w:tc>
            </w:tr>
            <w:tr w:rsidR="00066508" w14:paraId="329D9C8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2F4D30"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 5</w:t>
                  </w:r>
                  <w:r>
                    <w:rPr>
                      <w:rFonts w:ascii="Calibri" w:hAnsi="Calibri"/>
                      <w:sz w:val="20"/>
                    </w:rPr>
                    <w:noBreakHyphen/>
                    <w:t>carboxypentyl phthalate</w:t>
                  </w:r>
                </w:p>
              </w:tc>
              <w:tc>
                <w:tcPr>
                  <w:tcW w:w="1829" w:type="dxa"/>
                  <w:tcBorders>
                    <w:top w:val="single" w:sz="6" w:space="0" w:color="D3D3D3"/>
                    <w:left w:val="single" w:sz="6" w:space="0" w:color="D3D3D3"/>
                    <w:bottom w:val="single" w:sz="6" w:space="0" w:color="D3D3D3"/>
                    <w:right w:val="single" w:sz="6" w:space="0" w:color="D3D3D3"/>
                  </w:tcBorders>
                </w:tcPr>
                <w:p w14:paraId="3AB0DA9E"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2DBFB15F" w14:textId="77777777" w:rsidR="00066508" w:rsidRDefault="00000000">
                  <w:pPr>
                    <w:keepNext/>
                    <w:widowControl w:val="0"/>
                    <w:spacing w:after="60"/>
                  </w:pPr>
                  <w:proofErr w:type="spellStart"/>
                  <w:r>
                    <w:rPr>
                      <w:rFonts w:ascii="Calibri" w:hAnsi="Calibri"/>
                      <w:sz w:val="20"/>
                    </w:rPr>
                    <w:t>mecpp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E04586A" w14:textId="77777777" w:rsidR="00066508" w:rsidRDefault="00000000">
                  <w:pPr>
                    <w:keepNext/>
                    <w:widowControl w:val="0"/>
                    <w:spacing w:after="60"/>
                    <w:jc w:val="right"/>
                  </w:pPr>
                  <w:r>
                    <w:rPr>
                      <w:rFonts w:ascii="Calibri" w:hAnsi="Calibri"/>
                      <w:sz w:val="20"/>
                    </w:rPr>
                    <w:t>148386</w:t>
                  </w:r>
                </w:p>
              </w:tc>
              <w:tc>
                <w:tcPr>
                  <w:tcW w:w="1829" w:type="dxa"/>
                  <w:tcBorders>
                    <w:top w:val="single" w:sz="6" w:space="0" w:color="D3D3D3"/>
                    <w:left w:val="single" w:sz="6" w:space="0" w:color="D3D3D3"/>
                    <w:bottom w:val="single" w:sz="6" w:space="0" w:color="D3D3D3"/>
                    <w:right w:val="single" w:sz="6" w:space="0" w:color="D3D3D3"/>
                  </w:tcBorders>
                </w:tcPr>
                <w:p w14:paraId="77C0983F" w14:textId="77777777" w:rsidR="00066508" w:rsidRDefault="00000000">
                  <w:pPr>
                    <w:keepNext/>
                    <w:widowControl w:val="0"/>
                    <w:spacing w:after="60"/>
                  </w:pPr>
                  <w:r>
                    <w:rPr>
                      <w:rFonts w:ascii="Calibri" w:hAnsi="Calibri"/>
                      <w:sz w:val="20"/>
                    </w:rPr>
                    <w:t>DEHP</w:t>
                  </w:r>
                </w:p>
              </w:tc>
            </w:tr>
            <w:tr w:rsidR="00066508" w14:paraId="6656647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389BED4"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hydroxyhexyl phthalate</w:t>
                  </w:r>
                </w:p>
              </w:tc>
              <w:tc>
                <w:tcPr>
                  <w:tcW w:w="1829" w:type="dxa"/>
                  <w:tcBorders>
                    <w:top w:val="single" w:sz="6" w:space="0" w:color="D3D3D3"/>
                    <w:left w:val="single" w:sz="6" w:space="0" w:color="D3D3D3"/>
                    <w:bottom w:val="single" w:sz="6" w:space="0" w:color="D3D3D3"/>
                    <w:right w:val="single" w:sz="6" w:space="0" w:color="D3D3D3"/>
                  </w:tcBorders>
                </w:tcPr>
                <w:p w14:paraId="366AAD2C"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358248E0" w14:textId="77777777" w:rsidR="00066508" w:rsidRDefault="00000000">
                  <w:pPr>
                    <w:keepNext/>
                    <w:widowControl w:val="0"/>
                    <w:spacing w:after="60"/>
                  </w:pPr>
                  <w:proofErr w:type="spellStart"/>
                  <w:r>
                    <w:rPr>
                      <w:rFonts w:ascii="Calibri" w:hAnsi="Calibri"/>
                      <w:sz w:val="20"/>
                    </w:rPr>
                    <w:t>mehhp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23295AF" w14:textId="77777777" w:rsidR="00066508" w:rsidRDefault="00000000">
                  <w:pPr>
                    <w:keepNext/>
                    <w:widowControl w:val="0"/>
                    <w:spacing w:after="60"/>
                    <w:jc w:val="right"/>
                  </w:pPr>
                  <w:r>
                    <w:rPr>
                      <w:rFonts w:ascii="Calibri" w:hAnsi="Calibri"/>
                      <w:sz w:val="20"/>
                    </w:rPr>
                    <w:t>170295</w:t>
                  </w:r>
                </w:p>
              </w:tc>
              <w:tc>
                <w:tcPr>
                  <w:tcW w:w="1829" w:type="dxa"/>
                  <w:tcBorders>
                    <w:top w:val="single" w:sz="6" w:space="0" w:color="D3D3D3"/>
                    <w:left w:val="single" w:sz="6" w:space="0" w:color="D3D3D3"/>
                    <w:bottom w:val="single" w:sz="6" w:space="0" w:color="D3D3D3"/>
                    <w:right w:val="single" w:sz="6" w:space="0" w:color="D3D3D3"/>
                  </w:tcBorders>
                </w:tcPr>
                <w:p w14:paraId="49A55262" w14:textId="77777777" w:rsidR="00066508" w:rsidRDefault="00000000">
                  <w:pPr>
                    <w:keepNext/>
                    <w:widowControl w:val="0"/>
                    <w:spacing w:after="60"/>
                  </w:pPr>
                  <w:r>
                    <w:rPr>
                      <w:rFonts w:ascii="Calibri" w:hAnsi="Calibri"/>
                      <w:sz w:val="20"/>
                    </w:rPr>
                    <w:t>DEHP</w:t>
                  </w:r>
                </w:p>
              </w:tc>
            </w:tr>
            <w:tr w:rsidR="00066508" w14:paraId="5728615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B586A5E"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ethylhexyl phthalate</w:t>
                  </w:r>
                </w:p>
              </w:tc>
              <w:tc>
                <w:tcPr>
                  <w:tcW w:w="1829" w:type="dxa"/>
                  <w:tcBorders>
                    <w:top w:val="single" w:sz="6" w:space="0" w:color="D3D3D3"/>
                    <w:left w:val="single" w:sz="6" w:space="0" w:color="D3D3D3"/>
                    <w:bottom w:val="single" w:sz="6" w:space="0" w:color="D3D3D3"/>
                    <w:right w:val="single" w:sz="6" w:space="0" w:color="D3D3D3"/>
                  </w:tcBorders>
                </w:tcPr>
                <w:p w14:paraId="29F562C7"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45DB42D6" w14:textId="77777777" w:rsidR="00066508" w:rsidRDefault="00000000">
                  <w:pPr>
                    <w:keepNext/>
                    <w:widowControl w:val="0"/>
                    <w:spacing w:after="60"/>
                  </w:pPr>
                  <w:proofErr w:type="spellStart"/>
                  <w:r>
                    <w:rPr>
                      <w:rFonts w:ascii="Calibri" w:hAnsi="Calibri"/>
                      <w:sz w:val="20"/>
                    </w:rPr>
                    <w:t>mehp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79FDDB8" w14:textId="77777777" w:rsidR="00066508" w:rsidRDefault="00000000">
                  <w:pPr>
                    <w:keepNext/>
                    <w:widowControl w:val="0"/>
                    <w:spacing w:after="60"/>
                    <w:jc w:val="right"/>
                  </w:pPr>
                  <w:r>
                    <w:rPr>
                      <w:rFonts w:ascii="Calibri" w:hAnsi="Calibri"/>
                      <w:sz w:val="20"/>
                    </w:rPr>
                    <w:t>21924291</w:t>
                  </w:r>
                </w:p>
              </w:tc>
              <w:tc>
                <w:tcPr>
                  <w:tcW w:w="1829" w:type="dxa"/>
                  <w:tcBorders>
                    <w:top w:val="single" w:sz="6" w:space="0" w:color="D3D3D3"/>
                    <w:left w:val="single" w:sz="6" w:space="0" w:color="D3D3D3"/>
                    <w:bottom w:val="single" w:sz="6" w:space="0" w:color="D3D3D3"/>
                    <w:right w:val="single" w:sz="6" w:space="0" w:color="D3D3D3"/>
                  </w:tcBorders>
                </w:tcPr>
                <w:p w14:paraId="1B098462" w14:textId="77777777" w:rsidR="00066508" w:rsidRDefault="00000000">
                  <w:pPr>
                    <w:keepNext/>
                    <w:widowControl w:val="0"/>
                    <w:spacing w:after="60"/>
                  </w:pPr>
                  <w:r>
                    <w:rPr>
                      <w:rFonts w:ascii="Calibri" w:hAnsi="Calibri"/>
                      <w:sz w:val="20"/>
                    </w:rPr>
                    <w:t>DEHP</w:t>
                  </w:r>
                </w:p>
              </w:tc>
            </w:tr>
            <w:tr w:rsidR="00066508" w14:paraId="6F49083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32B3A38"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oxohexyl phthalate</w:t>
                  </w:r>
                </w:p>
              </w:tc>
              <w:tc>
                <w:tcPr>
                  <w:tcW w:w="1829" w:type="dxa"/>
                  <w:tcBorders>
                    <w:top w:val="single" w:sz="6" w:space="0" w:color="D3D3D3"/>
                    <w:left w:val="single" w:sz="6" w:space="0" w:color="D3D3D3"/>
                    <w:bottom w:val="single" w:sz="6" w:space="0" w:color="D3D3D3"/>
                    <w:right w:val="single" w:sz="6" w:space="0" w:color="D3D3D3"/>
                  </w:tcBorders>
                </w:tcPr>
                <w:p w14:paraId="6C655A98"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07517AC6" w14:textId="77777777" w:rsidR="00066508" w:rsidRDefault="00000000">
                  <w:pPr>
                    <w:keepNext/>
                    <w:widowControl w:val="0"/>
                    <w:spacing w:after="60"/>
                  </w:pPr>
                  <w:proofErr w:type="spellStart"/>
                  <w:r>
                    <w:rPr>
                      <w:rFonts w:ascii="Calibri" w:hAnsi="Calibri"/>
                      <w:sz w:val="20"/>
                    </w:rPr>
                    <w:t>meohp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BDFB3A7" w14:textId="77777777" w:rsidR="00066508" w:rsidRDefault="00000000">
                  <w:pPr>
                    <w:keepNext/>
                    <w:widowControl w:val="0"/>
                    <w:spacing w:after="60"/>
                    <w:jc w:val="right"/>
                  </w:pPr>
                  <w:r>
                    <w:rPr>
                      <w:rFonts w:ascii="Calibri" w:hAnsi="Calibri"/>
                      <w:sz w:val="20"/>
                    </w:rPr>
                    <w:t>119096</w:t>
                  </w:r>
                </w:p>
              </w:tc>
              <w:tc>
                <w:tcPr>
                  <w:tcW w:w="1829" w:type="dxa"/>
                  <w:tcBorders>
                    <w:top w:val="single" w:sz="6" w:space="0" w:color="D3D3D3"/>
                    <w:left w:val="single" w:sz="6" w:space="0" w:color="D3D3D3"/>
                    <w:bottom w:val="single" w:sz="6" w:space="0" w:color="D3D3D3"/>
                    <w:right w:val="single" w:sz="6" w:space="0" w:color="D3D3D3"/>
                  </w:tcBorders>
                </w:tcPr>
                <w:p w14:paraId="2FFBF093" w14:textId="77777777" w:rsidR="00066508" w:rsidRDefault="00000000">
                  <w:pPr>
                    <w:keepNext/>
                    <w:widowControl w:val="0"/>
                    <w:spacing w:after="60"/>
                  </w:pPr>
                  <w:r>
                    <w:rPr>
                      <w:rFonts w:ascii="Calibri" w:hAnsi="Calibri"/>
                      <w:sz w:val="20"/>
                    </w:rPr>
                    <w:t>DEHP</w:t>
                  </w:r>
                </w:p>
              </w:tc>
            </w:tr>
            <w:tr w:rsidR="00066508" w14:paraId="137404C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FCE58B6"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w:t>
                  </w:r>
                </w:p>
              </w:tc>
              <w:tc>
                <w:tcPr>
                  <w:tcW w:w="1829" w:type="dxa"/>
                  <w:tcBorders>
                    <w:top w:val="single" w:sz="6" w:space="0" w:color="D3D3D3"/>
                    <w:left w:val="single" w:sz="6" w:space="0" w:color="D3D3D3"/>
                    <w:bottom w:val="single" w:sz="6" w:space="0" w:color="D3D3D3"/>
                    <w:right w:val="single" w:sz="6" w:space="0" w:color="D3D3D3"/>
                  </w:tcBorders>
                </w:tcPr>
                <w:p w14:paraId="0A2E39AD"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2A67697B" w14:textId="77777777" w:rsidR="00066508" w:rsidRDefault="00000000">
                  <w:pPr>
                    <w:keepNext/>
                    <w:widowControl w:val="0"/>
                    <w:spacing w:after="60"/>
                  </w:pPr>
                  <w:proofErr w:type="spellStart"/>
                  <w:r>
                    <w:rPr>
                      <w:rFonts w:ascii="Calibri" w:hAnsi="Calibri"/>
                      <w:sz w:val="20"/>
                    </w:rPr>
                    <w:t>mep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C466009" w14:textId="77777777" w:rsidR="00066508" w:rsidRDefault="00000000">
                  <w:pPr>
                    <w:keepNext/>
                    <w:widowControl w:val="0"/>
                    <w:spacing w:after="60"/>
                    <w:jc w:val="right"/>
                  </w:pPr>
                  <w:r>
                    <w:rPr>
                      <w:rFonts w:ascii="Calibri" w:hAnsi="Calibri"/>
                      <w:sz w:val="20"/>
                    </w:rPr>
                    <w:t>75318</w:t>
                  </w:r>
                </w:p>
              </w:tc>
              <w:tc>
                <w:tcPr>
                  <w:tcW w:w="1829" w:type="dxa"/>
                  <w:tcBorders>
                    <w:top w:val="single" w:sz="6" w:space="0" w:color="D3D3D3"/>
                    <w:left w:val="single" w:sz="6" w:space="0" w:color="D3D3D3"/>
                    <w:bottom w:val="single" w:sz="6" w:space="0" w:color="D3D3D3"/>
                    <w:right w:val="single" w:sz="6" w:space="0" w:color="D3D3D3"/>
                  </w:tcBorders>
                </w:tcPr>
                <w:p w14:paraId="12DF16A2" w14:textId="77777777" w:rsidR="00066508" w:rsidRDefault="00000000">
                  <w:pPr>
                    <w:keepNext/>
                    <w:widowControl w:val="0"/>
                    <w:spacing w:after="60"/>
                  </w:pPr>
                  <w:r>
                    <w:rPr>
                      <w:rFonts w:ascii="Calibri" w:hAnsi="Calibri"/>
                      <w:sz w:val="20"/>
                    </w:rPr>
                    <w:t>DEP</w:t>
                  </w:r>
                </w:p>
              </w:tc>
            </w:tr>
            <w:tr w:rsidR="00066508" w14:paraId="0F03221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4E7AAB8" w14:textId="77777777" w:rsidR="00066508" w:rsidRDefault="00000000">
                  <w:pPr>
                    <w:keepNext/>
                    <w:widowControl w:val="0"/>
                    <w:spacing w:after="60"/>
                  </w:pPr>
                  <w:r>
                    <w:rPr>
                      <w:rFonts w:ascii="Calibri" w:hAnsi="Calibri"/>
                      <w:sz w:val="20"/>
                    </w:rPr>
                    <w:t>mono</w:t>
                  </w:r>
                  <w:r>
                    <w:rPr>
                      <w:rFonts w:ascii="Calibri" w:hAnsi="Calibri"/>
                      <w:sz w:val="20"/>
                    </w:rPr>
                    <w:noBreakHyphen/>
                    <w:t>iso</w:t>
                  </w:r>
                  <w:r>
                    <w:rPr>
                      <w:rFonts w:ascii="Calibri" w:hAnsi="Calibri"/>
                      <w:sz w:val="20"/>
                    </w:rPr>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14:paraId="268D34AE"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22AB6E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BB77E88" w14:textId="77777777" w:rsidR="00066508" w:rsidRDefault="00000000">
                  <w:pPr>
                    <w:keepNext/>
                    <w:widowControl w:val="0"/>
                    <w:spacing w:after="60"/>
                    <w:jc w:val="right"/>
                  </w:pPr>
                  <w:r>
                    <w:rPr>
                      <w:rFonts w:ascii="Calibri" w:hAnsi="Calibri"/>
                      <w:sz w:val="20"/>
                    </w:rPr>
                    <w:t>92272</w:t>
                  </w:r>
                </w:p>
              </w:tc>
              <w:tc>
                <w:tcPr>
                  <w:tcW w:w="1829" w:type="dxa"/>
                  <w:tcBorders>
                    <w:top w:val="single" w:sz="6" w:space="0" w:color="D3D3D3"/>
                    <w:left w:val="single" w:sz="6" w:space="0" w:color="D3D3D3"/>
                    <w:bottom w:val="single" w:sz="6" w:space="0" w:color="D3D3D3"/>
                    <w:right w:val="single" w:sz="6" w:space="0" w:color="D3D3D3"/>
                  </w:tcBorders>
                </w:tcPr>
                <w:p w14:paraId="197DED3E" w14:textId="77777777" w:rsidR="00066508" w:rsidRDefault="00000000">
                  <w:pPr>
                    <w:keepNext/>
                    <w:widowControl w:val="0"/>
                    <w:spacing w:after="60"/>
                  </w:pPr>
                  <w:proofErr w:type="spellStart"/>
                  <w:r>
                    <w:rPr>
                      <w:rFonts w:ascii="Calibri" w:hAnsi="Calibri"/>
                      <w:sz w:val="20"/>
                    </w:rPr>
                    <w:t>DiBP</w:t>
                  </w:r>
                  <w:proofErr w:type="spellEnd"/>
                </w:p>
              </w:tc>
            </w:tr>
            <w:tr w:rsidR="00066508" w14:paraId="40CF5E1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3F9989" w14:textId="77777777" w:rsidR="00066508" w:rsidRDefault="00000000">
                  <w:pPr>
                    <w:keepNext/>
                    <w:widowControl w:val="0"/>
                    <w:spacing w:after="60"/>
                  </w:pPr>
                  <w:r>
                    <w:rPr>
                      <w:rFonts w:ascii="Calibri" w:hAnsi="Calibri"/>
                      <w:sz w:val="20"/>
                    </w:rPr>
                    <w:t>mono</w:t>
                  </w:r>
                  <w:r>
                    <w:rPr>
                      <w:rFonts w:ascii="Calibri" w:hAnsi="Calibri"/>
                      <w:sz w:val="20"/>
                    </w:rPr>
                    <w:noBreakHyphen/>
                    <w:t>n</w:t>
                  </w:r>
                  <w:r>
                    <w:rPr>
                      <w:rFonts w:ascii="Calibri" w:hAnsi="Calibri"/>
                      <w:sz w:val="20"/>
                    </w:rPr>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14:paraId="50F1D3B1"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8530C9C"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517984F" w14:textId="77777777" w:rsidR="00066508" w:rsidRDefault="00000000">
                  <w:pPr>
                    <w:keepNext/>
                    <w:widowControl w:val="0"/>
                    <w:spacing w:after="60"/>
                    <w:jc w:val="right"/>
                  </w:pPr>
                  <w:r>
                    <w:rPr>
                      <w:rFonts w:ascii="Calibri" w:hAnsi="Calibri"/>
                      <w:sz w:val="20"/>
                    </w:rPr>
                    <w:t>8575</w:t>
                  </w:r>
                </w:p>
              </w:tc>
              <w:tc>
                <w:tcPr>
                  <w:tcW w:w="1829" w:type="dxa"/>
                  <w:tcBorders>
                    <w:top w:val="single" w:sz="6" w:space="0" w:color="D3D3D3"/>
                    <w:left w:val="single" w:sz="6" w:space="0" w:color="D3D3D3"/>
                    <w:bottom w:val="single" w:sz="6" w:space="0" w:color="D3D3D3"/>
                    <w:right w:val="single" w:sz="6" w:space="0" w:color="D3D3D3"/>
                  </w:tcBorders>
                </w:tcPr>
                <w:p w14:paraId="053AEE29" w14:textId="77777777" w:rsidR="00066508" w:rsidRDefault="00000000">
                  <w:pPr>
                    <w:keepNext/>
                    <w:widowControl w:val="0"/>
                    <w:spacing w:after="60"/>
                  </w:pPr>
                  <w:proofErr w:type="spellStart"/>
                  <w:r>
                    <w:rPr>
                      <w:rFonts w:ascii="Calibri" w:hAnsi="Calibri"/>
                      <w:sz w:val="20"/>
                    </w:rPr>
                    <w:t>DnBP</w:t>
                  </w:r>
                  <w:proofErr w:type="spellEnd"/>
                </w:p>
              </w:tc>
            </w:tr>
            <w:tr w:rsidR="00066508" w14:paraId="556BD02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E5A0906"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hydroxyoctyl phthalate</w:t>
                  </w:r>
                </w:p>
              </w:tc>
              <w:tc>
                <w:tcPr>
                  <w:tcW w:w="1829" w:type="dxa"/>
                  <w:tcBorders>
                    <w:top w:val="single" w:sz="6" w:space="0" w:color="D3D3D3"/>
                    <w:left w:val="single" w:sz="6" w:space="0" w:color="D3D3D3"/>
                    <w:bottom w:val="single" w:sz="6" w:space="0" w:color="D3D3D3"/>
                    <w:right w:val="single" w:sz="6" w:space="0" w:color="D3D3D3"/>
                  </w:tcBorders>
                </w:tcPr>
                <w:p w14:paraId="0F191582"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05AC61C" w14:textId="77777777" w:rsidR="00066508" w:rsidRDefault="00000000">
                  <w:pPr>
                    <w:keepNext/>
                    <w:widowControl w:val="0"/>
                    <w:spacing w:after="60"/>
                  </w:pPr>
                  <w:proofErr w:type="spellStart"/>
                  <w:r>
                    <w:rPr>
                      <w:rFonts w:ascii="Calibri" w:hAnsi="Calibri"/>
                      <w:sz w:val="20"/>
                    </w:rPr>
                    <w:t>ohminp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56F0E9E" w14:textId="77777777" w:rsidR="00066508" w:rsidRDefault="00000000">
                  <w:pPr>
                    <w:keepNext/>
                    <w:widowControl w:val="0"/>
                    <w:spacing w:after="60"/>
                    <w:jc w:val="right"/>
                  </w:pPr>
                  <w:r>
                    <w:rPr>
                      <w:rFonts w:ascii="Calibri" w:hAnsi="Calibri"/>
                      <w:sz w:val="20"/>
                    </w:rPr>
                    <w:t>102401880</w:t>
                  </w:r>
                </w:p>
              </w:tc>
              <w:tc>
                <w:tcPr>
                  <w:tcW w:w="1829" w:type="dxa"/>
                  <w:tcBorders>
                    <w:top w:val="single" w:sz="6" w:space="0" w:color="D3D3D3"/>
                    <w:left w:val="single" w:sz="6" w:space="0" w:color="D3D3D3"/>
                    <w:bottom w:val="single" w:sz="6" w:space="0" w:color="D3D3D3"/>
                    <w:right w:val="single" w:sz="6" w:space="0" w:color="D3D3D3"/>
                  </w:tcBorders>
                </w:tcPr>
                <w:p w14:paraId="50909332" w14:textId="77777777" w:rsidR="00066508" w:rsidRDefault="00000000">
                  <w:pPr>
                    <w:keepNext/>
                    <w:widowControl w:val="0"/>
                    <w:spacing w:after="60"/>
                  </w:pPr>
                  <w:proofErr w:type="spellStart"/>
                  <w:r>
                    <w:rPr>
                      <w:rFonts w:ascii="Calibri" w:hAnsi="Calibri"/>
                      <w:sz w:val="20"/>
                    </w:rPr>
                    <w:t>MiNP</w:t>
                  </w:r>
                  <w:proofErr w:type="spellEnd"/>
                </w:p>
              </w:tc>
            </w:tr>
            <w:tr w:rsidR="00066508" w14:paraId="2F9E62B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41D9D6C"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oxooctyl phthalate</w:t>
                  </w:r>
                </w:p>
              </w:tc>
              <w:tc>
                <w:tcPr>
                  <w:tcW w:w="1829" w:type="dxa"/>
                  <w:tcBorders>
                    <w:top w:val="single" w:sz="6" w:space="0" w:color="D3D3D3"/>
                    <w:left w:val="single" w:sz="6" w:space="0" w:color="D3D3D3"/>
                    <w:bottom w:val="single" w:sz="6" w:space="0" w:color="D3D3D3"/>
                    <w:right w:val="single" w:sz="6" w:space="0" w:color="D3D3D3"/>
                  </w:tcBorders>
                </w:tcPr>
                <w:p w14:paraId="1F2CFAA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B977D0E" w14:textId="77777777" w:rsidR="00066508" w:rsidRDefault="00000000">
                  <w:pPr>
                    <w:keepNext/>
                    <w:widowControl w:val="0"/>
                    <w:spacing w:after="60"/>
                  </w:pPr>
                  <w:proofErr w:type="spellStart"/>
                  <w:r>
                    <w:rPr>
                      <w:rFonts w:ascii="Calibri" w:hAnsi="Calibri"/>
                      <w:sz w:val="20"/>
                    </w:rPr>
                    <w:t>oxominp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DA54D04" w14:textId="77777777" w:rsidR="00066508" w:rsidRDefault="00000000">
                  <w:pPr>
                    <w:keepNext/>
                    <w:widowControl w:val="0"/>
                    <w:spacing w:after="60"/>
                    <w:jc w:val="right"/>
                  </w:pPr>
                  <w:r>
                    <w:rPr>
                      <w:rFonts w:ascii="Calibri" w:hAnsi="Calibri"/>
                      <w:sz w:val="20"/>
                    </w:rPr>
                    <w:t>102401881</w:t>
                  </w:r>
                </w:p>
              </w:tc>
              <w:tc>
                <w:tcPr>
                  <w:tcW w:w="1829" w:type="dxa"/>
                  <w:tcBorders>
                    <w:top w:val="single" w:sz="6" w:space="0" w:color="D3D3D3"/>
                    <w:left w:val="single" w:sz="6" w:space="0" w:color="D3D3D3"/>
                    <w:bottom w:val="single" w:sz="6" w:space="0" w:color="D3D3D3"/>
                    <w:right w:val="single" w:sz="6" w:space="0" w:color="D3D3D3"/>
                  </w:tcBorders>
                </w:tcPr>
                <w:p w14:paraId="69885E81" w14:textId="77777777" w:rsidR="00066508" w:rsidRDefault="00000000">
                  <w:pPr>
                    <w:keepNext/>
                    <w:widowControl w:val="0"/>
                    <w:spacing w:after="60"/>
                  </w:pPr>
                  <w:proofErr w:type="spellStart"/>
                  <w:r>
                    <w:rPr>
                      <w:rFonts w:ascii="Calibri" w:hAnsi="Calibri"/>
                      <w:sz w:val="20"/>
                    </w:rPr>
                    <w:t>MiNP</w:t>
                  </w:r>
                  <w:proofErr w:type="spellEnd"/>
                </w:p>
              </w:tc>
            </w:tr>
          </w:tbl>
          <w:p w14:paraId="6A3DD6E0" w14:textId="77777777" w:rsidR="00066508" w:rsidRDefault="00000000">
            <w:pPr>
              <w:pStyle w:val="ImageCaption"/>
              <w:widowControl w:val="0"/>
              <w:spacing w:before="200"/>
            </w:pPr>
            <w:r>
              <w:lastRenderedPageBreak/>
              <w:t xml:space="preserve">Table S1: </w:t>
            </w:r>
            <w:r>
              <w:rPr>
                <w:b/>
                <w:bCs/>
              </w:rPr>
              <w:t>Information about non-persistent endocrine disrupting chemicals (EDCs), including the full compound name, the standard symbol, the used variable name, the identifier from PubChem, and the parental compound.</w:t>
            </w:r>
            <w:bookmarkEnd w:id="428"/>
            <w:bookmarkEnd w:id="429"/>
          </w:p>
        </w:tc>
      </w:tr>
    </w:tbl>
    <w:p w14:paraId="1F8C1909" w14:textId="77777777" w:rsidR="00066508" w:rsidRDefault="00000000">
      <w:pPr>
        <w:pStyle w:val="Heading3"/>
      </w:pPr>
      <w:r>
        <w:lastRenderedPageBreak/>
        <w:t>11.1.2 Information about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5C25B83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2336"/>
              <w:gridCol w:w="2336"/>
              <w:gridCol w:w="2336"/>
              <w:gridCol w:w="2336"/>
            </w:tblGrid>
            <w:tr w:rsidR="00066508" w14:paraId="0285C5D3" w14:textId="77777777">
              <w:trPr>
                <w:cantSplit/>
                <w:tblHeader/>
                <w:jc w:val="center"/>
              </w:trPr>
              <w:tc>
                <w:tcPr>
                  <w:tcW w:w="2285" w:type="dxa"/>
                  <w:tcBorders>
                    <w:top w:val="single" w:sz="16" w:space="0" w:color="D3D3D3"/>
                    <w:left w:val="single" w:sz="6" w:space="0" w:color="D3D3D3"/>
                    <w:bottom w:val="single" w:sz="16" w:space="0" w:color="D3D3D3"/>
                  </w:tcBorders>
                </w:tcPr>
                <w:p w14:paraId="5CA933A7" w14:textId="77777777" w:rsidR="00066508" w:rsidRDefault="00000000">
                  <w:pPr>
                    <w:keepNext/>
                    <w:widowControl w:val="0"/>
                    <w:spacing w:after="60"/>
                  </w:pPr>
                  <w:bookmarkStart w:id="430" w:name="supptbl-info-mets"/>
                  <w:r>
                    <w:rPr>
                      <w:rFonts w:ascii="Calibri" w:hAnsi="Calibri"/>
                      <w:sz w:val="20"/>
                    </w:rPr>
                    <w:t>Metabolite</w:t>
                  </w:r>
                </w:p>
              </w:tc>
              <w:tc>
                <w:tcPr>
                  <w:tcW w:w="2286" w:type="dxa"/>
                  <w:tcBorders>
                    <w:top w:val="single" w:sz="16" w:space="0" w:color="D3D3D3"/>
                    <w:bottom w:val="single" w:sz="16" w:space="0" w:color="D3D3D3"/>
                  </w:tcBorders>
                </w:tcPr>
                <w:p w14:paraId="622F6F26" w14:textId="77777777" w:rsidR="00066508" w:rsidRDefault="00000000">
                  <w:pPr>
                    <w:keepNext/>
                    <w:widowControl w:val="0"/>
                    <w:spacing w:after="60"/>
                  </w:pPr>
                  <w:r>
                    <w:rPr>
                      <w:rFonts w:ascii="Calibri" w:hAnsi="Calibri"/>
                      <w:sz w:val="20"/>
                    </w:rPr>
                    <w:t>Symbol</w:t>
                  </w:r>
                </w:p>
              </w:tc>
              <w:tc>
                <w:tcPr>
                  <w:tcW w:w="2286" w:type="dxa"/>
                  <w:tcBorders>
                    <w:top w:val="single" w:sz="16" w:space="0" w:color="D3D3D3"/>
                    <w:bottom w:val="single" w:sz="16" w:space="0" w:color="D3D3D3"/>
                  </w:tcBorders>
                </w:tcPr>
                <w:p w14:paraId="50C7EAB5" w14:textId="77777777" w:rsidR="00066508" w:rsidRDefault="00000000">
                  <w:pPr>
                    <w:keepNext/>
                    <w:widowControl w:val="0"/>
                    <w:spacing w:after="60"/>
                  </w:pPr>
                  <w:r>
                    <w:rPr>
                      <w:rFonts w:ascii="Calibri" w:hAnsi="Calibri"/>
                      <w:sz w:val="20"/>
                    </w:rPr>
                    <w:t>HMDB ID</w:t>
                  </w:r>
                </w:p>
              </w:tc>
              <w:tc>
                <w:tcPr>
                  <w:tcW w:w="2286" w:type="dxa"/>
                  <w:tcBorders>
                    <w:top w:val="single" w:sz="16" w:space="0" w:color="D3D3D3"/>
                    <w:bottom w:val="single" w:sz="16" w:space="0" w:color="D3D3D3"/>
                    <w:right w:val="single" w:sz="6" w:space="0" w:color="D3D3D3"/>
                  </w:tcBorders>
                </w:tcPr>
                <w:p w14:paraId="2083FCCB" w14:textId="77777777" w:rsidR="00066508" w:rsidRDefault="00000000">
                  <w:pPr>
                    <w:keepNext/>
                    <w:widowControl w:val="0"/>
                    <w:spacing w:after="60"/>
                  </w:pPr>
                  <w:r>
                    <w:rPr>
                      <w:rFonts w:ascii="Calibri" w:hAnsi="Calibri"/>
                      <w:sz w:val="20"/>
                    </w:rPr>
                    <w:t>CAS number</w:t>
                  </w:r>
                </w:p>
              </w:tc>
            </w:tr>
            <w:tr w:rsidR="00066508" w14:paraId="485CE8D1"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6102ED77" w14:textId="77777777" w:rsidR="00066508" w:rsidRDefault="00000000">
                  <w:pPr>
                    <w:keepNext/>
                    <w:widowControl w:val="0"/>
                    <w:spacing w:after="60"/>
                  </w:pPr>
                  <w:r>
                    <w:rPr>
                      <w:rFonts w:ascii="Calibri" w:hAnsi="Calibri"/>
                      <w:b/>
                      <w:sz w:val="20"/>
                    </w:rPr>
                    <w:t>Androgen</w:t>
                  </w:r>
                </w:p>
              </w:tc>
            </w:tr>
            <w:tr w:rsidR="00066508" w14:paraId="15DCE21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F5C6AB3" w14:textId="77777777" w:rsidR="00066508" w:rsidRDefault="00000000">
                  <w:pPr>
                    <w:keepNext/>
                    <w:widowControl w:val="0"/>
                    <w:spacing w:after="60"/>
                  </w:pPr>
                  <w:proofErr w:type="spellStart"/>
                  <w:r>
                    <w:rPr>
                      <w:rFonts w:ascii="Calibri" w:hAnsi="Calibri"/>
                      <w:sz w:val="20"/>
                    </w:rPr>
                    <w:t>Androsternedione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7762787" w14:textId="77777777" w:rsidR="00066508" w:rsidRDefault="00000000">
                  <w:pPr>
                    <w:keepNext/>
                    <w:widowControl w:val="0"/>
                    <w:spacing w:after="60"/>
                  </w:pPr>
                  <w:r>
                    <w:rPr>
                      <w:rFonts w:ascii="Calibri" w:hAnsi="Calibri"/>
                      <w:sz w:val="20"/>
                    </w:rPr>
                    <w:t>AED</w:t>
                  </w:r>
                </w:p>
              </w:tc>
              <w:tc>
                <w:tcPr>
                  <w:tcW w:w="2286" w:type="dxa"/>
                  <w:tcBorders>
                    <w:top w:val="single" w:sz="6" w:space="0" w:color="D3D3D3"/>
                    <w:left w:val="single" w:sz="6" w:space="0" w:color="D3D3D3"/>
                    <w:bottom w:val="single" w:sz="6" w:space="0" w:color="D3D3D3"/>
                    <w:right w:val="single" w:sz="6" w:space="0" w:color="D3D3D3"/>
                  </w:tcBorders>
                </w:tcPr>
                <w:p w14:paraId="5AD718FE" w14:textId="77777777" w:rsidR="00066508" w:rsidRDefault="00000000">
                  <w:pPr>
                    <w:keepNext/>
                    <w:widowControl w:val="0"/>
                    <w:spacing w:after="60"/>
                  </w:pPr>
                  <w:r>
                    <w:rPr>
                      <w:rFonts w:ascii="Calibri" w:hAnsi="Calibri"/>
                      <w:sz w:val="20"/>
                    </w:rPr>
                    <w:t>HMDB0000053</w:t>
                  </w:r>
                </w:p>
              </w:tc>
              <w:tc>
                <w:tcPr>
                  <w:tcW w:w="2286" w:type="dxa"/>
                  <w:tcBorders>
                    <w:top w:val="single" w:sz="6" w:space="0" w:color="D3D3D3"/>
                    <w:left w:val="single" w:sz="6" w:space="0" w:color="D3D3D3"/>
                    <w:bottom w:val="single" w:sz="6" w:space="0" w:color="D3D3D3"/>
                    <w:right w:val="single" w:sz="6" w:space="0" w:color="D3D3D3"/>
                  </w:tcBorders>
                </w:tcPr>
                <w:p w14:paraId="08E6B5E6" w14:textId="77777777" w:rsidR="00066508" w:rsidRDefault="00000000">
                  <w:pPr>
                    <w:keepNext/>
                    <w:widowControl w:val="0"/>
                    <w:spacing w:after="60"/>
                  </w:pPr>
                  <w:r>
                    <w:rPr>
                      <w:rFonts w:ascii="Calibri" w:hAnsi="Calibri"/>
                      <w:sz w:val="20"/>
                    </w:rPr>
                    <w:t>63-05-8</w:t>
                  </w:r>
                </w:p>
              </w:tc>
            </w:tr>
            <w:tr w:rsidR="00066508" w14:paraId="308795D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5D971C7" w14:textId="77777777" w:rsidR="00066508" w:rsidRDefault="00000000">
                  <w:pPr>
                    <w:keepNext/>
                    <w:widowControl w:val="0"/>
                    <w:spacing w:after="60"/>
                  </w:pPr>
                  <w:r>
                    <w:rPr>
                      <w:rFonts w:ascii="Calibri" w:hAnsi="Calibri"/>
                      <w:sz w:val="20"/>
                    </w:rPr>
                    <w:t>Testosterone</w:t>
                  </w:r>
                </w:p>
              </w:tc>
              <w:tc>
                <w:tcPr>
                  <w:tcW w:w="2286" w:type="dxa"/>
                  <w:tcBorders>
                    <w:top w:val="single" w:sz="6" w:space="0" w:color="D3D3D3"/>
                    <w:left w:val="single" w:sz="6" w:space="0" w:color="D3D3D3"/>
                    <w:bottom w:val="single" w:sz="6" w:space="0" w:color="D3D3D3"/>
                    <w:right w:val="single" w:sz="6" w:space="0" w:color="D3D3D3"/>
                  </w:tcBorders>
                </w:tcPr>
                <w:p w14:paraId="11EEC3B3" w14:textId="77777777" w:rsidR="00066508" w:rsidRDefault="00000000">
                  <w:pPr>
                    <w:keepNext/>
                    <w:widowControl w:val="0"/>
                    <w:spacing w:after="60"/>
                  </w:pPr>
                  <w:r>
                    <w:rPr>
                      <w:rFonts w:ascii="Calibri" w:hAnsi="Calibri"/>
                      <w:sz w:val="20"/>
                    </w:rPr>
                    <w:t>T</w:t>
                  </w:r>
                </w:p>
              </w:tc>
              <w:tc>
                <w:tcPr>
                  <w:tcW w:w="2286" w:type="dxa"/>
                  <w:tcBorders>
                    <w:top w:val="single" w:sz="6" w:space="0" w:color="D3D3D3"/>
                    <w:left w:val="single" w:sz="6" w:space="0" w:color="D3D3D3"/>
                    <w:bottom w:val="single" w:sz="6" w:space="0" w:color="D3D3D3"/>
                    <w:right w:val="single" w:sz="6" w:space="0" w:color="D3D3D3"/>
                  </w:tcBorders>
                </w:tcPr>
                <w:p w14:paraId="0FD66CCB" w14:textId="77777777" w:rsidR="00066508" w:rsidRDefault="00000000">
                  <w:pPr>
                    <w:keepNext/>
                    <w:widowControl w:val="0"/>
                    <w:spacing w:after="60"/>
                  </w:pPr>
                  <w:r>
                    <w:rPr>
                      <w:rFonts w:ascii="Calibri" w:hAnsi="Calibri"/>
                      <w:sz w:val="20"/>
                    </w:rPr>
                    <w:t>HMDB0000234</w:t>
                  </w:r>
                </w:p>
              </w:tc>
              <w:tc>
                <w:tcPr>
                  <w:tcW w:w="2286" w:type="dxa"/>
                  <w:tcBorders>
                    <w:top w:val="single" w:sz="6" w:space="0" w:color="D3D3D3"/>
                    <w:left w:val="single" w:sz="6" w:space="0" w:color="D3D3D3"/>
                    <w:bottom w:val="single" w:sz="6" w:space="0" w:color="D3D3D3"/>
                    <w:right w:val="single" w:sz="6" w:space="0" w:color="D3D3D3"/>
                  </w:tcBorders>
                </w:tcPr>
                <w:p w14:paraId="30185527" w14:textId="77777777" w:rsidR="00066508" w:rsidRDefault="00000000">
                  <w:pPr>
                    <w:keepNext/>
                    <w:widowControl w:val="0"/>
                    <w:spacing w:after="60"/>
                  </w:pPr>
                  <w:r>
                    <w:rPr>
                      <w:rFonts w:ascii="Calibri" w:hAnsi="Calibri"/>
                      <w:sz w:val="20"/>
                    </w:rPr>
                    <w:t>58-22-0</w:t>
                  </w:r>
                </w:p>
              </w:tc>
            </w:tr>
            <w:tr w:rsidR="00066508" w14:paraId="1EC12B4B"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C8CC07C" w14:textId="77777777" w:rsidR="00066508" w:rsidRDefault="00000000">
                  <w:pPr>
                    <w:keepNext/>
                    <w:widowControl w:val="0"/>
                    <w:spacing w:after="60"/>
                  </w:pPr>
                  <w:r>
                    <w:rPr>
                      <w:rFonts w:ascii="Calibri" w:hAnsi="Calibri"/>
                      <w:b/>
                      <w:sz w:val="20"/>
                    </w:rPr>
                    <w:t>Androgen metabolite</w:t>
                  </w:r>
                </w:p>
              </w:tc>
            </w:tr>
            <w:tr w:rsidR="00066508" w14:paraId="1106EF8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3A69257" w14:textId="77777777" w:rsidR="00066508" w:rsidRDefault="00000000">
                  <w:pPr>
                    <w:keepNext/>
                    <w:widowControl w:val="0"/>
                    <w:spacing w:after="60"/>
                  </w:pPr>
                  <w:r>
                    <w:rPr>
                      <w:rFonts w:ascii="Calibri" w:hAnsi="Calibri"/>
                      <w:sz w:val="20"/>
                    </w:rPr>
                    <w:t>Androsterone</w:t>
                  </w:r>
                </w:p>
              </w:tc>
              <w:tc>
                <w:tcPr>
                  <w:tcW w:w="2286" w:type="dxa"/>
                  <w:tcBorders>
                    <w:top w:val="single" w:sz="6" w:space="0" w:color="D3D3D3"/>
                    <w:left w:val="single" w:sz="6" w:space="0" w:color="D3D3D3"/>
                    <w:bottom w:val="single" w:sz="6" w:space="0" w:color="D3D3D3"/>
                    <w:right w:val="single" w:sz="6" w:space="0" w:color="D3D3D3"/>
                  </w:tcBorders>
                </w:tcPr>
                <w:p w14:paraId="5849195A" w14:textId="77777777" w:rsidR="00066508" w:rsidRDefault="00000000">
                  <w:pPr>
                    <w:keepNext/>
                    <w:widowControl w:val="0"/>
                    <w:spacing w:after="60"/>
                  </w:pPr>
                  <w:r>
                    <w:rPr>
                      <w:rFonts w:ascii="Calibri" w:hAnsi="Calibri"/>
                      <w:sz w:val="20"/>
                    </w:rPr>
                    <w:t>Andros</w:t>
                  </w:r>
                </w:p>
              </w:tc>
              <w:tc>
                <w:tcPr>
                  <w:tcW w:w="2286" w:type="dxa"/>
                  <w:tcBorders>
                    <w:top w:val="single" w:sz="6" w:space="0" w:color="D3D3D3"/>
                    <w:left w:val="single" w:sz="6" w:space="0" w:color="D3D3D3"/>
                    <w:bottom w:val="single" w:sz="6" w:space="0" w:color="D3D3D3"/>
                    <w:right w:val="single" w:sz="6" w:space="0" w:color="D3D3D3"/>
                  </w:tcBorders>
                </w:tcPr>
                <w:p w14:paraId="075E7461" w14:textId="77777777" w:rsidR="00066508" w:rsidRDefault="00000000">
                  <w:pPr>
                    <w:keepNext/>
                    <w:widowControl w:val="0"/>
                    <w:spacing w:after="60"/>
                  </w:pPr>
                  <w:r>
                    <w:rPr>
                      <w:rFonts w:ascii="Calibri" w:hAnsi="Calibri"/>
                      <w:sz w:val="20"/>
                    </w:rPr>
                    <w:t>HMDB0000031</w:t>
                  </w:r>
                </w:p>
              </w:tc>
              <w:tc>
                <w:tcPr>
                  <w:tcW w:w="2286" w:type="dxa"/>
                  <w:tcBorders>
                    <w:top w:val="single" w:sz="6" w:space="0" w:color="D3D3D3"/>
                    <w:left w:val="single" w:sz="6" w:space="0" w:color="D3D3D3"/>
                    <w:bottom w:val="single" w:sz="6" w:space="0" w:color="D3D3D3"/>
                    <w:right w:val="single" w:sz="6" w:space="0" w:color="D3D3D3"/>
                  </w:tcBorders>
                </w:tcPr>
                <w:p w14:paraId="4DA3692E" w14:textId="77777777" w:rsidR="00066508" w:rsidRDefault="00000000">
                  <w:pPr>
                    <w:keepNext/>
                    <w:widowControl w:val="0"/>
                    <w:spacing w:after="60"/>
                  </w:pPr>
                  <w:r>
                    <w:rPr>
                      <w:rFonts w:ascii="Calibri" w:hAnsi="Calibri"/>
                      <w:sz w:val="20"/>
                    </w:rPr>
                    <w:t>53-41-8</w:t>
                  </w:r>
                </w:p>
              </w:tc>
            </w:tr>
            <w:tr w:rsidR="00066508" w14:paraId="6697FB9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2205534" w14:textId="77777777" w:rsidR="00066508" w:rsidRDefault="00000000">
                  <w:pPr>
                    <w:keepNext/>
                    <w:widowControl w:val="0"/>
                    <w:spacing w:after="60"/>
                  </w:pPr>
                  <w:r>
                    <w:rPr>
                      <w:rFonts w:ascii="Calibri" w:hAnsi="Calibri"/>
                      <w:sz w:val="20"/>
                    </w:rPr>
                    <w:t>Etiocholanolone</w:t>
                  </w:r>
                </w:p>
              </w:tc>
              <w:tc>
                <w:tcPr>
                  <w:tcW w:w="2286" w:type="dxa"/>
                  <w:tcBorders>
                    <w:top w:val="single" w:sz="6" w:space="0" w:color="D3D3D3"/>
                    <w:left w:val="single" w:sz="6" w:space="0" w:color="D3D3D3"/>
                    <w:bottom w:val="single" w:sz="6" w:space="0" w:color="D3D3D3"/>
                    <w:right w:val="single" w:sz="6" w:space="0" w:color="D3D3D3"/>
                  </w:tcBorders>
                </w:tcPr>
                <w:p w14:paraId="3D717E16" w14:textId="77777777" w:rsidR="00066508" w:rsidRDefault="00000000">
                  <w:pPr>
                    <w:keepNext/>
                    <w:widowControl w:val="0"/>
                    <w:spacing w:after="60"/>
                  </w:pPr>
                  <w:proofErr w:type="spellStart"/>
                  <w:r>
                    <w:rPr>
                      <w:rFonts w:ascii="Calibri" w:hAnsi="Calibri"/>
                      <w:sz w:val="20"/>
                    </w:rPr>
                    <w:t>Etio</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5FEF5CC" w14:textId="77777777" w:rsidR="00066508" w:rsidRDefault="00000000">
                  <w:pPr>
                    <w:keepNext/>
                    <w:widowControl w:val="0"/>
                    <w:spacing w:after="60"/>
                  </w:pPr>
                  <w:r>
                    <w:rPr>
                      <w:rFonts w:ascii="Calibri" w:hAnsi="Calibri"/>
                      <w:sz w:val="20"/>
                    </w:rPr>
                    <w:t>HMDB0000490</w:t>
                  </w:r>
                </w:p>
              </w:tc>
              <w:tc>
                <w:tcPr>
                  <w:tcW w:w="2286" w:type="dxa"/>
                  <w:tcBorders>
                    <w:top w:val="single" w:sz="6" w:space="0" w:color="D3D3D3"/>
                    <w:left w:val="single" w:sz="6" w:space="0" w:color="D3D3D3"/>
                    <w:bottom w:val="single" w:sz="6" w:space="0" w:color="D3D3D3"/>
                    <w:right w:val="single" w:sz="6" w:space="0" w:color="D3D3D3"/>
                  </w:tcBorders>
                </w:tcPr>
                <w:p w14:paraId="61286AD9" w14:textId="77777777" w:rsidR="00066508" w:rsidRDefault="00000000">
                  <w:pPr>
                    <w:keepNext/>
                    <w:widowControl w:val="0"/>
                    <w:spacing w:after="60"/>
                  </w:pPr>
                  <w:r>
                    <w:rPr>
                      <w:rFonts w:ascii="Calibri" w:hAnsi="Calibri"/>
                      <w:sz w:val="20"/>
                    </w:rPr>
                    <w:t>53-42-9</w:t>
                  </w:r>
                </w:p>
              </w:tc>
            </w:tr>
            <w:tr w:rsidR="00066508" w14:paraId="25056EAC"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6F9AE9BA" w14:textId="77777777" w:rsidR="00066508" w:rsidRDefault="00000000">
                  <w:pPr>
                    <w:keepNext/>
                    <w:widowControl w:val="0"/>
                    <w:spacing w:after="60"/>
                  </w:pPr>
                  <w:r>
                    <w:rPr>
                      <w:rFonts w:ascii="Calibri" w:hAnsi="Calibri"/>
                      <w:b/>
                      <w:sz w:val="20"/>
                    </w:rPr>
                    <w:t>Glucocorticosteroid</w:t>
                  </w:r>
                </w:p>
              </w:tc>
            </w:tr>
            <w:tr w:rsidR="00066508" w14:paraId="47B62EE9"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C7377C0" w14:textId="77777777" w:rsidR="00066508" w:rsidRDefault="00000000">
                  <w:pPr>
                    <w:keepNext/>
                    <w:widowControl w:val="0"/>
                    <w:spacing w:after="60"/>
                  </w:pPr>
                  <w:r>
                    <w:rPr>
                      <w:rFonts w:ascii="Calibri" w:hAnsi="Calibri"/>
                      <w:sz w:val="20"/>
                    </w:rPr>
                    <w:t>11-dehydrocorticosterone</w:t>
                  </w:r>
                </w:p>
              </w:tc>
              <w:tc>
                <w:tcPr>
                  <w:tcW w:w="2286" w:type="dxa"/>
                  <w:tcBorders>
                    <w:top w:val="single" w:sz="6" w:space="0" w:color="D3D3D3"/>
                    <w:left w:val="single" w:sz="6" w:space="0" w:color="D3D3D3"/>
                    <w:bottom w:val="single" w:sz="6" w:space="0" w:color="D3D3D3"/>
                    <w:right w:val="single" w:sz="6" w:space="0" w:color="D3D3D3"/>
                  </w:tcBorders>
                </w:tcPr>
                <w:p w14:paraId="54C5F497" w14:textId="77777777" w:rsidR="00066508" w:rsidRDefault="00000000">
                  <w:pPr>
                    <w:keepNext/>
                    <w:widowControl w:val="0"/>
                    <w:spacing w:after="60"/>
                  </w:pPr>
                  <w:r>
                    <w:rPr>
                      <w:rFonts w:ascii="Calibri" w:hAnsi="Calibri"/>
                      <w:sz w:val="20"/>
                    </w:rPr>
                    <w:t>A</w:t>
                  </w:r>
                </w:p>
              </w:tc>
              <w:tc>
                <w:tcPr>
                  <w:tcW w:w="2286" w:type="dxa"/>
                  <w:tcBorders>
                    <w:top w:val="single" w:sz="6" w:space="0" w:color="D3D3D3"/>
                    <w:left w:val="single" w:sz="6" w:space="0" w:color="D3D3D3"/>
                    <w:bottom w:val="single" w:sz="6" w:space="0" w:color="D3D3D3"/>
                    <w:right w:val="single" w:sz="6" w:space="0" w:color="D3D3D3"/>
                  </w:tcBorders>
                </w:tcPr>
                <w:p w14:paraId="494517A7" w14:textId="77777777" w:rsidR="00066508" w:rsidRDefault="00000000">
                  <w:pPr>
                    <w:keepNext/>
                    <w:widowControl w:val="0"/>
                    <w:spacing w:after="60"/>
                  </w:pPr>
                  <w:r>
                    <w:rPr>
                      <w:rFonts w:ascii="Calibri" w:hAnsi="Calibri"/>
                      <w:sz w:val="20"/>
                    </w:rPr>
                    <w:t>HMDB0004029</w:t>
                  </w:r>
                </w:p>
              </w:tc>
              <w:tc>
                <w:tcPr>
                  <w:tcW w:w="2286" w:type="dxa"/>
                  <w:tcBorders>
                    <w:top w:val="single" w:sz="6" w:space="0" w:color="D3D3D3"/>
                    <w:left w:val="single" w:sz="6" w:space="0" w:color="D3D3D3"/>
                    <w:bottom w:val="single" w:sz="6" w:space="0" w:color="D3D3D3"/>
                    <w:right w:val="single" w:sz="6" w:space="0" w:color="D3D3D3"/>
                  </w:tcBorders>
                </w:tcPr>
                <w:p w14:paraId="7AA9307D" w14:textId="77777777" w:rsidR="00066508" w:rsidRDefault="00000000">
                  <w:pPr>
                    <w:keepNext/>
                    <w:widowControl w:val="0"/>
                    <w:spacing w:after="60"/>
                  </w:pPr>
                  <w:r>
                    <w:rPr>
                      <w:rFonts w:ascii="Calibri" w:hAnsi="Calibri"/>
                      <w:sz w:val="20"/>
                    </w:rPr>
                    <w:t>72-23-1</w:t>
                  </w:r>
                </w:p>
              </w:tc>
            </w:tr>
            <w:tr w:rsidR="00066508" w14:paraId="02F3F89C"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3327218" w14:textId="77777777" w:rsidR="00066508" w:rsidRDefault="00000000">
                  <w:pPr>
                    <w:keepNext/>
                    <w:widowControl w:val="0"/>
                    <w:spacing w:after="60"/>
                  </w:pPr>
                  <w:r>
                    <w:rPr>
                      <w:rFonts w:ascii="Calibri" w:hAnsi="Calibri"/>
                      <w:sz w:val="20"/>
                    </w:rPr>
                    <w:t>Corticosterone</w:t>
                  </w:r>
                </w:p>
              </w:tc>
              <w:tc>
                <w:tcPr>
                  <w:tcW w:w="2286" w:type="dxa"/>
                  <w:tcBorders>
                    <w:top w:val="single" w:sz="6" w:space="0" w:color="D3D3D3"/>
                    <w:left w:val="single" w:sz="6" w:space="0" w:color="D3D3D3"/>
                    <w:bottom w:val="single" w:sz="6" w:space="0" w:color="D3D3D3"/>
                    <w:right w:val="single" w:sz="6" w:space="0" w:color="D3D3D3"/>
                  </w:tcBorders>
                </w:tcPr>
                <w:p w14:paraId="314FC734" w14:textId="77777777" w:rsidR="00066508" w:rsidRDefault="00000000">
                  <w:pPr>
                    <w:keepNext/>
                    <w:widowControl w:val="0"/>
                    <w:spacing w:after="60"/>
                  </w:pPr>
                  <w:r>
                    <w:rPr>
                      <w:rFonts w:ascii="Calibri" w:hAnsi="Calibri"/>
                      <w:sz w:val="20"/>
                    </w:rPr>
                    <w:t>B</w:t>
                  </w:r>
                </w:p>
              </w:tc>
              <w:tc>
                <w:tcPr>
                  <w:tcW w:w="2286" w:type="dxa"/>
                  <w:tcBorders>
                    <w:top w:val="single" w:sz="6" w:space="0" w:color="D3D3D3"/>
                    <w:left w:val="single" w:sz="6" w:space="0" w:color="D3D3D3"/>
                    <w:bottom w:val="single" w:sz="6" w:space="0" w:color="D3D3D3"/>
                    <w:right w:val="single" w:sz="6" w:space="0" w:color="D3D3D3"/>
                  </w:tcBorders>
                </w:tcPr>
                <w:p w14:paraId="5C99F07A" w14:textId="77777777" w:rsidR="00066508" w:rsidRDefault="00000000">
                  <w:pPr>
                    <w:keepNext/>
                    <w:widowControl w:val="0"/>
                    <w:spacing w:after="60"/>
                  </w:pPr>
                  <w:r>
                    <w:rPr>
                      <w:rFonts w:ascii="Calibri" w:hAnsi="Calibri"/>
                      <w:sz w:val="20"/>
                    </w:rPr>
                    <w:t>HMDB0001547</w:t>
                  </w:r>
                </w:p>
              </w:tc>
              <w:tc>
                <w:tcPr>
                  <w:tcW w:w="2286" w:type="dxa"/>
                  <w:tcBorders>
                    <w:top w:val="single" w:sz="6" w:space="0" w:color="D3D3D3"/>
                    <w:left w:val="single" w:sz="6" w:space="0" w:color="D3D3D3"/>
                    <w:bottom w:val="single" w:sz="6" w:space="0" w:color="D3D3D3"/>
                    <w:right w:val="single" w:sz="6" w:space="0" w:color="D3D3D3"/>
                  </w:tcBorders>
                </w:tcPr>
                <w:p w14:paraId="18AB6951" w14:textId="77777777" w:rsidR="00066508" w:rsidRDefault="00000000">
                  <w:pPr>
                    <w:keepNext/>
                    <w:widowControl w:val="0"/>
                    <w:spacing w:after="60"/>
                  </w:pPr>
                  <w:r>
                    <w:rPr>
                      <w:rFonts w:ascii="Calibri" w:hAnsi="Calibri"/>
                      <w:sz w:val="20"/>
                    </w:rPr>
                    <w:t>50-22-6</w:t>
                  </w:r>
                </w:p>
              </w:tc>
            </w:tr>
            <w:tr w:rsidR="00066508" w14:paraId="71194A6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4952447" w14:textId="77777777" w:rsidR="00066508" w:rsidRDefault="00000000">
                  <w:pPr>
                    <w:keepNext/>
                    <w:widowControl w:val="0"/>
                    <w:spacing w:after="60"/>
                  </w:pPr>
                  <w:r>
                    <w:rPr>
                      <w:rFonts w:ascii="Calibri" w:hAnsi="Calibri"/>
                      <w:sz w:val="20"/>
                    </w:rPr>
                    <w:t>Cortisol</w:t>
                  </w:r>
                </w:p>
              </w:tc>
              <w:tc>
                <w:tcPr>
                  <w:tcW w:w="2286" w:type="dxa"/>
                  <w:tcBorders>
                    <w:top w:val="single" w:sz="6" w:space="0" w:color="D3D3D3"/>
                    <w:left w:val="single" w:sz="6" w:space="0" w:color="D3D3D3"/>
                    <w:bottom w:val="single" w:sz="6" w:space="0" w:color="D3D3D3"/>
                    <w:right w:val="single" w:sz="6" w:space="0" w:color="D3D3D3"/>
                  </w:tcBorders>
                </w:tcPr>
                <w:p w14:paraId="489DAD0F" w14:textId="77777777" w:rsidR="00066508" w:rsidRDefault="00000000">
                  <w:pPr>
                    <w:keepNext/>
                    <w:widowControl w:val="0"/>
                    <w:spacing w:after="60"/>
                  </w:pPr>
                  <w:r>
                    <w:rPr>
                      <w:rFonts w:ascii="Calibri" w:hAnsi="Calibri"/>
                      <w:sz w:val="20"/>
                    </w:rPr>
                    <w:t>F</w:t>
                  </w:r>
                </w:p>
              </w:tc>
              <w:tc>
                <w:tcPr>
                  <w:tcW w:w="2286" w:type="dxa"/>
                  <w:tcBorders>
                    <w:top w:val="single" w:sz="6" w:space="0" w:color="D3D3D3"/>
                    <w:left w:val="single" w:sz="6" w:space="0" w:color="D3D3D3"/>
                    <w:bottom w:val="single" w:sz="6" w:space="0" w:color="D3D3D3"/>
                    <w:right w:val="single" w:sz="6" w:space="0" w:color="D3D3D3"/>
                  </w:tcBorders>
                </w:tcPr>
                <w:p w14:paraId="6404ED31" w14:textId="77777777" w:rsidR="00066508" w:rsidRDefault="00000000">
                  <w:pPr>
                    <w:keepNext/>
                    <w:widowControl w:val="0"/>
                    <w:spacing w:after="60"/>
                  </w:pPr>
                  <w:r>
                    <w:rPr>
                      <w:rFonts w:ascii="Calibri" w:hAnsi="Calibri"/>
                      <w:sz w:val="20"/>
                    </w:rPr>
                    <w:t>HMDB0000063</w:t>
                  </w:r>
                </w:p>
              </w:tc>
              <w:tc>
                <w:tcPr>
                  <w:tcW w:w="2286" w:type="dxa"/>
                  <w:tcBorders>
                    <w:top w:val="single" w:sz="6" w:space="0" w:color="D3D3D3"/>
                    <w:left w:val="single" w:sz="6" w:space="0" w:color="D3D3D3"/>
                    <w:bottom w:val="single" w:sz="6" w:space="0" w:color="D3D3D3"/>
                    <w:right w:val="single" w:sz="6" w:space="0" w:color="D3D3D3"/>
                  </w:tcBorders>
                </w:tcPr>
                <w:p w14:paraId="2C0C5B5A" w14:textId="77777777" w:rsidR="00066508" w:rsidRDefault="00000000">
                  <w:pPr>
                    <w:keepNext/>
                    <w:widowControl w:val="0"/>
                    <w:spacing w:after="60"/>
                  </w:pPr>
                  <w:r>
                    <w:rPr>
                      <w:rFonts w:ascii="Calibri" w:hAnsi="Calibri"/>
                      <w:sz w:val="20"/>
                    </w:rPr>
                    <w:t>50-23-7</w:t>
                  </w:r>
                </w:p>
              </w:tc>
            </w:tr>
            <w:tr w:rsidR="00066508" w14:paraId="12395E99"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2487941" w14:textId="77777777" w:rsidR="00066508" w:rsidRDefault="00000000">
                  <w:pPr>
                    <w:keepNext/>
                    <w:widowControl w:val="0"/>
                    <w:spacing w:after="60"/>
                  </w:pPr>
                  <w:r>
                    <w:rPr>
                      <w:rFonts w:ascii="Calibri" w:hAnsi="Calibri"/>
                      <w:sz w:val="20"/>
                    </w:rPr>
                    <w:t>Cortisone</w:t>
                  </w:r>
                </w:p>
              </w:tc>
              <w:tc>
                <w:tcPr>
                  <w:tcW w:w="2286" w:type="dxa"/>
                  <w:tcBorders>
                    <w:top w:val="single" w:sz="6" w:space="0" w:color="D3D3D3"/>
                    <w:left w:val="single" w:sz="6" w:space="0" w:color="D3D3D3"/>
                    <w:bottom w:val="single" w:sz="6" w:space="0" w:color="D3D3D3"/>
                    <w:right w:val="single" w:sz="6" w:space="0" w:color="D3D3D3"/>
                  </w:tcBorders>
                </w:tcPr>
                <w:p w14:paraId="6160AE05" w14:textId="77777777" w:rsidR="00066508" w:rsidRDefault="00000000">
                  <w:pPr>
                    <w:keepNext/>
                    <w:widowControl w:val="0"/>
                    <w:spacing w:after="60"/>
                  </w:pPr>
                  <w:r>
                    <w:rPr>
                      <w:rFonts w:ascii="Calibri" w:hAnsi="Calibri"/>
                      <w:sz w:val="20"/>
                    </w:rPr>
                    <w:t>E</w:t>
                  </w:r>
                </w:p>
              </w:tc>
              <w:tc>
                <w:tcPr>
                  <w:tcW w:w="2286" w:type="dxa"/>
                  <w:tcBorders>
                    <w:top w:val="single" w:sz="6" w:space="0" w:color="D3D3D3"/>
                    <w:left w:val="single" w:sz="6" w:space="0" w:color="D3D3D3"/>
                    <w:bottom w:val="single" w:sz="6" w:space="0" w:color="D3D3D3"/>
                    <w:right w:val="single" w:sz="6" w:space="0" w:color="D3D3D3"/>
                  </w:tcBorders>
                </w:tcPr>
                <w:p w14:paraId="5500D5F3" w14:textId="77777777" w:rsidR="00066508" w:rsidRDefault="00000000">
                  <w:pPr>
                    <w:keepNext/>
                    <w:widowControl w:val="0"/>
                    <w:spacing w:after="60"/>
                  </w:pPr>
                  <w:r>
                    <w:rPr>
                      <w:rFonts w:ascii="Calibri" w:hAnsi="Calibri"/>
                      <w:sz w:val="20"/>
                    </w:rPr>
                    <w:t>HMDB0002802</w:t>
                  </w:r>
                </w:p>
              </w:tc>
              <w:tc>
                <w:tcPr>
                  <w:tcW w:w="2286" w:type="dxa"/>
                  <w:tcBorders>
                    <w:top w:val="single" w:sz="6" w:space="0" w:color="D3D3D3"/>
                    <w:left w:val="single" w:sz="6" w:space="0" w:color="D3D3D3"/>
                    <w:bottom w:val="single" w:sz="6" w:space="0" w:color="D3D3D3"/>
                    <w:right w:val="single" w:sz="6" w:space="0" w:color="D3D3D3"/>
                  </w:tcBorders>
                </w:tcPr>
                <w:p w14:paraId="1C1CA6D8" w14:textId="77777777" w:rsidR="00066508" w:rsidRDefault="00000000">
                  <w:pPr>
                    <w:keepNext/>
                    <w:widowControl w:val="0"/>
                    <w:spacing w:after="60"/>
                  </w:pPr>
                  <w:r>
                    <w:rPr>
                      <w:rFonts w:ascii="Calibri" w:hAnsi="Calibri"/>
                      <w:sz w:val="20"/>
                    </w:rPr>
                    <w:t>53-06-5</w:t>
                  </w:r>
                </w:p>
              </w:tc>
            </w:tr>
            <w:tr w:rsidR="00066508" w14:paraId="0F5119DA"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3DEEDAEA" w14:textId="77777777" w:rsidR="00066508" w:rsidRDefault="00000000">
                  <w:pPr>
                    <w:keepNext/>
                    <w:widowControl w:val="0"/>
                    <w:spacing w:after="60"/>
                  </w:pPr>
                  <w:r>
                    <w:rPr>
                      <w:rFonts w:ascii="Calibri" w:hAnsi="Calibri"/>
                      <w:b/>
                      <w:sz w:val="20"/>
                    </w:rPr>
                    <w:t>Glucocorticosteroid metabolite</w:t>
                  </w:r>
                </w:p>
              </w:tc>
            </w:tr>
            <w:tr w:rsidR="00066508" w14:paraId="012691B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55987AE" w14:textId="77777777" w:rsidR="00066508" w:rsidRDefault="00000000">
                  <w:pPr>
                    <w:keepNext/>
                    <w:widowControl w:val="0"/>
                    <w:spacing w:after="60"/>
                  </w:pPr>
                  <w:r>
                    <w:rPr>
                      <w:rFonts w:ascii="Calibri" w:hAnsi="Calibri"/>
                      <w:sz w:val="20"/>
                    </w:rPr>
                    <w:t>11β-</w:t>
                  </w:r>
                  <w:proofErr w:type="spellStart"/>
                  <w:r>
                    <w:rPr>
                      <w:rFonts w:ascii="Calibri" w:hAnsi="Calibri"/>
                      <w:sz w:val="20"/>
                    </w:rPr>
                    <w:t>hydroxyandrosterone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6B6DCA0" w14:textId="77777777" w:rsidR="00066508" w:rsidRDefault="00000000">
                  <w:pPr>
                    <w:keepNext/>
                    <w:widowControl w:val="0"/>
                    <w:spacing w:after="60"/>
                  </w:pPr>
                  <w:r>
                    <w:rPr>
                      <w:rFonts w:ascii="Calibri" w:hAnsi="Calibri"/>
                      <w:sz w:val="20"/>
                    </w:rPr>
                    <w:t>11OHAndros</w:t>
                  </w:r>
                </w:p>
              </w:tc>
              <w:tc>
                <w:tcPr>
                  <w:tcW w:w="2286" w:type="dxa"/>
                  <w:tcBorders>
                    <w:top w:val="single" w:sz="6" w:space="0" w:color="D3D3D3"/>
                    <w:left w:val="single" w:sz="6" w:space="0" w:color="D3D3D3"/>
                    <w:bottom w:val="single" w:sz="6" w:space="0" w:color="D3D3D3"/>
                    <w:right w:val="single" w:sz="6" w:space="0" w:color="D3D3D3"/>
                  </w:tcBorders>
                </w:tcPr>
                <w:p w14:paraId="703ACBBA" w14:textId="77777777" w:rsidR="00066508" w:rsidRDefault="00000000">
                  <w:pPr>
                    <w:keepNext/>
                    <w:widowControl w:val="0"/>
                    <w:spacing w:after="60"/>
                  </w:pPr>
                  <w:r>
                    <w:rPr>
                      <w:rFonts w:ascii="Calibri" w:hAnsi="Calibri"/>
                      <w:sz w:val="20"/>
                    </w:rPr>
                    <w:t>HMDB0002984</w:t>
                  </w:r>
                </w:p>
              </w:tc>
              <w:tc>
                <w:tcPr>
                  <w:tcW w:w="2286" w:type="dxa"/>
                  <w:tcBorders>
                    <w:top w:val="single" w:sz="6" w:space="0" w:color="D3D3D3"/>
                    <w:left w:val="single" w:sz="6" w:space="0" w:color="D3D3D3"/>
                    <w:bottom w:val="single" w:sz="6" w:space="0" w:color="D3D3D3"/>
                    <w:right w:val="single" w:sz="6" w:space="0" w:color="D3D3D3"/>
                  </w:tcBorders>
                </w:tcPr>
                <w:p w14:paraId="1AA6841A" w14:textId="77777777" w:rsidR="00066508" w:rsidRDefault="00000000">
                  <w:pPr>
                    <w:keepNext/>
                    <w:widowControl w:val="0"/>
                    <w:spacing w:after="60"/>
                  </w:pPr>
                  <w:r>
                    <w:rPr>
                      <w:rFonts w:ascii="Calibri" w:hAnsi="Calibri"/>
                      <w:sz w:val="20"/>
                    </w:rPr>
                    <w:t>57-61-4</w:t>
                  </w:r>
                </w:p>
              </w:tc>
            </w:tr>
            <w:tr w:rsidR="00066508" w14:paraId="7397BEC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FB10321" w14:textId="77777777" w:rsidR="00066508" w:rsidRDefault="00000000">
                  <w:pPr>
                    <w:keepNext/>
                    <w:widowControl w:val="0"/>
                    <w:spacing w:after="60"/>
                  </w:pPr>
                  <w:r>
                    <w:rPr>
                      <w:rFonts w:ascii="Calibri" w:hAnsi="Calibri"/>
                      <w:sz w:val="20"/>
                    </w:rPr>
                    <w:t>17-deoxycortolone</w:t>
                  </w:r>
                </w:p>
              </w:tc>
              <w:tc>
                <w:tcPr>
                  <w:tcW w:w="2286" w:type="dxa"/>
                  <w:tcBorders>
                    <w:top w:val="single" w:sz="6" w:space="0" w:color="D3D3D3"/>
                    <w:left w:val="single" w:sz="6" w:space="0" w:color="D3D3D3"/>
                    <w:bottom w:val="single" w:sz="6" w:space="0" w:color="D3D3D3"/>
                    <w:right w:val="single" w:sz="6" w:space="0" w:color="D3D3D3"/>
                  </w:tcBorders>
                </w:tcPr>
                <w:p w14:paraId="04D1E72E" w14:textId="77777777" w:rsidR="00066508" w:rsidRDefault="00000000">
                  <w:pPr>
                    <w:keepNext/>
                    <w:widowControl w:val="0"/>
                    <w:spacing w:after="60"/>
                  </w:pPr>
                  <w:r>
                    <w:rPr>
                      <w:rFonts w:ascii="Calibri" w:hAnsi="Calibri"/>
                      <w:sz w:val="20"/>
                    </w:rPr>
                    <w:t>17-DO-cortolone</w:t>
                  </w:r>
                </w:p>
              </w:tc>
              <w:tc>
                <w:tcPr>
                  <w:tcW w:w="2286" w:type="dxa"/>
                  <w:tcBorders>
                    <w:top w:val="single" w:sz="6" w:space="0" w:color="D3D3D3"/>
                    <w:left w:val="single" w:sz="6" w:space="0" w:color="D3D3D3"/>
                    <w:bottom w:val="single" w:sz="6" w:space="0" w:color="D3D3D3"/>
                    <w:right w:val="single" w:sz="6" w:space="0" w:color="D3D3D3"/>
                  </w:tcBorders>
                </w:tcPr>
                <w:p w14:paraId="039E74A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70EDF332" w14:textId="77777777" w:rsidR="00066508" w:rsidRDefault="00000000">
                  <w:pPr>
                    <w:keepNext/>
                    <w:widowControl w:val="0"/>
                    <w:spacing w:after="60"/>
                  </w:pPr>
                  <w:r>
                    <w:rPr>
                      <w:rFonts w:ascii="Calibri" w:hAnsi="Calibri"/>
                      <w:sz w:val="20"/>
                    </w:rPr>
                    <w:t>NA</w:t>
                  </w:r>
                </w:p>
              </w:tc>
            </w:tr>
            <w:tr w:rsidR="00066508" w14:paraId="0078DCD6"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F7E8447" w14:textId="77777777" w:rsidR="00066508" w:rsidRDefault="00000000">
                  <w:pPr>
                    <w:keepNext/>
                    <w:widowControl w:val="0"/>
                    <w:spacing w:after="60"/>
                  </w:pPr>
                  <w:r>
                    <w:rPr>
                      <w:rFonts w:ascii="Calibri" w:hAnsi="Calibri"/>
                      <w:sz w:val="20"/>
                    </w:rPr>
                    <w:t>20α-</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3A5633F" w14:textId="77777777" w:rsidR="00066508" w:rsidRDefault="00000000">
                  <w:pPr>
                    <w:keepNext/>
                    <w:widowControl w:val="0"/>
                    <w:spacing w:after="60"/>
                  </w:pPr>
                  <w:r>
                    <w:rPr>
                      <w:rFonts w:ascii="Calibri" w:hAnsi="Calibri"/>
                      <w:sz w:val="20"/>
                    </w:rPr>
                    <w:t>20aDHF</w:t>
                  </w:r>
                </w:p>
              </w:tc>
              <w:tc>
                <w:tcPr>
                  <w:tcW w:w="2286" w:type="dxa"/>
                  <w:tcBorders>
                    <w:top w:val="single" w:sz="6" w:space="0" w:color="D3D3D3"/>
                    <w:left w:val="single" w:sz="6" w:space="0" w:color="D3D3D3"/>
                    <w:bottom w:val="single" w:sz="6" w:space="0" w:color="D3D3D3"/>
                    <w:right w:val="single" w:sz="6" w:space="0" w:color="D3D3D3"/>
                  </w:tcBorders>
                </w:tcPr>
                <w:p w14:paraId="0ADD3E5C"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64ADF40F" w14:textId="77777777" w:rsidR="00066508" w:rsidRDefault="00000000">
                  <w:pPr>
                    <w:keepNext/>
                    <w:widowControl w:val="0"/>
                    <w:spacing w:after="60"/>
                  </w:pPr>
                  <w:r>
                    <w:rPr>
                      <w:rFonts w:ascii="Calibri" w:hAnsi="Calibri"/>
                      <w:sz w:val="20"/>
                    </w:rPr>
                    <w:t>NA</w:t>
                  </w:r>
                </w:p>
              </w:tc>
            </w:tr>
            <w:tr w:rsidR="00066508" w14:paraId="62B2DB6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7BCBB1C" w14:textId="77777777" w:rsidR="00066508" w:rsidRDefault="00000000">
                  <w:pPr>
                    <w:keepNext/>
                    <w:widowControl w:val="0"/>
                    <w:spacing w:after="60"/>
                  </w:pPr>
                  <w:r>
                    <w:rPr>
                      <w:rFonts w:ascii="Calibri" w:hAnsi="Calibri"/>
                      <w:sz w:val="20"/>
                    </w:rPr>
                    <w:t>20α-dihydrocortisone</w:t>
                  </w:r>
                </w:p>
              </w:tc>
              <w:tc>
                <w:tcPr>
                  <w:tcW w:w="2286" w:type="dxa"/>
                  <w:tcBorders>
                    <w:top w:val="single" w:sz="6" w:space="0" w:color="D3D3D3"/>
                    <w:left w:val="single" w:sz="6" w:space="0" w:color="D3D3D3"/>
                    <w:bottom w:val="single" w:sz="6" w:space="0" w:color="D3D3D3"/>
                    <w:right w:val="single" w:sz="6" w:space="0" w:color="D3D3D3"/>
                  </w:tcBorders>
                </w:tcPr>
                <w:p w14:paraId="5E62F1F2" w14:textId="77777777" w:rsidR="00066508" w:rsidRDefault="00000000">
                  <w:pPr>
                    <w:keepNext/>
                    <w:widowControl w:val="0"/>
                    <w:spacing w:after="60"/>
                  </w:pPr>
                  <w:r>
                    <w:rPr>
                      <w:rFonts w:ascii="Calibri" w:hAnsi="Calibri"/>
                      <w:sz w:val="20"/>
                    </w:rPr>
                    <w:t>20aDHE</w:t>
                  </w:r>
                </w:p>
              </w:tc>
              <w:tc>
                <w:tcPr>
                  <w:tcW w:w="2286" w:type="dxa"/>
                  <w:tcBorders>
                    <w:top w:val="single" w:sz="6" w:space="0" w:color="D3D3D3"/>
                    <w:left w:val="single" w:sz="6" w:space="0" w:color="D3D3D3"/>
                    <w:bottom w:val="single" w:sz="6" w:space="0" w:color="D3D3D3"/>
                    <w:right w:val="single" w:sz="6" w:space="0" w:color="D3D3D3"/>
                  </w:tcBorders>
                </w:tcPr>
                <w:p w14:paraId="14E8AEE1"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3D8998AC" w14:textId="77777777" w:rsidR="00066508" w:rsidRDefault="00000000">
                  <w:pPr>
                    <w:keepNext/>
                    <w:widowControl w:val="0"/>
                    <w:spacing w:after="60"/>
                  </w:pPr>
                  <w:r>
                    <w:rPr>
                      <w:rFonts w:ascii="Calibri" w:hAnsi="Calibri"/>
                      <w:sz w:val="20"/>
                    </w:rPr>
                    <w:t>NA</w:t>
                  </w:r>
                </w:p>
              </w:tc>
            </w:tr>
            <w:tr w:rsidR="00066508" w14:paraId="4B08015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2979487" w14:textId="77777777" w:rsidR="00066508" w:rsidRDefault="00000000">
                  <w:pPr>
                    <w:keepNext/>
                    <w:widowControl w:val="0"/>
                    <w:spacing w:after="60"/>
                  </w:pPr>
                  <w:r>
                    <w:rPr>
                      <w:rFonts w:ascii="Calibri" w:hAnsi="Calibri"/>
                      <w:sz w:val="20"/>
                    </w:rPr>
                    <w:t>20β-</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C29A290" w14:textId="77777777" w:rsidR="00066508" w:rsidRDefault="00000000">
                  <w:pPr>
                    <w:keepNext/>
                    <w:widowControl w:val="0"/>
                    <w:spacing w:after="60"/>
                  </w:pPr>
                  <w:r>
                    <w:rPr>
                      <w:rFonts w:ascii="Calibri" w:hAnsi="Calibri"/>
                      <w:sz w:val="20"/>
                    </w:rPr>
                    <w:t>20bDHF</w:t>
                  </w:r>
                </w:p>
              </w:tc>
              <w:tc>
                <w:tcPr>
                  <w:tcW w:w="2286" w:type="dxa"/>
                  <w:tcBorders>
                    <w:top w:val="single" w:sz="6" w:space="0" w:color="D3D3D3"/>
                    <w:left w:val="single" w:sz="6" w:space="0" w:color="D3D3D3"/>
                    <w:bottom w:val="single" w:sz="6" w:space="0" w:color="D3D3D3"/>
                    <w:right w:val="single" w:sz="6" w:space="0" w:color="D3D3D3"/>
                  </w:tcBorders>
                </w:tcPr>
                <w:p w14:paraId="344E258A"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3502E495" w14:textId="77777777" w:rsidR="00066508" w:rsidRDefault="00000000">
                  <w:pPr>
                    <w:keepNext/>
                    <w:widowControl w:val="0"/>
                    <w:spacing w:after="60"/>
                  </w:pPr>
                  <w:r>
                    <w:rPr>
                      <w:rFonts w:ascii="Calibri" w:hAnsi="Calibri"/>
                      <w:sz w:val="20"/>
                    </w:rPr>
                    <w:t>NA</w:t>
                  </w:r>
                </w:p>
              </w:tc>
            </w:tr>
            <w:tr w:rsidR="00066508" w14:paraId="5E08D712"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D27E9DE" w14:textId="77777777" w:rsidR="00066508" w:rsidRDefault="00000000">
                  <w:pPr>
                    <w:keepNext/>
                    <w:widowControl w:val="0"/>
                    <w:spacing w:after="60"/>
                  </w:pPr>
                  <w:r>
                    <w:rPr>
                      <w:rFonts w:ascii="Calibri" w:hAnsi="Calibri"/>
                      <w:sz w:val="20"/>
                    </w:rPr>
                    <w:t>20β-dihydrocortisone</w:t>
                  </w:r>
                </w:p>
              </w:tc>
              <w:tc>
                <w:tcPr>
                  <w:tcW w:w="2286" w:type="dxa"/>
                  <w:tcBorders>
                    <w:top w:val="single" w:sz="6" w:space="0" w:color="D3D3D3"/>
                    <w:left w:val="single" w:sz="6" w:space="0" w:color="D3D3D3"/>
                    <w:bottom w:val="single" w:sz="6" w:space="0" w:color="D3D3D3"/>
                    <w:right w:val="single" w:sz="6" w:space="0" w:color="D3D3D3"/>
                  </w:tcBorders>
                </w:tcPr>
                <w:p w14:paraId="4F43AC8F" w14:textId="77777777" w:rsidR="00066508" w:rsidRDefault="00000000">
                  <w:pPr>
                    <w:keepNext/>
                    <w:widowControl w:val="0"/>
                    <w:spacing w:after="60"/>
                  </w:pPr>
                  <w:r>
                    <w:rPr>
                      <w:rFonts w:ascii="Calibri" w:hAnsi="Calibri"/>
                      <w:sz w:val="20"/>
                    </w:rPr>
                    <w:t>20bDHE</w:t>
                  </w:r>
                </w:p>
              </w:tc>
              <w:tc>
                <w:tcPr>
                  <w:tcW w:w="2286" w:type="dxa"/>
                  <w:tcBorders>
                    <w:top w:val="single" w:sz="6" w:space="0" w:color="D3D3D3"/>
                    <w:left w:val="single" w:sz="6" w:space="0" w:color="D3D3D3"/>
                    <w:bottom w:val="single" w:sz="6" w:space="0" w:color="D3D3D3"/>
                    <w:right w:val="single" w:sz="6" w:space="0" w:color="D3D3D3"/>
                  </w:tcBorders>
                </w:tcPr>
                <w:p w14:paraId="723FCBA7"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474C07A" w14:textId="77777777" w:rsidR="00066508" w:rsidRDefault="00000000">
                  <w:pPr>
                    <w:keepNext/>
                    <w:widowControl w:val="0"/>
                    <w:spacing w:after="60"/>
                  </w:pPr>
                  <w:r>
                    <w:rPr>
                      <w:rFonts w:ascii="Calibri" w:hAnsi="Calibri"/>
                      <w:sz w:val="20"/>
                    </w:rPr>
                    <w:t>NA</w:t>
                  </w:r>
                </w:p>
              </w:tc>
            </w:tr>
            <w:tr w:rsidR="00066508" w14:paraId="376AD9CE"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42FA3B6" w14:textId="77777777" w:rsidR="00066508" w:rsidRDefault="00000000">
                  <w:pPr>
                    <w:keepNext/>
                    <w:widowControl w:val="0"/>
                    <w:spacing w:after="60"/>
                  </w:pPr>
                  <w:r>
                    <w:rPr>
                      <w:rFonts w:ascii="Calibri" w:hAnsi="Calibri"/>
                      <w:sz w:val="20"/>
                    </w:rPr>
                    <w:t>5α,20α-</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2A82C40" w14:textId="77777777" w:rsidR="00066508" w:rsidRDefault="00000000">
                  <w:pPr>
                    <w:keepNext/>
                    <w:widowControl w:val="0"/>
                    <w:spacing w:after="60"/>
                  </w:pPr>
                  <w:r>
                    <w:rPr>
                      <w:rFonts w:ascii="Calibri" w:hAnsi="Calibri"/>
                      <w:sz w:val="20"/>
                    </w:rPr>
                    <w:t>5a20acortol</w:t>
                  </w:r>
                </w:p>
              </w:tc>
              <w:tc>
                <w:tcPr>
                  <w:tcW w:w="2286" w:type="dxa"/>
                  <w:tcBorders>
                    <w:top w:val="single" w:sz="6" w:space="0" w:color="D3D3D3"/>
                    <w:left w:val="single" w:sz="6" w:space="0" w:color="D3D3D3"/>
                    <w:bottom w:val="single" w:sz="6" w:space="0" w:color="D3D3D3"/>
                    <w:right w:val="single" w:sz="6" w:space="0" w:color="D3D3D3"/>
                  </w:tcBorders>
                </w:tcPr>
                <w:p w14:paraId="08B65065" w14:textId="77777777" w:rsidR="00066508" w:rsidRDefault="00000000">
                  <w:pPr>
                    <w:keepNext/>
                    <w:widowControl w:val="0"/>
                    <w:spacing w:after="60"/>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14:paraId="5536EE8F" w14:textId="77777777" w:rsidR="00066508" w:rsidRDefault="00000000">
                  <w:pPr>
                    <w:keepNext/>
                    <w:widowControl w:val="0"/>
                    <w:spacing w:after="60"/>
                  </w:pPr>
                  <w:r>
                    <w:rPr>
                      <w:rFonts w:ascii="Calibri" w:hAnsi="Calibri"/>
                      <w:sz w:val="20"/>
                    </w:rPr>
                    <w:t>516-38-1</w:t>
                  </w:r>
                </w:p>
              </w:tc>
            </w:tr>
            <w:tr w:rsidR="00066508" w14:paraId="51B6A6E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93273AD" w14:textId="77777777" w:rsidR="00066508" w:rsidRDefault="00000000">
                  <w:pPr>
                    <w:keepNext/>
                    <w:widowControl w:val="0"/>
                    <w:spacing w:after="60"/>
                  </w:pPr>
                  <w:r>
                    <w:rPr>
                      <w:rFonts w:ascii="Calibri" w:hAnsi="Calibri"/>
                      <w:sz w:val="20"/>
                    </w:rPr>
                    <w:t>5α,20β-</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F8C8465" w14:textId="77777777" w:rsidR="00066508" w:rsidRDefault="00000000">
                  <w:pPr>
                    <w:keepNext/>
                    <w:widowControl w:val="0"/>
                    <w:spacing w:after="60"/>
                  </w:pPr>
                  <w:r>
                    <w:rPr>
                      <w:rFonts w:ascii="Calibri" w:hAnsi="Calibri"/>
                      <w:sz w:val="20"/>
                    </w:rPr>
                    <w:t>5a20bcortol</w:t>
                  </w:r>
                </w:p>
              </w:tc>
              <w:tc>
                <w:tcPr>
                  <w:tcW w:w="2286" w:type="dxa"/>
                  <w:tcBorders>
                    <w:top w:val="single" w:sz="6" w:space="0" w:color="D3D3D3"/>
                    <w:left w:val="single" w:sz="6" w:space="0" w:color="D3D3D3"/>
                    <w:bottom w:val="single" w:sz="6" w:space="0" w:color="D3D3D3"/>
                    <w:right w:val="single" w:sz="6" w:space="0" w:color="D3D3D3"/>
                  </w:tcBorders>
                </w:tcPr>
                <w:p w14:paraId="0CBFFAA6" w14:textId="77777777" w:rsidR="00066508" w:rsidRDefault="00000000">
                  <w:pPr>
                    <w:keepNext/>
                    <w:widowControl w:val="0"/>
                    <w:spacing w:after="60"/>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14:paraId="3BFF719F" w14:textId="77777777" w:rsidR="00066508" w:rsidRDefault="00000000">
                  <w:pPr>
                    <w:keepNext/>
                    <w:widowControl w:val="0"/>
                    <w:spacing w:after="60"/>
                  </w:pPr>
                  <w:r>
                    <w:rPr>
                      <w:rFonts w:ascii="Calibri" w:hAnsi="Calibri"/>
                      <w:sz w:val="20"/>
                    </w:rPr>
                    <w:t>667-65-2</w:t>
                  </w:r>
                </w:p>
              </w:tc>
            </w:tr>
            <w:tr w:rsidR="00066508" w14:paraId="422D112E"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72D79A1"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tetrahydrocorticosterone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69FF88B" w14:textId="77777777" w:rsidR="00066508" w:rsidRDefault="00000000">
                  <w:pPr>
                    <w:keepNext/>
                    <w:widowControl w:val="0"/>
                    <w:spacing w:after="60"/>
                  </w:pPr>
                  <w:r>
                    <w:rPr>
                      <w:rFonts w:ascii="Calibri" w:hAnsi="Calibri"/>
                      <w:sz w:val="20"/>
                    </w:rPr>
                    <w:t>5aTHB</w:t>
                  </w:r>
                </w:p>
              </w:tc>
              <w:tc>
                <w:tcPr>
                  <w:tcW w:w="2286" w:type="dxa"/>
                  <w:tcBorders>
                    <w:top w:val="single" w:sz="6" w:space="0" w:color="D3D3D3"/>
                    <w:left w:val="single" w:sz="6" w:space="0" w:color="D3D3D3"/>
                    <w:bottom w:val="single" w:sz="6" w:space="0" w:color="D3D3D3"/>
                    <w:right w:val="single" w:sz="6" w:space="0" w:color="D3D3D3"/>
                  </w:tcBorders>
                </w:tcPr>
                <w:p w14:paraId="520ECB48" w14:textId="77777777" w:rsidR="00066508" w:rsidRDefault="00000000">
                  <w:pPr>
                    <w:keepNext/>
                    <w:widowControl w:val="0"/>
                    <w:spacing w:after="60"/>
                  </w:pPr>
                  <w:r>
                    <w:rPr>
                      <w:rFonts w:ascii="Calibri" w:hAnsi="Calibri"/>
                      <w:sz w:val="20"/>
                    </w:rPr>
                    <w:t>HMDB0000449</w:t>
                  </w:r>
                </w:p>
              </w:tc>
              <w:tc>
                <w:tcPr>
                  <w:tcW w:w="2286" w:type="dxa"/>
                  <w:tcBorders>
                    <w:top w:val="single" w:sz="6" w:space="0" w:color="D3D3D3"/>
                    <w:left w:val="single" w:sz="6" w:space="0" w:color="D3D3D3"/>
                    <w:bottom w:val="single" w:sz="6" w:space="0" w:color="D3D3D3"/>
                    <w:right w:val="single" w:sz="6" w:space="0" w:color="D3D3D3"/>
                  </w:tcBorders>
                </w:tcPr>
                <w:p w14:paraId="1C995A62" w14:textId="77777777" w:rsidR="00066508" w:rsidRDefault="00000000">
                  <w:pPr>
                    <w:keepNext/>
                    <w:widowControl w:val="0"/>
                    <w:spacing w:after="60"/>
                  </w:pPr>
                  <w:r>
                    <w:rPr>
                      <w:rFonts w:ascii="Calibri" w:hAnsi="Calibri"/>
                      <w:sz w:val="20"/>
                    </w:rPr>
                    <w:t>600-63-5</w:t>
                  </w:r>
                </w:p>
              </w:tc>
            </w:tr>
            <w:tr w:rsidR="00066508" w14:paraId="6F65917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5F8F8A9"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B685B43" w14:textId="77777777" w:rsidR="00066508" w:rsidRDefault="00000000">
                  <w:pPr>
                    <w:keepNext/>
                    <w:widowControl w:val="0"/>
                    <w:spacing w:after="60"/>
                  </w:pPr>
                  <w:r>
                    <w:rPr>
                      <w:rFonts w:ascii="Calibri" w:hAnsi="Calibri"/>
                      <w:sz w:val="20"/>
                    </w:rPr>
                    <w:t>5aTHF</w:t>
                  </w:r>
                </w:p>
              </w:tc>
              <w:tc>
                <w:tcPr>
                  <w:tcW w:w="2286" w:type="dxa"/>
                  <w:tcBorders>
                    <w:top w:val="single" w:sz="6" w:space="0" w:color="D3D3D3"/>
                    <w:left w:val="single" w:sz="6" w:space="0" w:color="D3D3D3"/>
                    <w:bottom w:val="single" w:sz="6" w:space="0" w:color="D3D3D3"/>
                    <w:right w:val="single" w:sz="6" w:space="0" w:color="D3D3D3"/>
                  </w:tcBorders>
                </w:tcPr>
                <w:p w14:paraId="7D81FA72" w14:textId="77777777" w:rsidR="00066508" w:rsidRDefault="00000000">
                  <w:pPr>
                    <w:keepNext/>
                    <w:widowControl w:val="0"/>
                    <w:spacing w:after="60"/>
                  </w:pPr>
                  <w:r>
                    <w:rPr>
                      <w:rFonts w:ascii="Calibri" w:hAnsi="Calibri"/>
                      <w:sz w:val="20"/>
                    </w:rPr>
                    <w:t>HMDB0000526</w:t>
                  </w:r>
                </w:p>
              </w:tc>
              <w:tc>
                <w:tcPr>
                  <w:tcW w:w="2286" w:type="dxa"/>
                  <w:tcBorders>
                    <w:top w:val="single" w:sz="6" w:space="0" w:color="D3D3D3"/>
                    <w:left w:val="single" w:sz="6" w:space="0" w:color="D3D3D3"/>
                    <w:bottom w:val="single" w:sz="6" w:space="0" w:color="D3D3D3"/>
                    <w:right w:val="single" w:sz="6" w:space="0" w:color="D3D3D3"/>
                  </w:tcBorders>
                </w:tcPr>
                <w:p w14:paraId="7E71D0D6" w14:textId="77777777" w:rsidR="00066508" w:rsidRDefault="00000000">
                  <w:pPr>
                    <w:keepNext/>
                    <w:widowControl w:val="0"/>
                    <w:spacing w:after="60"/>
                  </w:pPr>
                  <w:r>
                    <w:rPr>
                      <w:rFonts w:ascii="Calibri" w:hAnsi="Calibri"/>
                      <w:sz w:val="20"/>
                    </w:rPr>
                    <w:t>302-91-0</w:t>
                  </w:r>
                </w:p>
              </w:tc>
            </w:tr>
            <w:tr w:rsidR="00066508" w14:paraId="77E84232"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68A2F1D"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1E3E3DE2" w14:textId="77777777" w:rsidR="00066508" w:rsidRDefault="00000000">
                  <w:pPr>
                    <w:keepNext/>
                    <w:widowControl w:val="0"/>
                    <w:spacing w:after="60"/>
                  </w:pPr>
                  <w:r>
                    <w:rPr>
                      <w:rFonts w:ascii="Calibri" w:hAnsi="Calibri"/>
                      <w:sz w:val="20"/>
                    </w:rPr>
                    <w:t>5aTHE</w:t>
                  </w:r>
                </w:p>
              </w:tc>
              <w:tc>
                <w:tcPr>
                  <w:tcW w:w="2286" w:type="dxa"/>
                  <w:tcBorders>
                    <w:top w:val="single" w:sz="6" w:space="0" w:color="D3D3D3"/>
                    <w:left w:val="single" w:sz="6" w:space="0" w:color="D3D3D3"/>
                    <w:bottom w:val="single" w:sz="6" w:space="0" w:color="D3D3D3"/>
                    <w:right w:val="single" w:sz="6" w:space="0" w:color="D3D3D3"/>
                  </w:tcBorders>
                </w:tcPr>
                <w:p w14:paraId="54D8D27A"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D0F882F" w14:textId="77777777" w:rsidR="00066508" w:rsidRDefault="00000000">
                  <w:pPr>
                    <w:keepNext/>
                    <w:widowControl w:val="0"/>
                    <w:spacing w:after="60"/>
                  </w:pPr>
                  <w:r>
                    <w:rPr>
                      <w:rFonts w:ascii="Calibri" w:hAnsi="Calibri"/>
                      <w:sz w:val="20"/>
                    </w:rPr>
                    <w:t>NA</w:t>
                  </w:r>
                </w:p>
              </w:tc>
            </w:tr>
            <w:tr w:rsidR="00066508" w14:paraId="3B1FF23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440712D"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7428C4F" w14:textId="77777777" w:rsidR="00066508" w:rsidRDefault="00000000">
                  <w:pPr>
                    <w:keepNext/>
                    <w:widowControl w:val="0"/>
                    <w:spacing w:after="60"/>
                  </w:pPr>
                  <w:r>
                    <w:rPr>
                      <w:rFonts w:ascii="Calibri" w:hAnsi="Calibri"/>
                      <w:sz w:val="20"/>
                    </w:rPr>
                    <w:t>5b20acortol</w:t>
                  </w:r>
                </w:p>
              </w:tc>
              <w:tc>
                <w:tcPr>
                  <w:tcW w:w="2286" w:type="dxa"/>
                  <w:tcBorders>
                    <w:top w:val="single" w:sz="6" w:space="0" w:color="D3D3D3"/>
                    <w:left w:val="single" w:sz="6" w:space="0" w:color="D3D3D3"/>
                    <w:bottom w:val="single" w:sz="6" w:space="0" w:color="D3D3D3"/>
                    <w:right w:val="single" w:sz="6" w:space="0" w:color="D3D3D3"/>
                  </w:tcBorders>
                </w:tcPr>
                <w:p w14:paraId="2F0D9F0C" w14:textId="77777777" w:rsidR="00066508" w:rsidRDefault="00000000">
                  <w:pPr>
                    <w:keepNext/>
                    <w:widowControl w:val="0"/>
                    <w:spacing w:after="60"/>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14:paraId="389B5BDD" w14:textId="77777777" w:rsidR="00066508" w:rsidRDefault="00000000">
                  <w:pPr>
                    <w:keepNext/>
                    <w:widowControl w:val="0"/>
                    <w:spacing w:after="60"/>
                  </w:pPr>
                  <w:r>
                    <w:rPr>
                      <w:rFonts w:ascii="Calibri" w:hAnsi="Calibri"/>
                      <w:sz w:val="20"/>
                    </w:rPr>
                    <w:t>516-38-1</w:t>
                  </w:r>
                </w:p>
              </w:tc>
            </w:tr>
            <w:tr w:rsidR="00066508" w14:paraId="2F8B22BC"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39C2C61"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295F5D81" w14:textId="77777777" w:rsidR="00066508" w:rsidRDefault="00000000">
                  <w:pPr>
                    <w:keepNext/>
                    <w:widowControl w:val="0"/>
                    <w:spacing w:after="60"/>
                  </w:pPr>
                  <w:r>
                    <w:rPr>
                      <w:rFonts w:ascii="Calibri" w:hAnsi="Calibri"/>
                      <w:sz w:val="20"/>
                    </w:rPr>
                    <w:t>5b20acortolone</w:t>
                  </w:r>
                </w:p>
              </w:tc>
              <w:tc>
                <w:tcPr>
                  <w:tcW w:w="2286" w:type="dxa"/>
                  <w:tcBorders>
                    <w:top w:val="single" w:sz="6" w:space="0" w:color="D3D3D3"/>
                    <w:left w:val="single" w:sz="6" w:space="0" w:color="D3D3D3"/>
                    <w:bottom w:val="single" w:sz="6" w:space="0" w:color="D3D3D3"/>
                    <w:right w:val="single" w:sz="6" w:space="0" w:color="D3D3D3"/>
                  </w:tcBorders>
                </w:tcPr>
                <w:p w14:paraId="4A92F6A7" w14:textId="77777777" w:rsidR="00066508" w:rsidRDefault="00000000">
                  <w:pPr>
                    <w:keepNext/>
                    <w:widowControl w:val="0"/>
                    <w:spacing w:after="60"/>
                  </w:pPr>
                  <w:r>
                    <w:rPr>
                      <w:rFonts w:ascii="Calibri" w:hAnsi="Calibri"/>
                      <w:sz w:val="20"/>
                    </w:rPr>
                    <w:t>HMDB0003128</w:t>
                  </w:r>
                </w:p>
              </w:tc>
              <w:tc>
                <w:tcPr>
                  <w:tcW w:w="2286" w:type="dxa"/>
                  <w:tcBorders>
                    <w:top w:val="single" w:sz="6" w:space="0" w:color="D3D3D3"/>
                    <w:left w:val="single" w:sz="6" w:space="0" w:color="D3D3D3"/>
                    <w:bottom w:val="single" w:sz="6" w:space="0" w:color="D3D3D3"/>
                    <w:right w:val="single" w:sz="6" w:space="0" w:color="D3D3D3"/>
                  </w:tcBorders>
                </w:tcPr>
                <w:p w14:paraId="030D47E1" w14:textId="77777777" w:rsidR="00066508" w:rsidRDefault="00000000">
                  <w:pPr>
                    <w:keepNext/>
                    <w:widowControl w:val="0"/>
                    <w:spacing w:after="60"/>
                  </w:pPr>
                  <w:r>
                    <w:rPr>
                      <w:rFonts w:ascii="Calibri" w:hAnsi="Calibri"/>
                      <w:sz w:val="20"/>
                    </w:rPr>
                    <w:t>516-42-7</w:t>
                  </w:r>
                </w:p>
              </w:tc>
            </w:tr>
            <w:tr w:rsidR="00066508" w14:paraId="5A1AA47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7C04F48"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77AE447C" w14:textId="77777777" w:rsidR="00066508" w:rsidRDefault="00000000">
                  <w:pPr>
                    <w:keepNext/>
                    <w:widowControl w:val="0"/>
                    <w:spacing w:after="60"/>
                  </w:pPr>
                  <w:r>
                    <w:rPr>
                      <w:rFonts w:ascii="Calibri" w:hAnsi="Calibri"/>
                      <w:sz w:val="20"/>
                    </w:rPr>
                    <w:t>5b20bcortol</w:t>
                  </w:r>
                </w:p>
              </w:tc>
              <w:tc>
                <w:tcPr>
                  <w:tcW w:w="2286" w:type="dxa"/>
                  <w:tcBorders>
                    <w:top w:val="single" w:sz="6" w:space="0" w:color="D3D3D3"/>
                    <w:left w:val="single" w:sz="6" w:space="0" w:color="D3D3D3"/>
                    <w:bottom w:val="single" w:sz="6" w:space="0" w:color="D3D3D3"/>
                    <w:right w:val="single" w:sz="6" w:space="0" w:color="D3D3D3"/>
                  </w:tcBorders>
                </w:tcPr>
                <w:p w14:paraId="73864640" w14:textId="77777777" w:rsidR="00066508" w:rsidRDefault="00000000">
                  <w:pPr>
                    <w:keepNext/>
                    <w:widowControl w:val="0"/>
                    <w:spacing w:after="60"/>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14:paraId="0141F32D" w14:textId="77777777" w:rsidR="00066508" w:rsidRDefault="00000000">
                  <w:pPr>
                    <w:keepNext/>
                    <w:widowControl w:val="0"/>
                    <w:spacing w:after="60"/>
                  </w:pPr>
                  <w:r>
                    <w:rPr>
                      <w:rFonts w:ascii="Calibri" w:hAnsi="Calibri"/>
                      <w:sz w:val="20"/>
                    </w:rPr>
                    <w:t>667-65-2</w:t>
                  </w:r>
                </w:p>
              </w:tc>
            </w:tr>
            <w:tr w:rsidR="00066508" w14:paraId="2632DCD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4B236B80"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28DFFABF" w14:textId="77777777" w:rsidR="00066508" w:rsidRDefault="00000000">
                  <w:pPr>
                    <w:keepNext/>
                    <w:widowControl w:val="0"/>
                    <w:spacing w:after="60"/>
                  </w:pPr>
                  <w:r>
                    <w:rPr>
                      <w:rFonts w:ascii="Calibri" w:hAnsi="Calibri"/>
                      <w:sz w:val="20"/>
                    </w:rPr>
                    <w:t>5b20bcortolone</w:t>
                  </w:r>
                </w:p>
              </w:tc>
              <w:tc>
                <w:tcPr>
                  <w:tcW w:w="2286" w:type="dxa"/>
                  <w:tcBorders>
                    <w:top w:val="single" w:sz="6" w:space="0" w:color="D3D3D3"/>
                    <w:left w:val="single" w:sz="6" w:space="0" w:color="D3D3D3"/>
                    <w:bottom w:val="single" w:sz="6" w:space="0" w:color="D3D3D3"/>
                    <w:right w:val="single" w:sz="6" w:space="0" w:color="D3D3D3"/>
                  </w:tcBorders>
                </w:tcPr>
                <w:p w14:paraId="33A344C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9928CDE" w14:textId="77777777" w:rsidR="00066508" w:rsidRDefault="00000000">
                  <w:pPr>
                    <w:keepNext/>
                    <w:widowControl w:val="0"/>
                    <w:spacing w:after="60"/>
                  </w:pPr>
                  <w:r>
                    <w:rPr>
                      <w:rFonts w:ascii="Calibri" w:hAnsi="Calibri"/>
                      <w:sz w:val="20"/>
                    </w:rPr>
                    <w:t>NA</w:t>
                  </w:r>
                </w:p>
              </w:tc>
            </w:tr>
            <w:tr w:rsidR="00066508" w14:paraId="2A4827C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84E124C"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620B551" w14:textId="77777777" w:rsidR="00066508" w:rsidRDefault="00000000">
                  <w:pPr>
                    <w:keepNext/>
                    <w:widowControl w:val="0"/>
                    <w:spacing w:after="60"/>
                  </w:pPr>
                  <w:r>
                    <w:rPr>
                      <w:rFonts w:ascii="Calibri" w:hAnsi="Calibri"/>
                      <w:sz w:val="20"/>
                    </w:rPr>
                    <w:t>5bDHF</w:t>
                  </w:r>
                </w:p>
              </w:tc>
              <w:tc>
                <w:tcPr>
                  <w:tcW w:w="2286" w:type="dxa"/>
                  <w:tcBorders>
                    <w:top w:val="single" w:sz="6" w:space="0" w:color="D3D3D3"/>
                    <w:left w:val="single" w:sz="6" w:space="0" w:color="D3D3D3"/>
                    <w:bottom w:val="single" w:sz="6" w:space="0" w:color="D3D3D3"/>
                    <w:right w:val="single" w:sz="6" w:space="0" w:color="D3D3D3"/>
                  </w:tcBorders>
                </w:tcPr>
                <w:p w14:paraId="1FD8B7C0" w14:textId="77777777" w:rsidR="00066508" w:rsidRDefault="00000000">
                  <w:pPr>
                    <w:keepNext/>
                    <w:widowControl w:val="0"/>
                    <w:spacing w:after="60"/>
                  </w:pPr>
                  <w:r>
                    <w:rPr>
                      <w:rFonts w:ascii="Calibri" w:hAnsi="Calibri"/>
                      <w:sz w:val="20"/>
                    </w:rPr>
                    <w:t>HMDB0003259</w:t>
                  </w:r>
                </w:p>
              </w:tc>
              <w:tc>
                <w:tcPr>
                  <w:tcW w:w="2286" w:type="dxa"/>
                  <w:tcBorders>
                    <w:top w:val="single" w:sz="6" w:space="0" w:color="D3D3D3"/>
                    <w:left w:val="single" w:sz="6" w:space="0" w:color="D3D3D3"/>
                    <w:bottom w:val="single" w:sz="6" w:space="0" w:color="D3D3D3"/>
                    <w:right w:val="single" w:sz="6" w:space="0" w:color="D3D3D3"/>
                  </w:tcBorders>
                </w:tcPr>
                <w:p w14:paraId="580DF3A0" w14:textId="77777777" w:rsidR="00066508" w:rsidRDefault="00000000">
                  <w:pPr>
                    <w:keepNext/>
                    <w:widowControl w:val="0"/>
                    <w:spacing w:after="60"/>
                  </w:pPr>
                  <w:r>
                    <w:rPr>
                      <w:rFonts w:ascii="Calibri" w:hAnsi="Calibri"/>
                      <w:sz w:val="20"/>
                    </w:rPr>
                    <w:t>1482-50-4</w:t>
                  </w:r>
                </w:p>
              </w:tc>
            </w:tr>
            <w:tr w:rsidR="00066508" w14:paraId="5D1B00AD"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D2AD14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tetrahydrocorticosterone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EABCF1C" w14:textId="77777777" w:rsidR="00066508" w:rsidRDefault="00000000">
                  <w:pPr>
                    <w:keepNext/>
                    <w:widowControl w:val="0"/>
                    <w:spacing w:after="60"/>
                  </w:pPr>
                  <w:r>
                    <w:rPr>
                      <w:rFonts w:ascii="Calibri" w:hAnsi="Calibri"/>
                      <w:sz w:val="20"/>
                    </w:rPr>
                    <w:t>5bTHB</w:t>
                  </w:r>
                </w:p>
              </w:tc>
              <w:tc>
                <w:tcPr>
                  <w:tcW w:w="2286" w:type="dxa"/>
                  <w:tcBorders>
                    <w:top w:val="single" w:sz="6" w:space="0" w:color="D3D3D3"/>
                    <w:left w:val="single" w:sz="6" w:space="0" w:color="D3D3D3"/>
                    <w:bottom w:val="single" w:sz="6" w:space="0" w:color="D3D3D3"/>
                    <w:right w:val="single" w:sz="6" w:space="0" w:color="D3D3D3"/>
                  </w:tcBorders>
                </w:tcPr>
                <w:p w14:paraId="00354D1A" w14:textId="77777777" w:rsidR="00066508" w:rsidRDefault="00000000">
                  <w:pPr>
                    <w:keepNext/>
                    <w:widowControl w:val="0"/>
                    <w:spacing w:after="60"/>
                  </w:pPr>
                  <w:r>
                    <w:rPr>
                      <w:rFonts w:ascii="Calibri" w:hAnsi="Calibri"/>
                      <w:sz w:val="20"/>
                    </w:rPr>
                    <w:t>HMDB0000268</w:t>
                  </w:r>
                </w:p>
              </w:tc>
              <w:tc>
                <w:tcPr>
                  <w:tcW w:w="2286" w:type="dxa"/>
                  <w:tcBorders>
                    <w:top w:val="single" w:sz="6" w:space="0" w:color="D3D3D3"/>
                    <w:left w:val="single" w:sz="6" w:space="0" w:color="D3D3D3"/>
                    <w:bottom w:val="single" w:sz="6" w:space="0" w:color="D3D3D3"/>
                    <w:right w:val="single" w:sz="6" w:space="0" w:color="D3D3D3"/>
                  </w:tcBorders>
                </w:tcPr>
                <w:p w14:paraId="17DB8F74" w14:textId="77777777" w:rsidR="00066508" w:rsidRDefault="00000000">
                  <w:pPr>
                    <w:keepNext/>
                    <w:widowControl w:val="0"/>
                    <w:spacing w:after="60"/>
                  </w:pPr>
                  <w:r>
                    <w:rPr>
                      <w:rFonts w:ascii="Calibri" w:hAnsi="Calibri"/>
                      <w:sz w:val="20"/>
                    </w:rPr>
                    <w:t>68-42-8</w:t>
                  </w:r>
                </w:p>
              </w:tc>
            </w:tr>
            <w:tr w:rsidR="00066508" w14:paraId="408FA840"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FF5C325"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24C4DBD" w14:textId="77777777" w:rsidR="00066508" w:rsidRDefault="00000000">
                  <w:pPr>
                    <w:keepNext/>
                    <w:widowControl w:val="0"/>
                    <w:spacing w:after="60"/>
                  </w:pPr>
                  <w:r>
                    <w:rPr>
                      <w:rFonts w:ascii="Calibri" w:hAnsi="Calibri"/>
                      <w:sz w:val="20"/>
                    </w:rPr>
                    <w:t>5bTHF</w:t>
                  </w:r>
                </w:p>
              </w:tc>
              <w:tc>
                <w:tcPr>
                  <w:tcW w:w="2286" w:type="dxa"/>
                  <w:tcBorders>
                    <w:top w:val="single" w:sz="6" w:space="0" w:color="D3D3D3"/>
                    <w:left w:val="single" w:sz="6" w:space="0" w:color="D3D3D3"/>
                    <w:bottom w:val="single" w:sz="6" w:space="0" w:color="D3D3D3"/>
                    <w:right w:val="single" w:sz="6" w:space="0" w:color="D3D3D3"/>
                  </w:tcBorders>
                </w:tcPr>
                <w:p w14:paraId="044F29B3" w14:textId="77777777" w:rsidR="00066508" w:rsidRDefault="00000000">
                  <w:pPr>
                    <w:keepNext/>
                    <w:widowControl w:val="0"/>
                    <w:spacing w:after="60"/>
                  </w:pPr>
                  <w:r>
                    <w:rPr>
                      <w:rFonts w:ascii="Calibri" w:hAnsi="Calibri"/>
                      <w:sz w:val="20"/>
                    </w:rPr>
                    <w:t>HMDB0000949</w:t>
                  </w:r>
                </w:p>
              </w:tc>
              <w:tc>
                <w:tcPr>
                  <w:tcW w:w="2286" w:type="dxa"/>
                  <w:tcBorders>
                    <w:top w:val="single" w:sz="6" w:space="0" w:color="D3D3D3"/>
                    <w:left w:val="single" w:sz="6" w:space="0" w:color="D3D3D3"/>
                    <w:bottom w:val="single" w:sz="6" w:space="0" w:color="D3D3D3"/>
                    <w:right w:val="single" w:sz="6" w:space="0" w:color="D3D3D3"/>
                  </w:tcBorders>
                </w:tcPr>
                <w:p w14:paraId="6BFF69ED" w14:textId="77777777" w:rsidR="00066508" w:rsidRDefault="00000000">
                  <w:pPr>
                    <w:keepNext/>
                    <w:widowControl w:val="0"/>
                    <w:spacing w:after="60"/>
                  </w:pPr>
                  <w:r>
                    <w:rPr>
                      <w:rFonts w:ascii="Calibri" w:hAnsi="Calibri"/>
                      <w:sz w:val="20"/>
                    </w:rPr>
                    <w:t>1953-02-01</w:t>
                  </w:r>
                </w:p>
              </w:tc>
            </w:tr>
            <w:tr w:rsidR="00066508" w14:paraId="530F6BF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2368287"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603A68BB" w14:textId="77777777" w:rsidR="00066508" w:rsidRDefault="00000000">
                  <w:pPr>
                    <w:keepNext/>
                    <w:widowControl w:val="0"/>
                    <w:spacing w:after="60"/>
                  </w:pPr>
                  <w:r>
                    <w:rPr>
                      <w:rFonts w:ascii="Calibri" w:hAnsi="Calibri"/>
                      <w:sz w:val="20"/>
                    </w:rPr>
                    <w:t>5bTHE</w:t>
                  </w:r>
                </w:p>
              </w:tc>
              <w:tc>
                <w:tcPr>
                  <w:tcW w:w="2286" w:type="dxa"/>
                  <w:tcBorders>
                    <w:top w:val="single" w:sz="6" w:space="0" w:color="D3D3D3"/>
                    <w:left w:val="single" w:sz="6" w:space="0" w:color="D3D3D3"/>
                    <w:bottom w:val="single" w:sz="6" w:space="0" w:color="D3D3D3"/>
                    <w:right w:val="single" w:sz="6" w:space="0" w:color="D3D3D3"/>
                  </w:tcBorders>
                </w:tcPr>
                <w:p w14:paraId="3BD0B92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515C0A99" w14:textId="77777777" w:rsidR="00066508" w:rsidRDefault="00000000">
                  <w:pPr>
                    <w:keepNext/>
                    <w:widowControl w:val="0"/>
                    <w:spacing w:after="60"/>
                  </w:pPr>
                  <w:r>
                    <w:rPr>
                      <w:rFonts w:ascii="Calibri" w:hAnsi="Calibri"/>
                      <w:sz w:val="20"/>
                    </w:rPr>
                    <w:t>NA</w:t>
                  </w:r>
                </w:p>
              </w:tc>
            </w:tr>
            <w:tr w:rsidR="00066508" w14:paraId="4508C0CF"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1ADE183" w14:textId="77777777" w:rsidR="00066508" w:rsidRDefault="00000000">
                  <w:pPr>
                    <w:keepNext/>
                    <w:widowControl w:val="0"/>
                    <w:spacing w:after="60"/>
                  </w:pPr>
                  <w:r>
                    <w:rPr>
                      <w:rFonts w:ascii="Calibri" w:hAnsi="Calibri"/>
                      <w:sz w:val="20"/>
                    </w:rPr>
                    <w:lastRenderedPageBreak/>
                    <w:t>6β-</w:t>
                  </w:r>
                  <w:proofErr w:type="spellStart"/>
                  <w:r>
                    <w:rPr>
                      <w:rFonts w:ascii="Calibri" w:hAnsi="Calibri"/>
                      <w:sz w:val="20"/>
                    </w:rPr>
                    <w:t>hydroxycortisol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6B11EF4" w14:textId="77777777" w:rsidR="00066508" w:rsidRDefault="00000000">
                  <w:pPr>
                    <w:keepNext/>
                    <w:widowControl w:val="0"/>
                    <w:spacing w:after="60"/>
                  </w:pPr>
                  <w:r>
                    <w:rPr>
                      <w:rFonts w:ascii="Calibri" w:hAnsi="Calibri"/>
                      <w:sz w:val="20"/>
                    </w:rPr>
                    <w:t>6OHF</w:t>
                  </w:r>
                </w:p>
              </w:tc>
              <w:tc>
                <w:tcPr>
                  <w:tcW w:w="2286" w:type="dxa"/>
                  <w:tcBorders>
                    <w:top w:val="single" w:sz="6" w:space="0" w:color="D3D3D3"/>
                    <w:left w:val="single" w:sz="6" w:space="0" w:color="D3D3D3"/>
                    <w:bottom w:val="single" w:sz="6" w:space="0" w:color="D3D3D3"/>
                    <w:right w:val="single" w:sz="6" w:space="0" w:color="D3D3D3"/>
                  </w:tcBorders>
                </w:tcPr>
                <w:p w14:paraId="63FD519A" w14:textId="77777777" w:rsidR="00066508" w:rsidRDefault="00000000">
                  <w:pPr>
                    <w:keepNext/>
                    <w:widowControl w:val="0"/>
                    <w:spacing w:after="60"/>
                  </w:pPr>
                  <w:r>
                    <w:rPr>
                      <w:rFonts w:ascii="Calibri" w:hAnsi="Calibri"/>
                      <w:sz w:val="20"/>
                    </w:rPr>
                    <w:t>HMDB0247074</w:t>
                  </w:r>
                </w:p>
              </w:tc>
              <w:tc>
                <w:tcPr>
                  <w:tcW w:w="2286" w:type="dxa"/>
                  <w:tcBorders>
                    <w:top w:val="single" w:sz="6" w:space="0" w:color="D3D3D3"/>
                    <w:left w:val="single" w:sz="6" w:space="0" w:color="D3D3D3"/>
                    <w:bottom w:val="single" w:sz="6" w:space="0" w:color="D3D3D3"/>
                    <w:right w:val="single" w:sz="6" w:space="0" w:color="D3D3D3"/>
                  </w:tcBorders>
                </w:tcPr>
                <w:p w14:paraId="08306E6B" w14:textId="77777777" w:rsidR="00066508" w:rsidRDefault="00066508">
                  <w:pPr>
                    <w:keepNext/>
                    <w:widowControl w:val="0"/>
                    <w:spacing w:after="60"/>
                  </w:pPr>
                </w:p>
              </w:tc>
            </w:tr>
            <w:tr w:rsidR="00066508" w14:paraId="0FF8DE5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BD9990A"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65D11EA6" w14:textId="77777777" w:rsidR="00066508" w:rsidRDefault="00000000">
                  <w:pPr>
                    <w:keepNext/>
                    <w:widowControl w:val="0"/>
                    <w:spacing w:after="60"/>
                  </w:pPr>
                  <w:r>
                    <w:rPr>
                      <w:rFonts w:ascii="Calibri" w:hAnsi="Calibri"/>
                      <w:sz w:val="20"/>
                    </w:rPr>
                    <w:t>6OHE</w:t>
                  </w:r>
                </w:p>
              </w:tc>
              <w:tc>
                <w:tcPr>
                  <w:tcW w:w="2286" w:type="dxa"/>
                  <w:tcBorders>
                    <w:top w:val="single" w:sz="6" w:space="0" w:color="D3D3D3"/>
                    <w:left w:val="single" w:sz="6" w:space="0" w:color="D3D3D3"/>
                    <w:bottom w:val="single" w:sz="6" w:space="0" w:color="D3D3D3"/>
                    <w:right w:val="single" w:sz="6" w:space="0" w:color="D3D3D3"/>
                  </w:tcBorders>
                </w:tcPr>
                <w:p w14:paraId="2291B679"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4B121693" w14:textId="77777777" w:rsidR="00066508" w:rsidRDefault="00000000">
                  <w:pPr>
                    <w:keepNext/>
                    <w:widowControl w:val="0"/>
                    <w:spacing w:after="60"/>
                  </w:pPr>
                  <w:r>
                    <w:rPr>
                      <w:rFonts w:ascii="Calibri" w:hAnsi="Calibri"/>
                      <w:sz w:val="20"/>
                    </w:rPr>
                    <w:t>NA</w:t>
                  </w:r>
                </w:p>
              </w:tc>
            </w:tr>
            <w:tr w:rsidR="00066508" w14:paraId="3701A3DE"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976A0BF" w14:textId="77777777" w:rsidR="00066508" w:rsidRDefault="00000000">
                  <w:pPr>
                    <w:keepNext/>
                    <w:widowControl w:val="0"/>
                    <w:spacing w:after="60"/>
                  </w:pPr>
                  <w:r>
                    <w:rPr>
                      <w:rFonts w:ascii="Calibri" w:hAnsi="Calibri"/>
                      <w:b/>
                      <w:sz w:val="20"/>
                    </w:rPr>
                    <w:t>Glucocorticosteroid precursor</w:t>
                  </w:r>
                </w:p>
              </w:tc>
            </w:tr>
            <w:tr w:rsidR="00066508" w14:paraId="7E82846A"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4F84560" w14:textId="77777777" w:rsidR="00066508" w:rsidRDefault="00000000">
                  <w:pPr>
                    <w:keepNext/>
                    <w:widowControl w:val="0"/>
                    <w:spacing w:after="60"/>
                  </w:pPr>
                  <w:r>
                    <w:rPr>
                      <w:rFonts w:ascii="Calibri" w:hAnsi="Calibri"/>
                      <w:sz w:val="20"/>
                    </w:rPr>
                    <w:t>17-hydroxyprogesterone</w:t>
                  </w:r>
                </w:p>
              </w:tc>
              <w:tc>
                <w:tcPr>
                  <w:tcW w:w="2286" w:type="dxa"/>
                  <w:tcBorders>
                    <w:top w:val="single" w:sz="6" w:space="0" w:color="D3D3D3"/>
                    <w:left w:val="single" w:sz="6" w:space="0" w:color="D3D3D3"/>
                    <w:bottom w:val="single" w:sz="6" w:space="0" w:color="D3D3D3"/>
                    <w:right w:val="single" w:sz="6" w:space="0" w:color="D3D3D3"/>
                  </w:tcBorders>
                </w:tcPr>
                <w:p w14:paraId="538A69E3" w14:textId="77777777" w:rsidR="00066508" w:rsidRDefault="00000000">
                  <w:pPr>
                    <w:keepNext/>
                    <w:widowControl w:val="0"/>
                    <w:spacing w:after="60"/>
                  </w:pPr>
                  <w:r>
                    <w:rPr>
                      <w:rFonts w:ascii="Calibri" w:hAnsi="Calibri"/>
                      <w:sz w:val="20"/>
                    </w:rPr>
                    <w:t>17OHP</w:t>
                  </w:r>
                </w:p>
              </w:tc>
              <w:tc>
                <w:tcPr>
                  <w:tcW w:w="2286" w:type="dxa"/>
                  <w:tcBorders>
                    <w:top w:val="single" w:sz="6" w:space="0" w:color="D3D3D3"/>
                    <w:left w:val="single" w:sz="6" w:space="0" w:color="D3D3D3"/>
                    <w:bottom w:val="single" w:sz="6" w:space="0" w:color="D3D3D3"/>
                    <w:right w:val="single" w:sz="6" w:space="0" w:color="D3D3D3"/>
                  </w:tcBorders>
                </w:tcPr>
                <w:p w14:paraId="000D0688" w14:textId="77777777" w:rsidR="00066508" w:rsidRDefault="00000000">
                  <w:pPr>
                    <w:keepNext/>
                    <w:widowControl w:val="0"/>
                    <w:spacing w:after="60"/>
                  </w:pPr>
                  <w:r>
                    <w:rPr>
                      <w:rFonts w:ascii="Calibri" w:hAnsi="Calibri"/>
                      <w:sz w:val="20"/>
                    </w:rPr>
                    <w:t>HMDB0000374</w:t>
                  </w:r>
                </w:p>
              </w:tc>
              <w:tc>
                <w:tcPr>
                  <w:tcW w:w="2286" w:type="dxa"/>
                  <w:tcBorders>
                    <w:top w:val="single" w:sz="6" w:space="0" w:color="D3D3D3"/>
                    <w:left w:val="single" w:sz="6" w:space="0" w:color="D3D3D3"/>
                    <w:bottom w:val="single" w:sz="6" w:space="0" w:color="D3D3D3"/>
                    <w:right w:val="single" w:sz="6" w:space="0" w:color="D3D3D3"/>
                  </w:tcBorders>
                </w:tcPr>
                <w:p w14:paraId="0EC03373" w14:textId="77777777" w:rsidR="00066508" w:rsidRDefault="00000000">
                  <w:pPr>
                    <w:keepNext/>
                    <w:widowControl w:val="0"/>
                    <w:spacing w:after="60"/>
                  </w:pPr>
                  <w:r>
                    <w:rPr>
                      <w:rFonts w:ascii="Calibri" w:hAnsi="Calibri"/>
                      <w:sz w:val="20"/>
                    </w:rPr>
                    <w:t>68-96-2</w:t>
                  </w:r>
                </w:p>
              </w:tc>
            </w:tr>
            <w:tr w:rsidR="00066508" w14:paraId="651D3956"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01EC27F" w14:textId="77777777" w:rsidR="00066508" w:rsidRDefault="00000000">
                  <w:pPr>
                    <w:keepNext/>
                    <w:widowControl w:val="0"/>
                    <w:spacing w:after="60"/>
                  </w:pPr>
                  <w:r>
                    <w:rPr>
                      <w:rFonts w:ascii="Calibri" w:hAnsi="Calibri"/>
                      <w:sz w:val="20"/>
                    </w:rPr>
                    <w:t>Cortexolone</w:t>
                  </w:r>
                </w:p>
              </w:tc>
              <w:tc>
                <w:tcPr>
                  <w:tcW w:w="2286" w:type="dxa"/>
                  <w:tcBorders>
                    <w:top w:val="single" w:sz="6" w:space="0" w:color="D3D3D3"/>
                    <w:left w:val="single" w:sz="6" w:space="0" w:color="D3D3D3"/>
                    <w:bottom w:val="single" w:sz="6" w:space="0" w:color="D3D3D3"/>
                    <w:right w:val="single" w:sz="6" w:space="0" w:color="D3D3D3"/>
                  </w:tcBorders>
                </w:tcPr>
                <w:p w14:paraId="671870A7" w14:textId="77777777" w:rsidR="00066508" w:rsidRDefault="00000000">
                  <w:pPr>
                    <w:keepNext/>
                    <w:widowControl w:val="0"/>
                    <w:spacing w:after="60"/>
                  </w:pPr>
                  <w:r>
                    <w:rPr>
                      <w:rFonts w:ascii="Calibri" w:hAnsi="Calibri"/>
                      <w:sz w:val="20"/>
                    </w:rPr>
                    <w:t>S</w:t>
                  </w:r>
                </w:p>
              </w:tc>
              <w:tc>
                <w:tcPr>
                  <w:tcW w:w="2286" w:type="dxa"/>
                  <w:tcBorders>
                    <w:top w:val="single" w:sz="6" w:space="0" w:color="D3D3D3"/>
                    <w:left w:val="single" w:sz="6" w:space="0" w:color="D3D3D3"/>
                    <w:bottom w:val="single" w:sz="6" w:space="0" w:color="D3D3D3"/>
                    <w:right w:val="single" w:sz="6" w:space="0" w:color="D3D3D3"/>
                  </w:tcBorders>
                </w:tcPr>
                <w:p w14:paraId="2FA6B3E0" w14:textId="77777777" w:rsidR="00066508" w:rsidRDefault="00000000">
                  <w:pPr>
                    <w:keepNext/>
                    <w:widowControl w:val="0"/>
                    <w:spacing w:after="60"/>
                  </w:pPr>
                  <w:r>
                    <w:rPr>
                      <w:rFonts w:ascii="Calibri" w:hAnsi="Calibri"/>
                      <w:sz w:val="20"/>
                    </w:rPr>
                    <w:t>HMDB0000015</w:t>
                  </w:r>
                </w:p>
              </w:tc>
              <w:tc>
                <w:tcPr>
                  <w:tcW w:w="2286" w:type="dxa"/>
                  <w:tcBorders>
                    <w:top w:val="single" w:sz="6" w:space="0" w:color="D3D3D3"/>
                    <w:left w:val="single" w:sz="6" w:space="0" w:color="D3D3D3"/>
                    <w:bottom w:val="single" w:sz="6" w:space="0" w:color="D3D3D3"/>
                    <w:right w:val="single" w:sz="6" w:space="0" w:color="D3D3D3"/>
                  </w:tcBorders>
                </w:tcPr>
                <w:p w14:paraId="294F5FDC" w14:textId="77777777" w:rsidR="00066508" w:rsidRDefault="00000000">
                  <w:pPr>
                    <w:keepNext/>
                    <w:widowControl w:val="0"/>
                    <w:spacing w:after="60"/>
                  </w:pPr>
                  <w:r>
                    <w:rPr>
                      <w:rFonts w:ascii="Calibri" w:hAnsi="Calibri"/>
                      <w:sz w:val="20"/>
                    </w:rPr>
                    <w:t>152-58-9</w:t>
                  </w:r>
                </w:p>
              </w:tc>
            </w:tr>
            <w:tr w:rsidR="00066508" w14:paraId="2118F9C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D2D7DD9" w14:textId="77777777" w:rsidR="00066508" w:rsidRDefault="00000000">
                  <w:pPr>
                    <w:keepNext/>
                    <w:widowControl w:val="0"/>
                    <w:spacing w:after="60"/>
                  </w:pPr>
                  <w:r>
                    <w:rPr>
                      <w:rFonts w:ascii="Calibri" w:hAnsi="Calibri"/>
                      <w:sz w:val="20"/>
                    </w:rPr>
                    <w:t>Deoxycorticosterone</w:t>
                  </w:r>
                </w:p>
              </w:tc>
              <w:tc>
                <w:tcPr>
                  <w:tcW w:w="2286" w:type="dxa"/>
                  <w:tcBorders>
                    <w:top w:val="single" w:sz="6" w:space="0" w:color="D3D3D3"/>
                    <w:left w:val="single" w:sz="6" w:space="0" w:color="D3D3D3"/>
                    <w:bottom w:val="single" w:sz="6" w:space="0" w:color="D3D3D3"/>
                    <w:right w:val="single" w:sz="6" w:space="0" w:color="D3D3D3"/>
                  </w:tcBorders>
                </w:tcPr>
                <w:p w14:paraId="4541ACFF" w14:textId="77777777" w:rsidR="00066508" w:rsidRDefault="00000000">
                  <w:pPr>
                    <w:keepNext/>
                    <w:widowControl w:val="0"/>
                    <w:spacing w:after="60"/>
                  </w:pPr>
                  <w:r>
                    <w:rPr>
                      <w:rFonts w:ascii="Calibri" w:hAnsi="Calibri"/>
                      <w:sz w:val="20"/>
                    </w:rPr>
                    <w:t>DOC</w:t>
                  </w:r>
                </w:p>
              </w:tc>
              <w:tc>
                <w:tcPr>
                  <w:tcW w:w="2286" w:type="dxa"/>
                  <w:tcBorders>
                    <w:top w:val="single" w:sz="6" w:space="0" w:color="D3D3D3"/>
                    <w:left w:val="single" w:sz="6" w:space="0" w:color="D3D3D3"/>
                    <w:bottom w:val="single" w:sz="6" w:space="0" w:color="D3D3D3"/>
                    <w:right w:val="single" w:sz="6" w:space="0" w:color="D3D3D3"/>
                  </w:tcBorders>
                </w:tcPr>
                <w:p w14:paraId="03969133" w14:textId="77777777" w:rsidR="00066508" w:rsidRDefault="00000000">
                  <w:pPr>
                    <w:keepNext/>
                    <w:widowControl w:val="0"/>
                    <w:spacing w:after="60"/>
                  </w:pPr>
                  <w:r>
                    <w:rPr>
                      <w:rFonts w:ascii="Calibri" w:hAnsi="Calibri"/>
                      <w:sz w:val="20"/>
                    </w:rPr>
                    <w:t>HMDB0000016</w:t>
                  </w:r>
                </w:p>
              </w:tc>
              <w:tc>
                <w:tcPr>
                  <w:tcW w:w="2286" w:type="dxa"/>
                  <w:tcBorders>
                    <w:top w:val="single" w:sz="6" w:space="0" w:color="D3D3D3"/>
                    <w:left w:val="single" w:sz="6" w:space="0" w:color="D3D3D3"/>
                    <w:bottom w:val="single" w:sz="6" w:space="0" w:color="D3D3D3"/>
                    <w:right w:val="single" w:sz="6" w:space="0" w:color="D3D3D3"/>
                  </w:tcBorders>
                </w:tcPr>
                <w:p w14:paraId="424D0DD8" w14:textId="77777777" w:rsidR="00066508" w:rsidRDefault="00000000">
                  <w:pPr>
                    <w:keepNext/>
                    <w:widowControl w:val="0"/>
                    <w:spacing w:after="60"/>
                  </w:pPr>
                  <w:r>
                    <w:rPr>
                      <w:rFonts w:ascii="Calibri" w:hAnsi="Calibri"/>
                      <w:sz w:val="20"/>
                    </w:rPr>
                    <w:t>64-85-7</w:t>
                  </w:r>
                </w:p>
              </w:tc>
            </w:tr>
            <w:tr w:rsidR="00066508" w14:paraId="7E97148B"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63306C2" w14:textId="77777777" w:rsidR="00066508" w:rsidRDefault="00000000">
                  <w:pPr>
                    <w:keepNext/>
                    <w:widowControl w:val="0"/>
                    <w:spacing w:after="60"/>
                  </w:pPr>
                  <w:r>
                    <w:rPr>
                      <w:rFonts w:ascii="Calibri" w:hAnsi="Calibri"/>
                      <w:b/>
                      <w:sz w:val="20"/>
                    </w:rPr>
                    <w:t>Glucocorticosteroid precursor metabolite</w:t>
                  </w:r>
                </w:p>
              </w:tc>
            </w:tr>
            <w:tr w:rsidR="00066508" w14:paraId="372AFE6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4FC110F" w14:textId="77777777" w:rsidR="00066508" w:rsidRDefault="00000000">
                  <w:pPr>
                    <w:keepNext/>
                    <w:widowControl w:val="0"/>
                    <w:spacing w:after="60"/>
                  </w:pPr>
                  <w:r>
                    <w:rPr>
                      <w:rFonts w:ascii="Calibri" w:hAnsi="Calibri"/>
                      <w:sz w:val="20"/>
                    </w:rPr>
                    <w:t>17-hydroxypregnanolone</w:t>
                  </w:r>
                </w:p>
              </w:tc>
              <w:tc>
                <w:tcPr>
                  <w:tcW w:w="2286" w:type="dxa"/>
                  <w:tcBorders>
                    <w:top w:val="single" w:sz="6" w:space="0" w:color="D3D3D3"/>
                    <w:left w:val="single" w:sz="6" w:space="0" w:color="D3D3D3"/>
                    <w:bottom w:val="single" w:sz="6" w:space="0" w:color="D3D3D3"/>
                    <w:right w:val="single" w:sz="6" w:space="0" w:color="D3D3D3"/>
                  </w:tcBorders>
                </w:tcPr>
                <w:p w14:paraId="552729F7" w14:textId="77777777" w:rsidR="00066508" w:rsidRDefault="00000000">
                  <w:pPr>
                    <w:keepNext/>
                    <w:widowControl w:val="0"/>
                    <w:spacing w:after="60"/>
                  </w:pPr>
                  <w:r>
                    <w:rPr>
                      <w:rFonts w:ascii="Calibri" w:hAnsi="Calibri"/>
                      <w:sz w:val="20"/>
                    </w:rPr>
                    <w:t>17HP</w:t>
                  </w:r>
                </w:p>
              </w:tc>
              <w:tc>
                <w:tcPr>
                  <w:tcW w:w="2286" w:type="dxa"/>
                  <w:tcBorders>
                    <w:top w:val="single" w:sz="6" w:space="0" w:color="D3D3D3"/>
                    <w:left w:val="single" w:sz="6" w:space="0" w:color="D3D3D3"/>
                    <w:bottom w:val="single" w:sz="6" w:space="0" w:color="D3D3D3"/>
                    <w:right w:val="single" w:sz="6" w:space="0" w:color="D3D3D3"/>
                  </w:tcBorders>
                </w:tcPr>
                <w:p w14:paraId="5A81C770" w14:textId="77777777" w:rsidR="00066508" w:rsidRDefault="00000000">
                  <w:pPr>
                    <w:keepNext/>
                    <w:widowControl w:val="0"/>
                    <w:spacing w:after="60"/>
                  </w:pPr>
                  <w:r>
                    <w:rPr>
                      <w:rFonts w:ascii="Calibri" w:hAnsi="Calibri"/>
                      <w:sz w:val="20"/>
                    </w:rPr>
                    <w:t>HMDB0000363</w:t>
                  </w:r>
                </w:p>
              </w:tc>
              <w:tc>
                <w:tcPr>
                  <w:tcW w:w="2286" w:type="dxa"/>
                  <w:tcBorders>
                    <w:top w:val="single" w:sz="6" w:space="0" w:color="D3D3D3"/>
                    <w:left w:val="single" w:sz="6" w:space="0" w:color="D3D3D3"/>
                    <w:bottom w:val="single" w:sz="6" w:space="0" w:color="D3D3D3"/>
                    <w:right w:val="single" w:sz="6" w:space="0" w:color="D3D3D3"/>
                  </w:tcBorders>
                </w:tcPr>
                <w:p w14:paraId="3FCD044E" w14:textId="77777777" w:rsidR="00066508" w:rsidRDefault="00000000">
                  <w:pPr>
                    <w:keepNext/>
                    <w:widowControl w:val="0"/>
                    <w:spacing w:after="60"/>
                  </w:pPr>
                  <w:r>
                    <w:rPr>
                      <w:rFonts w:ascii="Calibri" w:hAnsi="Calibri"/>
                      <w:sz w:val="20"/>
                    </w:rPr>
                    <w:t>387-79-1</w:t>
                  </w:r>
                </w:p>
              </w:tc>
            </w:tr>
            <w:tr w:rsidR="00066508" w14:paraId="0B9B1963"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76E75A3"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3A394E1" w14:textId="77777777" w:rsidR="00066508" w:rsidRDefault="00000000">
                  <w:pPr>
                    <w:keepNext/>
                    <w:widowControl w:val="0"/>
                    <w:spacing w:after="60"/>
                  </w:pPr>
                  <w:r>
                    <w:rPr>
                      <w:rFonts w:ascii="Calibri" w:hAnsi="Calibri"/>
                      <w:sz w:val="20"/>
                    </w:rPr>
                    <w:t>5bDHS</w:t>
                  </w:r>
                </w:p>
              </w:tc>
              <w:tc>
                <w:tcPr>
                  <w:tcW w:w="2286" w:type="dxa"/>
                  <w:tcBorders>
                    <w:top w:val="single" w:sz="6" w:space="0" w:color="D3D3D3"/>
                    <w:left w:val="single" w:sz="6" w:space="0" w:color="D3D3D3"/>
                    <w:bottom w:val="single" w:sz="6" w:space="0" w:color="D3D3D3"/>
                    <w:right w:val="single" w:sz="6" w:space="0" w:color="D3D3D3"/>
                  </w:tcBorders>
                </w:tcPr>
                <w:p w14:paraId="25934B17"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EB4728C" w14:textId="77777777" w:rsidR="00066508" w:rsidRDefault="00000000">
                  <w:pPr>
                    <w:keepNext/>
                    <w:widowControl w:val="0"/>
                    <w:spacing w:after="60"/>
                  </w:pPr>
                  <w:r>
                    <w:rPr>
                      <w:rFonts w:ascii="Calibri" w:hAnsi="Calibri"/>
                      <w:sz w:val="20"/>
                    </w:rPr>
                    <w:t>NA</w:t>
                  </w:r>
                </w:p>
              </w:tc>
            </w:tr>
            <w:tr w:rsidR="00066508" w14:paraId="57DC4D50"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829AB1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195F0DE" w14:textId="77777777" w:rsidR="00066508" w:rsidRDefault="00000000">
                  <w:pPr>
                    <w:keepNext/>
                    <w:widowControl w:val="0"/>
                    <w:spacing w:after="60"/>
                  </w:pPr>
                  <w:r>
                    <w:rPr>
                      <w:rFonts w:ascii="Calibri" w:hAnsi="Calibri"/>
                      <w:sz w:val="20"/>
                    </w:rPr>
                    <w:t>5bTHS</w:t>
                  </w:r>
                </w:p>
              </w:tc>
              <w:tc>
                <w:tcPr>
                  <w:tcW w:w="2286" w:type="dxa"/>
                  <w:tcBorders>
                    <w:top w:val="single" w:sz="6" w:space="0" w:color="D3D3D3"/>
                    <w:left w:val="single" w:sz="6" w:space="0" w:color="D3D3D3"/>
                    <w:bottom w:val="single" w:sz="6" w:space="0" w:color="D3D3D3"/>
                    <w:right w:val="single" w:sz="6" w:space="0" w:color="D3D3D3"/>
                  </w:tcBorders>
                </w:tcPr>
                <w:p w14:paraId="0046481F"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23498E14" w14:textId="77777777" w:rsidR="00066508" w:rsidRDefault="00000000">
                  <w:pPr>
                    <w:keepNext/>
                    <w:widowControl w:val="0"/>
                    <w:spacing w:after="60"/>
                  </w:pPr>
                  <w:r>
                    <w:rPr>
                      <w:rFonts w:ascii="Calibri" w:hAnsi="Calibri"/>
                      <w:sz w:val="20"/>
                    </w:rPr>
                    <w:t>NA</w:t>
                  </w:r>
                </w:p>
              </w:tc>
            </w:tr>
            <w:tr w:rsidR="00066508" w14:paraId="61DA4D0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98ED931" w14:textId="77777777" w:rsidR="00066508" w:rsidRDefault="00000000">
                  <w:pPr>
                    <w:keepNext/>
                    <w:widowControl w:val="0"/>
                    <w:spacing w:after="60"/>
                  </w:pPr>
                  <w:proofErr w:type="spellStart"/>
                  <w:r>
                    <w:rPr>
                      <w:rFonts w:ascii="Calibri" w:hAnsi="Calibri"/>
                      <w:sz w:val="20"/>
                    </w:rPr>
                    <w:t>Pregnantriol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82F128E" w14:textId="77777777" w:rsidR="00066508" w:rsidRDefault="00000000">
                  <w:pPr>
                    <w:keepNext/>
                    <w:widowControl w:val="0"/>
                    <w:spacing w:after="60"/>
                  </w:pPr>
                  <w:r>
                    <w:rPr>
                      <w:rFonts w:ascii="Calibri" w:hAnsi="Calibri"/>
                      <w:sz w:val="20"/>
                    </w:rPr>
                    <w:t>PT</w:t>
                  </w:r>
                </w:p>
              </w:tc>
              <w:tc>
                <w:tcPr>
                  <w:tcW w:w="2286" w:type="dxa"/>
                  <w:tcBorders>
                    <w:top w:val="single" w:sz="6" w:space="0" w:color="D3D3D3"/>
                    <w:left w:val="single" w:sz="6" w:space="0" w:color="D3D3D3"/>
                    <w:bottom w:val="single" w:sz="6" w:space="0" w:color="D3D3D3"/>
                    <w:right w:val="single" w:sz="6" w:space="0" w:color="D3D3D3"/>
                  </w:tcBorders>
                </w:tcPr>
                <w:p w14:paraId="00E79EB1"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50BF9C41" w14:textId="77777777" w:rsidR="00066508" w:rsidRDefault="00000000">
                  <w:pPr>
                    <w:keepNext/>
                    <w:widowControl w:val="0"/>
                    <w:spacing w:after="60"/>
                  </w:pPr>
                  <w:r>
                    <w:rPr>
                      <w:rFonts w:ascii="Calibri" w:hAnsi="Calibri"/>
                      <w:sz w:val="20"/>
                    </w:rPr>
                    <w:t>1098-45-9</w:t>
                  </w:r>
                </w:p>
              </w:tc>
            </w:tr>
            <w:tr w:rsidR="00066508" w14:paraId="340FC2E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ECA85BA" w14:textId="77777777" w:rsidR="00066508" w:rsidRDefault="00000000">
                  <w:pPr>
                    <w:keepNext/>
                    <w:widowControl w:val="0"/>
                    <w:spacing w:after="60"/>
                  </w:pPr>
                  <w:proofErr w:type="spellStart"/>
                  <w:r>
                    <w:rPr>
                      <w:rFonts w:ascii="Calibri" w:hAnsi="Calibri"/>
                      <w:sz w:val="20"/>
                    </w:rPr>
                    <w:t>Tetrahydrocortexolone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A78E52C" w14:textId="77777777" w:rsidR="00066508" w:rsidRDefault="00000000">
                  <w:pPr>
                    <w:keepNext/>
                    <w:widowControl w:val="0"/>
                    <w:spacing w:after="60"/>
                  </w:pPr>
                  <w:r>
                    <w:rPr>
                      <w:rFonts w:ascii="Calibri" w:hAnsi="Calibri"/>
                      <w:sz w:val="20"/>
                    </w:rPr>
                    <w:t>THS</w:t>
                  </w:r>
                </w:p>
              </w:tc>
              <w:tc>
                <w:tcPr>
                  <w:tcW w:w="2286" w:type="dxa"/>
                  <w:tcBorders>
                    <w:top w:val="single" w:sz="6" w:space="0" w:color="D3D3D3"/>
                    <w:left w:val="single" w:sz="6" w:space="0" w:color="D3D3D3"/>
                    <w:bottom w:val="single" w:sz="6" w:space="0" w:color="D3D3D3"/>
                    <w:right w:val="single" w:sz="6" w:space="0" w:color="D3D3D3"/>
                  </w:tcBorders>
                </w:tcPr>
                <w:p w14:paraId="5AFC9017" w14:textId="77777777" w:rsidR="00066508" w:rsidRDefault="00000000">
                  <w:pPr>
                    <w:keepNext/>
                    <w:widowControl w:val="0"/>
                    <w:spacing w:after="60"/>
                  </w:pPr>
                  <w:r>
                    <w:rPr>
                      <w:rFonts w:ascii="Calibri" w:hAnsi="Calibri"/>
                      <w:sz w:val="20"/>
                    </w:rPr>
                    <w:t>HMDB0005972</w:t>
                  </w:r>
                </w:p>
              </w:tc>
              <w:tc>
                <w:tcPr>
                  <w:tcW w:w="2286" w:type="dxa"/>
                  <w:tcBorders>
                    <w:top w:val="single" w:sz="6" w:space="0" w:color="D3D3D3"/>
                    <w:left w:val="single" w:sz="6" w:space="0" w:color="D3D3D3"/>
                    <w:bottom w:val="single" w:sz="6" w:space="0" w:color="D3D3D3"/>
                    <w:right w:val="single" w:sz="6" w:space="0" w:color="D3D3D3"/>
                  </w:tcBorders>
                </w:tcPr>
                <w:p w14:paraId="2630AAA8" w14:textId="77777777" w:rsidR="00066508" w:rsidRDefault="00000000">
                  <w:pPr>
                    <w:keepNext/>
                    <w:widowControl w:val="0"/>
                    <w:spacing w:after="60"/>
                  </w:pPr>
                  <w:r>
                    <w:rPr>
                      <w:rFonts w:ascii="Calibri" w:hAnsi="Calibri"/>
                      <w:sz w:val="20"/>
                    </w:rPr>
                    <w:t>68-60-0</w:t>
                  </w:r>
                </w:p>
              </w:tc>
            </w:tr>
            <w:tr w:rsidR="00066508" w14:paraId="20E5CFB6" w14:textId="77777777">
              <w:trPr>
                <w:cantSplit/>
                <w:jc w:val="center"/>
              </w:trPr>
              <w:tc>
                <w:tcPr>
                  <w:tcW w:w="9143" w:type="dxa"/>
                  <w:gridSpan w:val="4"/>
                </w:tcPr>
                <w:p w14:paraId="5BB3EF07" w14:textId="77777777" w:rsidR="00066508" w:rsidRDefault="00000000">
                  <w:pPr>
                    <w:keepNext/>
                    <w:widowControl w:val="0"/>
                    <w:spacing w:after="60"/>
                  </w:pPr>
                  <w:r>
                    <w:rPr>
                      <w:rFonts w:ascii="Calibri" w:hAnsi="Calibri"/>
                      <w:sz w:val="20"/>
                    </w:rPr>
                    <w:t>Abbreviations: Human Metabolome Database (HMDB); Chemical Abstracts Service (CAS).</w:t>
                  </w:r>
                </w:p>
              </w:tc>
            </w:tr>
          </w:tbl>
          <w:p w14:paraId="2B5E4FBC" w14:textId="77777777" w:rsidR="00066508" w:rsidRDefault="00000000">
            <w:pPr>
              <w:pStyle w:val="ImageCaption"/>
              <w:widowControl w:val="0"/>
              <w:spacing w:before="200"/>
            </w:pPr>
            <w:r>
              <w:t xml:space="preserve">Table S2: </w:t>
            </w:r>
            <w:r>
              <w:rPr>
                <w:b/>
                <w:bCs/>
              </w:rPr>
              <w:t>Information about the glucocorticosteroids, including the full metabolite name, the standard symbol, the identifier from the HMDB, and the CAS number.</w:t>
            </w:r>
            <w:bookmarkEnd w:id="430"/>
          </w:p>
        </w:tc>
      </w:tr>
    </w:tbl>
    <w:p w14:paraId="2E19C6F1" w14:textId="77777777" w:rsidR="00066508" w:rsidRDefault="00000000">
      <w:pPr>
        <w:pStyle w:val="Heading3"/>
      </w:pPr>
      <w:r>
        <w:lastRenderedPageBreak/>
        <w:t>11.1.3 Codebooks</w:t>
      </w:r>
    </w:p>
    <w:tbl>
      <w:tblPr>
        <w:tblStyle w:val="Table"/>
        <w:tblW w:w="5000" w:type="pct"/>
        <w:tblInd w:w="0" w:type="dxa"/>
        <w:tblLayout w:type="fixed"/>
        <w:tblLook w:val="0000" w:firstRow="0" w:lastRow="0" w:firstColumn="0" w:lastColumn="0" w:noHBand="0" w:noVBand="0"/>
      </w:tblPr>
      <w:tblGrid>
        <w:gridCol w:w="9576"/>
      </w:tblGrid>
      <w:tr w:rsidR="00066508" w14:paraId="6A1C0850"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466"/>
              <w:gridCol w:w="737"/>
              <w:gridCol w:w="1211"/>
              <w:gridCol w:w="2002"/>
              <w:gridCol w:w="842"/>
              <w:gridCol w:w="661"/>
              <w:gridCol w:w="717"/>
              <w:gridCol w:w="772"/>
              <w:gridCol w:w="312"/>
              <w:gridCol w:w="312"/>
              <w:gridCol w:w="312"/>
            </w:tblGrid>
            <w:tr w:rsidR="00066508" w14:paraId="06B3894F" w14:textId="77777777">
              <w:trPr>
                <w:cantSplit/>
                <w:tblHeader/>
                <w:jc w:val="center"/>
              </w:trPr>
              <w:tc>
                <w:tcPr>
                  <w:tcW w:w="831" w:type="dxa"/>
                  <w:tcBorders>
                    <w:top w:val="single" w:sz="16" w:space="0" w:color="D3D3D3"/>
                    <w:left w:val="single" w:sz="6" w:space="0" w:color="D3D3D3"/>
                    <w:bottom w:val="single" w:sz="16" w:space="0" w:color="D3D3D3"/>
                    <w:right w:val="single" w:sz="6" w:space="0" w:color="D3D3D3"/>
                  </w:tcBorders>
                </w:tcPr>
                <w:p w14:paraId="2DF1C9AB" w14:textId="77777777" w:rsidR="00066508" w:rsidRDefault="00066508">
                  <w:pPr>
                    <w:keepNext/>
                    <w:widowControl w:val="0"/>
                    <w:spacing w:after="60"/>
                  </w:pPr>
                  <w:bookmarkStart w:id="431" w:name="supptbl-codebooks"/>
                </w:p>
              </w:tc>
              <w:tc>
                <w:tcPr>
                  <w:tcW w:w="831" w:type="dxa"/>
                  <w:tcBorders>
                    <w:top w:val="single" w:sz="16" w:space="0" w:color="D3D3D3"/>
                    <w:left w:val="single" w:sz="6" w:space="0" w:color="D3D3D3"/>
                    <w:bottom w:val="single" w:sz="16" w:space="0" w:color="D3D3D3"/>
                  </w:tcBorders>
                </w:tcPr>
                <w:p w14:paraId="2FD26EDA" w14:textId="77777777" w:rsidR="00066508" w:rsidRDefault="00000000">
                  <w:pPr>
                    <w:keepNext/>
                    <w:widowControl w:val="0"/>
                    <w:spacing w:after="60"/>
                  </w:pPr>
                  <w:r>
                    <w:rPr>
                      <w:rFonts w:ascii="Calibri" w:hAnsi="Calibri"/>
                      <w:sz w:val="20"/>
                    </w:rPr>
                    <w:t>type</w:t>
                  </w:r>
                </w:p>
              </w:tc>
              <w:tc>
                <w:tcPr>
                  <w:tcW w:w="831" w:type="dxa"/>
                  <w:tcBorders>
                    <w:top w:val="single" w:sz="16" w:space="0" w:color="D3D3D3"/>
                    <w:bottom w:val="single" w:sz="16" w:space="0" w:color="D3D3D3"/>
                  </w:tcBorders>
                </w:tcPr>
                <w:p w14:paraId="36F370D8" w14:textId="77777777" w:rsidR="00066508" w:rsidRDefault="00000000">
                  <w:pPr>
                    <w:keepNext/>
                    <w:widowControl w:val="0"/>
                    <w:spacing w:after="60"/>
                  </w:pPr>
                  <w:r>
                    <w:rPr>
                      <w:rFonts w:ascii="Calibri" w:hAnsi="Calibri"/>
                      <w:sz w:val="20"/>
                    </w:rPr>
                    <w:t>description</w:t>
                  </w:r>
                </w:p>
              </w:tc>
              <w:tc>
                <w:tcPr>
                  <w:tcW w:w="831" w:type="dxa"/>
                  <w:tcBorders>
                    <w:top w:val="single" w:sz="16" w:space="0" w:color="D3D3D3"/>
                    <w:bottom w:val="single" w:sz="16" w:space="0" w:color="D3D3D3"/>
                  </w:tcBorders>
                </w:tcPr>
                <w:p w14:paraId="343CEB88" w14:textId="77777777" w:rsidR="00066508" w:rsidRDefault="00000000">
                  <w:pPr>
                    <w:keepNext/>
                    <w:widowControl w:val="0"/>
                    <w:spacing w:after="60"/>
                  </w:pPr>
                  <w:r>
                    <w:rPr>
                      <w:rFonts w:ascii="Calibri" w:hAnsi="Calibri"/>
                      <w:sz w:val="20"/>
                    </w:rPr>
                    <w:t>coding</w:t>
                  </w:r>
                </w:p>
              </w:tc>
              <w:tc>
                <w:tcPr>
                  <w:tcW w:w="831" w:type="dxa"/>
                  <w:tcBorders>
                    <w:top w:val="single" w:sz="16" w:space="0" w:color="D3D3D3"/>
                    <w:bottom w:val="single" w:sz="16" w:space="0" w:color="D3D3D3"/>
                  </w:tcBorders>
                </w:tcPr>
                <w:p w14:paraId="20248AD0" w14:textId="77777777" w:rsidR="00066508" w:rsidRDefault="00000000">
                  <w:pPr>
                    <w:keepNext/>
                    <w:widowControl w:val="0"/>
                    <w:spacing w:after="60"/>
                  </w:pPr>
                  <w:r>
                    <w:rPr>
                      <w:rFonts w:ascii="Calibri" w:hAnsi="Calibri"/>
                      <w:sz w:val="20"/>
                    </w:rPr>
                    <w:t>labels</w:t>
                  </w:r>
                </w:p>
              </w:tc>
              <w:tc>
                <w:tcPr>
                  <w:tcW w:w="832" w:type="dxa"/>
                  <w:tcBorders>
                    <w:top w:val="single" w:sz="16" w:space="0" w:color="D3D3D3"/>
                    <w:bottom w:val="single" w:sz="16" w:space="0" w:color="D3D3D3"/>
                  </w:tcBorders>
                </w:tcPr>
                <w:p w14:paraId="34EE0F33" w14:textId="77777777" w:rsidR="00066508" w:rsidRDefault="00000000">
                  <w:pPr>
                    <w:keepNext/>
                    <w:widowControl w:val="0"/>
                    <w:spacing w:after="60"/>
                  </w:pPr>
                  <w:r>
                    <w:rPr>
                      <w:rFonts w:ascii="Calibri" w:hAnsi="Calibri"/>
                      <w:sz w:val="20"/>
                    </w:rPr>
                    <w:t>remarks</w:t>
                  </w:r>
                </w:p>
              </w:tc>
              <w:tc>
                <w:tcPr>
                  <w:tcW w:w="831" w:type="dxa"/>
                  <w:tcBorders>
                    <w:top w:val="single" w:sz="16" w:space="0" w:color="D3D3D3"/>
                    <w:bottom w:val="single" w:sz="16" w:space="0" w:color="D3D3D3"/>
                  </w:tcBorders>
                </w:tcPr>
                <w:p w14:paraId="2BC9F5DD" w14:textId="77777777" w:rsidR="00066508" w:rsidRDefault="00000000">
                  <w:pPr>
                    <w:keepNext/>
                    <w:widowControl w:val="0"/>
                    <w:spacing w:after="60"/>
                  </w:pPr>
                  <w:r>
                    <w:rPr>
                      <w:rFonts w:ascii="Calibri" w:hAnsi="Calibri"/>
                      <w:sz w:val="20"/>
                    </w:rPr>
                    <w:t>comments</w:t>
                  </w:r>
                </w:p>
              </w:tc>
              <w:tc>
                <w:tcPr>
                  <w:tcW w:w="831" w:type="dxa"/>
                  <w:tcBorders>
                    <w:top w:val="single" w:sz="16" w:space="0" w:color="D3D3D3"/>
                    <w:bottom w:val="single" w:sz="16" w:space="0" w:color="D3D3D3"/>
                  </w:tcBorders>
                </w:tcPr>
                <w:p w14:paraId="7DE9ED0F" w14:textId="77777777" w:rsidR="00066508" w:rsidRDefault="00000000">
                  <w:pPr>
                    <w:keepNext/>
                    <w:widowControl w:val="0"/>
                    <w:spacing w:after="60"/>
                  </w:pPr>
                  <w:r>
                    <w:rPr>
                      <w:rFonts w:ascii="Calibri" w:hAnsi="Calibri"/>
                      <w:sz w:val="20"/>
                    </w:rPr>
                    <w:t>assessment</w:t>
                  </w:r>
                </w:p>
              </w:tc>
              <w:tc>
                <w:tcPr>
                  <w:tcW w:w="831" w:type="dxa"/>
                  <w:tcBorders>
                    <w:top w:val="single" w:sz="16" w:space="0" w:color="D3D3D3"/>
                    <w:bottom w:val="single" w:sz="16" w:space="0" w:color="D3D3D3"/>
                  </w:tcBorders>
                </w:tcPr>
                <w:p w14:paraId="1238471F" w14:textId="77777777" w:rsidR="00066508" w:rsidRDefault="00000000">
                  <w:pPr>
                    <w:keepNext/>
                    <w:widowControl w:val="0"/>
                    <w:spacing w:after="60"/>
                  </w:pPr>
                  <w:r>
                    <w:rPr>
                      <w:rFonts w:ascii="Calibri" w:hAnsi="Calibri"/>
                      <w:sz w:val="20"/>
                    </w:rPr>
                    <w:t>q1</w:t>
                  </w:r>
                </w:p>
              </w:tc>
              <w:tc>
                <w:tcPr>
                  <w:tcW w:w="831" w:type="dxa"/>
                  <w:tcBorders>
                    <w:top w:val="single" w:sz="16" w:space="0" w:color="D3D3D3"/>
                    <w:bottom w:val="single" w:sz="16" w:space="0" w:color="D3D3D3"/>
                  </w:tcBorders>
                </w:tcPr>
                <w:p w14:paraId="140D2EAE" w14:textId="77777777" w:rsidR="00066508" w:rsidRDefault="00000000">
                  <w:pPr>
                    <w:keepNext/>
                    <w:widowControl w:val="0"/>
                    <w:spacing w:after="60"/>
                  </w:pPr>
                  <w:r>
                    <w:rPr>
                      <w:rFonts w:ascii="Calibri" w:hAnsi="Calibri"/>
                      <w:sz w:val="20"/>
                    </w:rPr>
                    <w:t>q2</w:t>
                  </w:r>
                </w:p>
              </w:tc>
              <w:tc>
                <w:tcPr>
                  <w:tcW w:w="831" w:type="dxa"/>
                  <w:tcBorders>
                    <w:top w:val="single" w:sz="16" w:space="0" w:color="D3D3D3"/>
                    <w:bottom w:val="single" w:sz="16" w:space="0" w:color="D3D3D3"/>
                    <w:right w:val="single" w:sz="6" w:space="0" w:color="D3D3D3"/>
                  </w:tcBorders>
                </w:tcPr>
                <w:p w14:paraId="58C48873" w14:textId="77777777" w:rsidR="00066508" w:rsidRDefault="00000000">
                  <w:pPr>
                    <w:keepNext/>
                    <w:widowControl w:val="0"/>
                    <w:spacing w:after="60"/>
                  </w:pPr>
                  <w:r>
                    <w:rPr>
                      <w:rFonts w:ascii="Calibri" w:hAnsi="Calibri"/>
                      <w:sz w:val="20"/>
                    </w:rPr>
                    <w:t>q3</w:t>
                  </w:r>
                </w:p>
              </w:tc>
            </w:tr>
            <w:tr w:rsidR="00066508" w14:paraId="1E4A5AE0"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30A753E6" w14:textId="77777777" w:rsidR="00066508" w:rsidRDefault="00000000">
                  <w:pPr>
                    <w:keepNext/>
                    <w:widowControl w:val="0"/>
                    <w:spacing w:after="60"/>
                  </w:pPr>
                  <w:proofErr w:type="spellStart"/>
                  <w:r>
                    <w:rPr>
                      <w:rFonts w:ascii="Calibri" w:hAnsi="Calibri"/>
                      <w:b/>
                      <w:sz w:val="20"/>
                    </w:rPr>
                    <w:t>age_child</w:t>
                  </w:r>
                  <w:proofErr w:type="spellEnd"/>
                </w:p>
              </w:tc>
            </w:tr>
            <w:tr w:rsidR="00066508" w14:paraId="4A792A6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58CFF52" w14:textId="77777777" w:rsidR="00066508" w:rsidRDefault="00000000">
                  <w:pPr>
                    <w:keepNext/>
                    <w:widowControl w:val="0"/>
                    <w:spacing w:after="60"/>
                  </w:pPr>
                  <w:proofErr w:type="spellStart"/>
                  <w:r>
                    <w:rPr>
                      <w:rFonts w:ascii="Calibri" w:hAnsi="Calibri"/>
                      <w:sz w:val="20"/>
                    </w:rPr>
                    <w:t>hs_age_years</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2BAC41"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F7C0DAE" w14:textId="77777777" w:rsidR="00066508" w:rsidRDefault="00000000">
                  <w:pPr>
                    <w:keepNext/>
                    <w:widowControl w:val="0"/>
                    <w:spacing w:after="60"/>
                  </w:pPr>
                  <w:r>
                    <w:rPr>
                      <w:rFonts w:ascii="Calibri" w:hAnsi="Calibri"/>
                      <w:sz w:val="20"/>
                    </w:rPr>
                    <w:t>Child age</w:t>
                  </w:r>
                </w:p>
              </w:tc>
              <w:tc>
                <w:tcPr>
                  <w:tcW w:w="831" w:type="dxa"/>
                  <w:tcBorders>
                    <w:top w:val="single" w:sz="6" w:space="0" w:color="D3D3D3"/>
                    <w:left w:val="single" w:sz="6" w:space="0" w:color="D3D3D3"/>
                    <w:bottom w:val="single" w:sz="6" w:space="0" w:color="D3D3D3"/>
                    <w:right w:val="single" w:sz="6" w:space="0" w:color="D3D3D3"/>
                  </w:tcBorders>
                </w:tcPr>
                <w:p w14:paraId="5525C4C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4FA9D7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D76FD2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8D97EE2" w14:textId="77777777" w:rsidR="00066508" w:rsidRDefault="00000000">
                  <w:pPr>
                    <w:keepNext/>
                    <w:widowControl w:val="0"/>
                    <w:spacing w:after="60"/>
                  </w:pPr>
                  <w:r>
                    <w:rPr>
                      <w:rFonts w:ascii="Calibri" w:hAnsi="Calibri"/>
                      <w:sz w:val="20"/>
                    </w:rPr>
                    <w:t>years</w:t>
                  </w:r>
                </w:p>
              </w:tc>
              <w:tc>
                <w:tcPr>
                  <w:tcW w:w="831" w:type="dxa"/>
                  <w:tcBorders>
                    <w:top w:val="single" w:sz="6" w:space="0" w:color="D3D3D3"/>
                    <w:left w:val="single" w:sz="6" w:space="0" w:color="D3D3D3"/>
                    <w:bottom w:val="single" w:sz="6" w:space="0" w:color="D3D3D3"/>
                    <w:right w:val="single" w:sz="6" w:space="0" w:color="D3D3D3"/>
                  </w:tcBorders>
                </w:tcPr>
                <w:p w14:paraId="6AE557C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B663A0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BCDD1D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1F7620B" w14:textId="77777777" w:rsidR="00066508" w:rsidRDefault="00000000">
                  <w:pPr>
                    <w:keepNext/>
                    <w:widowControl w:val="0"/>
                    <w:spacing w:after="60"/>
                  </w:pPr>
                  <w:r>
                    <w:rPr>
                      <w:rFonts w:ascii="Calibri" w:hAnsi="Calibri"/>
                      <w:sz w:val="20"/>
                    </w:rPr>
                    <w:t>Yes</w:t>
                  </w:r>
                </w:p>
              </w:tc>
            </w:tr>
            <w:tr w:rsidR="00066508" w14:paraId="5E703DB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55C3BD6" w14:textId="77777777" w:rsidR="00066508" w:rsidRDefault="00000000">
                  <w:pPr>
                    <w:keepNext/>
                    <w:widowControl w:val="0"/>
                    <w:spacing w:after="60"/>
                  </w:pPr>
                  <w:r>
                    <w:rPr>
                      <w:rFonts w:ascii="Calibri" w:hAnsi="Calibri"/>
                      <w:b/>
                      <w:sz w:val="20"/>
                    </w:rPr>
                    <w:t>breastfeeding</w:t>
                  </w:r>
                </w:p>
              </w:tc>
            </w:tr>
            <w:tr w:rsidR="00066508" w14:paraId="15EA0AE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2FD2998" w14:textId="77777777" w:rsidR="00066508" w:rsidRDefault="00000000">
                  <w:pPr>
                    <w:keepNext/>
                    <w:widowControl w:val="0"/>
                    <w:spacing w:after="60"/>
                  </w:pPr>
                  <w:proofErr w:type="spellStart"/>
                  <w:r>
                    <w:rPr>
                      <w:rFonts w:ascii="Calibri" w:hAnsi="Calibri"/>
                      <w:sz w:val="20"/>
                    </w:rPr>
                    <w:t>hs_bf</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5316CF6"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42DCA72" w14:textId="77777777" w:rsidR="00066508" w:rsidRDefault="00000000">
                  <w:pPr>
                    <w:keepNext/>
                    <w:widowControl w:val="0"/>
                    <w:spacing w:after="60"/>
                  </w:pPr>
                  <w:r>
                    <w:rPr>
                      <w:rFonts w:ascii="Calibri" w:hAnsi="Calibri"/>
                      <w:sz w:val="20"/>
                    </w:rPr>
                    <w:t>Child breastfeeding</w:t>
                  </w:r>
                </w:p>
              </w:tc>
              <w:tc>
                <w:tcPr>
                  <w:tcW w:w="831" w:type="dxa"/>
                  <w:tcBorders>
                    <w:top w:val="single" w:sz="6" w:space="0" w:color="D3D3D3"/>
                    <w:left w:val="single" w:sz="6" w:space="0" w:color="D3D3D3"/>
                    <w:bottom w:val="single" w:sz="6" w:space="0" w:color="D3D3D3"/>
                    <w:right w:val="single" w:sz="6" w:space="0" w:color="D3D3D3"/>
                  </w:tcBorders>
                </w:tcPr>
                <w:p w14:paraId="0BBC5048"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2609DF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5F98F55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A08873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438DBF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145B846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5F3059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72A1EBD" w14:textId="77777777" w:rsidR="00066508" w:rsidRDefault="00000000">
                  <w:pPr>
                    <w:keepNext/>
                    <w:widowControl w:val="0"/>
                    <w:spacing w:after="60"/>
                  </w:pPr>
                  <w:r>
                    <w:rPr>
                      <w:rFonts w:ascii="Calibri" w:hAnsi="Calibri"/>
                      <w:sz w:val="20"/>
                    </w:rPr>
                    <w:t>Yes</w:t>
                  </w:r>
                </w:p>
              </w:tc>
            </w:tr>
            <w:tr w:rsidR="00066508" w14:paraId="25FDCC6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EB2373C" w14:textId="77777777" w:rsidR="00066508" w:rsidRDefault="00000000">
                  <w:pPr>
                    <w:keepNext/>
                    <w:widowControl w:val="0"/>
                    <w:spacing w:after="60"/>
                  </w:pPr>
                  <w:proofErr w:type="spellStart"/>
                  <w:r>
                    <w:rPr>
                      <w:rFonts w:ascii="Calibri" w:hAnsi="Calibri"/>
                      <w:b/>
                      <w:sz w:val="20"/>
                    </w:rPr>
                    <w:t>characteristics_child</w:t>
                  </w:r>
                  <w:proofErr w:type="spellEnd"/>
                </w:p>
              </w:tc>
            </w:tr>
            <w:tr w:rsidR="00066508" w14:paraId="2FE2C2B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497F3A0" w14:textId="77777777" w:rsidR="00066508" w:rsidRDefault="00000000">
                  <w:pPr>
                    <w:keepNext/>
                    <w:widowControl w:val="0"/>
                    <w:spacing w:after="60"/>
                  </w:pPr>
                  <w:proofErr w:type="spellStart"/>
                  <w:r>
                    <w:rPr>
                      <w:rFonts w:ascii="Calibri" w:hAnsi="Calibri"/>
                      <w:sz w:val="20"/>
                    </w:rPr>
                    <w:t>hs_c_height</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469F0E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F4CAFF5" w14:textId="77777777" w:rsidR="00066508" w:rsidRDefault="00000000">
                  <w:pPr>
                    <w:keepNext/>
                    <w:widowControl w:val="0"/>
                    <w:spacing w:after="60"/>
                  </w:pPr>
                  <w:r>
                    <w:rPr>
                      <w:rFonts w:ascii="Calibri" w:hAnsi="Calibri"/>
                      <w:sz w:val="20"/>
                    </w:rPr>
                    <w:t>Child height</w:t>
                  </w:r>
                </w:p>
              </w:tc>
              <w:tc>
                <w:tcPr>
                  <w:tcW w:w="831" w:type="dxa"/>
                  <w:tcBorders>
                    <w:top w:val="single" w:sz="6" w:space="0" w:color="D3D3D3"/>
                    <w:left w:val="single" w:sz="6" w:space="0" w:color="D3D3D3"/>
                    <w:bottom w:val="single" w:sz="6" w:space="0" w:color="D3D3D3"/>
                    <w:right w:val="single" w:sz="6" w:space="0" w:color="D3D3D3"/>
                  </w:tcBorders>
                </w:tcPr>
                <w:p w14:paraId="0C07072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4A9F8A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7B5BD5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22DB128" w14:textId="77777777" w:rsidR="00066508" w:rsidRDefault="00000000">
                  <w:pPr>
                    <w:keepNext/>
                    <w:widowControl w:val="0"/>
                    <w:spacing w:after="60"/>
                  </w:pPr>
                  <w:r>
                    <w:rPr>
                      <w:rFonts w:ascii="Calibri" w:hAnsi="Calibri"/>
                      <w:sz w:val="20"/>
                    </w:rPr>
                    <w:t>m</w:t>
                  </w:r>
                </w:p>
              </w:tc>
              <w:tc>
                <w:tcPr>
                  <w:tcW w:w="831" w:type="dxa"/>
                  <w:tcBorders>
                    <w:top w:val="single" w:sz="6" w:space="0" w:color="D3D3D3"/>
                    <w:left w:val="single" w:sz="6" w:space="0" w:color="D3D3D3"/>
                    <w:bottom w:val="single" w:sz="6" w:space="0" w:color="D3D3D3"/>
                    <w:right w:val="single" w:sz="6" w:space="0" w:color="D3D3D3"/>
                  </w:tcBorders>
                </w:tcPr>
                <w:p w14:paraId="0DF243B8"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21CAAC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0D18D2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2221094" w14:textId="77777777" w:rsidR="00066508" w:rsidRDefault="00000000">
                  <w:pPr>
                    <w:keepNext/>
                    <w:widowControl w:val="0"/>
                    <w:spacing w:after="60"/>
                  </w:pPr>
                  <w:r>
                    <w:rPr>
                      <w:rFonts w:ascii="Calibri" w:hAnsi="Calibri"/>
                      <w:sz w:val="20"/>
                    </w:rPr>
                    <w:t>Yes</w:t>
                  </w:r>
                </w:p>
              </w:tc>
            </w:tr>
            <w:tr w:rsidR="00066508" w14:paraId="3FECD54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9542B10" w14:textId="77777777" w:rsidR="00066508" w:rsidRDefault="00000000">
                  <w:pPr>
                    <w:keepNext/>
                    <w:widowControl w:val="0"/>
                    <w:spacing w:after="60"/>
                  </w:pPr>
                  <w:proofErr w:type="spellStart"/>
                  <w:r>
                    <w:rPr>
                      <w:rFonts w:ascii="Calibri" w:hAnsi="Calibri"/>
                      <w:sz w:val="20"/>
                    </w:rPr>
                    <w:t>hs_c_weight</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D04DD1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EA2210E" w14:textId="77777777" w:rsidR="00066508" w:rsidRDefault="00000000">
                  <w:pPr>
                    <w:keepNext/>
                    <w:widowControl w:val="0"/>
                    <w:spacing w:after="60"/>
                  </w:pPr>
                  <w:r>
                    <w:rPr>
                      <w:rFonts w:ascii="Calibri" w:hAnsi="Calibri"/>
                      <w:sz w:val="20"/>
                    </w:rPr>
                    <w:t>Child weight</w:t>
                  </w:r>
                </w:p>
              </w:tc>
              <w:tc>
                <w:tcPr>
                  <w:tcW w:w="831" w:type="dxa"/>
                  <w:tcBorders>
                    <w:top w:val="single" w:sz="6" w:space="0" w:color="D3D3D3"/>
                    <w:left w:val="single" w:sz="6" w:space="0" w:color="D3D3D3"/>
                    <w:bottom w:val="single" w:sz="6" w:space="0" w:color="D3D3D3"/>
                    <w:right w:val="single" w:sz="6" w:space="0" w:color="D3D3D3"/>
                  </w:tcBorders>
                </w:tcPr>
                <w:p w14:paraId="0CDAF94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79A789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C119B4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A7F3C94" w14:textId="77777777" w:rsidR="00066508" w:rsidRDefault="00000000">
                  <w:pPr>
                    <w:keepNext/>
                    <w:widowControl w:val="0"/>
                    <w:spacing w:after="60"/>
                  </w:pPr>
                  <w:r>
                    <w:rPr>
                      <w:rFonts w:ascii="Calibri" w:hAnsi="Calibri"/>
                      <w:sz w:val="20"/>
                    </w:rPr>
                    <w:t>kg</w:t>
                  </w:r>
                </w:p>
              </w:tc>
              <w:tc>
                <w:tcPr>
                  <w:tcW w:w="831" w:type="dxa"/>
                  <w:tcBorders>
                    <w:top w:val="single" w:sz="6" w:space="0" w:color="D3D3D3"/>
                    <w:left w:val="single" w:sz="6" w:space="0" w:color="D3D3D3"/>
                    <w:bottom w:val="single" w:sz="6" w:space="0" w:color="D3D3D3"/>
                    <w:right w:val="single" w:sz="6" w:space="0" w:color="D3D3D3"/>
                  </w:tcBorders>
                </w:tcPr>
                <w:p w14:paraId="1E43B35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642CAB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B67D9B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A176E3D" w14:textId="77777777" w:rsidR="00066508" w:rsidRDefault="00000000">
                  <w:pPr>
                    <w:keepNext/>
                    <w:widowControl w:val="0"/>
                    <w:spacing w:after="60"/>
                  </w:pPr>
                  <w:r>
                    <w:rPr>
                      <w:rFonts w:ascii="Calibri" w:hAnsi="Calibri"/>
                      <w:sz w:val="20"/>
                    </w:rPr>
                    <w:t>Yes</w:t>
                  </w:r>
                </w:p>
              </w:tc>
            </w:tr>
            <w:tr w:rsidR="00066508" w14:paraId="0285175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BBEEAB1" w14:textId="77777777" w:rsidR="00066508" w:rsidRDefault="00000000">
                  <w:pPr>
                    <w:keepNext/>
                    <w:widowControl w:val="0"/>
                    <w:spacing w:after="60"/>
                  </w:pPr>
                  <w:proofErr w:type="spellStart"/>
                  <w:r>
                    <w:rPr>
                      <w:rFonts w:ascii="Calibri" w:hAnsi="Calibri"/>
                      <w:sz w:val="20"/>
                    </w:rPr>
                    <w:t>hs_head_circ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63E89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8358C8B" w14:textId="77777777" w:rsidR="00066508" w:rsidRDefault="00000000">
                  <w:pPr>
                    <w:keepNext/>
                    <w:widowControl w:val="0"/>
                    <w:spacing w:after="60"/>
                  </w:pPr>
                  <w:r>
                    <w:rPr>
                      <w:rFonts w:ascii="Calibri" w:hAnsi="Calibri"/>
                      <w:sz w:val="20"/>
                    </w:rPr>
                    <w:t>Child head circumference</w:t>
                  </w:r>
                </w:p>
              </w:tc>
              <w:tc>
                <w:tcPr>
                  <w:tcW w:w="831" w:type="dxa"/>
                  <w:tcBorders>
                    <w:top w:val="single" w:sz="6" w:space="0" w:color="D3D3D3"/>
                    <w:left w:val="single" w:sz="6" w:space="0" w:color="D3D3D3"/>
                    <w:bottom w:val="single" w:sz="6" w:space="0" w:color="D3D3D3"/>
                    <w:right w:val="single" w:sz="6" w:space="0" w:color="D3D3D3"/>
                  </w:tcBorders>
                </w:tcPr>
                <w:p w14:paraId="095D754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1691B4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8476D2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732164E" w14:textId="77777777" w:rsidR="00066508" w:rsidRDefault="00000000">
                  <w:pPr>
                    <w:keepNext/>
                    <w:widowControl w:val="0"/>
                    <w:spacing w:after="60"/>
                  </w:pPr>
                  <w:r>
                    <w:rPr>
                      <w:rFonts w:ascii="Calibri" w:hAnsi="Calibri"/>
                      <w:sz w:val="20"/>
                    </w:rPr>
                    <w:t>cm</w:t>
                  </w:r>
                </w:p>
              </w:tc>
              <w:tc>
                <w:tcPr>
                  <w:tcW w:w="831" w:type="dxa"/>
                  <w:tcBorders>
                    <w:top w:val="single" w:sz="6" w:space="0" w:color="D3D3D3"/>
                    <w:left w:val="single" w:sz="6" w:space="0" w:color="D3D3D3"/>
                    <w:bottom w:val="single" w:sz="6" w:space="0" w:color="D3D3D3"/>
                    <w:right w:val="single" w:sz="6" w:space="0" w:color="D3D3D3"/>
                  </w:tcBorders>
                </w:tcPr>
                <w:p w14:paraId="278E7239"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EC0BDEA"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3427F3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9184112" w14:textId="77777777" w:rsidR="00066508" w:rsidRDefault="00000000">
                  <w:pPr>
                    <w:keepNext/>
                    <w:widowControl w:val="0"/>
                    <w:spacing w:after="60"/>
                  </w:pPr>
                  <w:r>
                    <w:rPr>
                      <w:rFonts w:ascii="Calibri" w:hAnsi="Calibri"/>
                      <w:sz w:val="20"/>
                    </w:rPr>
                    <w:t>Yes</w:t>
                  </w:r>
                </w:p>
              </w:tc>
            </w:tr>
            <w:tr w:rsidR="00066508" w14:paraId="1403F76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6DC7F14" w14:textId="77777777" w:rsidR="00066508" w:rsidRDefault="00000000">
                  <w:pPr>
                    <w:keepNext/>
                    <w:widowControl w:val="0"/>
                    <w:spacing w:after="60"/>
                  </w:pPr>
                  <w:proofErr w:type="spellStart"/>
                  <w:r>
                    <w:rPr>
                      <w:rFonts w:ascii="Calibri" w:hAnsi="Calibri"/>
                      <w:b/>
                      <w:sz w:val="20"/>
                    </w:rPr>
                    <w:t>child_diet</w:t>
                  </w:r>
                  <w:proofErr w:type="spellEnd"/>
                </w:p>
              </w:tc>
            </w:tr>
            <w:tr w:rsidR="00066508" w14:paraId="6BF3E93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73668A1" w14:textId="77777777" w:rsidR="00066508" w:rsidRDefault="00000000">
                  <w:pPr>
                    <w:keepNext/>
                    <w:widowControl w:val="0"/>
                    <w:spacing w:after="60"/>
                  </w:pPr>
                  <w:proofErr w:type="spellStart"/>
                  <w:r>
                    <w:rPr>
                      <w:rFonts w:ascii="Calibri" w:hAnsi="Calibri"/>
                      <w:sz w:val="20"/>
                    </w:rPr>
                    <w:t>hs_fastfood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D58D641"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4207FDC" w14:textId="77777777" w:rsidR="00066508" w:rsidRDefault="00000000">
                  <w:pPr>
                    <w:keepNext/>
                    <w:widowControl w:val="0"/>
                    <w:spacing w:after="60"/>
                  </w:pPr>
                  <w:r>
                    <w:rPr>
                      <w:rFonts w:ascii="Calibri" w:hAnsi="Calibri"/>
                      <w:sz w:val="20"/>
                    </w:rPr>
                    <w:t>Fast food/take away</w:t>
                  </w:r>
                </w:p>
              </w:tc>
              <w:tc>
                <w:tcPr>
                  <w:tcW w:w="831" w:type="dxa"/>
                  <w:tcBorders>
                    <w:top w:val="single" w:sz="6" w:space="0" w:color="D3D3D3"/>
                    <w:left w:val="single" w:sz="6" w:space="0" w:color="D3D3D3"/>
                    <w:bottom w:val="single" w:sz="6" w:space="0" w:color="D3D3D3"/>
                    <w:right w:val="single" w:sz="6" w:space="0" w:color="D3D3D3"/>
                  </w:tcBorders>
                </w:tcPr>
                <w:p w14:paraId="7DD60BA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78B46F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52D438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4843975"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F9D05D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5F4BAE7"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8B30E8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84220E0" w14:textId="77777777" w:rsidR="00066508" w:rsidRDefault="00000000">
                  <w:pPr>
                    <w:keepNext/>
                    <w:widowControl w:val="0"/>
                    <w:spacing w:after="60"/>
                  </w:pPr>
                  <w:r>
                    <w:rPr>
                      <w:rFonts w:ascii="Calibri" w:hAnsi="Calibri"/>
                      <w:sz w:val="20"/>
                    </w:rPr>
                    <w:t>Yes</w:t>
                  </w:r>
                </w:p>
              </w:tc>
            </w:tr>
            <w:tr w:rsidR="00066508" w14:paraId="0A1010D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746095F" w14:textId="77777777" w:rsidR="00066508" w:rsidRDefault="00000000">
                  <w:pPr>
                    <w:keepNext/>
                    <w:widowControl w:val="0"/>
                    <w:spacing w:after="60"/>
                  </w:pPr>
                  <w:proofErr w:type="spellStart"/>
                  <w:r>
                    <w:rPr>
                      <w:rFonts w:ascii="Calibri" w:hAnsi="Calibri"/>
                      <w:sz w:val="20"/>
                    </w:rPr>
                    <w:t>hs_org_food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4E22B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3B32F9F" w14:textId="77777777" w:rsidR="00066508" w:rsidRDefault="00000000">
                  <w:pPr>
                    <w:keepNext/>
                    <w:widowControl w:val="0"/>
                    <w:spacing w:after="60"/>
                  </w:pPr>
                  <w:r>
                    <w:rPr>
                      <w:rFonts w:ascii="Calibri" w:hAnsi="Calibri"/>
                      <w:sz w:val="20"/>
                    </w:rPr>
                    <w:t>Organic food</w:t>
                  </w:r>
                </w:p>
              </w:tc>
              <w:tc>
                <w:tcPr>
                  <w:tcW w:w="831" w:type="dxa"/>
                  <w:tcBorders>
                    <w:top w:val="single" w:sz="6" w:space="0" w:color="D3D3D3"/>
                    <w:left w:val="single" w:sz="6" w:space="0" w:color="D3D3D3"/>
                    <w:bottom w:val="single" w:sz="6" w:space="0" w:color="D3D3D3"/>
                    <w:right w:val="single" w:sz="6" w:space="0" w:color="D3D3D3"/>
                  </w:tcBorders>
                </w:tcPr>
                <w:p w14:paraId="5C36A61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78E136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08B0A7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1E66D4"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65BB1CE"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6C0D6B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EF9409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B306142" w14:textId="77777777" w:rsidR="00066508" w:rsidRDefault="00000000">
                  <w:pPr>
                    <w:keepNext/>
                    <w:widowControl w:val="0"/>
                    <w:spacing w:after="60"/>
                  </w:pPr>
                  <w:r>
                    <w:rPr>
                      <w:rFonts w:ascii="Calibri" w:hAnsi="Calibri"/>
                      <w:sz w:val="20"/>
                    </w:rPr>
                    <w:t>Yes</w:t>
                  </w:r>
                </w:p>
              </w:tc>
            </w:tr>
            <w:tr w:rsidR="00066508" w14:paraId="5DA394D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5630FA7" w14:textId="77777777" w:rsidR="00066508" w:rsidRDefault="00000000">
                  <w:pPr>
                    <w:keepNext/>
                    <w:widowControl w:val="0"/>
                    <w:spacing w:after="60"/>
                  </w:pPr>
                  <w:proofErr w:type="spellStart"/>
                  <w:r>
                    <w:rPr>
                      <w:rFonts w:ascii="Calibri" w:hAnsi="Calibri"/>
                      <w:sz w:val="20"/>
                    </w:rPr>
                    <w:lastRenderedPageBreak/>
                    <w:t>hs_total_fish</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45C43B2"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29DEF30" w14:textId="77777777" w:rsidR="00066508" w:rsidRDefault="00000000">
                  <w:pPr>
                    <w:keepNext/>
                    <w:widowControl w:val="0"/>
                    <w:spacing w:after="60"/>
                  </w:pPr>
                  <w:r>
                    <w:rPr>
                      <w:rFonts w:ascii="Calibri" w:hAnsi="Calibri"/>
                      <w:sz w:val="20"/>
                    </w:rPr>
                    <w:t>Fish and seafood</w:t>
                  </w:r>
                </w:p>
              </w:tc>
              <w:tc>
                <w:tcPr>
                  <w:tcW w:w="831" w:type="dxa"/>
                  <w:tcBorders>
                    <w:top w:val="single" w:sz="6" w:space="0" w:color="D3D3D3"/>
                    <w:left w:val="single" w:sz="6" w:space="0" w:color="D3D3D3"/>
                    <w:bottom w:val="single" w:sz="6" w:space="0" w:color="D3D3D3"/>
                    <w:right w:val="single" w:sz="6" w:space="0" w:color="D3D3D3"/>
                  </w:tcBorders>
                </w:tcPr>
                <w:p w14:paraId="3FEDD10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178525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FFC46F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C3B9719"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5206F5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85C9E4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243191D8"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CB4C2D8" w14:textId="77777777" w:rsidR="00066508" w:rsidRDefault="00000000">
                  <w:pPr>
                    <w:keepNext/>
                    <w:widowControl w:val="0"/>
                    <w:spacing w:after="60"/>
                  </w:pPr>
                  <w:r>
                    <w:rPr>
                      <w:rFonts w:ascii="Calibri" w:hAnsi="Calibri"/>
                      <w:sz w:val="20"/>
                    </w:rPr>
                    <w:t>Yes</w:t>
                  </w:r>
                </w:p>
              </w:tc>
            </w:tr>
            <w:tr w:rsidR="00066508" w14:paraId="55A996B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792A532" w14:textId="77777777" w:rsidR="00066508" w:rsidRDefault="00000000">
                  <w:pPr>
                    <w:keepNext/>
                    <w:widowControl w:val="0"/>
                    <w:spacing w:after="60"/>
                  </w:pPr>
                  <w:proofErr w:type="spellStart"/>
                  <w:r>
                    <w:rPr>
                      <w:rFonts w:ascii="Calibri" w:hAnsi="Calibri"/>
                      <w:sz w:val="20"/>
                    </w:rPr>
                    <w:t>hs_total_fruits</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FD850D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8A34F75" w14:textId="77777777" w:rsidR="00066508" w:rsidRDefault="00000000">
                  <w:pPr>
                    <w:keepNext/>
                    <w:widowControl w:val="0"/>
                    <w:spacing w:after="60"/>
                  </w:pPr>
                  <w:r>
                    <w:rPr>
                      <w:rFonts w:ascii="Calibri" w:hAnsi="Calibri"/>
                      <w:sz w:val="20"/>
                    </w:rPr>
                    <w:t>Fruits</w:t>
                  </w:r>
                </w:p>
              </w:tc>
              <w:tc>
                <w:tcPr>
                  <w:tcW w:w="831" w:type="dxa"/>
                  <w:tcBorders>
                    <w:top w:val="single" w:sz="6" w:space="0" w:color="D3D3D3"/>
                    <w:left w:val="single" w:sz="6" w:space="0" w:color="D3D3D3"/>
                    <w:bottom w:val="single" w:sz="6" w:space="0" w:color="D3D3D3"/>
                    <w:right w:val="single" w:sz="6" w:space="0" w:color="D3D3D3"/>
                  </w:tcBorders>
                </w:tcPr>
                <w:p w14:paraId="1C2C0A4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09235C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4260F2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3200850"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EEBA0E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089A95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C3186F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23141D02" w14:textId="77777777" w:rsidR="00066508" w:rsidRDefault="00000000">
                  <w:pPr>
                    <w:keepNext/>
                    <w:widowControl w:val="0"/>
                    <w:spacing w:after="60"/>
                  </w:pPr>
                  <w:r>
                    <w:rPr>
                      <w:rFonts w:ascii="Calibri" w:hAnsi="Calibri"/>
                      <w:sz w:val="20"/>
                    </w:rPr>
                    <w:t>Yes</w:t>
                  </w:r>
                </w:p>
              </w:tc>
            </w:tr>
            <w:tr w:rsidR="00066508" w14:paraId="7EBFED7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606CA48" w14:textId="77777777" w:rsidR="00066508" w:rsidRDefault="00000000">
                  <w:pPr>
                    <w:keepNext/>
                    <w:widowControl w:val="0"/>
                    <w:spacing w:after="60"/>
                  </w:pPr>
                  <w:proofErr w:type="spellStart"/>
                  <w:r>
                    <w:rPr>
                      <w:rFonts w:ascii="Calibri" w:hAnsi="Calibri"/>
                      <w:sz w:val="20"/>
                    </w:rPr>
                    <w:t>hs_total_veg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8B1F0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D31EE1D" w14:textId="77777777" w:rsidR="00066508" w:rsidRDefault="00000000">
                  <w:pPr>
                    <w:keepNext/>
                    <w:widowControl w:val="0"/>
                    <w:spacing w:after="60"/>
                  </w:pPr>
                  <w:r>
                    <w:rPr>
                      <w:rFonts w:ascii="Calibri" w:hAnsi="Calibri"/>
                      <w:sz w:val="20"/>
                    </w:rPr>
                    <w:t>Vegetables</w:t>
                  </w:r>
                </w:p>
              </w:tc>
              <w:tc>
                <w:tcPr>
                  <w:tcW w:w="831" w:type="dxa"/>
                  <w:tcBorders>
                    <w:top w:val="single" w:sz="6" w:space="0" w:color="D3D3D3"/>
                    <w:left w:val="single" w:sz="6" w:space="0" w:color="D3D3D3"/>
                    <w:bottom w:val="single" w:sz="6" w:space="0" w:color="D3D3D3"/>
                    <w:right w:val="single" w:sz="6" w:space="0" w:color="D3D3D3"/>
                  </w:tcBorders>
                </w:tcPr>
                <w:p w14:paraId="0F88AC9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951354F"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B76CA2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73510D4"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79D381B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224F8A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F63824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78970F9" w14:textId="77777777" w:rsidR="00066508" w:rsidRDefault="00000000">
                  <w:pPr>
                    <w:keepNext/>
                    <w:widowControl w:val="0"/>
                    <w:spacing w:after="60"/>
                  </w:pPr>
                  <w:r>
                    <w:rPr>
                      <w:rFonts w:ascii="Calibri" w:hAnsi="Calibri"/>
                      <w:sz w:val="20"/>
                    </w:rPr>
                    <w:t>Yes</w:t>
                  </w:r>
                </w:p>
              </w:tc>
            </w:tr>
            <w:tr w:rsidR="00066508" w14:paraId="1FBEF28F"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406462D" w14:textId="77777777" w:rsidR="00066508" w:rsidRDefault="00000000">
                  <w:pPr>
                    <w:keepNext/>
                    <w:widowControl w:val="0"/>
                    <w:spacing w:after="60"/>
                  </w:pPr>
                  <w:proofErr w:type="spellStart"/>
                  <w:r>
                    <w:rPr>
                      <w:rFonts w:ascii="Calibri" w:hAnsi="Calibri"/>
                      <w:b/>
                      <w:sz w:val="20"/>
                    </w:rPr>
                    <w:t>child_smoking</w:t>
                  </w:r>
                  <w:proofErr w:type="spellEnd"/>
                </w:p>
              </w:tc>
            </w:tr>
            <w:tr w:rsidR="00066508" w14:paraId="59A7C86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B6C12FD" w14:textId="77777777" w:rsidR="00066508" w:rsidRDefault="00000000">
                  <w:pPr>
                    <w:keepNext/>
                    <w:widowControl w:val="0"/>
                    <w:spacing w:after="60"/>
                  </w:pPr>
                  <w:proofErr w:type="spellStart"/>
                  <w:r>
                    <w:rPr>
                      <w:rFonts w:ascii="Calibri" w:hAnsi="Calibri"/>
                      <w:sz w:val="20"/>
                    </w:rPr>
                    <w:t>hs_tob</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C217934"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B33C57D" w14:textId="77777777" w:rsidR="00066508" w:rsidRDefault="00000000">
                  <w:pPr>
                    <w:keepNext/>
                    <w:widowControl w:val="0"/>
                    <w:spacing w:after="60"/>
                  </w:pPr>
                  <w:r>
                    <w:rPr>
                      <w:rFonts w:ascii="Calibri" w:hAnsi="Calibri"/>
                      <w:sz w:val="20"/>
                    </w:rPr>
                    <w:t>Maternal tobacco consumption</w:t>
                  </w:r>
                </w:p>
              </w:tc>
              <w:tc>
                <w:tcPr>
                  <w:tcW w:w="831" w:type="dxa"/>
                  <w:tcBorders>
                    <w:top w:val="single" w:sz="6" w:space="0" w:color="D3D3D3"/>
                    <w:left w:val="single" w:sz="6" w:space="0" w:color="D3D3D3"/>
                    <w:bottom w:val="single" w:sz="6" w:space="0" w:color="D3D3D3"/>
                    <w:right w:val="single" w:sz="6" w:space="0" w:color="D3D3D3"/>
                  </w:tcBorders>
                </w:tcPr>
                <w:p w14:paraId="7C2C2127" w14:textId="77777777" w:rsidR="00066508" w:rsidRDefault="00000000">
                  <w:pPr>
                    <w:keepNext/>
                    <w:widowControl w:val="0"/>
                    <w:spacing w:after="60"/>
                  </w:pPr>
                  <w:r>
                    <w:rPr>
                      <w:rFonts w:ascii="Calibri" w:hAnsi="Calibri"/>
                      <w:sz w:val="20"/>
                    </w:rPr>
                    <w:t>1,2,3,4,5</w:t>
                  </w:r>
                </w:p>
              </w:tc>
              <w:tc>
                <w:tcPr>
                  <w:tcW w:w="831" w:type="dxa"/>
                  <w:tcBorders>
                    <w:top w:val="single" w:sz="6" w:space="0" w:color="D3D3D3"/>
                    <w:left w:val="single" w:sz="6" w:space="0" w:color="D3D3D3"/>
                    <w:bottom w:val="single" w:sz="6" w:space="0" w:color="D3D3D3"/>
                    <w:right w:val="single" w:sz="6" w:space="0" w:color="D3D3D3"/>
                  </w:tcBorders>
                </w:tcPr>
                <w:p w14:paraId="4400BFB7" w14:textId="77777777" w:rsidR="00066508" w:rsidRDefault="00000000">
                  <w:pPr>
                    <w:keepNext/>
                    <w:widowControl w:val="0"/>
                    <w:spacing w:after="60"/>
                  </w:pPr>
                  <w:r>
                    <w:rPr>
                      <w:rFonts w:ascii="Calibri" w:hAnsi="Calibri"/>
                      <w:sz w:val="20"/>
                    </w:rPr>
                    <w:t>Non-smoker and has never smoked, Non-smoker but previously smoked although not daily, Non-smoker but previously smoked daily, Smoker but not daily, Daily smoker</w:t>
                  </w:r>
                </w:p>
              </w:tc>
              <w:tc>
                <w:tcPr>
                  <w:tcW w:w="832" w:type="dxa"/>
                  <w:tcBorders>
                    <w:top w:val="single" w:sz="6" w:space="0" w:color="D3D3D3"/>
                    <w:left w:val="single" w:sz="6" w:space="0" w:color="D3D3D3"/>
                    <w:bottom w:val="single" w:sz="6" w:space="0" w:color="D3D3D3"/>
                    <w:right w:val="single" w:sz="6" w:space="0" w:color="D3D3D3"/>
                  </w:tcBorders>
                </w:tcPr>
                <w:p w14:paraId="6BC7B48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766AD0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0A13D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2A8989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8F3B9F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93321E3" w14:textId="77777777" w:rsidR="00066508" w:rsidRDefault="00000000">
                  <w:pPr>
                    <w:keepNext/>
                    <w:widowControl w:val="0"/>
                    <w:spacing w:after="60"/>
                  </w:pPr>
                  <w:r>
                    <w:rPr>
                      <w:rFonts w:ascii="Calibri" w:hAnsi="Calibri"/>
                      <w:sz w:val="20"/>
                    </w:rPr>
                    <w:t>Yes</w:t>
                  </w:r>
                </w:p>
              </w:tc>
            </w:tr>
            <w:tr w:rsidR="00066508" w14:paraId="3F6A16A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4C0B19A" w14:textId="77777777" w:rsidR="00066508" w:rsidRDefault="00000000">
                  <w:pPr>
                    <w:keepNext/>
                    <w:widowControl w:val="0"/>
                    <w:spacing w:after="60"/>
                  </w:pPr>
                  <w:r>
                    <w:rPr>
                      <w:rFonts w:ascii="Calibri" w:hAnsi="Calibri"/>
                      <w:b/>
                      <w:sz w:val="20"/>
                    </w:rPr>
                    <w:t>cohort</w:t>
                  </w:r>
                </w:p>
              </w:tc>
            </w:tr>
            <w:tr w:rsidR="00066508" w14:paraId="20FDBB4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3F48106" w14:textId="77777777" w:rsidR="00066508" w:rsidRDefault="00000000">
                  <w:pPr>
                    <w:keepNext/>
                    <w:widowControl w:val="0"/>
                    <w:spacing w:after="60"/>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14:paraId="3606BA64" w14:textId="77777777" w:rsidR="00066508" w:rsidRDefault="00000000">
                  <w:pPr>
                    <w:keepNext/>
                    <w:widowControl w:val="0"/>
                    <w:spacing w:after="60"/>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14:paraId="3B2967CB" w14:textId="77777777" w:rsidR="00066508" w:rsidRDefault="00000000">
                  <w:pPr>
                    <w:keepNext/>
                    <w:widowControl w:val="0"/>
                    <w:spacing w:after="60"/>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14:paraId="3E7FABF1" w14:textId="77777777" w:rsidR="00066508" w:rsidRDefault="00000000">
                  <w:pPr>
                    <w:keepNext/>
                    <w:widowControl w:val="0"/>
                    <w:spacing w:after="60"/>
                  </w:pPr>
                  <w:proofErr w:type="gramStart"/>
                  <w:r>
                    <w:rPr>
                      <w:rFonts w:ascii="Calibri" w:hAnsi="Calibri"/>
                      <w:sz w:val="20"/>
                    </w:rPr>
                    <w:t>SAB,EDEN</w:t>
                  </w:r>
                  <w:proofErr w:type="gramEnd"/>
                  <w:r>
                    <w:rPr>
                      <w:rFonts w:ascii="Calibri" w:hAnsi="Calibri"/>
                      <w:sz w:val="20"/>
                    </w:rPr>
                    <w:t>,BIB,RHEA,KANC,MOBA</w:t>
                  </w:r>
                </w:p>
              </w:tc>
              <w:tc>
                <w:tcPr>
                  <w:tcW w:w="831" w:type="dxa"/>
                  <w:tcBorders>
                    <w:top w:val="single" w:sz="6" w:space="0" w:color="D3D3D3"/>
                    <w:left w:val="single" w:sz="6" w:space="0" w:color="D3D3D3"/>
                    <w:bottom w:val="single" w:sz="6" w:space="0" w:color="D3D3D3"/>
                    <w:right w:val="single" w:sz="6" w:space="0" w:color="D3D3D3"/>
                  </w:tcBorders>
                </w:tcPr>
                <w:p w14:paraId="42F4042F" w14:textId="77777777" w:rsidR="00066508" w:rsidRDefault="00000000">
                  <w:pPr>
                    <w:keepNext/>
                    <w:widowControl w:val="0"/>
                    <w:spacing w:after="60"/>
                  </w:pPr>
                  <w:r>
                    <w:rPr>
                      <w:rFonts w:ascii="Calibri" w:hAnsi="Calibri"/>
                      <w:sz w:val="20"/>
                    </w:rPr>
                    <w:t>SAB, EDEN, BIB, RHEA, KANC, MOBA</w:t>
                  </w:r>
                </w:p>
              </w:tc>
              <w:tc>
                <w:tcPr>
                  <w:tcW w:w="832" w:type="dxa"/>
                  <w:tcBorders>
                    <w:top w:val="single" w:sz="6" w:space="0" w:color="D3D3D3"/>
                    <w:left w:val="single" w:sz="6" w:space="0" w:color="D3D3D3"/>
                    <w:bottom w:val="single" w:sz="6" w:space="0" w:color="D3D3D3"/>
                    <w:right w:val="single" w:sz="6" w:space="0" w:color="D3D3D3"/>
                  </w:tcBorders>
                </w:tcPr>
                <w:p w14:paraId="26514B6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7C771F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6BAA4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7063A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CAC9D50"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51C127B" w14:textId="77777777" w:rsidR="00066508" w:rsidRDefault="00000000">
                  <w:pPr>
                    <w:keepNext/>
                    <w:widowControl w:val="0"/>
                    <w:spacing w:after="60"/>
                  </w:pPr>
                  <w:r>
                    <w:rPr>
                      <w:rFonts w:ascii="Calibri" w:hAnsi="Calibri"/>
                      <w:sz w:val="20"/>
                    </w:rPr>
                    <w:t>Yes</w:t>
                  </w:r>
                </w:p>
              </w:tc>
            </w:tr>
            <w:tr w:rsidR="00066508" w14:paraId="48418BF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1071871" w14:textId="77777777" w:rsidR="00066508" w:rsidRDefault="00000000">
                  <w:pPr>
                    <w:keepNext/>
                    <w:widowControl w:val="0"/>
                    <w:spacing w:after="60"/>
                  </w:pPr>
                  <w:r>
                    <w:rPr>
                      <w:rFonts w:ascii="Calibri" w:hAnsi="Calibri"/>
                      <w:b/>
                      <w:sz w:val="20"/>
                    </w:rPr>
                    <w:t>creatinine</w:t>
                  </w:r>
                </w:p>
              </w:tc>
            </w:tr>
            <w:tr w:rsidR="00066508" w14:paraId="31F6859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5A3E95D" w14:textId="77777777" w:rsidR="00066508" w:rsidRDefault="00000000">
                  <w:pPr>
                    <w:keepNext/>
                    <w:widowControl w:val="0"/>
                    <w:spacing w:after="60"/>
                  </w:pPr>
                  <w:proofErr w:type="spellStart"/>
                  <w:r>
                    <w:rPr>
                      <w:rFonts w:ascii="Calibri" w:hAnsi="Calibri"/>
                      <w:sz w:val="20"/>
                    </w:rPr>
                    <w:lastRenderedPageBreak/>
                    <w:t>hs_creatinine_cg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C3C4BB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0313E10" w14:textId="77777777" w:rsidR="00066508" w:rsidRDefault="00000000">
                  <w:pPr>
                    <w:keepNext/>
                    <w:widowControl w:val="0"/>
                    <w:spacing w:after="60"/>
                  </w:pPr>
                  <w:r>
                    <w:rPr>
                      <w:rFonts w:ascii="Calibri" w:hAnsi="Calibri"/>
                      <w:sz w:val="20"/>
                    </w:rPr>
                    <w:t>Creatinine pooled sample</w:t>
                  </w:r>
                </w:p>
              </w:tc>
              <w:tc>
                <w:tcPr>
                  <w:tcW w:w="831" w:type="dxa"/>
                  <w:tcBorders>
                    <w:top w:val="single" w:sz="6" w:space="0" w:color="D3D3D3"/>
                    <w:left w:val="single" w:sz="6" w:space="0" w:color="D3D3D3"/>
                    <w:bottom w:val="single" w:sz="6" w:space="0" w:color="D3D3D3"/>
                    <w:right w:val="single" w:sz="6" w:space="0" w:color="D3D3D3"/>
                  </w:tcBorders>
                </w:tcPr>
                <w:p w14:paraId="3C26C77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BE663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164F55F"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92614BA" w14:textId="77777777" w:rsidR="00066508" w:rsidRDefault="00000000">
                  <w:pPr>
                    <w:keepNext/>
                    <w:widowControl w:val="0"/>
                    <w:spacing w:after="60"/>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14:paraId="24F60DE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E7FDA5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9E90943"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C152342" w14:textId="77777777" w:rsidR="00066508" w:rsidRDefault="00000000">
                  <w:pPr>
                    <w:keepNext/>
                    <w:widowControl w:val="0"/>
                    <w:spacing w:after="60"/>
                  </w:pPr>
                  <w:r>
                    <w:rPr>
                      <w:rFonts w:ascii="Calibri" w:hAnsi="Calibri"/>
                      <w:sz w:val="20"/>
                    </w:rPr>
                    <w:t>No</w:t>
                  </w:r>
                </w:p>
              </w:tc>
            </w:tr>
            <w:tr w:rsidR="00066508" w14:paraId="2EC6D1F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9702AA1" w14:textId="77777777" w:rsidR="00066508" w:rsidRDefault="00000000">
                  <w:pPr>
                    <w:keepNext/>
                    <w:widowControl w:val="0"/>
                    <w:spacing w:after="60"/>
                  </w:pPr>
                  <w:proofErr w:type="spellStart"/>
                  <w:r>
                    <w:rPr>
                      <w:rFonts w:ascii="Calibri" w:hAnsi="Calibri"/>
                      <w:sz w:val="20"/>
                    </w:rPr>
                    <w:t>creatinine_to_helix</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F20397B"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249F91A" w14:textId="77777777" w:rsidR="00066508" w:rsidRDefault="00000000">
                  <w:pPr>
                    <w:keepNext/>
                    <w:widowControl w:val="0"/>
                    <w:spacing w:after="60"/>
                  </w:pPr>
                  <w:r>
                    <w:rPr>
                      <w:rFonts w:ascii="Calibri" w:hAnsi="Calibri"/>
                      <w:sz w:val="20"/>
                    </w:rPr>
                    <w:t>Creatinine night sample</w:t>
                  </w:r>
                </w:p>
              </w:tc>
              <w:tc>
                <w:tcPr>
                  <w:tcW w:w="831" w:type="dxa"/>
                  <w:tcBorders>
                    <w:top w:val="single" w:sz="6" w:space="0" w:color="D3D3D3"/>
                    <w:left w:val="single" w:sz="6" w:space="0" w:color="D3D3D3"/>
                    <w:bottom w:val="single" w:sz="6" w:space="0" w:color="D3D3D3"/>
                    <w:right w:val="single" w:sz="6" w:space="0" w:color="D3D3D3"/>
                  </w:tcBorders>
                </w:tcPr>
                <w:p w14:paraId="7AE636F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CD8218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A8B634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06B9067" w14:textId="77777777" w:rsidR="00066508" w:rsidRDefault="00000000">
                  <w:pPr>
                    <w:keepNext/>
                    <w:widowControl w:val="0"/>
                    <w:spacing w:after="60"/>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14:paraId="098F8674"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225CB1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EEDC923"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34A26FE" w14:textId="77777777" w:rsidR="00066508" w:rsidRDefault="00000000">
                  <w:pPr>
                    <w:keepNext/>
                    <w:widowControl w:val="0"/>
                    <w:spacing w:after="60"/>
                  </w:pPr>
                  <w:r>
                    <w:rPr>
                      <w:rFonts w:ascii="Calibri" w:hAnsi="Calibri"/>
                      <w:sz w:val="20"/>
                    </w:rPr>
                    <w:t>Yes</w:t>
                  </w:r>
                </w:p>
              </w:tc>
            </w:tr>
            <w:tr w:rsidR="00066508" w14:paraId="515038EC"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C71B598" w14:textId="77777777" w:rsidR="00066508" w:rsidRDefault="00000000">
                  <w:pPr>
                    <w:keepNext/>
                    <w:widowControl w:val="0"/>
                    <w:spacing w:after="60"/>
                  </w:pPr>
                  <w:proofErr w:type="spellStart"/>
                  <w:r>
                    <w:rPr>
                      <w:rFonts w:ascii="Calibri" w:hAnsi="Calibri"/>
                      <w:b/>
                      <w:sz w:val="20"/>
                    </w:rPr>
                    <w:t>envFactors_visit</w:t>
                  </w:r>
                  <w:proofErr w:type="spellEnd"/>
                </w:p>
              </w:tc>
            </w:tr>
            <w:tr w:rsidR="00066508" w14:paraId="39F27F2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DA49220" w14:textId="77777777" w:rsidR="00066508" w:rsidRDefault="00000000">
                  <w:pPr>
                    <w:keepNext/>
                    <w:widowControl w:val="0"/>
                    <w:spacing w:after="60"/>
                  </w:pPr>
                  <w:proofErr w:type="spellStart"/>
                  <w:r>
                    <w:rPr>
                      <w:rFonts w:ascii="Calibri" w:hAnsi="Calibri"/>
                      <w:sz w:val="20"/>
                    </w:rPr>
                    <w:t>hs_mood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D8687AC"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D0FDE93"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831" w:type="dxa"/>
                  <w:tcBorders>
                    <w:top w:val="single" w:sz="6" w:space="0" w:color="D3D3D3"/>
                    <w:left w:val="single" w:sz="6" w:space="0" w:color="D3D3D3"/>
                    <w:bottom w:val="single" w:sz="6" w:space="0" w:color="D3D3D3"/>
                    <w:right w:val="single" w:sz="6" w:space="0" w:color="D3D3D3"/>
                  </w:tcBorders>
                </w:tcPr>
                <w:p w14:paraId="54DA8870"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5EB12520" w14:textId="77777777" w:rsidR="00066508" w:rsidRDefault="00000000">
                  <w:pPr>
                    <w:keepNext/>
                    <w:widowControl w:val="0"/>
                    <w:spacing w:after="60"/>
                  </w:pPr>
                  <w:r>
                    <w:rPr>
                      <w:rFonts w:ascii="Calibri" w:hAnsi="Calibri"/>
                      <w:sz w:val="20"/>
                    </w:rPr>
                    <w:t xml:space="preserve">Usual, </w:t>
                  </w:r>
                  <w:proofErr w:type="gramStart"/>
                  <w:r>
                    <w:rPr>
                      <w:rFonts w:ascii="Calibri" w:hAnsi="Calibri"/>
                      <w:sz w:val="20"/>
                    </w:rPr>
                    <w:t>Not</w:t>
                  </w:r>
                  <w:proofErr w:type="gramEnd"/>
                  <w:r>
                    <w:rPr>
                      <w:rFonts w:ascii="Calibri" w:hAnsi="Calibri"/>
                      <w:sz w:val="20"/>
                    </w:rPr>
                    <w:t xml:space="preserve"> usual</w:t>
                  </w:r>
                </w:p>
              </w:tc>
              <w:tc>
                <w:tcPr>
                  <w:tcW w:w="832" w:type="dxa"/>
                  <w:tcBorders>
                    <w:top w:val="single" w:sz="6" w:space="0" w:color="D3D3D3"/>
                    <w:left w:val="single" w:sz="6" w:space="0" w:color="D3D3D3"/>
                    <w:bottom w:val="single" w:sz="6" w:space="0" w:color="D3D3D3"/>
                    <w:right w:val="single" w:sz="6" w:space="0" w:color="D3D3D3"/>
                  </w:tcBorders>
                </w:tcPr>
                <w:p w14:paraId="4CEA20C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CF9530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F42039"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784DFE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F8E9FC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D943642" w14:textId="77777777" w:rsidR="00066508" w:rsidRDefault="00000000">
                  <w:pPr>
                    <w:keepNext/>
                    <w:widowControl w:val="0"/>
                    <w:spacing w:after="60"/>
                  </w:pPr>
                  <w:r>
                    <w:rPr>
                      <w:rFonts w:ascii="Calibri" w:hAnsi="Calibri"/>
                      <w:sz w:val="20"/>
                    </w:rPr>
                    <w:t>Yes</w:t>
                  </w:r>
                </w:p>
              </w:tc>
            </w:tr>
            <w:tr w:rsidR="00066508" w14:paraId="6EF734C1"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705F5A2" w14:textId="77777777" w:rsidR="00066508" w:rsidRDefault="00000000">
                  <w:pPr>
                    <w:keepNext/>
                    <w:widowControl w:val="0"/>
                    <w:spacing w:after="60"/>
                  </w:pPr>
                  <w:proofErr w:type="spellStart"/>
                  <w:r>
                    <w:rPr>
                      <w:rFonts w:ascii="Calibri" w:hAnsi="Calibri"/>
                      <w:sz w:val="20"/>
                    </w:rPr>
                    <w:t>hs_rest_nth</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AAD0D3D"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BE19847" w14:textId="77777777" w:rsidR="00066508" w:rsidRDefault="00000000">
                  <w:pPr>
                    <w:keepNext/>
                    <w:widowControl w:val="0"/>
                    <w:spacing w:after="60"/>
                  </w:pPr>
                  <w:r>
                    <w:rPr>
                      <w:rFonts w:ascii="Calibri" w:hAnsi="Calibri"/>
                      <w:sz w:val="20"/>
                    </w:rPr>
                    <w:t>Child rest before assessment</w:t>
                  </w:r>
                </w:p>
              </w:tc>
              <w:tc>
                <w:tcPr>
                  <w:tcW w:w="831" w:type="dxa"/>
                  <w:tcBorders>
                    <w:top w:val="single" w:sz="6" w:space="0" w:color="D3D3D3"/>
                    <w:left w:val="single" w:sz="6" w:space="0" w:color="D3D3D3"/>
                    <w:bottom w:val="single" w:sz="6" w:space="0" w:color="D3D3D3"/>
                    <w:right w:val="single" w:sz="6" w:space="0" w:color="D3D3D3"/>
                  </w:tcBorders>
                </w:tcPr>
                <w:p w14:paraId="289BC1B2"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7A62A4B3" w14:textId="77777777" w:rsidR="00066508" w:rsidRDefault="00000000">
                  <w:pPr>
                    <w:keepNext/>
                    <w:widowControl w:val="0"/>
                    <w:spacing w:after="60"/>
                  </w:pPr>
                  <w:r>
                    <w:rPr>
                      <w:rFonts w:ascii="Calibri" w:hAnsi="Calibri"/>
                      <w:sz w:val="20"/>
                    </w:rPr>
                    <w:t xml:space="preserve">Yes, </w:t>
                  </w:r>
                  <w:proofErr w:type="gramStart"/>
                  <w:r>
                    <w:rPr>
                      <w:rFonts w:ascii="Calibri" w:hAnsi="Calibri"/>
                      <w:sz w:val="20"/>
                    </w:rPr>
                    <w:t>Not</w:t>
                  </w:r>
                  <w:proofErr w:type="gramEnd"/>
                  <w:r>
                    <w:rPr>
                      <w:rFonts w:ascii="Calibri" w:hAnsi="Calibri"/>
                      <w:sz w:val="20"/>
                    </w:rPr>
                    <w:t xml:space="preserve"> as well as usual</w:t>
                  </w:r>
                </w:p>
              </w:tc>
              <w:tc>
                <w:tcPr>
                  <w:tcW w:w="832" w:type="dxa"/>
                  <w:tcBorders>
                    <w:top w:val="single" w:sz="6" w:space="0" w:color="D3D3D3"/>
                    <w:left w:val="single" w:sz="6" w:space="0" w:color="D3D3D3"/>
                    <w:bottom w:val="single" w:sz="6" w:space="0" w:color="D3D3D3"/>
                    <w:right w:val="single" w:sz="6" w:space="0" w:color="D3D3D3"/>
                  </w:tcBorders>
                </w:tcPr>
                <w:p w14:paraId="35555B7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6A2C86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DEF385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D5227EA"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3D23DF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39ED251" w14:textId="77777777" w:rsidR="00066508" w:rsidRDefault="00000000">
                  <w:pPr>
                    <w:keepNext/>
                    <w:widowControl w:val="0"/>
                    <w:spacing w:after="60"/>
                  </w:pPr>
                  <w:r>
                    <w:rPr>
                      <w:rFonts w:ascii="Calibri" w:hAnsi="Calibri"/>
                      <w:sz w:val="20"/>
                    </w:rPr>
                    <w:t>Yes</w:t>
                  </w:r>
                </w:p>
              </w:tc>
            </w:tr>
            <w:tr w:rsidR="00066508" w14:paraId="1F648A59"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CAFCD52" w14:textId="77777777" w:rsidR="00066508" w:rsidRDefault="00000000">
                  <w:pPr>
                    <w:keepNext/>
                    <w:widowControl w:val="0"/>
                    <w:spacing w:after="60"/>
                  </w:pPr>
                  <w:proofErr w:type="spellStart"/>
                  <w:r>
                    <w:rPr>
                      <w:rFonts w:ascii="Calibri" w:hAnsi="Calibri"/>
                      <w:b/>
                      <w:sz w:val="20"/>
                    </w:rPr>
                    <w:t>ethnicity_child</w:t>
                  </w:r>
                  <w:proofErr w:type="spellEnd"/>
                </w:p>
              </w:tc>
            </w:tr>
            <w:tr w:rsidR="00066508" w14:paraId="29B50C9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F1C3DB7" w14:textId="77777777" w:rsidR="00066508" w:rsidRDefault="00000000">
                  <w:pPr>
                    <w:keepNext/>
                    <w:widowControl w:val="0"/>
                    <w:spacing w:after="60"/>
                  </w:pPr>
                  <w:proofErr w:type="spellStart"/>
                  <w:r>
                    <w:rPr>
                      <w:rFonts w:ascii="Calibri" w:hAnsi="Calibri"/>
                      <w:sz w:val="20"/>
                    </w:rPr>
                    <w:t>h_ethnicity_c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97876F7" w14:textId="77777777" w:rsidR="00066508" w:rsidRDefault="00000000">
                  <w:pPr>
                    <w:keepNext/>
                    <w:widowControl w:val="0"/>
                    <w:spacing w:after="60"/>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14:paraId="0D78A159" w14:textId="77777777" w:rsidR="00066508" w:rsidRDefault="00000000">
                  <w:pPr>
                    <w:keepNext/>
                    <w:widowControl w:val="0"/>
                    <w:spacing w:after="60"/>
                  </w:pPr>
                  <w:r>
                    <w:rPr>
                      <w:rFonts w:ascii="Calibri" w:hAnsi="Calibri"/>
                      <w:sz w:val="20"/>
                    </w:rPr>
                    <w:t>Child ethnicity</w:t>
                  </w:r>
                </w:p>
              </w:tc>
              <w:tc>
                <w:tcPr>
                  <w:tcW w:w="831" w:type="dxa"/>
                  <w:tcBorders>
                    <w:top w:val="single" w:sz="6" w:space="0" w:color="D3D3D3"/>
                    <w:left w:val="single" w:sz="6" w:space="0" w:color="D3D3D3"/>
                    <w:bottom w:val="single" w:sz="6" w:space="0" w:color="D3D3D3"/>
                    <w:right w:val="single" w:sz="6" w:space="0" w:color="D3D3D3"/>
                  </w:tcBorders>
                </w:tcPr>
                <w:p w14:paraId="67D28EF9" w14:textId="77777777" w:rsidR="00066508" w:rsidRDefault="00000000">
                  <w:pPr>
                    <w:keepNext/>
                    <w:widowControl w:val="0"/>
                    <w:spacing w:after="60"/>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14:paraId="13C3D6C7" w14:textId="77777777" w:rsidR="00066508" w:rsidRDefault="00000000">
                  <w:pPr>
                    <w:keepNext/>
                    <w:widowControl w:val="0"/>
                    <w:spacing w:after="60"/>
                  </w:pPr>
                  <w:r>
                    <w:rPr>
                      <w:rFonts w:ascii="Calibri" w:hAnsi="Calibri"/>
                      <w:sz w:val="20"/>
                    </w:rPr>
                    <w:t xml:space="preserve">African, Asian, Caucasian, Native American, Other, Pakistani, White </w:t>
                  </w:r>
                  <w:proofErr w:type="spellStart"/>
                  <w:proofErr w:type="gramStart"/>
                  <w:r>
                    <w:rPr>
                      <w:rFonts w:ascii="Calibri" w:hAnsi="Calibri"/>
                      <w:sz w:val="20"/>
                    </w:rPr>
                    <w:t>non European</w:t>
                  </w:r>
                  <w:proofErr w:type="spellEnd"/>
                  <w:proofErr w:type="gramEnd"/>
                </w:p>
              </w:tc>
              <w:tc>
                <w:tcPr>
                  <w:tcW w:w="832" w:type="dxa"/>
                  <w:tcBorders>
                    <w:top w:val="single" w:sz="6" w:space="0" w:color="D3D3D3"/>
                    <w:left w:val="single" w:sz="6" w:space="0" w:color="D3D3D3"/>
                    <w:bottom w:val="single" w:sz="6" w:space="0" w:color="D3D3D3"/>
                    <w:right w:val="single" w:sz="6" w:space="0" w:color="D3D3D3"/>
                  </w:tcBorders>
                </w:tcPr>
                <w:p w14:paraId="5B134E7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EB6BBB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4D59E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97F437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24B334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9FBBE01" w14:textId="77777777" w:rsidR="00066508" w:rsidRDefault="00000000">
                  <w:pPr>
                    <w:keepNext/>
                    <w:widowControl w:val="0"/>
                    <w:spacing w:after="60"/>
                  </w:pPr>
                  <w:r>
                    <w:rPr>
                      <w:rFonts w:ascii="Calibri" w:hAnsi="Calibri"/>
                      <w:sz w:val="20"/>
                    </w:rPr>
                    <w:t>Yes</w:t>
                  </w:r>
                </w:p>
              </w:tc>
            </w:tr>
            <w:tr w:rsidR="00066508" w14:paraId="7CB7F868"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1B01F92" w14:textId="77777777" w:rsidR="00066508" w:rsidRDefault="00000000">
                  <w:pPr>
                    <w:keepNext/>
                    <w:widowControl w:val="0"/>
                    <w:spacing w:after="60"/>
                  </w:pPr>
                  <w:proofErr w:type="spellStart"/>
                  <w:r>
                    <w:rPr>
                      <w:rFonts w:ascii="Calibri" w:hAnsi="Calibri"/>
                      <w:b/>
                      <w:sz w:val="20"/>
                    </w:rPr>
                    <w:t>ethnicity_mother</w:t>
                  </w:r>
                  <w:proofErr w:type="spellEnd"/>
                </w:p>
              </w:tc>
            </w:tr>
            <w:tr w:rsidR="00066508" w14:paraId="301C6DD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8C19BDA" w14:textId="77777777" w:rsidR="00066508" w:rsidRDefault="00000000">
                  <w:pPr>
                    <w:keepNext/>
                    <w:widowControl w:val="0"/>
                    <w:spacing w:after="60"/>
                  </w:pPr>
                  <w:proofErr w:type="spellStart"/>
                  <w:r>
                    <w:rPr>
                      <w:rFonts w:ascii="Calibri" w:hAnsi="Calibri"/>
                      <w:sz w:val="20"/>
                    </w:rPr>
                    <w:t>h_ethnicity_m</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684CD96" w14:textId="77777777" w:rsidR="00066508" w:rsidRDefault="00000000">
                  <w:pPr>
                    <w:keepNext/>
                    <w:widowControl w:val="0"/>
                    <w:spacing w:after="60"/>
                  </w:pPr>
                  <w:r>
                    <w:rPr>
                      <w:rFonts w:ascii="Calibri" w:hAnsi="Calibri"/>
                      <w:sz w:val="20"/>
                    </w:rPr>
                    <w:t>integer</w:t>
                  </w:r>
                </w:p>
              </w:tc>
              <w:tc>
                <w:tcPr>
                  <w:tcW w:w="831" w:type="dxa"/>
                  <w:tcBorders>
                    <w:top w:val="single" w:sz="6" w:space="0" w:color="D3D3D3"/>
                    <w:left w:val="single" w:sz="6" w:space="0" w:color="D3D3D3"/>
                    <w:bottom w:val="single" w:sz="6" w:space="0" w:color="D3D3D3"/>
                    <w:right w:val="single" w:sz="6" w:space="0" w:color="D3D3D3"/>
                  </w:tcBorders>
                </w:tcPr>
                <w:p w14:paraId="5FCFFA10" w14:textId="77777777" w:rsidR="00066508" w:rsidRDefault="00000000">
                  <w:pPr>
                    <w:keepNext/>
                    <w:widowControl w:val="0"/>
                    <w:spacing w:after="60"/>
                  </w:pPr>
                  <w:r>
                    <w:rPr>
                      <w:rFonts w:ascii="Calibri" w:hAnsi="Calibri"/>
                      <w:sz w:val="20"/>
                    </w:rPr>
                    <w:t>Mother ethnicity</w:t>
                  </w:r>
                </w:p>
              </w:tc>
              <w:tc>
                <w:tcPr>
                  <w:tcW w:w="831" w:type="dxa"/>
                  <w:tcBorders>
                    <w:top w:val="single" w:sz="6" w:space="0" w:color="D3D3D3"/>
                    <w:left w:val="single" w:sz="6" w:space="0" w:color="D3D3D3"/>
                    <w:bottom w:val="single" w:sz="6" w:space="0" w:color="D3D3D3"/>
                    <w:right w:val="single" w:sz="6" w:space="0" w:color="D3D3D3"/>
                  </w:tcBorders>
                </w:tcPr>
                <w:p w14:paraId="48B91A58" w14:textId="77777777" w:rsidR="00066508" w:rsidRDefault="00000000">
                  <w:pPr>
                    <w:keepNext/>
                    <w:widowControl w:val="0"/>
                    <w:spacing w:after="60"/>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14:paraId="00347658" w14:textId="77777777" w:rsidR="00066508" w:rsidRDefault="00000000">
                  <w:pPr>
                    <w:keepNext/>
                    <w:widowControl w:val="0"/>
                    <w:spacing w:after="60"/>
                  </w:pPr>
                  <w:r>
                    <w:rPr>
                      <w:rFonts w:ascii="Calibri" w:hAnsi="Calibri"/>
                      <w:sz w:val="20"/>
                    </w:rPr>
                    <w:t xml:space="preserve">White European, Pakistani, Asian, African, Other, Native American, White </w:t>
                  </w:r>
                  <w:proofErr w:type="spellStart"/>
                  <w:proofErr w:type="gramStart"/>
                  <w:r>
                    <w:rPr>
                      <w:rFonts w:ascii="Calibri" w:hAnsi="Calibri"/>
                      <w:sz w:val="20"/>
                    </w:rPr>
                    <w:t>non European</w:t>
                  </w:r>
                  <w:proofErr w:type="spellEnd"/>
                  <w:proofErr w:type="gramEnd"/>
                </w:p>
              </w:tc>
              <w:tc>
                <w:tcPr>
                  <w:tcW w:w="832" w:type="dxa"/>
                  <w:tcBorders>
                    <w:top w:val="single" w:sz="6" w:space="0" w:color="D3D3D3"/>
                    <w:left w:val="single" w:sz="6" w:space="0" w:color="D3D3D3"/>
                    <w:bottom w:val="single" w:sz="6" w:space="0" w:color="D3D3D3"/>
                    <w:right w:val="single" w:sz="6" w:space="0" w:color="D3D3D3"/>
                  </w:tcBorders>
                </w:tcPr>
                <w:p w14:paraId="77ACAF4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CE636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6C78E3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0A828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E36EE7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C67AB1D" w14:textId="77777777" w:rsidR="00066508" w:rsidRDefault="00000000">
                  <w:pPr>
                    <w:keepNext/>
                    <w:widowControl w:val="0"/>
                    <w:spacing w:after="60"/>
                  </w:pPr>
                  <w:r>
                    <w:rPr>
                      <w:rFonts w:ascii="Calibri" w:hAnsi="Calibri"/>
                      <w:sz w:val="20"/>
                    </w:rPr>
                    <w:t>No</w:t>
                  </w:r>
                </w:p>
              </w:tc>
            </w:tr>
            <w:tr w:rsidR="00066508" w14:paraId="4B4C5F92"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DAEF07A" w14:textId="77777777" w:rsidR="00066508" w:rsidRDefault="00000000">
                  <w:pPr>
                    <w:keepNext/>
                    <w:widowControl w:val="0"/>
                    <w:spacing w:after="60"/>
                  </w:pPr>
                  <w:proofErr w:type="spellStart"/>
                  <w:r>
                    <w:rPr>
                      <w:rFonts w:ascii="Calibri" w:hAnsi="Calibri"/>
                      <w:b/>
                      <w:sz w:val="20"/>
                    </w:rPr>
                    <w:t>familySEP</w:t>
                  </w:r>
                  <w:proofErr w:type="spellEnd"/>
                </w:p>
              </w:tc>
            </w:tr>
            <w:tr w:rsidR="00066508" w14:paraId="4C5F9CA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BFB496B" w14:textId="77777777" w:rsidR="00066508" w:rsidRDefault="00000000">
                  <w:pPr>
                    <w:keepNext/>
                    <w:widowControl w:val="0"/>
                    <w:spacing w:after="60"/>
                  </w:pPr>
                  <w:proofErr w:type="spellStart"/>
                  <w:r>
                    <w:rPr>
                      <w:rFonts w:ascii="Calibri" w:hAnsi="Calibri"/>
                      <w:sz w:val="20"/>
                    </w:rPr>
                    <w:lastRenderedPageBreak/>
                    <w:t>FAS_score</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23C5E7F"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101F2B2" w14:textId="77777777" w:rsidR="00066508" w:rsidRDefault="00000000">
                  <w:pPr>
                    <w:keepNext/>
                    <w:widowControl w:val="0"/>
                    <w:spacing w:after="60"/>
                  </w:pPr>
                  <w:r>
                    <w:rPr>
                      <w:rFonts w:ascii="Calibri" w:hAnsi="Calibri"/>
                      <w:sz w:val="20"/>
                    </w:rPr>
                    <w:t>Family Affluence Scale</w:t>
                  </w:r>
                </w:p>
              </w:tc>
              <w:tc>
                <w:tcPr>
                  <w:tcW w:w="831" w:type="dxa"/>
                  <w:tcBorders>
                    <w:top w:val="single" w:sz="6" w:space="0" w:color="D3D3D3"/>
                    <w:left w:val="single" w:sz="6" w:space="0" w:color="D3D3D3"/>
                    <w:bottom w:val="single" w:sz="6" w:space="0" w:color="D3D3D3"/>
                    <w:right w:val="single" w:sz="6" w:space="0" w:color="D3D3D3"/>
                  </w:tcBorders>
                </w:tcPr>
                <w:p w14:paraId="22C8783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FB9003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74A323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474778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319C437"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E8953E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564FAF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DFDCAF3" w14:textId="77777777" w:rsidR="00066508" w:rsidRDefault="00000000">
                  <w:pPr>
                    <w:keepNext/>
                    <w:widowControl w:val="0"/>
                    <w:spacing w:after="60"/>
                  </w:pPr>
                  <w:r>
                    <w:rPr>
                      <w:rFonts w:ascii="Calibri" w:hAnsi="Calibri"/>
                      <w:sz w:val="20"/>
                    </w:rPr>
                    <w:t>Yes</w:t>
                  </w:r>
                </w:p>
              </w:tc>
            </w:tr>
            <w:tr w:rsidR="00066508" w14:paraId="1591839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B0A6EDE" w14:textId="77777777" w:rsidR="00066508" w:rsidRDefault="00000000">
                  <w:pPr>
                    <w:keepNext/>
                    <w:widowControl w:val="0"/>
                    <w:spacing w:after="60"/>
                  </w:pPr>
                  <w:proofErr w:type="spellStart"/>
                  <w:r>
                    <w:rPr>
                      <w:rFonts w:ascii="Calibri" w:hAnsi="Calibri"/>
                      <w:sz w:val="20"/>
                    </w:rPr>
                    <w:t>hs_finance</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A4C0235"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0FD70A3" w14:textId="77777777" w:rsidR="00066508" w:rsidRDefault="00000000">
                  <w:pPr>
                    <w:keepNext/>
                    <w:widowControl w:val="0"/>
                    <w:spacing w:after="60"/>
                  </w:pPr>
                  <w:r>
                    <w:rPr>
                      <w:rFonts w:ascii="Calibri" w:hAnsi="Calibri"/>
                      <w:sz w:val="20"/>
                    </w:rPr>
                    <w:t>Financial situation of the parents</w:t>
                  </w:r>
                </w:p>
              </w:tc>
              <w:tc>
                <w:tcPr>
                  <w:tcW w:w="831" w:type="dxa"/>
                  <w:tcBorders>
                    <w:top w:val="single" w:sz="6" w:space="0" w:color="D3D3D3"/>
                    <w:left w:val="single" w:sz="6" w:space="0" w:color="D3D3D3"/>
                    <w:bottom w:val="single" w:sz="6" w:space="0" w:color="D3D3D3"/>
                    <w:right w:val="single" w:sz="6" w:space="0" w:color="D3D3D3"/>
                  </w:tcBorders>
                </w:tcPr>
                <w:p w14:paraId="55D6FEB2" w14:textId="77777777" w:rsidR="00066508" w:rsidRDefault="00000000">
                  <w:pPr>
                    <w:keepNext/>
                    <w:widowControl w:val="0"/>
                    <w:spacing w:after="60"/>
                  </w:pPr>
                  <w:r>
                    <w:rPr>
                      <w:rFonts w:ascii="Calibri" w:hAnsi="Calibri"/>
                      <w:sz w:val="20"/>
                    </w:rPr>
                    <w:t>1,2,3,4,5,6</w:t>
                  </w:r>
                </w:p>
              </w:tc>
              <w:tc>
                <w:tcPr>
                  <w:tcW w:w="831" w:type="dxa"/>
                  <w:tcBorders>
                    <w:top w:val="single" w:sz="6" w:space="0" w:color="D3D3D3"/>
                    <w:left w:val="single" w:sz="6" w:space="0" w:color="D3D3D3"/>
                    <w:bottom w:val="single" w:sz="6" w:space="0" w:color="D3D3D3"/>
                    <w:right w:val="single" w:sz="6" w:space="0" w:color="D3D3D3"/>
                  </w:tcBorders>
                </w:tcPr>
                <w:p w14:paraId="33F5D891" w14:textId="77777777" w:rsidR="00066508" w:rsidRDefault="00000000">
                  <w:pPr>
                    <w:keepNext/>
                    <w:widowControl w:val="0"/>
                    <w:spacing w:after="60"/>
                  </w:pPr>
                  <w:r>
                    <w:rPr>
                      <w:rFonts w:ascii="Calibri" w:hAnsi="Calibri"/>
                      <w:sz w:val="20"/>
                    </w:rPr>
                    <w:t xml:space="preserve">Living comfortably, </w:t>
                  </w:r>
                  <w:proofErr w:type="gramStart"/>
                  <w:r>
                    <w:rPr>
                      <w:rFonts w:ascii="Calibri" w:hAnsi="Calibri"/>
                      <w:sz w:val="20"/>
                    </w:rPr>
                    <w:t>Doing</w:t>
                  </w:r>
                  <w:proofErr w:type="gramEnd"/>
                  <w:r>
                    <w:rPr>
                      <w:rFonts w:ascii="Calibri" w:hAnsi="Calibri"/>
                      <w:sz w:val="20"/>
                    </w:rPr>
                    <w:t xml:space="preserve"> alright, Getting by, Finding it quite difficult, Finding it very difficult, Does not wish to answer</w:t>
                  </w:r>
                </w:p>
              </w:tc>
              <w:tc>
                <w:tcPr>
                  <w:tcW w:w="832" w:type="dxa"/>
                  <w:tcBorders>
                    <w:top w:val="single" w:sz="6" w:space="0" w:color="D3D3D3"/>
                    <w:left w:val="single" w:sz="6" w:space="0" w:color="D3D3D3"/>
                    <w:bottom w:val="single" w:sz="6" w:space="0" w:color="D3D3D3"/>
                    <w:right w:val="single" w:sz="6" w:space="0" w:color="D3D3D3"/>
                  </w:tcBorders>
                </w:tcPr>
                <w:p w14:paraId="79820DB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D54F38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F1072C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50F9D6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317185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80EA9B5" w14:textId="77777777" w:rsidR="00066508" w:rsidRDefault="00000000">
                  <w:pPr>
                    <w:keepNext/>
                    <w:widowControl w:val="0"/>
                    <w:spacing w:after="60"/>
                  </w:pPr>
                  <w:r>
                    <w:rPr>
                      <w:rFonts w:ascii="Calibri" w:hAnsi="Calibri"/>
                      <w:sz w:val="20"/>
                    </w:rPr>
                    <w:t>Yes</w:t>
                  </w:r>
                </w:p>
              </w:tc>
            </w:tr>
            <w:tr w:rsidR="00066508" w14:paraId="6F16603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0A72BF02" w14:textId="77777777" w:rsidR="00066508" w:rsidRDefault="00000000">
                  <w:pPr>
                    <w:keepNext/>
                    <w:widowControl w:val="0"/>
                    <w:spacing w:after="60"/>
                  </w:pPr>
                  <w:proofErr w:type="spellStart"/>
                  <w:r>
                    <w:rPr>
                      <w:rFonts w:ascii="Calibri" w:hAnsi="Calibri"/>
                      <w:b/>
                      <w:sz w:val="20"/>
                    </w:rPr>
                    <w:t>maternalAlcohol_preg</w:t>
                  </w:r>
                  <w:proofErr w:type="spellEnd"/>
                </w:p>
              </w:tc>
            </w:tr>
            <w:tr w:rsidR="00066508" w14:paraId="4F28DD5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87598BC" w14:textId="77777777" w:rsidR="00066508" w:rsidRDefault="00000000">
                  <w:pPr>
                    <w:keepNext/>
                    <w:widowControl w:val="0"/>
                    <w:spacing w:after="60"/>
                  </w:pPr>
                  <w:r>
                    <w:rPr>
                      <w:rFonts w:ascii="Calibri" w:hAnsi="Calibri"/>
                      <w:sz w:val="20"/>
                    </w:rPr>
                    <w:t>e3_alcpreg_g</w:t>
                  </w:r>
                </w:p>
              </w:tc>
              <w:tc>
                <w:tcPr>
                  <w:tcW w:w="831" w:type="dxa"/>
                  <w:tcBorders>
                    <w:top w:val="single" w:sz="6" w:space="0" w:color="D3D3D3"/>
                    <w:left w:val="single" w:sz="6" w:space="0" w:color="D3D3D3"/>
                    <w:bottom w:val="single" w:sz="6" w:space="0" w:color="D3D3D3"/>
                    <w:right w:val="single" w:sz="6" w:space="0" w:color="D3D3D3"/>
                  </w:tcBorders>
                </w:tcPr>
                <w:p w14:paraId="6271491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F0D4382" w14:textId="77777777" w:rsidR="00066508" w:rsidRDefault="00000000">
                  <w:pPr>
                    <w:keepNext/>
                    <w:widowControl w:val="0"/>
                    <w:spacing w:after="60"/>
                  </w:pPr>
                  <w:proofErr w:type="spellStart"/>
                  <w:r>
                    <w:rPr>
                      <w:rFonts w:ascii="Calibri" w:hAnsi="Calibri"/>
                      <w:sz w:val="20"/>
                    </w:rPr>
                    <w:t>Alcool</w:t>
                  </w:r>
                  <w:proofErr w:type="spellEnd"/>
                  <w:r>
                    <w:rPr>
                      <w:rFonts w:ascii="Calibri" w:hAnsi="Calibri"/>
                      <w:sz w:val="20"/>
                    </w:rPr>
                    <w:t xml:space="preserve"> during pregnancy</w:t>
                  </w:r>
                </w:p>
              </w:tc>
              <w:tc>
                <w:tcPr>
                  <w:tcW w:w="831" w:type="dxa"/>
                  <w:tcBorders>
                    <w:top w:val="single" w:sz="6" w:space="0" w:color="D3D3D3"/>
                    <w:left w:val="single" w:sz="6" w:space="0" w:color="D3D3D3"/>
                    <w:bottom w:val="single" w:sz="6" w:space="0" w:color="D3D3D3"/>
                    <w:right w:val="single" w:sz="6" w:space="0" w:color="D3D3D3"/>
                  </w:tcBorders>
                </w:tcPr>
                <w:p w14:paraId="2AE3916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74D87E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462F22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F057D3" w14:textId="77777777" w:rsidR="00066508" w:rsidRDefault="00000000">
                  <w:pPr>
                    <w:keepNext/>
                    <w:widowControl w:val="0"/>
                    <w:spacing w:after="60"/>
                  </w:pPr>
                  <w:r>
                    <w:rPr>
                      <w:rFonts w:ascii="Calibri" w:hAnsi="Calibri"/>
                      <w:sz w:val="20"/>
                    </w:rPr>
                    <w:t>Glasses / week</w:t>
                  </w:r>
                </w:p>
              </w:tc>
              <w:tc>
                <w:tcPr>
                  <w:tcW w:w="831" w:type="dxa"/>
                  <w:tcBorders>
                    <w:top w:val="single" w:sz="6" w:space="0" w:color="D3D3D3"/>
                    <w:left w:val="single" w:sz="6" w:space="0" w:color="D3D3D3"/>
                    <w:bottom w:val="single" w:sz="6" w:space="0" w:color="D3D3D3"/>
                    <w:right w:val="single" w:sz="6" w:space="0" w:color="D3D3D3"/>
                  </w:tcBorders>
                </w:tcPr>
                <w:p w14:paraId="2966002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920FBD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169290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A5738C0" w14:textId="77777777" w:rsidR="00066508" w:rsidRDefault="00000000">
                  <w:pPr>
                    <w:keepNext/>
                    <w:widowControl w:val="0"/>
                    <w:spacing w:after="60"/>
                  </w:pPr>
                  <w:r>
                    <w:rPr>
                      <w:rFonts w:ascii="Calibri" w:hAnsi="Calibri"/>
                      <w:sz w:val="20"/>
                    </w:rPr>
                    <w:t>No</w:t>
                  </w:r>
                </w:p>
              </w:tc>
            </w:tr>
            <w:tr w:rsidR="00066508" w14:paraId="242DA7B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6DC11ACA" w14:textId="77777777" w:rsidR="00066508" w:rsidRDefault="00000000">
                  <w:pPr>
                    <w:keepNext/>
                    <w:widowControl w:val="0"/>
                    <w:spacing w:after="60"/>
                  </w:pPr>
                  <w:proofErr w:type="spellStart"/>
                  <w:r>
                    <w:rPr>
                      <w:rFonts w:ascii="Calibri" w:hAnsi="Calibri"/>
                      <w:b/>
                      <w:sz w:val="20"/>
                    </w:rPr>
                    <w:t>maternalDiet_preg</w:t>
                  </w:r>
                  <w:proofErr w:type="spellEnd"/>
                </w:p>
              </w:tc>
            </w:tr>
            <w:tr w:rsidR="00066508" w14:paraId="500FDE2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68762A9" w14:textId="77777777" w:rsidR="00066508" w:rsidRDefault="00000000">
                  <w:pPr>
                    <w:keepNext/>
                    <w:widowControl w:val="0"/>
                    <w:spacing w:after="60"/>
                  </w:pPr>
                  <w:proofErr w:type="spellStart"/>
                  <w:r>
                    <w:rPr>
                      <w:rFonts w:ascii="Calibri" w:hAnsi="Calibri"/>
                      <w:sz w:val="20"/>
                    </w:rPr>
                    <w:t>h_cereal_preg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E09E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E35006F" w14:textId="77777777" w:rsidR="00066508" w:rsidRDefault="00000000">
                  <w:pPr>
                    <w:keepNext/>
                    <w:widowControl w:val="0"/>
                    <w:spacing w:after="60"/>
                  </w:pPr>
                  <w:r>
                    <w:rPr>
                      <w:rFonts w:ascii="Calibri" w:hAnsi="Calibri"/>
                      <w:sz w:val="20"/>
                    </w:rPr>
                    <w:t>Cereal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625E802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E66821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D98F80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071132C"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5CF9298B"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DBB99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10D108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401FC6" w14:textId="77777777" w:rsidR="00066508" w:rsidRDefault="00000000">
                  <w:pPr>
                    <w:keepNext/>
                    <w:widowControl w:val="0"/>
                    <w:spacing w:after="60"/>
                  </w:pPr>
                  <w:r>
                    <w:rPr>
                      <w:rFonts w:ascii="Calibri" w:hAnsi="Calibri"/>
                      <w:sz w:val="20"/>
                    </w:rPr>
                    <w:t>No</w:t>
                  </w:r>
                </w:p>
              </w:tc>
            </w:tr>
            <w:tr w:rsidR="00066508" w14:paraId="1A271F2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BC945EC" w14:textId="77777777" w:rsidR="00066508" w:rsidRDefault="00000000">
                  <w:pPr>
                    <w:keepNext/>
                    <w:widowControl w:val="0"/>
                    <w:spacing w:after="60"/>
                  </w:pPr>
                  <w:proofErr w:type="spellStart"/>
                  <w:r>
                    <w:rPr>
                      <w:rFonts w:ascii="Calibri" w:hAnsi="Calibri"/>
                      <w:sz w:val="20"/>
                    </w:rPr>
                    <w:t>h_dairy_preg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38C2F7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4060C65" w14:textId="77777777" w:rsidR="00066508" w:rsidRDefault="00000000">
                  <w:pPr>
                    <w:keepNext/>
                    <w:widowControl w:val="0"/>
                    <w:spacing w:after="60"/>
                  </w:pPr>
                  <w:r>
                    <w:rPr>
                      <w:rFonts w:ascii="Calibri" w:hAnsi="Calibri"/>
                      <w:sz w:val="20"/>
                    </w:rPr>
                    <w:t>Dairy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27167DE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4E98A8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E74DF1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49F8B70"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7B51ADD"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9D4353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0ABA9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FA57931" w14:textId="77777777" w:rsidR="00066508" w:rsidRDefault="00000000">
                  <w:pPr>
                    <w:keepNext/>
                    <w:widowControl w:val="0"/>
                    <w:spacing w:after="60"/>
                  </w:pPr>
                  <w:r>
                    <w:rPr>
                      <w:rFonts w:ascii="Calibri" w:hAnsi="Calibri"/>
                      <w:sz w:val="20"/>
                    </w:rPr>
                    <w:t>No</w:t>
                  </w:r>
                </w:p>
              </w:tc>
            </w:tr>
            <w:tr w:rsidR="00066508" w14:paraId="27C454E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9E2C02E" w14:textId="77777777" w:rsidR="00066508" w:rsidRDefault="00000000">
                  <w:pPr>
                    <w:keepNext/>
                    <w:widowControl w:val="0"/>
                    <w:spacing w:after="60"/>
                  </w:pPr>
                  <w:proofErr w:type="spellStart"/>
                  <w:r>
                    <w:rPr>
                      <w:rFonts w:ascii="Calibri" w:hAnsi="Calibri"/>
                      <w:sz w:val="20"/>
                    </w:rPr>
                    <w:t>h_fastfood_preg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AF39A9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E7DC887" w14:textId="77777777" w:rsidR="00066508" w:rsidRDefault="00000000">
                  <w:pPr>
                    <w:keepNext/>
                    <w:widowControl w:val="0"/>
                    <w:spacing w:after="60"/>
                  </w:pPr>
                  <w:r>
                    <w:rPr>
                      <w:rFonts w:ascii="Calibri" w:hAnsi="Calibri"/>
                      <w:sz w:val="20"/>
                    </w:rPr>
                    <w:t>Fast food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2A82B5B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381083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823FED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7F3689F"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30018DA7"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6A41D1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0FD5BB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2B368B2" w14:textId="77777777" w:rsidR="00066508" w:rsidRDefault="00000000">
                  <w:pPr>
                    <w:keepNext/>
                    <w:widowControl w:val="0"/>
                    <w:spacing w:after="60"/>
                  </w:pPr>
                  <w:r>
                    <w:rPr>
                      <w:rFonts w:ascii="Calibri" w:hAnsi="Calibri"/>
                      <w:sz w:val="20"/>
                    </w:rPr>
                    <w:t>No</w:t>
                  </w:r>
                </w:p>
              </w:tc>
            </w:tr>
            <w:tr w:rsidR="00066508" w14:paraId="3BF2643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1F8D18B" w14:textId="77777777" w:rsidR="00066508" w:rsidRDefault="00000000">
                  <w:pPr>
                    <w:keepNext/>
                    <w:widowControl w:val="0"/>
                    <w:spacing w:after="60"/>
                  </w:pPr>
                  <w:proofErr w:type="spellStart"/>
                  <w:r>
                    <w:rPr>
                      <w:rFonts w:ascii="Calibri" w:hAnsi="Calibri"/>
                      <w:sz w:val="20"/>
                    </w:rPr>
                    <w:t>h_fish_preg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18B95D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3012D5B" w14:textId="77777777" w:rsidR="00066508" w:rsidRDefault="00000000">
                  <w:pPr>
                    <w:keepNext/>
                    <w:widowControl w:val="0"/>
                    <w:spacing w:after="60"/>
                  </w:pPr>
                  <w:r>
                    <w:rPr>
                      <w:rFonts w:ascii="Calibri" w:hAnsi="Calibri"/>
                      <w:sz w:val="20"/>
                    </w:rPr>
                    <w:t>Fish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6F35CF6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E61957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0B0500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6FBB767"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1B79223"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7A6DEBA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5F6E1F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B489E6C" w14:textId="77777777" w:rsidR="00066508" w:rsidRDefault="00000000">
                  <w:pPr>
                    <w:keepNext/>
                    <w:widowControl w:val="0"/>
                    <w:spacing w:after="60"/>
                  </w:pPr>
                  <w:r>
                    <w:rPr>
                      <w:rFonts w:ascii="Calibri" w:hAnsi="Calibri"/>
                      <w:sz w:val="20"/>
                    </w:rPr>
                    <w:t>No</w:t>
                  </w:r>
                </w:p>
              </w:tc>
            </w:tr>
            <w:tr w:rsidR="00066508" w14:paraId="7EE428C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CFB3053" w14:textId="77777777" w:rsidR="00066508" w:rsidRDefault="00000000">
                  <w:pPr>
                    <w:keepNext/>
                    <w:widowControl w:val="0"/>
                    <w:spacing w:after="60"/>
                  </w:pPr>
                  <w:proofErr w:type="spellStart"/>
                  <w:r>
                    <w:rPr>
                      <w:rFonts w:ascii="Calibri" w:hAnsi="Calibri"/>
                      <w:sz w:val="20"/>
                    </w:rPr>
                    <w:t>h_fruit_preg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B79CFA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B1FD191" w14:textId="77777777" w:rsidR="00066508" w:rsidRDefault="00000000">
                  <w:pPr>
                    <w:keepNext/>
                    <w:widowControl w:val="0"/>
                    <w:spacing w:after="60"/>
                  </w:pPr>
                  <w:r>
                    <w:rPr>
                      <w:rFonts w:ascii="Calibri" w:hAnsi="Calibri"/>
                      <w:sz w:val="20"/>
                    </w:rPr>
                    <w:t>Fruit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0EB7A5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5CD82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2DD7A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5B9351E"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4D377EB0"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6504080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6B478B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88CB18" w14:textId="77777777" w:rsidR="00066508" w:rsidRDefault="00000000">
                  <w:pPr>
                    <w:keepNext/>
                    <w:widowControl w:val="0"/>
                    <w:spacing w:after="60"/>
                  </w:pPr>
                  <w:r>
                    <w:rPr>
                      <w:rFonts w:ascii="Calibri" w:hAnsi="Calibri"/>
                      <w:sz w:val="20"/>
                    </w:rPr>
                    <w:t>No</w:t>
                  </w:r>
                </w:p>
              </w:tc>
            </w:tr>
            <w:tr w:rsidR="00066508" w14:paraId="1A148B8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1FDBBC1" w14:textId="77777777" w:rsidR="00066508" w:rsidRDefault="00000000">
                  <w:pPr>
                    <w:keepNext/>
                    <w:widowControl w:val="0"/>
                    <w:spacing w:after="60"/>
                  </w:pPr>
                  <w:proofErr w:type="spellStart"/>
                  <w:r>
                    <w:rPr>
                      <w:rFonts w:ascii="Calibri" w:hAnsi="Calibri"/>
                      <w:sz w:val="20"/>
                    </w:rPr>
                    <w:t>h_legume_preg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E18A40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259238B" w14:textId="77777777" w:rsidR="00066508" w:rsidRDefault="00000000">
                  <w:pPr>
                    <w:keepNext/>
                    <w:widowControl w:val="0"/>
                    <w:spacing w:after="60"/>
                  </w:pPr>
                  <w:r>
                    <w:rPr>
                      <w:rFonts w:ascii="Calibri" w:hAnsi="Calibri"/>
                      <w:sz w:val="20"/>
                    </w:rPr>
                    <w:t>Legume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50B5492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5C4968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1D0148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6AF9A0A"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29B5512B"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2BF7A8C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713939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5110C60" w14:textId="77777777" w:rsidR="00066508" w:rsidRDefault="00000000">
                  <w:pPr>
                    <w:keepNext/>
                    <w:widowControl w:val="0"/>
                    <w:spacing w:after="60"/>
                  </w:pPr>
                  <w:r>
                    <w:rPr>
                      <w:rFonts w:ascii="Calibri" w:hAnsi="Calibri"/>
                      <w:sz w:val="20"/>
                    </w:rPr>
                    <w:t>No</w:t>
                  </w:r>
                </w:p>
              </w:tc>
            </w:tr>
            <w:tr w:rsidR="00066508" w14:paraId="14CAFD8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1398CEA" w14:textId="77777777" w:rsidR="00066508" w:rsidRDefault="00000000">
                  <w:pPr>
                    <w:keepNext/>
                    <w:widowControl w:val="0"/>
                    <w:spacing w:after="60"/>
                  </w:pPr>
                  <w:proofErr w:type="spellStart"/>
                  <w:r>
                    <w:rPr>
                      <w:rFonts w:ascii="Calibri" w:hAnsi="Calibri"/>
                      <w:sz w:val="20"/>
                    </w:rPr>
                    <w:lastRenderedPageBreak/>
                    <w:t>h_meat_preg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7DFC2C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E410B7D" w14:textId="77777777" w:rsidR="00066508" w:rsidRDefault="00000000">
                  <w:pPr>
                    <w:keepNext/>
                    <w:widowControl w:val="0"/>
                    <w:spacing w:after="60"/>
                  </w:pPr>
                  <w:r>
                    <w:rPr>
                      <w:rFonts w:ascii="Calibri" w:hAnsi="Calibri"/>
                      <w:sz w:val="20"/>
                    </w:rPr>
                    <w:t>Meat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40628C2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FA7BAE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0B986F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87A4AF3"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369A3B1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5DA05D2"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81E3E0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B3E6C3C" w14:textId="77777777" w:rsidR="00066508" w:rsidRDefault="00000000">
                  <w:pPr>
                    <w:keepNext/>
                    <w:widowControl w:val="0"/>
                    <w:spacing w:after="60"/>
                  </w:pPr>
                  <w:r>
                    <w:rPr>
                      <w:rFonts w:ascii="Calibri" w:hAnsi="Calibri"/>
                      <w:sz w:val="20"/>
                    </w:rPr>
                    <w:t>No</w:t>
                  </w:r>
                </w:p>
              </w:tc>
            </w:tr>
            <w:tr w:rsidR="00066508" w14:paraId="17228DB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A6D2C0A" w14:textId="77777777" w:rsidR="00066508" w:rsidRDefault="00000000">
                  <w:pPr>
                    <w:keepNext/>
                    <w:widowControl w:val="0"/>
                    <w:spacing w:after="60"/>
                  </w:pPr>
                  <w:proofErr w:type="spellStart"/>
                  <w:r>
                    <w:rPr>
                      <w:rFonts w:ascii="Calibri" w:hAnsi="Calibri"/>
                      <w:sz w:val="20"/>
                    </w:rPr>
                    <w:t>h_veg_preg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93F491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BE489F7" w14:textId="77777777" w:rsidR="00066508" w:rsidRDefault="00000000">
                  <w:pPr>
                    <w:keepNext/>
                    <w:widowControl w:val="0"/>
                    <w:spacing w:after="60"/>
                  </w:pPr>
                  <w:r>
                    <w:rPr>
                      <w:rFonts w:ascii="Calibri" w:hAnsi="Calibri"/>
                      <w:sz w:val="20"/>
                    </w:rPr>
                    <w:t>Vegetables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398DBDE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DBBBD8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661F59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717D277"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57F1D7A6"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73EAF2E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774EAC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B5F6E97" w14:textId="77777777" w:rsidR="00066508" w:rsidRDefault="00000000">
                  <w:pPr>
                    <w:keepNext/>
                    <w:widowControl w:val="0"/>
                    <w:spacing w:after="60"/>
                  </w:pPr>
                  <w:r>
                    <w:rPr>
                      <w:rFonts w:ascii="Calibri" w:hAnsi="Calibri"/>
                      <w:sz w:val="20"/>
                    </w:rPr>
                    <w:t>No</w:t>
                  </w:r>
                </w:p>
              </w:tc>
            </w:tr>
            <w:tr w:rsidR="00066508" w14:paraId="30528652"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3A29C4A" w14:textId="77777777" w:rsidR="00066508" w:rsidRDefault="00000000">
                  <w:pPr>
                    <w:keepNext/>
                    <w:widowControl w:val="0"/>
                    <w:spacing w:after="60"/>
                  </w:pPr>
                  <w:proofErr w:type="spellStart"/>
                  <w:r>
                    <w:rPr>
                      <w:rFonts w:ascii="Calibri" w:hAnsi="Calibri"/>
                      <w:b/>
                      <w:sz w:val="20"/>
                    </w:rPr>
                    <w:t>maternalSEP_preg</w:t>
                  </w:r>
                  <w:proofErr w:type="spellEnd"/>
                </w:p>
              </w:tc>
            </w:tr>
            <w:tr w:rsidR="00066508" w14:paraId="468B40F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8F7BD8C" w14:textId="77777777" w:rsidR="00066508" w:rsidRDefault="00000000">
                  <w:pPr>
                    <w:keepNext/>
                    <w:widowControl w:val="0"/>
                    <w:spacing w:after="60"/>
                  </w:pPr>
                  <w:r>
                    <w:rPr>
                      <w:rFonts w:ascii="Calibri" w:hAnsi="Calibri"/>
                      <w:sz w:val="20"/>
                    </w:rPr>
                    <w:t>e3_edum</w:t>
                  </w:r>
                </w:p>
              </w:tc>
              <w:tc>
                <w:tcPr>
                  <w:tcW w:w="831" w:type="dxa"/>
                  <w:tcBorders>
                    <w:top w:val="single" w:sz="6" w:space="0" w:color="D3D3D3"/>
                    <w:left w:val="single" w:sz="6" w:space="0" w:color="D3D3D3"/>
                    <w:bottom w:val="single" w:sz="6" w:space="0" w:color="D3D3D3"/>
                    <w:right w:val="single" w:sz="6" w:space="0" w:color="D3D3D3"/>
                  </w:tcBorders>
                </w:tcPr>
                <w:p w14:paraId="032F81D3"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50942696" w14:textId="77777777" w:rsidR="00066508" w:rsidRDefault="00000000">
                  <w:pPr>
                    <w:keepNext/>
                    <w:widowControl w:val="0"/>
                    <w:spacing w:after="60"/>
                  </w:pPr>
                  <w:r>
                    <w:rPr>
                      <w:rFonts w:ascii="Calibri" w:hAnsi="Calibri"/>
                      <w:sz w:val="20"/>
                    </w:rPr>
                    <w:t>Maternal education</w:t>
                  </w:r>
                </w:p>
              </w:tc>
              <w:tc>
                <w:tcPr>
                  <w:tcW w:w="831" w:type="dxa"/>
                  <w:tcBorders>
                    <w:top w:val="single" w:sz="6" w:space="0" w:color="D3D3D3"/>
                    <w:left w:val="single" w:sz="6" w:space="0" w:color="D3D3D3"/>
                    <w:bottom w:val="single" w:sz="6" w:space="0" w:color="D3D3D3"/>
                    <w:right w:val="single" w:sz="6" w:space="0" w:color="D3D3D3"/>
                  </w:tcBorders>
                </w:tcPr>
                <w:p w14:paraId="5E992567"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343CDA41"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14:paraId="1D8DB06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FB6240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903578"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C60272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FCA752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4FD5AA5" w14:textId="77777777" w:rsidR="00066508" w:rsidRDefault="00000000">
                  <w:pPr>
                    <w:keepNext/>
                    <w:widowControl w:val="0"/>
                    <w:spacing w:after="60"/>
                  </w:pPr>
                  <w:r>
                    <w:rPr>
                      <w:rFonts w:ascii="Calibri" w:hAnsi="Calibri"/>
                      <w:sz w:val="20"/>
                    </w:rPr>
                    <w:t>No</w:t>
                  </w:r>
                </w:p>
              </w:tc>
            </w:tr>
            <w:tr w:rsidR="00066508" w14:paraId="444718F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748E39A" w14:textId="77777777" w:rsidR="00066508" w:rsidRDefault="00000000">
                  <w:pPr>
                    <w:keepNext/>
                    <w:widowControl w:val="0"/>
                    <w:spacing w:after="60"/>
                  </w:pPr>
                  <w:r>
                    <w:rPr>
                      <w:rFonts w:ascii="Calibri" w:hAnsi="Calibri"/>
                      <w:sz w:val="20"/>
                    </w:rPr>
                    <w:t>e3_marital</w:t>
                  </w:r>
                </w:p>
              </w:tc>
              <w:tc>
                <w:tcPr>
                  <w:tcW w:w="831" w:type="dxa"/>
                  <w:tcBorders>
                    <w:top w:val="single" w:sz="6" w:space="0" w:color="D3D3D3"/>
                    <w:left w:val="single" w:sz="6" w:space="0" w:color="D3D3D3"/>
                    <w:bottom w:val="single" w:sz="6" w:space="0" w:color="D3D3D3"/>
                    <w:right w:val="single" w:sz="6" w:space="0" w:color="D3D3D3"/>
                  </w:tcBorders>
                </w:tcPr>
                <w:p w14:paraId="725085E6"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162DCB88" w14:textId="77777777" w:rsidR="00066508" w:rsidRDefault="00000000">
                  <w:pPr>
                    <w:keepNext/>
                    <w:widowControl w:val="0"/>
                    <w:spacing w:after="60"/>
                  </w:pPr>
                  <w:r>
                    <w:rPr>
                      <w:rFonts w:ascii="Calibri" w:hAnsi="Calibri"/>
                      <w:sz w:val="20"/>
                    </w:rPr>
                    <w:t>Marital status</w:t>
                  </w:r>
                </w:p>
              </w:tc>
              <w:tc>
                <w:tcPr>
                  <w:tcW w:w="831" w:type="dxa"/>
                  <w:tcBorders>
                    <w:top w:val="single" w:sz="6" w:space="0" w:color="D3D3D3"/>
                    <w:left w:val="single" w:sz="6" w:space="0" w:color="D3D3D3"/>
                    <w:bottom w:val="single" w:sz="6" w:space="0" w:color="D3D3D3"/>
                    <w:right w:val="single" w:sz="6" w:space="0" w:color="D3D3D3"/>
                  </w:tcBorders>
                </w:tcPr>
                <w:p w14:paraId="75E5E75C"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0FE9B527" w14:textId="77777777" w:rsidR="00066508" w:rsidRDefault="00000000">
                  <w:pPr>
                    <w:keepNext/>
                    <w:widowControl w:val="0"/>
                    <w:spacing w:after="60"/>
                  </w:pPr>
                  <w:r>
                    <w:rPr>
                      <w:rFonts w:ascii="Calibri" w:hAnsi="Calibri"/>
                      <w:sz w:val="20"/>
                    </w:rPr>
                    <w:t xml:space="preserve">Living with the father, Living alone, </w:t>
                  </w:r>
                  <w:proofErr w:type="gramStart"/>
                  <w:r>
                    <w:rPr>
                      <w:rFonts w:ascii="Calibri" w:hAnsi="Calibri"/>
                      <w:sz w:val="20"/>
                    </w:rPr>
                    <w:t>Other</w:t>
                  </w:r>
                  <w:proofErr w:type="gramEnd"/>
                  <w:r>
                    <w:rPr>
                      <w:rFonts w:ascii="Calibri" w:hAnsi="Calibri"/>
                      <w:sz w:val="20"/>
                    </w:rPr>
                    <w:t xml:space="preserve"> situation</w:t>
                  </w:r>
                </w:p>
              </w:tc>
              <w:tc>
                <w:tcPr>
                  <w:tcW w:w="832" w:type="dxa"/>
                  <w:tcBorders>
                    <w:top w:val="single" w:sz="6" w:space="0" w:color="D3D3D3"/>
                    <w:left w:val="single" w:sz="6" w:space="0" w:color="D3D3D3"/>
                    <w:bottom w:val="single" w:sz="6" w:space="0" w:color="D3D3D3"/>
                    <w:right w:val="single" w:sz="6" w:space="0" w:color="D3D3D3"/>
                  </w:tcBorders>
                </w:tcPr>
                <w:p w14:paraId="13D74EE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5FA63B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1D0F425"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383308E8"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8E9817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118ECF3" w14:textId="77777777" w:rsidR="00066508" w:rsidRDefault="00000000">
                  <w:pPr>
                    <w:keepNext/>
                    <w:widowControl w:val="0"/>
                    <w:spacing w:after="60"/>
                  </w:pPr>
                  <w:r>
                    <w:rPr>
                      <w:rFonts w:ascii="Calibri" w:hAnsi="Calibri"/>
                      <w:sz w:val="20"/>
                    </w:rPr>
                    <w:t>Yes</w:t>
                  </w:r>
                </w:p>
              </w:tc>
            </w:tr>
            <w:tr w:rsidR="00066508" w14:paraId="5DDA12E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696A5A2" w14:textId="77777777" w:rsidR="00066508" w:rsidRDefault="00000000">
                  <w:pPr>
                    <w:keepNext/>
                    <w:widowControl w:val="0"/>
                    <w:spacing w:after="60"/>
                  </w:pPr>
                  <w:r>
                    <w:rPr>
                      <w:rFonts w:ascii="Calibri" w:hAnsi="Calibri"/>
                      <w:sz w:val="20"/>
                    </w:rPr>
                    <w:t>e3_ses</w:t>
                  </w:r>
                </w:p>
              </w:tc>
              <w:tc>
                <w:tcPr>
                  <w:tcW w:w="831" w:type="dxa"/>
                  <w:tcBorders>
                    <w:top w:val="single" w:sz="6" w:space="0" w:color="D3D3D3"/>
                    <w:left w:val="single" w:sz="6" w:space="0" w:color="D3D3D3"/>
                    <w:bottom w:val="single" w:sz="6" w:space="0" w:color="D3D3D3"/>
                    <w:right w:val="single" w:sz="6" w:space="0" w:color="D3D3D3"/>
                  </w:tcBorders>
                </w:tcPr>
                <w:p w14:paraId="0C5D1E22"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6B59AF94" w14:textId="77777777" w:rsidR="00066508" w:rsidRDefault="00000000">
                  <w:pPr>
                    <w:keepNext/>
                    <w:widowControl w:val="0"/>
                    <w:spacing w:after="60"/>
                  </w:pPr>
                  <w:r>
                    <w:rPr>
                      <w:rFonts w:ascii="Calibri" w:hAnsi="Calibri"/>
                      <w:sz w:val="20"/>
                    </w:rPr>
                    <w:t>Socioeconomic status of the parents</w:t>
                  </w:r>
                </w:p>
              </w:tc>
              <w:tc>
                <w:tcPr>
                  <w:tcW w:w="831" w:type="dxa"/>
                  <w:tcBorders>
                    <w:top w:val="single" w:sz="6" w:space="0" w:color="D3D3D3"/>
                    <w:left w:val="single" w:sz="6" w:space="0" w:color="D3D3D3"/>
                    <w:bottom w:val="single" w:sz="6" w:space="0" w:color="D3D3D3"/>
                    <w:right w:val="single" w:sz="6" w:space="0" w:color="D3D3D3"/>
                  </w:tcBorders>
                </w:tcPr>
                <w:p w14:paraId="6AB1A791" w14:textId="77777777" w:rsidR="00066508" w:rsidRDefault="00000000">
                  <w:pPr>
                    <w:keepNext/>
                    <w:widowControl w:val="0"/>
                    <w:spacing w:after="60"/>
                  </w:pPr>
                  <w:r>
                    <w:rPr>
                      <w:rFonts w:ascii="Calibri" w:hAnsi="Calibri"/>
                      <w:sz w:val="20"/>
                    </w:rPr>
                    <w:t>1,2,3</w:t>
                  </w:r>
                </w:p>
              </w:tc>
              <w:tc>
                <w:tcPr>
                  <w:tcW w:w="831" w:type="dxa"/>
                  <w:tcBorders>
                    <w:top w:val="single" w:sz="6" w:space="0" w:color="D3D3D3"/>
                    <w:left w:val="single" w:sz="6" w:space="0" w:color="D3D3D3"/>
                    <w:bottom w:val="single" w:sz="6" w:space="0" w:color="D3D3D3"/>
                    <w:right w:val="single" w:sz="6" w:space="0" w:color="D3D3D3"/>
                  </w:tcBorders>
                </w:tcPr>
                <w:p w14:paraId="3C76479C" w14:textId="77777777" w:rsidR="00066508" w:rsidRDefault="00000000">
                  <w:pPr>
                    <w:keepNext/>
                    <w:widowControl w:val="0"/>
                    <w:spacing w:after="60"/>
                  </w:pPr>
                  <w:r>
                    <w:rPr>
                      <w:rFonts w:ascii="Calibri" w:hAnsi="Calibri"/>
                      <w:sz w:val="20"/>
                    </w:rPr>
                    <w:t xml:space="preserve">Low income, </w:t>
                  </w:r>
                  <w:proofErr w:type="gramStart"/>
                  <w:r>
                    <w:rPr>
                      <w:rFonts w:ascii="Calibri" w:hAnsi="Calibri"/>
                      <w:sz w:val="20"/>
                    </w:rPr>
                    <w:t>Medium</w:t>
                  </w:r>
                  <w:proofErr w:type="gramEnd"/>
                  <w:r>
                    <w:rPr>
                      <w:rFonts w:ascii="Calibri" w:hAnsi="Calibri"/>
                      <w:sz w:val="20"/>
                    </w:rPr>
                    <w:t xml:space="preserve"> income, High income</w:t>
                  </w:r>
                </w:p>
              </w:tc>
              <w:tc>
                <w:tcPr>
                  <w:tcW w:w="832" w:type="dxa"/>
                  <w:tcBorders>
                    <w:top w:val="single" w:sz="6" w:space="0" w:color="D3D3D3"/>
                    <w:left w:val="single" w:sz="6" w:space="0" w:color="D3D3D3"/>
                    <w:bottom w:val="single" w:sz="6" w:space="0" w:color="D3D3D3"/>
                    <w:right w:val="single" w:sz="6" w:space="0" w:color="D3D3D3"/>
                  </w:tcBorders>
                </w:tcPr>
                <w:p w14:paraId="20A5EEA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8C18B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4196F13"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6EC7215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855EC1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34F8CD1" w14:textId="77777777" w:rsidR="00066508" w:rsidRDefault="00000000">
                  <w:pPr>
                    <w:keepNext/>
                    <w:widowControl w:val="0"/>
                    <w:spacing w:after="60"/>
                  </w:pPr>
                  <w:r>
                    <w:rPr>
                      <w:rFonts w:ascii="Calibri" w:hAnsi="Calibri"/>
                      <w:sz w:val="20"/>
                    </w:rPr>
                    <w:t>No</w:t>
                  </w:r>
                </w:p>
              </w:tc>
            </w:tr>
            <w:tr w:rsidR="00066508" w14:paraId="4BF7FB79"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215089C" w14:textId="77777777" w:rsidR="00066508" w:rsidRDefault="00000000">
                  <w:pPr>
                    <w:keepNext/>
                    <w:widowControl w:val="0"/>
                    <w:spacing w:after="60"/>
                  </w:pPr>
                  <w:proofErr w:type="spellStart"/>
                  <w:r>
                    <w:rPr>
                      <w:rFonts w:ascii="Calibri" w:hAnsi="Calibri"/>
                      <w:b/>
                      <w:sz w:val="20"/>
                    </w:rPr>
                    <w:t>maternalSmoking_preg</w:t>
                  </w:r>
                  <w:proofErr w:type="spellEnd"/>
                </w:p>
              </w:tc>
            </w:tr>
            <w:tr w:rsidR="00066508" w14:paraId="3A8EAD9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37730A5" w14:textId="77777777" w:rsidR="00066508" w:rsidRDefault="00000000">
                  <w:pPr>
                    <w:keepNext/>
                    <w:widowControl w:val="0"/>
                    <w:spacing w:after="60"/>
                  </w:pPr>
                  <w:r>
                    <w:rPr>
                      <w:rFonts w:ascii="Calibri" w:hAnsi="Calibri"/>
                      <w:sz w:val="20"/>
                    </w:rPr>
                    <w:t>e3_asmokyn_p</w:t>
                  </w:r>
                </w:p>
              </w:tc>
              <w:tc>
                <w:tcPr>
                  <w:tcW w:w="831" w:type="dxa"/>
                  <w:tcBorders>
                    <w:top w:val="single" w:sz="6" w:space="0" w:color="D3D3D3"/>
                    <w:left w:val="single" w:sz="6" w:space="0" w:color="D3D3D3"/>
                    <w:bottom w:val="single" w:sz="6" w:space="0" w:color="D3D3D3"/>
                    <w:right w:val="single" w:sz="6" w:space="0" w:color="D3D3D3"/>
                  </w:tcBorders>
                </w:tcPr>
                <w:p w14:paraId="0E91DBB2"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0CA60685" w14:textId="77777777" w:rsidR="00066508" w:rsidRDefault="00000000">
                  <w:pPr>
                    <w:keepNext/>
                    <w:widowControl w:val="0"/>
                    <w:spacing w:after="60"/>
                  </w:pPr>
                  <w:r>
                    <w:rPr>
                      <w:rFonts w:ascii="Calibri" w:hAnsi="Calibri"/>
                      <w:sz w:val="20"/>
                    </w:rPr>
                    <w:t>Pregnancy maternal active smoking</w:t>
                  </w:r>
                </w:p>
              </w:tc>
              <w:tc>
                <w:tcPr>
                  <w:tcW w:w="831" w:type="dxa"/>
                  <w:tcBorders>
                    <w:top w:val="single" w:sz="6" w:space="0" w:color="D3D3D3"/>
                    <w:left w:val="single" w:sz="6" w:space="0" w:color="D3D3D3"/>
                    <w:bottom w:val="single" w:sz="6" w:space="0" w:color="D3D3D3"/>
                    <w:right w:val="single" w:sz="6" w:space="0" w:color="D3D3D3"/>
                  </w:tcBorders>
                </w:tcPr>
                <w:p w14:paraId="5854E166"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4B57F20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07ECC69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18A823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B25424"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2952D2F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973A75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4E89AFE" w14:textId="77777777" w:rsidR="00066508" w:rsidRDefault="00000000">
                  <w:pPr>
                    <w:keepNext/>
                    <w:widowControl w:val="0"/>
                    <w:spacing w:after="60"/>
                  </w:pPr>
                  <w:r>
                    <w:rPr>
                      <w:rFonts w:ascii="Calibri" w:hAnsi="Calibri"/>
                      <w:sz w:val="20"/>
                    </w:rPr>
                    <w:t>Yes</w:t>
                  </w:r>
                </w:p>
              </w:tc>
            </w:tr>
            <w:tr w:rsidR="00066508" w14:paraId="0ACD554B"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EA60686" w14:textId="77777777" w:rsidR="00066508" w:rsidRDefault="00000000">
                  <w:pPr>
                    <w:keepNext/>
                    <w:widowControl w:val="0"/>
                    <w:spacing w:after="60"/>
                  </w:pPr>
                  <w:r>
                    <w:rPr>
                      <w:rFonts w:ascii="Calibri" w:hAnsi="Calibri"/>
                      <w:sz w:val="20"/>
                    </w:rPr>
                    <w:t>e3_psmokanyt</w:t>
                  </w:r>
                </w:p>
              </w:tc>
              <w:tc>
                <w:tcPr>
                  <w:tcW w:w="831" w:type="dxa"/>
                  <w:tcBorders>
                    <w:top w:val="single" w:sz="6" w:space="0" w:color="D3D3D3"/>
                    <w:left w:val="single" w:sz="6" w:space="0" w:color="D3D3D3"/>
                    <w:bottom w:val="single" w:sz="6" w:space="0" w:color="D3D3D3"/>
                    <w:right w:val="single" w:sz="6" w:space="0" w:color="D3D3D3"/>
                  </w:tcBorders>
                </w:tcPr>
                <w:p w14:paraId="1254EA8B"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5EB6A23F" w14:textId="77777777" w:rsidR="00066508" w:rsidRDefault="00000000">
                  <w:pPr>
                    <w:keepNext/>
                    <w:widowControl w:val="0"/>
                    <w:spacing w:after="60"/>
                  </w:pPr>
                  <w:r>
                    <w:rPr>
                      <w:rFonts w:ascii="Calibri" w:hAnsi="Calibri"/>
                      <w:sz w:val="20"/>
                    </w:rPr>
                    <w:t>Pregnancy maternal passive smoking</w:t>
                  </w:r>
                </w:p>
              </w:tc>
              <w:tc>
                <w:tcPr>
                  <w:tcW w:w="831" w:type="dxa"/>
                  <w:tcBorders>
                    <w:top w:val="single" w:sz="6" w:space="0" w:color="D3D3D3"/>
                    <w:left w:val="single" w:sz="6" w:space="0" w:color="D3D3D3"/>
                    <w:bottom w:val="single" w:sz="6" w:space="0" w:color="D3D3D3"/>
                    <w:right w:val="single" w:sz="6" w:space="0" w:color="D3D3D3"/>
                  </w:tcBorders>
                </w:tcPr>
                <w:p w14:paraId="1F7B3D3B"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5E8BAF4"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5C58F72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C0EB58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B573A36"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1C61039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0D430EB"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7657884" w14:textId="77777777" w:rsidR="00066508" w:rsidRDefault="00000000">
                  <w:pPr>
                    <w:keepNext/>
                    <w:widowControl w:val="0"/>
                    <w:spacing w:after="60"/>
                  </w:pPr>
                  <w:r>
                    <w:rPr>
                      <w:rFonts w:ascii="Calibri" w:hAnsi="Calibri"/>
                      <w:sz w:val="20"/>
                    </w:rPr>
                    <w:t>Yes</w:t>
                  </w:r>
                </w:p>
              </w:tc>
            </w:tr>
            <w:tr w:rsidR="00066508" w14:paraId="01089A23"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024DE2F6" w14:textId="77777777" w:rsidR="00066508" w:rsidRDefault="00000000">
                  <w:pPr>
                    <w:keepNext/>
                    <w:widowControl w:val="0"/>
                    <w:spacing w:after="60"/>
                  </w:pPr>
                  <w:proofErr w:type="spellStart"/>
                  <w:r>
                    <w:rPr>
                      <w:rFonts w:ascii="Calibri" w:hAnsi="Calibri"/>
                      <w:b/>
                      <w:sz w:val="20"/>
                    </w:rPr>
                    <w:t>neuropsychologicalDiagnosis_child</w:t>
                  </w:r>
                  <w:proofErr w:type="spellEnd"/>
                </w:p>
              </w:tc>
            </w:tr>
            <w:tr w:rsidR="00066508" w14:paraId="2FFEDB6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20DEEFC" w14:textId="77777777" w:rsidR="00066508" w:rsidRDefault="00000000">
                  <w:pPr>
                    <w:keepNext/>
                    <w:widowControl w:val="0"/>
                    <w:spacing w:after="60"/>
                  </w:pPr>
                  <w:proofErr w:type="spellStart"/>
                  <w:r>
                    <w:rPr>
                      <w:rFonts w:ascii="Calibri" w:hAnsi="Calibri"/>
                      <w:sz w:val="20"/>
                    </w:rPr>
                    <w:t>hs_neuro_diag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B9601D9"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34D1B36E" w14:textId="77777777" w:rsidR="00066508" w:rsidRDefault="00000000">
                  <w:pPr>
                    <w:keepNext/>
                    <w:widowControl w:val="0"/>
                    <w:spacing w:after="60"/>
                  </w:pPr>
                  <w:r>
                    <w:rPr>
                      <w:rFonts w:ascii="Calibri" w:hAnsi="Calibri"/>
                      <w:sz w:val="20"/>
                    </w:rPr>
                    <w:t>Child neuropsychological diagnosis</w:t>
                  </w:r>
                </w:p>
              </w:tc>
              <w:tc>
                <w:tcPr>
                  <w:tcW w:w="831" w:type="dxa"/>
                  <w:tcBorders>
                    <w:top w:val="single" w:sz="6" w:space="0" w:color="D3D3D3"/>
                    <w:left w:val="single" w:sz="6" w:space="0" w:color="D3D3D3"/>
                    <w:bottom w:val="single" w:sz="6" w:space="0" w:color="D3D3D3"/>
                    <w:right w:val="single" w:sz="6" w:space="0" w:color="D3D3D3"/>
                  </w:tcBorders>
                </w:tcPr>
                <w:p w14:paraId="6BDD5561"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252162F3"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0CDDCFB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4770F6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696AD6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D87DB41"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FF3305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F9270D0" w14:textId="77777777" w:rsidR="00066508" w:rsidRDefault="00000000">
                  <w:pPr>
                    <w:keepNext/>
                    <w:widowControl w:val="0"/>
                    <w:spacing w:after="60"/>
                  </w:pPr>
                  <w:r>
                    <w:rPr>
                      <w:rFonts w:ascii="Calibri" w:hAnsi="Calibri"/>
                      <w:sz w:val="20"/>
                    </w:rPr>
                    <w:t>Yes</w:t>
                  </w:r>
                </w:p>
              </w:tc>
            </w:tr>
            <w:tr w:rsidR="00066508" w14:paraId="510ABC4F"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5F336085" w14:textId="77777777" w:rsidR="00066508" w:rsidRDefault="00000000">
                  <w:pPr>
                    <w:keepNext/>
                    <w:widowControl w:val="0"/>
                    <w:spacing w:after="60"/>
                  </w:pPr>
                  <w:proofErr w:type="spellStart"/>
                  <w:r>
                    <w:rPr>
                      <w:rFonts w:ascii="Calibri" w:hAnsi="Calibri"/>
                      <w:b/>
                      <w:sz w:val="20"/>
                    </w:rPr>
                    <w:t>paternalSEP_preg</w:t>
                  </w:r>
                  <w:proofErr w:type="spellEnd"/>
                </w:p>
              </w:tc>
            </w:tr>
            <w:tr w:rsidR="00066508" w14:paraId="007C4C6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3E7156B" w14:textId="77777777" w:rsidR="00066508" w:rsidRDefault="00000000">
                  <w:pPr>
                    <w:keepNext/>
                    <w:widowControl w:val="0"/>
                    <w:spacing w:after="60"/>
                  </w:pPr>
                  <w:r>
                    <w:rPr>
                      <w:rFonts w:ascii="Calibri" w:hAnsi="Calibri"/>
                      <w:sz w:val="20"/>
                    </w:rPr>
                    <w:lastRenderedPageBreak/>
                    <w:t>e3_eduf</w:t>
                  </w:r>
                </w:p>
              </w:tc>
              <w:tc>
                <w:tcPr>
                  <w:tcW w:w="831" w:type="dxa"/>
                  <w:tcBorders>
                    <w:top w:val="single" w:sz="6" w:space="0" w:color="D3D3D3"/>
                    <w:left w:val="single" w:sz="6" w:space="0" w:color="D3D3D3"/>
                    <w:bottom w:val="single" w:sz="6" w:space="0" w:color="D3D3D3"/>
                    <w:right w:val="single" w:sz="6" w:space="0" w:color="D3D3D3"/>
                  </w:tcBorders>
                </w:tcPr>
                <w:p w14:paraId="732D60DE"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EEA0AED" w14:textId="77777777" w:rsidR="00066508" w:rsidRDefault="00000000">
                  <w:pPr>
                    <w:keepNext/>
                    <w:widowControl w:val="0"/>
                    <w:spacing w:after="60"/>
                  </w:pPr>
                  <w:r>
                    <w:rPr>
                      <w:rFonts w:ascii="Calibri" w:hAnsi="Calibri"/>
                      <w:sz w:val="20"/>
                    </w:rPr>
                    <w:t>Paternal education</w:t>
                  </w:r>
                </w:p>
              </w:tc>
              <w:tc>
                <w:tcPr>
                  <w:tcW w:w="831" w:type="dxa"/>
                  <w:tcBorders>
                    <w:top w:val="single" w:sz="6" w:space="0" w:color="D3D3D3"/>
                    <w:left w:val="single" w:sz="6" w:space="0" w:color="D3D3D3"/>
                    <w:bottom w:val="single" w:sz="6" w:space="0" w:color="D3D3D3"/>
                    <w:right w:val="single" w:sz="6" w:space="0" w:color="D3D3D3"/>
                  </w:tcBorders>
                </w:tcPr>
                <w:p w14:paraId="63B1FDB0"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3E5E2FBD"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14:paraId="3E5A479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79553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C69491"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A3E4F0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369820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1AEF867" w14:textId="77777777" w:rsidR="00066508" w:rsidRDefault="00000000">
                  <w:pPr>
                    <w:keepNext/>
                    <w:widowControl w:val="0"/>
                    <w:spacing w:after="60"/>
                  </w:pPr>
                  <w:r>
                    <w:rPr>
                      <w:rFonts w:ascii="Calibri" w:hAnsi="Calibri"/>
                      <w:sz w:val="20"/>
                    </w:rPr>
                    <w:t>No</w:t>
                  </w:r>
                </w:p>
              </w:tc>
            </w:tr>
            <w:tr w:rsidR="00066508" w14:paraId="2511A618"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3B8CD69A" w14:textId="77777777" w:rsidR="00066508" w:rsidRDefault="00000000">
                  <w:pPr>
                    <w:keepNext/>
                    <w:widowControl w:val="0"/>
                    <w:spacing w:after="60"/>
                  </w:pPr>
                  <w:proofErr w:type="spellStart"/>
                  <w:r>
                    <w:rPr>
                      <w:rFonts w:ascii="Calibri" w:hAnsi="Calibri"/>
                      <w:b/>
                      <w:sz w:val="20"/>
                    </w:rPr>
                    <w:t>season_visit</w:t>
                  </w:r>
                  <w:proofErr w:type="spellEnd"/>
                </w:p>
              </w:tc>
            </w:tr>
            <w:tr w:rsidR="00066508" w14:paraId="50F6704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11DA4FC" w14:textId="77777777" w:rsidR="00066508" w:rsidRDefault="00000000">
                  <w:pPr>
                    <w:keepNext/>
                    <w:widowControl w:val="0"/>
                    <w:spacing w:after="60"/>
                  </w:pPr>
                  <w:proofErr w:type="spellStart"/>
                  <w:r>
                    <w:rPr>
                      <w:rFonts w:ascii="Calibri" w:hAnsi="Calibri"/>
                      <w:sz w:val="20"/>
                    </w:rPr>
                    <w:t>hs_date_neu</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94F2F36" w14:textId="77777777" w:rsidR="00066508" w:rsidRDefault="00000000">
                  <w:pPr>
                    <w:keepNext/>
                    <w:widowControl w:val="0"/>
                    <w:spacing w:after="60"/>
                  </w:pPr>
                  <w:r>
                    <w:rPr>
                      <w:rFonts w:ascii="Calibri" w:hAnsi="Calibri"/>
                      <w:sz w:val="20"/>
                    </w:rPr>
                    <w:t>date</w:t>
                  </w:r>
                </w:p>
              </w:tc>
              <w:tc>
                <w:tcPr>
                  <w:tcW w:w="831" w:type="dxa"/>
                  <w:tcBorders>
                    <w:top w:val="single" w:sz="6" w:space="0" w:color="D3D3D3"/>
                    <w:left w:val="single" w:sz="6" w:space="0" w:color="D3D3D3"/>
                    <w:bottom w:val="single" w:sz="6" w:space="0" w:color="D3D3D3"/>
                    <w:right w:val="single" w:sz="6" w:space="0" w:color="D3D3D3"/>
                  </w:tcBorders>
                </w:tcPr>
                <w:p w14:paraId="4DD31863" w14:textId="77777777" w:rsidR="00066508" w:rsidRDefault="00000000">
                  <w:pPr>
                    <w:keepNext/>
                    <w:widowControl w:val="0"/>
                    <w:spacing w:after="60"/>
                  </w:pPr>
                  <w:r>
                    <w:rPr>
                      <w:rFonts w:ascii="Calibri" w:hAnsi="Calibri"/>
                      <w:sz w:val="20"/>
                    </w:rPr>
                    <w:t>Date of test</w:t>
                  </w:r>
                </w:p>
              </w:tc>
              <w:tc>
                <w:tcPr>
                  <w:tcW w:w="831" w:type="dxa"/>
                  <w:tcBorders>
                    <w:top w:val="single" w:sz="6" w:space="0" w:color="D3D3D3"/>
                    <w:left w:val="single" w:sz="6" w:space="0" w:color="D3D3D3"/>
                    <w:bottom w:val="single" w:sz="6" w:space="0" w:color="D3D3D3"/>
                    <w:right w:val="single" w:sz="6" w:space="0" w:color="D3D3D3"/>
                  </w:tcBorders>
                </w:tcPr>
                <w:p w14:paraId="365B6BC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C4274A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C820FD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4A5CD5F" w14:textId="77777777" w:rsidR="00066508" w:rsidRDefault="00000000">
                  <w:pPr>
                    <w:keepNext/>
                    <w:widowControl w:val="0"/>
                    <w:spacing w:after="60"/>
                  </w:pPr>
                  <w:r>
                    <w:rPr>
                      <w:rFonts w:ascii="Calibri" w:hAnsi="Calibri"/>
                      <w:sz w:val="20"/>
                    </w:rPr>
                    <w:t>season</w:t>
                  </w:r>
                </w:p>
              </w:tc>
              <w:tc>
                <w:tcPr>
                  <w:tcW w:w="831" w:type="dxa"/>
                  <w:tcBorders>
                    <w:top w:val="single" w:sz="6" w:space="0" w:color="D3D3D3"/>
                    <w:left w:val="single" w:sz="6" w:space="0" w:color="D3D3D3"/>
                    <w:bottom w:val="single" w:sz="6" w:space="0" w:color="D3D3D3"/>
                    <w:right w:val="single" w:sz="6" w:space="0" w:color="D3D3D3"/>
                  </w:tcBorders>
                </w:tcPr>
                <w:p w14:paraId="57C4866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96630C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069538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3B7103A" w14:textId="77777777" w:rsidR="00066508" w:rsidRDefault="00000000">
                  <w:pPr>
                    <w:keepNext/>
                    <w:widowControl w:val="0"/>
                    <w:spacing w:after="60"/>
                  </w:pPr>
                  <w:r>
                    <w:rPr>
                      <w:rFonts w:ascii="Calibri" w:hAnsi="Calibri"/>
                      <w:sz w:val="20"/>
                    </w:rPr>
                    <w:t>No</w:t>
                  </w:r>
                </w:p>
              </w:tc>
            </w:tr>
            <w:tr w:rsidR="00066508" w14:paraId="6D9AD5A7"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93DA976" w14:textId="77777777" w:rsidR="00066508" w:rsidRDefault="00000000">
                  <w:pPr>
                    <w:keepNext/>
                    <w:widowControl w:val="0"/>
                    <w:spacing w:after="60"/>
                  </w:pPr>
                  <w:proofErr w:type="spellStart"/>
                  <w:r>
                    <w:rPr>
                      <w:rFonts w:ascii="Calibri" w:hAnsi="Calibri"/>
                      <w:b/>
                      <w:sz w:val="20"/>
                    </w:rPr>
                    <w:t>sex_child</w:t>
                  </w:r>
                  <w:proofErr w:type="spellEnd"/>
                </w:p>
              </w:tc>
            </w:tr>
            <w:tr w:rsidR="00066508" w14:paraId="4E38CE3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80353F0" w14:textId="77777777" w:rsidR="00066508" w:rsidRDefault="00000000">
                  <w:pPr>
                    <w:keepNext/>
                    <w:widowControl w:val="0"/>
                    <w:spacing w:after="60"/>
                  </w:pPr>
                  <w:r>
                    <w:rPr>
                      <w:rFonts w:ascii="Calibri" w:hAnsi="Calibri"/>
                      <w:sz w:val="20"/>
                    </w:rPr>
                    <w:t>e3_sex</w:t>
                  </w:r>
                </w:p>
              </w:tc>
              <w:tc>
                <w:tcPr>
                  <w:tcW w:w="831" w:type="dxa"/>
                  <w:tcBorders>
                    <w:top w:val="single" w:sz="6" w:space="0" w:color="D3D3D3"/>
                    <w:left w:val="single" w:sz="6" w:space="0" w:color="D3D3D3"/>
                    <w:bottom w:val="single" w:sz="6" w:space="0" w:color="D3D3D3"/>
                    <w:right w:val="single" w:sz="6" w:space="0" w:color="D3D3D3"/>
                  </w:tcBorders>
                </w:tcPr>
                <w:p w14:paraId="62B80A28"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96A96EB" w14:textId="77777777" w:rsidR="00066508" w:rsidRDefault="00000000">
                  <w:pPr>
                    <w:keepNext/>
                    <w:widowControl w:val="0"/>
                    <w:spacing w:after="60"/>
                  </w:pPr>
                  <w:r>
                    <w:rPr>
                      <w:rFonts w:ascii="Calibri" w:hAnsi="Calibri"/>
                      <w:sz w:val="20"/>
                    </w:rPr>
                    <w:t>Child sex</w:t>
                  </w:r>
                </w:p>
              </w:tc>
              <w:tc>
                <w:tcPr>
                  <w:tcW w:w="831" w:type="dxa"/>
                  <w:tcBorders>
                    <w:top w:val="single" w:sz="6" w:space="0" w:color="D3D3D3"/>
                    <w:left w:val="single" w:sz="6" w:space="0" w:color="D3D3D3"/>
                    <w:bottom w:val="single" w:sz="6" w:space="0" w:color="D3D3D3"/>
                    <w:right w:val="single" w:sz="6" w:space="0" w:color="D3D3D3"/>
                  </w:tcBorders>
                </w:tcPr>
                <w:p w14:paraId="192C8EEA"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D735CCE" w14:textId="77777777" w:rsidR="00066508" w:rsidRDefault="00000000">
                  <w:pPr>
                    <w:keepNext/>
                    <w:widowControl w:val="0"/>
                    <w:spacing w:after="60"/>
                  </w:pPr>
                  <w:r>
                    <w:rPr>
                      <w:rFonts w:ascii="Calibri" w:hAnsi="Calibri"/>
                      <w:sz w:val="20"/>
                    </w:rPr>
                    <w:t>Male, Female</w:t>
                  </w:r>
                </w:p>
              </w:tc>
              <w:tc>
                <w:tcPr>
                  <w:tcW w:w="832" w:type="dxa"/>
                  <w:tcBorders>
                    <w:top w:val="single" w:sz="6" w:space="0" w:color="D3D3D3"/>
                    <w:left w:val="single" w:sz="6" w:space="0" w:color="D3D3D3"/>
                    <w:bottom w:val="single" w:sz="6" w:space="0" w:color="D3D3D3"/>
                    <w:right w:val="single" w:sz="6" w:space="0" w:color="D3D3D3"/>
                  </w:tcBorders>
                </w:tcPr>
                <w:p w14:paraId="2DBC34B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3EF6D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90965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FE3265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843E3E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F8AE325" w14:textId="77777777" w:rsidR="00066508" w:rsidRDefault="00000000">
                  <w:pPr>
                    <w:keepNext/>
                    <w:widowControl w:val="0"/>
                    <w:spacing w:after="60"/>
                  </w:pPr>
                  <w:r>
                    <w:rPr>
                      <w:rFonts w:ascii="Calibri" w:hAnsi="Calibri"/>
                      <w:sz w:val="20"/>
                    </w:rPr>
                    <w:t>Yes</w:t>
                  </w:r>
                </w:p>
              </w:tc>
            </w:tr>
            <w:tr w:rsidR="00066508" w14:paraId="011CE5F7"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744B2023" w14:textId="77777777" w:rsidR="00066508" w:rsidRDefault="00000000">
                  <w:pPr>
                    <w:keepNext/>
                    <w:widowControl w:val="0"/>
                    <w:spacing w:after="60"/>
                  </w:pPr>
                  <w:proofErr w:type="spellStart"/>
                  <w:r>
                    <w:rPr>
                      <w:rFonts w:ascii="Calibri" w:hAnsi="Calibri"/>
                      <w:b/>
                      <w:sz w:val="20"/>
                    </w:rPr>
                    <w:t>time_lastMeal</w:t>
                  </w:r>
                  <w:proofErr w:type="spellEnd"/>
                </w:p>
              </w:tc>
            </w:tr>
            <w:tr w:rsidR="00066508" w14:paraId="2FAF34A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CAEE2F6" w14:textId="77777777" w:rsidR="00066508" w:rsidRDefault="00000000">
                  <w:pPr>
                    <w:keepNext/>
                    <w:widowControl w:val="0"/>
                    <w:spacing w:after="60"/>
                  </w:pPr>
                  <w:proofErr w:type="spellStart"/>
                  <w:r>
                    <w:rPr>
                      <w:rFonts w:ascii="Calibri" w:hAnsi="Calibri"/>
                      <w:sz w:val="20"/>
                    </w:rPr>
                    <w:t>hs_dift_mealblood_imp</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C45D3FA"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DE2169B" w14:textId="77777777" w:rsidR="00066508" w:rsidRDefault="00000000">
                  <w:pPr>
                    <w:keepNext/>
                    <w:widowControl w:val="0"/>
                    <w:spacing w:after="60"/>
                  </w:pPr>
                  <w:r>
                    <w:rPr>
                      <w:rFonts w:ascii="Calibri" w:hAnsi="Calibri"/>
                      <w:sz w:val="20"/>
                    </w:rPr>
                    <w:t>Fasting time before visit</w:t>
                  </w:r>
                </w:p>
              </w:tc>
              <w:tc>
                <w:tcPr>
                  <w:tcW w:w="831" w:type="dxa"/>
                  <w:tcBorders>
                    <w:top w:val="single" w:sz="6" w:space="0" w:color="D3D3D3"/>
                    <w:left w:val="single" w:sz="6" w:space="0" w:color="D3D3D3"/>
                    <w:bottom w:val="single" w:sz="6" w:space="0" w:color="D3D3D3"/>
                    <w:right w:val="single" w:sz="6" w:space="0" w:color="D3D3D3"/>
                  </w:tcBorders>
                </w:tcPr>
                <w:p w14:paraId="758A0AA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BC79A6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37B7DA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38FF210" w14:textId="77777777" w:rsidR="00066508" w:rsidRDefault="00000000">
                  <w:pPr>
                    <w:keepNext/>
                    <w:widowControl w:val="0"/>
                    <w:spacing w:after="60"/>
                  </w:pPr>
                  <w:r>
                    <w:rPr>
                      <w:rFonts w:ascii="Calibri" w:hAnsi="Calibri"/>
                      <w:sz w:val="20"/>
                    </w:rPr>
                    <w:t>hours</w:t>
                  </w:r>
                </w:p>
              </w:tc>
              <w:tc>
                <w:tcPr>
                  <w:tcW w:w="831" w:type="dxa"/>
                  <w:tcBorders>
                    <w:top w:val="single" w:sz="6" w:space="0" w:color="D3D3D3"/>
                    <w:left w:val="single" w:sz="6" w:space="0" w:color="D3D3D3"/>
                    <w:bottom w:val="single" w:sz="6" w:space="0" w:color="D3D3D3"/>
                    <w:right w:val="single" w:sz="6" w:space="0" w:color="D3D3D3"/>
                  </w:tcBorders>
                </w:tcPr>
                <w:p w14:paraId="744648D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764879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6B37E7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F0721F9" w14:textId="77777777" w:rsidR="00066508" w:rsidRDefault="00000000">
                  <w:pPr>
                    <w:keepNext/>
                    <w:widowControl w:val="0"/>
                    <w:spacing w:after="60"/>
                  </w:pPr>
                  <w:r>
                    <w:rPr>
                      <w:rFonts w:ascii="Calibri" w:hAnsi="Calibri"/>
                      <w:sz w:val="20"/>
                    </w:rPr>
                    <w:t>No</w:t>
                  </w:r>
                </w:p>
              </w:tc>
            </w:tr>
            <w:tr w:rsidR="00066508" w14:paraId="11072416"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6F830942" w14:textId="77777777" w:rsidR="00066508" w:rsidRDefault="00000000">
                  <w:pPr>
                    <w:keepNext/>
                    <w:widowControl w:val="0"/>
                    <w:spacing w:after="60"/>
                  </w:pPr>
                  <w:r>
                    <w:rPr>
                      <w:rFonts w:ascii="Calibri" w:hAnsi="Calibri"/>
                      <w:b/>
                      <w:sz w:val="20"/>
                    </w:rPr>
                    <w:t>chemical</w:t>
                  </w:r>
                </w:p>
              </w:tc>
            </w:tr>
            <w:tr w:rsidR="00066508" w14:paraId="1D0732C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A002440" w14:textId="77777777" w:rsidR="00066508" w:rsidRDefault="00000000">
                  <w:pPr>
                    <w:keepNext/>
                    <w:widowControl w:val="0"/>
                    <w:spacing w:after="60"/>
                  </w:pPr>
                  <w:proofErr w:type="spellStart"/>
                  <w:r>
                    <w:rPr>
                      <w:rFonts w:ascii="Calibri" w:hAnsi="Calibri"/>
                      <w:sz w:val="20"/>
                    </w:rPr>
                    <w:t>hs_bpa_c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27B974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A681599" w14:textId="77777777" w:rsidR="00066508" w:rsidRDefault="00000000">
                  <w:pPr>
                    <w:keepNext/>
                    <w:widowControl w:val="0"/>
                    <w:spacing w:after="60"/>
                  </w:pPr>
                  <w:r>
                    <w:rPr>
                      <w:rFonts w:ascii="Calibri" w:hAnsi="Calibri"/>
                      <w:sz w:val="20"/>
                    </w:rPr>
                    <w:t>Bisphenol A (BPA)</w:t>
                  </w:r>
                </w:p>
              </w:tc>
              <w:tc>
                <w:tcPr>
                  <w:tcW w:w="831" w:type="dxa"/>
                  <w:tcBorders>
                    <w:top w:val="single" w:sz="6" w:space="0" w:color="D3D3D3"/>
                    <w:left w:val="single" w:sz="6" w:space="0" w:color="D3D3D3"/>
                    <w:bottom w:val="single" w:sz="6" w:space="0" w:color="D3D3D3"/>
                    <w:right w:val="single" w:sz="6" w:space="0" w:color="D3D3D3"/>
                  </w:tcBorders>
                </w:tcPr>
                <w:p w14:paraId="36118A5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F5EE5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AC4A624"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526918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3AB1D06"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685559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3200C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D54106D" w14:textId="77777777" w:rsidR="00066508" w:rsidRDefault="00000000">
                  <w:pPr>
                    <w:keepNext/>
                    <w:widowControl w:val="0"/>
                    <w:spacing w:after="60"/>
                  </w:pPr>
                  <w:r>
                    <w:rPr>
                      <w:rFonts w:ascii="Calibri" w:hAnsi="Calibri"/>
                      <w:sz w:val="20"/>
                    </w:rPr>
                    <w:t>Yes</w:t>
                  </w:r>
                </w:p>
              </w:tc>
            </w:tr>
            <w:tr w:rsidR="00066508" w14:paraId="71B1A81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83344C6" w14:textId="77777777" w:rsidR="00066508" w:rsidRDefault="00000000">
                  <w:pPr>
                    <w:keepNext/>
                    <w:widowControl w:val="0"/>
                    <w:spacing w:after="60"/>
                  </w:pPr>
                  <w:proofErr w:type="spellStart"/>
                  <w:r>
                    <w:rPr>
                      <w:rFonts w:ascii="Calibri" w:hAnsi="Calibri"/>
                      <w:sz w:val="20"/>
                    </w:rPr>
                    <w:t>hs_bupa_c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1E222EB"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B6253AE" w14:textId="77777777" w:rsidR="00066508" w:rsidRDefault="00000000">
                  <w:pPr>
                    <w:keepNext/>
                    <w:widowControl w:val="0"/>
                    <w:spacing w:after="60"/>
                  </w:pPr>
                  <w:r>
                    <w:rPr>
                      <w:rFonts w:ascii="Calibri" w:hAnsi="Calibri"/>
                      <w:sz w:val="20"/>
                    </w:rPr>
                    <w:t>N-Butyl paraben (BUPA)</w:t>
                  </w:r>
                </w:p>
              </w:tc>
              <w:tc>
                <w:tcPr>
                  <w:tcW w:w="831" w:type="dxa"/>
                  <w:tcBorders>
                    <w:top w:val="single" w:sz="6" w:space="0" w:color="D3D3D3"/>
                    <w:left w:val="single" w:sz="6" w:space="0" w:color="D3D3D3"/>
                    <w:bottom w:val="single" w:sz="6" w:space="0" w:color="D3D3D3"/>
                    <w:right w:val="single" w:sz="6" w:space="0" w:color="D3D3D3"/>
                  </w:tcBorders>
                </w:tcPr>
                <w:p w14:paraId="063130E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2DB69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CC323F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54865EB"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57ACD74"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3288FE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624F2D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2863526" w14:textId="77777777" w:rsidR="00066508" w:rsidRDefault="00000000">
                  <w:pPr>
                    <w:keepNext/>
                    <w:widowControl w:val="0"/>
                    <w:spacing w:after="60"/>
                  </w:pPr>
                  <w:r>
                    <w:rPr>
                      <w:rFonts w:ascii="Calibri" w:hAnsi="Calibri"/>
                      <w:sz w:val="20"/>
                    </w:rPr>
                    <w:t>Yes</w:t>
                  </w:r>
                </w:p>
              </w:tc>
            </w:tr>
            <w:tr w:rsidR="00066508" w14:paraId="4B1BA3E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789E6BA" w14:textId="77777777" w:rsidR="00066508" w:rsidRDefault="00000000">
                  <w:pPr>
                    <w:keepNext/>
                    <w:widowControl w:val="0"/>
                    <w:spacing w:after="60"/>
                  </w:pPr>
                  <w:proofErr w:type="spellStart"/>
                  <w:r>
                    <w:rPr>
                      <w:rFonts w:ascii="Calibri" w:hAnsi="Calibri"/>
                      <w:sz w:val="20"/>
                    </w:rPr>
                    <w:t>hs_dedtp_cadj</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06547B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87CD84D"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r>
                    <w:rPr>
                      <w:rFonts w:ascii="Calibri" w:hAnsi="Calibri"/>
                      <w:sz w:val="20"/>
                    </w:rPr>
                    <w:t xml:space="preserve"> (DEDTP) adjusted for creatinine</w:t>
                  </w:r>
                </w:p>
              </w:tc>
              <w:tc>
                <w:tcPr>
                  <w:tcW w:w="831" w:type="dxa"/>
                  <w:tcBorders>
                    <w:top w:val="single" w:sz="6" w:space="0" w:color="D3D3D3"/>
                    <w:left w:val="single" w:sz="6" w:space="0" w:color="D3D3D3"/>
                    <w:bottom w:val="single" w:sz="6" w:space="0" w:color="D3D3D3"/>
                    <w:right w:val="single" w:sz="6" w:space="0" w:color="D3D3D3"/>
                  </w:tcBorders>
                </w:tcPr>
                <w:p w14:paraId="0882CAE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CADE97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6E237E5"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3F8738D6" w14:textId="77777777" w:rsidR="00066508" w:rsidRDefault="00000000">
                  <w:pPr>
                    <w:keepNext/>
                    <w:widowControl w:val="0"/>
                    <w:spacing w:after="60"/>
                  </w:pPr>
                  <w:r>
                    <w:rPr>
                      <w:rFonts w:ascii="Calibri" w:hAnsi="Calibri"/>
                      <w:sz w:val="20"/>
                    </w:rPr>
                    <w:t>microg / g</w:t>
                  </w:r>
                </w:p>
              </w:tc>
              <w:tc>
                <w:tcPr>
                  <w:tcW w:w="831" w:type="dxa"/>
                  <w:tcBorders>
                    <w:top w:val="single" w:sz="6" w:space="0" w:color="D3D3D3"/>
                    <w:left w:val="single" w:sz="6" w:space="0" w:color="D3D3D3"/>
                    <w:bottom w:val="single" w:sz="6" w:space="0" w:color="D3D3D3"/>
                    <w:right w:val="single" w:sz="6" w:space="0" w:color="D3D3D3"/>
                  </w:tcBorders>
                </w:tcPr>
                <w:p w14:paraId="419C521E"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50723B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DF1DCA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AABCD8" w14:textId="77777777" w:rsidR="00066508" w:rsidRDefault="00000000">
                  <w:pPr>
                    <w:keepNext/>
                    <w:widowControl w:val="0"/>
                    <w:spacing w:after="60"/>
                  </w:pPr>
                  <w:r>
                    <w:rPr>
                      <w:rFonts w:ascii="Calibri" w:hAnsi="Calibri"/>
                      <w:sz w:val="20"/>
                    </w:rPr>
                    <w:t>No</w:t>
                  </w:r>
                </w:p>
              </w:tc>
            </w:tr>
            <w:tr w:rsidR="00066508" w14:paraId="0304864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E6CA5CB" w14:textId="77777777" w:rsidR="00066508" w:rsidRDefault="00000000">
                  <w:pPr>
                    <w:keepNext/>
                    <w:widowControl w:val="0"/>
                    <w:spacing w:after="60"/>
                  </w:pPr>
                  <w:proofErr w:type="spellStart"/>
                  <w:r>
                    <w:rPr>
                      <w:rFonts w:ascii="Calibri" w:hAnsi="Calibri"/>
                      <w:sz w:val="20"/>
                    </w:rPr>
                    <w:lastRenderedPageBreak/>
                    <w:t>hs_dep_c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9214FC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DFDBEC8" w14:textId="77777777" w:rsidR="00066508" w:rsidRDefault="00000000">
                  <w:pPr>
                    <w:keepNext/>
                    <w:widowControl w:val="0"/>
                    <w:spacing w:after="60"/>
                  </w:pPr>
                  <w:r>
                    <w:rPr>
                      <w:rFonts w:ascii="Calibri" w:hAnsi="Calibri"/>
                      <w:sz w:val="20"/>
                    </w:rPr>
                    <w:t>Diethyl phosphate (DEP)</w:t>
                  </w:r>
                </w:p>
              </w:tc>
              <w:tc>
                <w:tcPr>
                  <w:tcW w:w="831" w:type="dxa"/>
                  <w:tcBorders>
                    <w:top w:val="single" w:sz="6" w:space="0" w:color="D3D3D3"/>
                    <w:left w:val="single" w:sz="6" w:space="0" w:color="D3D3D3"/>
                    <w:bottom w:val="single" w:sz="6" w:space="0" w:color="D3D3D3"/>
                    <w:right w:val="single" w:sz="6" w:space="0" w:color="D3D3D3"/>
                  </w:tcBorders>
                </w:tcPr>
                <w:p w14:paraId="0A8D01C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E8A2A8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58F355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1FE4DC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3FBB3C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A2C87E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9665BA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6D6A1A8" w14:textId="77777777" w:rsidR="00066508" w:rsidRDefault="00000000">
                  <w:pPr>
                    <w:keepNext/>
                    <w:widowControl w:val="0"/>
                    <w:spacing w:after="60"/>
                  </w:pPr>
                  <w:r>
                    <w:rPr>
                      <w:rFonts w:ascii="Calibri" w:hAnsi="Calibri"/>
                      <w:sz w:val="20"/>
                    </w:rPr>
                    <w:t>Yes</w:t>
                  </w:r>
                </w:p>
              </w:tc>
            </w:tr>
            <w:tr w:rsidR="00066508" w14:paraId="41AB9AC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F9FCF8B" w14:textId="77777777" w:rsidR="00066508" w:rsidRDefault="00000000">
                  <w:pPr>
                    <w:keepNext/>
                    <w:widowControl w:val="0"/>
                    <w:spacing w:after="60"/>
                  </w:pPr>
                  <w:proofErr w:type="spellStart"/>
                  <w:r>
                    <w:rPr>
                      <w:rFonts w:ascii="Calibri" w:hAnsi="Calibri"/>
                      <w:sz w:val="20"/>
                    </w:rPr>
                    <w:t>hs_detp_c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0E9F67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AA12472" w14:textId="77777777" w:rsidR="00066508" w:rsidRDefault="00000000">
                  <w:pPr>
                    <w:keepNext/>
                    <w:widowControl w:val="0"/>
                    <w:spacing w:after="60"/>
                  </w:pPr>
                  <w:r>
                    <w:rPr>
                      <w:rFonts w:ascii="Calibri" w:hAnsi="Calibri"/>
                      <w:sz w:val="20"/>
                    </w:rPr>
                    <w:t>Diethyl thiophosphate (DETP)</w:t>
                  </w:r>
                </w:p>
              </w:tc>
              <w:tc>
                <w:tcPr>
                  <w:tcW w:w="831" w:type="dxa"/>
                  <w:tcBorders>
                    <w:top w:val="single" w:sz="6" w:space="0" w:color="D3D3D3"/>
                    <w:left w:val="single" w:sz="6" w:space="0" w:color="D3D3D3"/>
                    <w:bottom w:val="single" w:sz="6" w:space="0" w:color="D3D3D3"/>
                    <w:right w:val="single" w:sz="6" w:space="0" w:color="D3D3D3"/>
                  </w:tcBorders>
                </w:tcPr>
                <w:p w14:paraId="130014D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52D27E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0604C3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958B384"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AEBD17A"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3D01F32"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2498DE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AD53DAA" w14:textId="77777777" w:rsidR="00066508" w:rsidRDefault="00000000">
                  <w:pPr>
                    <w:keepNext/>
                    <w:widowControl w:val="0"/>
                    <w:spacing w:after="60"/>
                  </w:pPr>
                  <w:r>
                    <w:rPr>
                      <w:rFonts w:ascii="Calibri" w:hAnsi="Calibri"/>
                      <w:sz w:val="20"/>
                    </w:rPr>
                    <w:t>Yes</w:t>
                  </w:r>
                </w:p>
              </w:tc>
            </w:tr>
            <w:tr w:rsidR="00066508" w14:paraId="716B471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F5E4E23" w14:textId="77777777" w:rsidR="00066508" w:rsidRDefault="00000000">
                  <w:pPr>
                    <w:keepNext/>
                    <w:widowControl w:val="0"/>
                    <w:spacing w:after="60"/>
                  </w:pPr>
                  <w:proofErr w:type="spellStart"/>
                  <w:r>
                    <w:rPr>
                      <w:rFonts w:ascii="Calibri" w:hAnsi="Calibri"/>
                      <w:sz w:val="20"/>
                    </w:rPr>
                    <w:t>hs_dmdtp_craw</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FE8803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58C70CF"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r>
                    <w:rPr>
                      <w:rFonts w:ascii="Calibri" w:hAnsi="Calibri"/>
                      <w:sz w:val="20"/>
                    </w:rPr>
                    <w:t xml:space="preserve"> (DMDTP)</w:t>
                  </w:r>
                </w:p>
              </w:tc>
              <w:tc>
                <w:tcPr>
                  <w:tcW w:w="831" w:type="dxa"/>
                  <w:tcBorders>
                    <w:top w:val="single" w:sz="6" w:space="0" w:color="D3D3D3"/>
                    <w:left w:val="single" w:sz="6" w:space="0" w:color="D3D3D3"/>
                    <w:bottom w:val="single" w:sz="6" w:space="0" w:color="D3D3D3"/>
                    <w:right w:val="single" w:sz="6" w:space="0" w:color="D3D3D3"/>
                  </w:tcBorders>
                </w:tcPr>
                <w:p w14:paraId="57D0AE6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BC0AE1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9E48DE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40251BC1"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AA69B78"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4A73B1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E91A0F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3D80601" w14:textId="77777777" w:rsidR="00066508" w:rsidRDefault="00000000">
                  <w:pPr>
                    <w:keepNext/>
                    <w:widowControl w:val="0"/>
                    <w:spacing w:after="60"/>
                  </w:pPr>
                  <w:r>
                    <w:rPr>
                      <w:rFonts w:ascii="Calibri" w:hAnsi="Calibri"/>
                      <w:sz w:val="20"/>
                    </w:rPr>
                    <w:t>No</w:t>
                  </w:r>
                </w:p>
              </w:tc>
            </w:tr>
            <w:tr w:rsidR="00066508" w14:paraId="5C43987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B92A7A0" w14:textId="77777777" w:rsidR="00066508" w:rsidRDefault="00000000">
                  <w:pPr>
                    <w:keepNext/>
                    <w:widowControl w:val="0"/>
                    <w:spacing w:after="60"/>
                  </w:pPr>
                  <w:proofErr w:type="spellStart"/>
                  <w:r>
                    <w:rPr>
                      <w:rFonts w:ascii="Calibri" w:hAnsi="Calibri"/>
                      <w:sz w:val="20"/>
                    </w:rPr>
                    <w:t>hs_dmp_c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4358B6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531C5F0" w14:textId="77777777" w:rsidR="00066508" w:rsidRDefault="00000000">
                  <w:pPr>
                    <w:keepNext/>
                    <w:widowControl w:val="0"/>
                    <w:spacing w:after="60"/>
                  </w:pPr>
                  <w:r>
                    <w:rPr>
                      <w:rFonts w:ascii="Calibri" w:hAnsi="Calibri"/>
                      <w:sz w:val="20"/>
                    </w:rPr>
                    <w:t>Dimethyl phosphate (DMP)</w:t>
                  </w:r>
                </w:p>
              </w:tc>
              <w:tc>
                <w:tcPr>
                  <w:tcW w:w="831" w:type="dxa"/>
                  <w:tcBorders>
                    <w:top w:val="single" w:sz="6" w:space="0" w:color="D3D3D3"/>
                    <w:left w:val="single" w:sz="6" w:space="0" w:color="D3D3D3"/>
                    <w:bottom w:val="single" w:sz="6" w:space="0" w:color="D3D3D3"/>
                    <w:right w:val="single" w:sz="6" w:space="0" w:color="D3D3D3"/>
                  </w:tcBorders>
                </w:tcPr>
                <w:p w14:paraId="318341A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7AB01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4C1FE9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01514625"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5FCB80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B2BF1E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FEC13B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EBCCE4F" w14:textId="77777777" w:rsidR="00066508" w:rsidRDefault="00000000">
                  <w:pPr>
                    <w:keepNext/>
                    <w:widowControl w:val="0"/>
                    <w:spacing w:after="60"/>
                  </w:pPr>
                  <w:r>
                    <w:rPr>
                      <w:rFonts w:ascii="Calibri" w:hAnsi="Calibri"/>
                      <w:sz w:val="20"/>
                    </w:rPr>
                    <w:t>Yes</w:t>
                  </w:r>
                </w:p>
              </w:tc>
            </w:tr>
            <w:tr w:rsidR="00066508" w14:paraId="361C292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83C2EE6" w14:textId="77777777" w:rsidR="00066508" w:rsidRDefault="00000000">
                  <w:pPr>
                    <w:keepNext/>
                    <w:widowControl w:val="0"/>
                    <w:spacing w:after="60"/>
                  </w:pPr>
                  <w:proofErr w:type="spellStart"/>
                  <w:r>
                    <w:rPr>
                      <w:rFonts w:ascii="Calibri" w:hAnsi="Calibri"/>
                      <w:sz w:val="20"/>
                    </w:rPr>
                    <w:t>hs_dmtp_c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7DFED1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4978CC1" w14:textId="77777777" w:rsidR="00066508" w:rsidRDefault="00000000">
                  <w:pPr>
                    <w:keepNext/>
                    <w:widowControl w:val="0"/>
                    <w:spacing w:after="60"/>
                  </w:pPr>
                  <w:r>
                    <w:rPr>
                      <w:rFonts w:ascii="Calibri" w:hAnsi="Calibri"/>
                      <w:sz w:val="20"/>
                    </w:rPr>
                    <w:t>Dimethyl thiophosphate (DMTP)</w:t>
                  </w:r>
                </w:p>
              </w:tc>
              <w:tc>
                <w:tcPr>
                  <w:tcW w:w="831" w:type="dxa"/>
                  <w:tcBorders>
                    <w:top w:val="single" w:sz="6" w:space="0" w:color="D3D3D3"/>
                    <w:left w:val="single" w:sz="6" w:space="0" w:color="D3D3D3"/>
                    <w:bottom w:val="single" w:sz="6" w:space="0" w:color="D3D3D3"/>
                    <w:right w:val="single" w:sz="6" w:space="0" w:color="D3D3D3"/>
                  </w:tcBorders>
                </w:tcPr>
                <w:p w14:paraId="54FFBC8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1F1516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1CCB0A3"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34A13D59"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8BB5AE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69ADBAF"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EA8FE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A9F8E1F" w14:textId="77777777" w:rsidR="00066508" w:rsidRDefault="00000000">
                  <w:pPr>
                    <w:keepNext/>
                    <w:widowControl w:val="0"/>
                    <w:spacing w:after="60"/>
                  </w:pPr>
                  <w:r>
                    <w:rPr>
                      <w:rFonts w:ascii="Calibri" w:hAnsi="Calibri"/>
                      <w:sz w:val="20"/>
                    </w:rPr>
                    <w:t>Yes</w:t>
                  </w:r>
                </w:p>
              </w:tc>
            </w:tr>
            <w:tr w:rsidR="00066508" w14:paraId="3BF7FEE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164B575" w14:textId="77777777" w:rsidR="00066508" w:rsidRDefault="00000000">
                  <w:pPr>
                    <w:keepNext/>
                    <w:widowControl w:val="0"/>
                    <w:spacing w:after="60"/>
                  </w:pPr>
                  <w:proofErr w:type="spellStart"/>
                  <w:r>
                    <w:rPr>
                      <w:rFonts w:ascii="Calibri" w:hAnsi="Calibri"/>
                      <w:sz w:val="20"/>
                    </w:rPr>
                    <w:lastRenderedPageBreak/>
                    <w:t>hs_etpa_c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F922AF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587EB86" w14:textId="77777777" w:rsidR="00066508" w:rsidRDefault="00000000">
                  <w:pPr>
                    <w:keepNext/>
                    <w:widowControl w:val="0"/>
                    <w:spacing w:after="60"/>
                  </w:pPr>
                  <w:r>
                    <w:rPr>
                      <w:rFonts w:ascii="Calibri" w:hAnsi="Calibri"/>
                      <w:sz w:val="20"/>
                    </w:rPr>
                    <w:t>Ethyl paraben (ETPA)</w:t>
                  </w:r>
                </w:p>
              </w:tc>
              <w:tc>
                <w:tcPr>
                  <w:tcW w:w="831" w:type="dxa"/>
                  <w:tcBorders>
                    <w:top w:val="single" w:sz="6" w:space="0" w:color="D3D3D3"/>
                    <w:left w:val="single" w:sz="6" w:space="0" w:color="D3D3D3"/>
                    <w:bottom w:val="single" w:sz="6" w:space="0" w:color="D3D3D3"/>
                    <w:right w:val="single" w:sz="6" w:space="0" w:color="D3D3D3"/>
                  </w:tcBorders>
                </w:tcPr>
                <w:p w14:paraId="2A6355B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FDB0AE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13DB162"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46CACD4D"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D32CE7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128E1EF"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8707B2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E3114CD" w14:textId="77777777" w:rsidR="00066508" w:rsidRDefault="00000000">
                  <w:pPr>
                    <w:keepNext/>
                    <w:widowControl w:val="0"/>
                    <w:spacing w:after="60"/>
                  </w:pPr>
                  <w:r>
                    <w:rPr>
                      <w:rFonts w:ascii="Calibri" w:hAnsi="Calibri"/>
                      <w:sz w:val="20"/>
                    </w:rPr>
                    <w:t>Yes</w:t>
                  </w:r>
                </w:p>
              </w:tc>
            </w:tr>
            <w:tr w:rsidR="00066508" w14:paraId="1919F34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3FB86B7" w14:textId="77777777" w:rsidR="00066508" w:rsidRDefault="00000000">
                  <w:pPr>
                    <w:keepNext/>
                    <w:widowControl w:val="0"/>
                    <w:spacing w:after="60"/>
                  </w:pPr>
                  <w:proofErr w:type="spellStart"/>
                  <w:r>
                    <w:rPr>
                      <w:rFonts w:ascii="Calibri" w:hAnsi="Calibri"/>
                      <w:sz w:val="20"/>
                    </w:rPr>
                    <w:t>hs_mbzp_c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36BF24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F3B22F3" w14:textId="77777777" w:rsidR="00066508" w:rsidRDefault="00000000">
                  <w:pPr>
                    <w:keepNext/>
                    <w:widowControl w:val="0"/>
                    <w:spacing w:after="60"/>
                  </w:pPr>
                  <w:r>
                    <w:rPr>
                      <w:rFonts w:ascii="Calibri" w:hAnsi="Calibri"/>
                      <w:sz w:val="20"/>
                    </w:rPr>
                    <w:t>Mono benzyl phthalate (</w:t>
                  </w:r>
                  <w:proofErr w:type="spellStart"/>
                  <w:r>
                    <w:rPr>
                      <w:rFonts w:ascii="Calibri" w:hAnsi="Calibri"/>
                      <w:sz w:val="20"/>
                    </w:rPr>
                    <w:t>MbzP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4AB8C03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CB29BB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B0D0CAE"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EAC4E72"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34A401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289493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7CA5F7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9BCBFE1" w14:textId="77777777" w:rsidR="00066508" w:rsidRDefault="00000000">
                  <w:pPr>
                    <w:keepNext/>
                    <w:widowControl w:val="0"/>
                    <w:spacing w:after="60"/>
                  </w:pPr>
                  <w:r>
                    <w:rPr>
                      <w:rFonts w:ascii="Calibri" w:hAnsi="Calibri"/>
                      <w:sz w:val="20"/>
                    </w:rPr>
                    <w:t>Yes</w:t>
                  </w:r>
                </w:p>
              </w:tc>
            </w:tr>
            <w:tr w:rsidR="00066508" w14:paraId="0C2694E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397C5A4" w14:textId="77777777" w:rsidR="00066508" w:rsidRDefault="00000000">
                  <w:pPr>
                    <w:keepNext/>
                    <w:widowControl w:val="0"/>
                    <w:spacing w:after="60"/>
                  </w:pPr>
                  <w:proofErr w:type="spellStart"/>
                  <w:r>
                    <w:rPr>
                      <w:rFonts w:ascii="Calibri" w:hAnsi="Calibri"/>
                      <w:sz w:val="20"/>
                    </w:rPr>
                    <w:t>hs_mecpp_c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085D0F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8AD4F0B" w14:textId="77777777" w:rsidR="00066508" w:rsidRDefault="00000000">
                  <w:pPr>
                    <w:keepNext/>
                    <w:widowControl w:val="0"/>
                    <w:spacing w:after="60"/>
                  </w:pPr>
                  <w:r>
                    <w:rPr>
                      <w:rFonts w:ascii="Calibri" w:hAnsi="Calibri"/>
                      <w:sz w:val="20"/>
                    </w:rPr>
                    <w:t>Mono-2-ethyl 5-carboxypentyl phthalate (MECPP)</w:t>
                  </w:r>
                </w:p>
              </w:tc>
              <w:tc>
                <w:tcPr>
                  <w:tcW w:w="831" w:type="dxa"/>
                  <w:tcBorders>
                    <w:top w:val="single" w:sz="6" w:space="0" w:color="D3D3D3"/>
                    <w:left w:val="single" w:sz="6" w:space="0" w:color="D3D3D3"/>
                    <w:bottom w:val="single" w:sz="6" w:space="0" w:color="D3D3D3"/>
                    <w:right w:val="single" w:sz="6" w:space="0" w:color="D3D3D3"/>
                  </w:tcBorders>
                </w:tcPr>
                <w:p w14:paraId="5BBE3A4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BCDA09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A976814"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D806DDA"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30332F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CC60CD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E82E8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A4D2238" w14:textId="77777777" w:rsidR="00066508" w:rsidRDefault="00000000">
                  <w:pPr>
                    <w:keepNext/>
                    <w:widowControl w:val="0"/>
                    <w:spacing w:after="60"/>
                  </w:pPr>
                  <w:r>
                    <w:rPr>
                      <w:rFonts w:ascii="Calibri" w:hAnsi="Calibri"/>
                      <w:sz w:val="20"/>
                    </w:rPr>
                    <w:t>Yes</w:t>
                  </w:r>
                </w:p>
              </w:tc>
            </w:tr>
            <w:tr w:rsidR="00066508" w14:paraId="7B32FF8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F2A9A70" w14:textId="77777777" w:rsidR="00066508" w:rsidRDefault="00000000">
                  <w:pPr>
                    <w:keepNext/>
                    <w:widowControl w:val="0"/>
                    <w:spacing w:after="60"/>
                  </w:pPr>
                  <w:proofErr w:type="spellStart"/>
                  <w:r>
                    <w:rPr>
                      <w:rFonts w:ascii="Calibri" w:hAnsi="Calibri"/>
                      <w:sz w:val="20"/>
                    </w:rPr>
                    <w:t>hs_mehhp_c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073899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B722399" w14:textId="77777777" w:rsidR="00066508" w:rsidRDefault="00000000">
                  <w:pPr>
                    <w:keepNext/>
                    <w:widowControl w:val="0"/>
                    <w:spacing w:after="60"/>
                  </w:pPr>
                  <w:r>
                    <w:rPr>
                      <w:rFonts w:ascii="Calibri" w:hAnsi="Calibri"/>
                      <w:sz w:val="20"/>
                    </w:rPr>
                    <w:t>Mono-2-ethyl-5-hydroxyhexyl phthalate (MEHHP)</w:t>
                  </w:r>
                </w:p>
              </w:tc>
              <w:tc>
                <w:tcPr>
                  <w:tcW w:w="831" w:type="dxa"/>
                  <w:tcBorders>
                    <w:top w:val="single" w:sz="6" w:space="0" w:color="D3D3D3"/>
                    <w:left w:val="single" w:sz="6" w:space="0" w:color="D3D3D3"/>
                    <w:bottom w:val="single" w:sz="6" w:space="0" w:color="D3D3D3"/>
                    <w:right w:val="single" w:sz="6" w:space="0" w:color="D3D3D3"/>
                  </w:tcBorders>
                </w:tcPr>
                <w:p w14:paraId="74CC71D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237DCA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4180E0B"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9DF71A4"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C17A2E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1D066C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303E6B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7B6CF14" w14:textId="77777777" w:rsidR="00066508" w:rsidRDefault="00000000">
                  <w:pPr>
                    <w:keepNext/>
                    <w:widowControl w:val="0"/>
                    <w:spacing w:after="60"/>
                  </w:pPr>
                  <w:r>
                    <w:rPr>
                      <w:rFonts w:ascii="Calibri" w:hAnsi="Calibri"/>
                      <w:sz w:val="20"/>
                    </w:rPr>
                    <w:t>Yes</w:t>
                  </w:r>
                </w:p>
              </w:tc>
            </w:tr>
            <w:tr w:rsidR="00066508" w14:paraId="5BA79EE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E814F34" w14:textId="77777777" w:rsidR="00066508" w:rsidRDefault="00000000">
                  <w:pPr>
                    <w:keepNext/>
                    <w:widowControl w:val="0"/>
                    <w:spacing w:after="60"/>
                  </w:pPr>
                  <w:proofErr w:type="spellStart"/>
                  <w:r>
                    <w:rPr>
                      <w:rFonts w:ascii="Calibri" w:hAnsi="Calibri"/>
                      <w:sz w:val="20"/>
                    </w:rPr>
                    <w:t>hs_mehp_c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1C87F7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33CDEE24" w14:textId="77777777" w:rsidR="00066508" w:rsidRDefault="00000000">
                  <w:pPr>
                    <w:keepNext/>
                    <w:widowControl w:val="0"/>
                    <w:spacing w:after="60"/>
                  </w:pPr>
                  <w:r>
                    <w:rPr>
                      <w:rFonts w:ascii="Calibri" w:hAnsi="Calibri"/>
                      <w:sz w:val="20"/>
                    </w:rPr>
                    <w:t>Mono-2-ethylhexyl phthalate (MEHP)</w:t>
                  </w:r>
                </w:p>
              </w:tc>
              <w:tc>
                <w:tcPr>
                  <w:tcW w:w="831" w:type="dxa"/>
                  <w:tcBorders>
                    <w:top w:val="single" w:sz="6" w:space="0" w:color="D3D3D3"/>
                    <w:left w:val="single" w:sz="6" w:space="0" w:color="D3D3D3"/>
                    <w:bottom w:val="single" w:sz="6" w:space="0" w:color="D3D3D3"/>
                    <w:right w:val="single" w:sz="6" w:space="0" w:color="D3D3D3"/>
                  </w:tcBorders>
                </w:tcPr>
                <w:p w14:paraId="7E3597B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095F7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7A0C70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E002D1C"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47CF75A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CE1190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8AE6F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5CB19C0" w14:textId="77777777" w:rsidR="00066508" w:rsidRDefault="00000000">
                  <w:pPr>
                    <w:keepNext/>
                    <w:widowControl w:val="0"/>
                    <w:spacing w:after="60"/>
                  </w:pPr>
                  <w:r>
                    <w:rPr>
                      <w:rFonts w:ascii="Calibri" w:hAnsi="Calibri"/>
                      <w:sz w:val="20"/>
                    </w:rPr>
                    <w:t>Yes</w:t>
                  </w:r>
                </w:p>
              </w:tc>
            </w:tr>
            <w:tr w:rsidR="00066508" w14:paraId="4D981FA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8891BE7" w14:textId="77777777" w:rsidR="00066508" w:rsidRDefault="00000000">
                  <w:pPr>
                    <w:keepNext/>
                    <w:widowControl w:val="0"/>
                    <w:spacing w:after="60"/>
                  </w:pPr>
                  <w:proofErr w:type="spellStart"/>
                  <w:r>
                    <w:rPr>
                      <w:rFonts w:ascii="Calibri" w:hAnsi="Calibri"/>
                      <w:sz w:val="20"/>
                    </w:rPr>
                    <w:lastRenderedPageBreak/>
                    <w:t>hs_meohp_c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F00480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8D82FF3" w14:textId="77777777" w:rsidR="00066508" w:rsidRDefault="00000000">
                  <w:pPr>
                    <w:keepNext/>
                    <w:widowControl w:val="0"/>
                    <w:spacing w:after="60"/>
                  </w:pPr>
                  <w:r>
                    <w:rPr>
                      <w:rFonts w:ascii="Calibri" w:hAnsi="Calibri"/>
                      <w:sz w:val="20"/>
                    </w:rPr>
                    <w:t>Mono-2-ethyl-5-oxohexyl phthalate (MEOHP)</w:t>
                  </w:r>
                </w:p>
              </w:tc>
              <w:tc>
                <w:tcPr>
                  <w:tcW w:w="831" w:type="dxa"/>
                  <w:tcBorders>
                    <w:top w:val="single" w:sz="6" w:space="0" w:color="D3D3D3"/>
                    <w:left w:val="single" w:sz="6" w:space="0" w:color="D3D3D3"/>
                    <w:bottom w:val="single" w:sz="6" w:space="0" w:color="D3D3D3"/>
                    <w:right w:val="single" w:sz="6" w:space="0" w:color="D3D3D3"/>
                  </w:tcBorders>
                </w:tcPr>
                <w:p w14:paraId="78B45D5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A6D80D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5F46E6E"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D3D3FE3"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11C8BDB6"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D22A53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5290E5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318E864" w14:textId="77777777" w:rsidR="00066508" w:rsidRDefault="00000000">
                  <w:pPr>
                    <w:keepNext/>
                    <w:widowControl w:val="0"/>
                    <w:spacing w:after="60"/>
                  </w:pPr>
                  <w:r>
                    <w:rPr>
                      <w:rFonts w:ascii="Calibri" w:hAnsi="Calibri"/>
                      <w:sz w:val="20"/>
                    </w:rPr>
                    <w:t>Yes</w:t>
                  </w:r>
                </w:p>
              </w:tc>
            </w:tr>
            <w:tr w:rsidR="00066508" w14:paraId="5DA0B09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003A6B4" w14:textId="77777777" w:rsidR="00066508" w:rsidRDefault="00000000">
                  <w:pPr>
                    <w:keepNext/>
                    <w:widowControl w:val="0"/>
                    <w:spacing w:after="60"/>
                  </w:pPr>
                  <w:proofErr w:type="spellStart"/>
                  <w:r>
                    <w:rPr>
                      <w:rFonts w:ascii="Calibri" w:hAnsi="Calibri"/>
                      <w:sz w:val="20"/>
                    </w:rPr>
                    <w:t>hs_mep_c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71F4174"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51EAE7F"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 (MEP)</w:t>
                  </w:r>
                </w:p>
              </w:tc>
              <w:tc>
                <w:tcPr>
                  <w:tcW w:w="831" w:type="dxa"/>
                  <w:tcBorders>
                    <w:top w:val="single" w:sz="6" w:space="0" w:color="D3D3D3"/>
                    <w:left w:val="single" w:sz="6" w:space="0" w:color="D3D3D3"/>
                    <w:bottom w:val="single" w:sz="6" w:space="0" w:color="D3D3D3"/>
                    <w:right w:val="single" w:sz="6" w:space="0" w:color="D3D3D3"/>
                  </w:tcBorders>
                </w:tcPr>
                <w:p w14:paraId="1519103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D8EB0F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626ED88"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E736E77"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D61D94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DD9FB1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E81BFC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A7E247" w14:textId="77777777" w:rsidR="00066508" w:rsidRDefault="00000000">
                  <w:pPr>
                    <w:keepNext/>
                    <w:widowControl w:val="0"/>
                    <w:spacing w:after="60"/>
                  </w:pPr>
                  <w:r>
                    <w:rPr>
                      <w:rFonts w:ascii="Calibri" w:hAnsi="Calibri"/>
                      <w:sz w:val="20"/>
                    </w:rPr>
                    <w:t>Yes</w:t>
                  </w:r>
                </w:p>
              </w:tc>
            </w:tr>
            <w:tr w:rsidR="00066508" w14:paraId="4803889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8A32874" w14:textId="77777777" w:rsidR="00066508" w:rsidRDefault="00000000">
                  <w:pPr>
                    <w:keepNext/>
                    <w:widowControl w:val="0"/>
                    <w:spacing w:after="60"/>
                  </w:pPr>
                  <w:proofErr w:type="spellStart"/>
                  <w:r>
                    <w:rPr>
                      <w:rFonts w:ascii="Calibri" w:hAnsi="Calibri"/>
                      <w:sz w:val="20"/>
                    </w:rPr>
                    <w:t>hs_mepa_c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653F2A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D911548" w14:textId="77777777" w:rsidR="00066508" w:rsidRDefault="00000000">
                  <w:pPr>
                    <w:keepNext/>
                    <w:widowControl w:val="0"/>
                    <w:spacing w:after="60"/>
                  </w:pPr>
                  <w:r>
                    <w:rPr>
                      <w:rFonts w:ascii="Calibri" w:hAnsi="Calibri"/>
                      <w:sz w:val="20"/>
                    </w:rPr>
                    <w:t>Methyl paraben (MEPA)</w:t>
                  </w:r>
                </w:p>
              </w:tc>
              <w:tc>
                <w:tcPr>
                  <w:tcW w:w="831" w:type="dxa"/>
                  <w:tcBorders>
                    <w:top w:val="single" w:sz="6" w:space="0" w:color="D3D3D3"/>
                    <w:left w:val="single" w:sz="6" w:space="0" w:color="D3D3D3"/>
                    <w:bottom w:val="single" w:sz="6" w:space="0" w:color="D3D3D3"/>
                    <w:right w:val="single" w:sz="6" w:space="0" w:color="D3D3D3"/>
                  </w:tcBorders>
                </w:tcPr>
                <w:p w14:paraId="41EA6DD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8455D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4DD6A80"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D4B8B16"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623BBF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3EF891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76B095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051AA6B" w14:textId="77777777" w:rsidR="00066508" w:rsidRDefault="00000000">
                  <w:pPr>
                    <w:keepNext/>
                    <w:widowControl w:val="0"/>
                    <w:spacing w:after="60"/>
                  </w:pPr>
                  <w:r>
                    <w:rPr>
                      <w:rFonts w:ascii="Calibri" w:hAnsi="Calibri"/>
                      <w:sz w:val="20"/>
                    </w:rPr>
                    <w:t>Yes</w:t>
                  </w:r>
                </w:p>
              </w:tc>
            </w:tr>
            <w:tr w:rsidR="00066508" w14:paraId="22C6BE51"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A9CBC49" w14:textId="77777777" w:rsidR="00066508" w:rsidRDefault="00000000">
                  <w:pPr>
                    <w:keepNext/>
                    <w:widowControl w:val="0"/>
                    <w:spacing w:after="60"/>
                  </w:pPr>
                  <w:proofErr w:type="spellStart"/>
                  <w:r>
                    <w:rPr>
                      <w:rFonts w:ascii="Calibri" w:hAnsi="Calibri"/>
                      <w:sz w:val="20"/>
                    </w:rPr>
                    <w:t>hs_mibp_c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9F020C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C26271F" w14:textId="77777777" w:rsidR="00066508" w:rsidRDefault="00000000">
                  <w:pPr>
                    <w:keepNext/>
                    <w:widowControl w:val="0"/>
                    <w:spacing w:after="60"/>
                  </w:pPr>
                  <w:r>
                    <w:rPr>
                      <w:rFonts w:ascii="Calibri" w:hAnsi="Calibri"/>
                      <w:sz w:val="20"/>
                    </w:rPr>
                    <w:t>Mono-iso-butyl phthalate (</w:t>
                  </w:r>
                  <w:proofErr w:type="spellStart"/>
                  <w:r>
                    <w:rPr>
                      <w:rFonts w:ascii="Calibri" w:hAnsi="Calibri"/>
                      <w:sz w:val="20"/>
                    </w:rPr>
                    <w:t>MiBP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2EB785F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9BF77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770EDF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266DC5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F212411"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5718E3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06ADA4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E44DC5E" w14:textId="77777777" w:rsidR="00066508" w:rsidRDefault="00000000">
                  <w:pPr>
                    <w:keepNext/>
                    <w:widowControl w:val="0"/>
                    <w:spacing w:after="60"/>
                  </w:pPr>
                  <w:r>
                    <w:rPr>
                      <w:rFonts w:ascii="Calibri" w:hAnsi="Calibri"/>
                      <w:sz w:val="20"/>
                    </w:rPr>
                    <w:t>Yes</w:t>
                  </w:r>
                </w:p>
              </w:tc>
            </w:tr>
            <w:tr w:rsidR="00066508" w14:paraId="0B43151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D7FFDCC" w14:textId="77777777" w:rsidR="00066508" w:rsidRDefault="00000000">
                  <w:pPr>
                    <w:keepNext/>
                    <w:widowControl w:val="0"/>
                    <w:spacing w:after="60"/>
                  </w:pPr>
                  <w:proofErr w:type="spellStart"/>
                  <w:r>
                    <w:rPr>
                      <w:rFonts w:ascii="Calibri" w:hAnsi="Calibri"/>
                      <w:sz w:val="20"/>
                    </w:rPr>
                    <w:t>hs_mnbp_c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23842D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3681F3E" w14:textId="77777777" w:rsidR="00066508" w:rsidRDefault="00000000">
                  <w:pPr>
                    <w:keepNext/>
                    <w:widowControl w:val="0"/>
                    <w:spacing w:after="60"/>
                  </w:pPr>
                  <w:r>
                    <w:rPr>
                      <w:rFonts w:ascii="Calibri" w:hAnsi="Calibri"/>
                      <w:sz w:val="20"/>
                    </w:rPr>
                    <w:t>Mono-n-butyl phthalate (</w:t>
                  </w:r>
                  <w:proofErr w:type="spellStart"/>
                  <w:r>
                    <w:rPr>
                      <w:rFonts w:ascii="Calibri" w:hAnsi="Calibri"/>
                      <w:sz w:val="20"/>
                    </w:rPr>
                    <w:t>MnBP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7C838D1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DC9EB5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656B6B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7AD185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68CD8B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461D28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7D6187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B74CF57" w14:textId="77777777" w:rsidR="00066508" w:rsidRDefault="00000000">
                  <w:pPr>
                    <w:keepNext/>
                    <w:widowControl w:val="0"/>
                    <w:spacing w:after="60"/>
                  </w:pPr>
                  <w:r>
                    <w:rPr>
                      <w:rFonts w:ascii="Calibri" w:hAnsi="Calibri"/>
                      <w:sz w:val="20"/>
                    </w:rPr>
                    <w:t>Yes</w:t>
                  </w:r>
                </w:p>
              </w:tc>
            </w:tr>
            <w:tr w:rsidR="00066508" w14:paraId="1655396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78D276A" w14:textId="77777777" w:rsidR="00066508" w:rsidRDefault="00000000">
                  <w:pPr>
                    <w:keepNext/>
                    <w:widowControl w:val="0"/>
                    <w:spacing w:after="60"/>
                  </w:pPr>
                  <w:proofErr w:type="spellStart"/>
                  <w:r>
                    <w:rPr>
                      <w:rFonts w:ascii="Calibri" w:hAnsi="Calibri"/>
                      <w:sz w:val="20"/>
                    </w:rPr>
                    <w:lastRenderedPageBreak/>
                    <w:t>hs_ohminp_c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D2DE45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49E182E" w14:textId="77777777" w:rsidR="00066508" w:rsidRDefault="00000000">
                  <w:pPr>
                    <w:keepNext/>
                    <w:widowControl w:val="0"/>
                    <w:spacing w:after="60"/>
                  </w:pPr>
                  <w:r>
                    <w:rPr>
                      <w:rFonts w:ascii="Calibri" w:hAnsi="Calibri"/>
                      <w:sz w:val="20"/>
                    </w:rPr>
                    <w:t>Mono-4-methyl-7-hydroxyoctyl phthalate (</w:t>
                  </w:r>
                  <w:proofErr w:type="spellStart"/>
                  <w:r>
                    <w:rPr>
                      <w:rFonts w:ascii="Calibri" w:hAnsi="Calibri"/>
                      <w:sz w:val="20"/>
                    </w:rPr>
                    <w:t>OHMiNP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10125B2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B3EC03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161569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2E440A25"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345E9C3"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C2599C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989737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920471E" w14:textId="77777777" w:rsidR="00066508" w:rsidRDefault="00000000">
                  <w:pPr>
                    <w:keepNext/>
                    <w:widowControl w:val="0"/>
                    <w:spacing w:after="60"/>
                  </w:pPr>
                  <w:r>
                    <w:rPr>
                      <w:rFonts w:ascii="Calibri" w:hAnsi="Calibri"/>
                      <w:sz w:val="20"/>
                    </w:rPr>
                    <w:t>Yes</w:t>
                  </w:r>
                </w:p>
              </w:tc>
            </w:tr>
            <w:tr w:rsidR="00066508" w14:paraId="623B2F4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E8795F5" w14:textId="77777777" w:rsidR="00066508" w:rsidRDefault="00000000">
                  <w:pPr>
                    <w:keepNext/>
                    <w:widowControl w:val="0"/>
                    <w:spacing w:after="60"/>
                  </w:pPr>
                  <w:proofErr w:type="spellStart"/>
                  <w:r>
                    <w:rPr>
                      <w:rFonts w:ascii="Calibri" w:hAnsi="Calibri"/>
                      <w:sz w:val="20"/>
                    </w:rPr>
                    <w:t>hs_oxbe_c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90AFA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3B020E4" w14:textId="77777777" w:rsidR="00066508" w:rsidRDefault="00000000">
                  <w:pPr>
                    <w:keepNext/>
                    <w:widowControl w:val="0"/>
                    <w:spacing w:after="60"/>
                  </w:pPr>
                  <w:r>
                    <w:rPr>
                      <w:rFonts w:ascii="Calibri" w:hAnsi="Calibri"/>
                      <w:sz w:val="20"/>
                    </w:rPr>
                    <w:t>Oxybenzone (OXBE)</w:t>
                  </w:r>
                </w:p>
              </w:tc>
              <w:tc>
                <w:tcPr>
                  <w:tcW w:w="831" w:type="dxa"/>
                  <w:tcBorders>
                    <w:top w:val="single" w:sz="6" w:space="0" w:color="D3D3D3"/>
                    <w:left w:val="single" w:sz="6" w:space="0" w:color="D3D3D3"/>
                    <w:bottom w:val="single" w:sz="6" w:space="0" w:color="D3D3D3"/>
                    <w:right w:val="single" w:sz="6" w:space="0" w:color="D3D3D3"/>
                  </w:tcBorders>
                </w:tcPr>
                <w:p w14:paraId="26EAA8A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545EF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6CB0258"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525A5B0"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05221D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9E9D55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AAAD52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6BF415C" w14:textId="77777777" w:rsidR="00066508" w:rsidRDefault="00000000">
                  <w:pPr>
                    <w:keepNext/>
                    <w:widowControl w:val="0"/>
                    <w:spacing w:after="60"/>
                  </w:pPr>
                  <w:r>
                    <w:rPr>
                      <w:rFonts w:ascii="Calibri" w:hAnsi="Calibri"/>
                      <w:sz w:val="20"/>
                    </w:rPr>
                    <w:t>Yes</w:t>
                  </w:r>
                </w:p>
              </w:tc>
            </w:tr>
            <w:tr w:rsidR="00066508" w14:paraId="0CB565C8"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390995F" w14:textId="77777777" w:rsidR="00066508" w:rsidRDefault="00000000">
                  <w:pPr>
                    <w:keepNext/>
                    <w:widowControl w:val="0"/>
                    <w:spacing w:after="60"/>
                  </w:pPr>
                  <w:proofErr w:type="spellStart"/>
                  <w:r>
                    <w:rPr>
                      <w:rFonts w:ascii="Calibri" w:hAnsi="Calibri"/>
                      <w:sz w:val="20"/>
                    </w:rPr>
                    <w:t>hs_oxominp_c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58934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3A17B6E2" w14:textId="77777777" w:rsidR="00066508" w:rsidRDefault="00000000">
                  <w:pPr>
                    <w:keepNext/>
                    <w:widowControl w:val="0"/>
                    <w:spacing w:after="60"/>
                  </w:pPr>
                  <w:r>
                    <w:rPr>
                      <w:rFonts w:ascii="Calibri" w:hAnsi="Calibri"/>
                      <w:sz w:val="20"/>
                    </w:rPr>
                    <w:t>Mono-4-methyl-7-oxooctyl phthalate (</w:t>
                  </w:r>
                  <w:proofErr w:type="spellStart"/>
                  <w:r>
                    <w:rPr>
                      <w:rFonts w:ascii="Calibri" w:hAnsi="Calibri"/>
                      <w:sz w:val="20"/>
                    </w:rPr>
                    <w:t>OXOMiNP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3ACFC1A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F445345"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B3B5BBB"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F3ACA5B"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D71F27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76F2D7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F3052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BEA0B03" w14:textId="77777777" w:rsidR="00066508" w:rsidRDefault="00000000">
                  <w:pPr>
                    <w:keepNext/>
                    <w:widowControl w:val="0"/>
                    <w:spacing w:after="60"/>
                  </w:pPr>
                  <w:r>
                    <w:rPr>
                      <w:rFonts w:ascii="Calibri" w:hAnsi="Calibri"/>
                      <w:sz w:val="20"/>
                    </w:rPr>
                    <w:t>Yes</w:t>
                  </w:r>
                </w:p>
              </w:tc>
            </w:tr>
            <w:tr w:rsidR="00066508" w14:paraId="0F5BCAC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60E6E84" w14:textId="77777777" w:rsidR="00066508" w:rsidRDefault="00000000">
                  <w:pPr>
                    <w:keepNext/>
                    <w:widowControl w:val="0"/>
                    <w:spacing w:after="60"/>
                  </w:pPr>
                  <w:proofErr w:type="spellStart"/>
                  <w:r>
                    <w:rPr>
                      <w:rFonts w:ascii="Calibri" w:hAnsi="Calibri"/>
                      <w:sz w:val="20"/>
                    </w:rPr>
                    <w:t>hs_prpa_c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B2950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80BBD33" w14:textId="77777777" w:rsidR="00066508" w:rsidRDefault="00000000">
                  <w:pPr>
                    <w:keepNext/>
                    <w:widowControl w:val="0"/>
                    <w:spacing w:after="60"/>
                  </w:pPr>
                  <w:r>
                    <w:rPr>
                      <w:rFonts w:ascii="Calibri" w:hAnsi="Calibri"/>
                      <w:sz w:val="20"/>
                    </w:rPr>
                    <w:t>Propyl paraben (PRPA)</w:t>
                  </w:r>
                </w:p>
              </w:tc>
              <w:tc>
                <w:tcPr>
                  <w:tcW w:w="831" w:type="dxa"/>
                  <w:tcBorders>
                    <w:top w:val="single" w:sz="6" w:space="0" w:color="D3D3D3"/>
                    <w:left w:val="single" w:sz="6" w:space="0" w:color="D3D3D3"/>
                    <w:bottom w:val="single" w:sz="6" w:space="0" w:color="D3D3D3"/>
                    <w:right w:val="single" w:sz="6" w:space="0" w:color="D3D3D3"/>
                  </w:tcBorders>
                </w:tcPr>
                <w:p w14:paraId="25664C4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08A331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0D5C7C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45DE467"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110055A"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EAA47E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5954CA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BAA4D14" w14:textId="77777777" w:rsidR="00066508" w:rsidRDefault="00000000">
                  <w:pPr>
                    <w:keepNext/>
                    <w:widowControl w:val="0"/>
                    <w:spacing w:after="60"/>
                  </w:pPr>
                  <w:r>
                    <w:rPr>
                      <w:rFonts w:ascii="Calibri" w:hAnsi="Calibri"/>
                      <w:sz w:val="20"/>
                    </w:rPr>
                    <w:t>Yes</w:t>
                  </w:r>
                </w:p>
              </w:tc>
            </w:tr>
            <w:tr w:rsidR="00066508" w14:paraId="2B73043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F7E7427" w14:textId="77777777" w:rsidR="00066508" w:rsidRDefault="00000000">
                  <w:pPr>
                    <w:keepNext/>
                    <w:widowControl w:val="0"/>
                    <w:spacing w:after="60"/>
                  </w:pPr>
                  <w:proofErr w:type="spellStart"/>
                  <w:r>
                    <w:rPr>
                      <w:rFonts w:ascii="Calibri" w:hAnsi="Calibri"/>
                      <w:sz w:val="20"/>
                    </w:rPr>
                    <w:t>hs_trcs_c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13AE9CA"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C27BA43" w14:textId="77777777" w:rsidR="00066508" w:rsidRDefault="00000000">
                  <w:pPr>
                    <w:keepNext/>
                    <w:widowControl w:val="0"/>
                    <w:spacing w:after="60"/>
                  </w:pPr>
                  <w:r>
                    <w:rPr>
                      <w:rFonts w:ascii="Calibri" w:hAnsi="Calibri"/>
                      <w:sz w:val="20"/>
                    </w:rPr>
                    <w:t>Triclosan (TRCS)</w:t>
                  </w:r>
                </w:p>
              </w:tc>
              <w:tc>
                <w:tcPr>
                  <w:tcW w:w="831" w:type="dxa"/>
                  <w:tcBorders>
                    <w:top w:val="single" w:sz="6" w:space="0" w:color="D3D3D3"/>
                    <w:left w:val="single" w:sz="6" w:space="0" w:color="D3D3D3"/>
                    <w:bottom w:val="single" w:sz="6" w:space="0" w:color="D3D3D3"/>
                    <w:right w:val="single" w:sz="6" w:space="0" w:color="D3D3D3"/>
                  </w:tcBorders>
                </w:tcPr>
                <w:p w14:paraId="6B21419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5DDAF2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495EDBF"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6CE8C3C"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CE69717"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53F172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068568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DCBB888" w14:textId="77777777" w:rsidR="00066508" w:rsidRDefault="00000000">
                  <w:pPr>
                    <w:keepNext/>
                    <w:widowControl w:val="0"/>
                    <w:spacing w:after="60"/>
                  </w:pPr>
                  <w:r>
                    <w:rPr>
                      <w:rFonts w:ascii="Calibri" w:hAnsi="Calibri"/>
                      <w:sz w:val="20"/>
                    </w:rPr>
                    <w:t>Yes</w:t>
                  </w:r>
                </w:p>
              </w:tc>
            </w:tr>
          </w:tbl>
          <w:p w14:paraId="7674638D" w14:textId="77777777" w:rsidR="00066508" w:rsidRDefault="00000000">
            <w:pPr>
              <w:pStyle w:val="ImageCaption"/>
              <w:widowControl w:val="0"/>
              <w:spacing w:before="200"/>
            </w:pPr>
            <w:r>
              <w:t xml:space="preserve">Table S3: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xml:space="preserve">), and glucocorticosteroids on hit reaction time standard error </w:t>
            </w:r>
            <w:r>
              <w:rPr>
                <w:b/>
                <w:bCs/>
              </w:rPr>
              <w:lastRenderedPageBreak/>
              <w:t>(HRT-SE) (</w:t>
            </w:r>
            <w:r>
              <w:rPr>
                <w:rStyle w:val="VerbatimChar"/>
                <w:b/>
                <w:bCs/>
              </w:rPr>
              <w:t>q3</w:t>
            </w:r>
            <w:r>
              <w:rPr>
                <w:b/>
                <w:bCs/>
              </w:rPr>
              <w:t>).</w:t>
            </w:r>
            <w:bookmarkEnd w:id="431"/>
          </w:p>
        </w:tc>
      </w:tr>
    </w:tbl>
    <w:p w14:paraId="5077DB13" w14:textId="77777777" w:rsidR="00066508" w:rsidRDefault="00000000">
      <w:pPr>
        <w:pStyle w:val="Heading3"/>
      </w:pPr>
      <w:r>
        <w:lastRenderedPageBreak/>
        <w:t>11.1.4 Lower limits of quantification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0173487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4671"/>
              <w:gridCol w:w="4673"/>
            </w:tblGrid>
            <w:tr w:rsidR="00066508" w14:paraId="7A233A59" w14:textId="77777777">
              <w:trPr>
                <w:cantSplit/>
                <w:tblHeader/>
                <w:jc w:val="center"/>
              </w:trPr>
              <w:tc>
                <w:tcPr>
                  <w:tcW w:w="4571" w:type="dxa"/>
                  <w:tcBorders>
                    <w:top w:val="single" w:sz="16" w:space="0" w:color="D3D3D3"/>
                    <w:left w:val="single" w:sz="6" w:space="0" w:color="D3D3D3"/>
                    <w:bottom w:val="single" w:sz="16" w:space="0" w:color="D3D3D3"/>
                  </w:tcBorders>
                </w:tcPr>
                <w:p w14:paraId="211C44F7" w14:textId="77777777" w:rsidR="00066508" w:rsidRDefault="00000000">
                  <w:pPr>
                    <w:keepNext/>
                    <w:widowControl w:val="0"/>
                    <w:spacing w:after="60"/>
                  </w:pPr>
                  <w:bookmarkStart w:id="432" w:name="supptbl-lloq-mets"/>
                  <w:r>
                    <w:rPr>
                      <w:rFonts w:ascii="Calibri" w:hAnsi="Calibri"/>
                      <w:sz w:val="20"/>
                    </w:rPr>
                    <w:t>Metabolite</w:t>
                  </w:r>
                </w:p>
              </w:tc>
              <w:tc>
                <w:tcPr>
                  <w:tcW w:w="4572" w:type="dxa"/>
                  <w:tcBorders>
                    <w:top w:val="single" w:sz="16" w:space="0" w:color="D3D3D3"/>
                    <w:bottom w:val="single" w:sz="16" w:space="0" w:color="D3D3D3"/>
                    <w:right w:val="single" w:sz="6" w:space="0" w:color="D3D3D3"/>
                  </w:tcBorders>
                </w:tcPr>
                <w:p w14:paraId="548E8222" w14:textId="77777777" w:rsidR="00066508" w:rsidRDefault="00000000">
                  <w:pPr>
                    <w:keepNext/>
                    <w:widowControl w:val="0"/>
                    <w:spacing w:after="60"/>
                    <w:jc w:val="right"/>
                  </w:pPr>
                  <w:r>
                    <w:rPr>
                      <w:rFonts w:ascii="Calibri" w:hAnsi="Calibri"/>
                      <w:sz w:val="20"/>
                    </w:rPr>
                    <w:t>LLOQ</w:t>
                  </w:r>
                </w:p>
              </w:tc>
            </w:tr>
            <w:tr w:rsidR="00066508" w14:paraId="5B2076C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4826D08" w14:textId="77777777" w:rsidR="00066508" w:rsidRDefault="00000000">
                  <w:pPr>
                    <w:keepNext/>
                    <w:widowControl w:val="0"/>
                    <w:spacing w:after="60"/>
                  </w:pPr>
                  <w:r>
                    <w:rPr>
                      <w:rFonts w:ascii="Calibri" w:hAnsi="Calibri"/>
                      <w:sz w:val="20"/>
                    </w:rPr>
                    <w:t>5aTHF</w:t>
                  </w:r>
                </w:p>
              </w:tc>
              <w:tc>
                <w:tcPr>
                  <w:tcW w:w="4572" w:type="dxa"/>
                  <w:tcBorders>
                    <w:top w:val="single" w:sz="6" w:space="0" w:color="D3D3D3"/>
                    <w:left w:val="single" w:sz="6" w:space="0" w:color="D3D3D3"/>
                    <w:bottom w:val="single" w:sz="6" w:space="0" w:color="D3D3D3"/>
                    <w:right w:val="single" w:sz="6" w:space="0" w:color="D3D3D3"/>
                  </w:tcBorders>
                </w:tcPr>
                <w:p w14:paraId="0A9D99C3" w14:textId="77777777" w:rsidR="00066508" w:rsidRDefault="00000000">
                  <w:pPr>
                    <w:keepNext/>
                    <w:widowControl w:val="0"/>
                    <w:spacing w:after="60"/>
                    <w:jc w:val="right"/>
                  </w:pPr>
                  <w:r>
                    <w:rPr>
                      <w:rFonts w:ascii="Calibri" w:hAnsi="Calibri"/>
                      <w:sz w:val="20"/>
                    </w:rPr>
                    <w:t>5.00</w:t>
                  </w:r>
                </w:p>
              </w:tc>
            </w:tr>
            <w:tr w:rsidR="00066508" w14:paraId="1391DD98"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7788456" w14:textId="77777777" w:rsidR="00066508" w:rsidRDefault="00000000">
                  <w:pPr>
                    <w:keepNext/>
                    <w:widowControl w:val="0"/>
                    <w:spacing w:after="60"/>
                  </w:pPr>
                  <w:r>
                    <w:rPr>
                      <w:rFonts w:ascii="Calibri" w:hAnsi="Calibri"/>
                      <w:sz w:val="20"/>
                    </w:rPr>
                    <w:t>5bTHE</w:t>
                  </w:r>
                </w:p>
              </w:tc>
              <w:tc>
                <w:tcPr>
                  <w:tcW w:w="4572" w:type="dxa"/>
                  <w:tcBorders>
                    <w:top w:val="single" w:sz="6" w:space="0" w:color="D3D3D3"/>
                    <w:left w:val="single" w:sz="6" w:space="0" w:color="D3D3D3"/>
                    <w:bottom w:val="single" w:sz="6" w:space="0" w:color="D3D3D3"/>
                    <w:right w:val="single" w:sz="6" w:space="0" w:color="D3D3D3"/>
                  </w:tcBorders>
                </w:tcPr>
                <w:p w14:paraId="35798FE4" w14:textId="77777777" w:rsidR="00066508" w:rsidRDefault="00000000">
                  <w:pPr>
                    <w:keepNext/>
                    <w:widowControl w:val="0"/>
                    <w:spacing w:after="60"/>
                    <w:jc w:val="right"/>
                  </w:pPr>
                  <w:r>
                    <w:rPr>
                      <w:rFonts w:ascii="Calibri" w:hAnsi="Calibri"/>
                      <w:sz w:val="20"/>
                    </w:rPr>
                    <w:t>5.00</w:t>
                  </w:r>
                </w:p>
              </w:tc>
            </w:tr>
            <w:tr w:rsidR="00066508" w14:paraId="6BB8A36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DEED9CC" w14:textId="77777777" w:rsidR="00066508" w:rsidRDefault="00000000">
                  <w:pPr>
                    <w:keepNext/>
                    <w:widowControl w:val="0"/>
                    <w:spacing w:after="60"/>
                  </w:pPr>
                  <w:r>
                    <w:rPr>
                      <w:rFonts w:ascii="Calibri" w:hAnsi="Calibri"/>
                      <w:sz w:val="20"/>
                    </w:rPr>
                    <w:t>5b20acortolone</w:t>
                  </w:r>
                </w:p>
              </w:tc>
              <w:tc>
                <w:tcPr>
                  <w:tcW w:w="4572" w:type="dxa"/>
                  <w:tcBorders>
                    <w:top w:val="single" w:sz="6" w:space="0" w:color="D3D3D3"/>
                    <w:left w:val="single" w:sz="6" w:space="0" w:color="D3D3D3"/>
                    <w:bottom w:val="single" w:sz="6" w:space="0" w:color="D3D3D3"/>
                    <w:right w:val="single" w:sz="6" w:space="0" w:color="D3D3D3"/>
                  </w:tcBorders>
                </w:tcPr>
                <w:p w14:paraId="2F264F30" w14:textId="77777777" w:rsidR="00066508" w:rsidRDefault="00000000">
                  <w:pPr>
                    <w:keepNext/>
                    <w:widowControl w:val="0"/>
                    <w:spacing w:after="60"/>
                    <w:jc w:val="right"/>
                  </w:pPr>
                  <w:r>
                    <w:rPr>
                      <w:rFonts w:ascii="Calibri" w:hAnsi="Calibri"/>
                      <w:sz w:val="20"/>
                    </w:rPr>
                    <w:t>5.00</w:t>
                  </w:r>
                </w:p>
              </w:tc>
            </w:tr>
            <w:tr w:rsidR="00066508" w14:paraId="4DF3D21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56089E5" w14:textId="77777777" w:rsidR="00066508" w:rsidRDefault="00000000">
                  <w:pPr>
                    <w:keepNext/>
                    <w:widowControl w:val="0"/>
                    <w:spacing w:after="60"/>
                  </w:pPr>
                  <w:r>
                    <w:rPr>
                      <w:rFonts w:ascii="Calibri" w:hAnsi="Calibri"/>
                      <w:sz w:val="20"/>
                    </w:rPr>
                    <w:t>5b20bcortolone</w:t>
                  </w:r>
                </w:p>
              </w:tc>
              <w:tc>
                <w:tcPr>
                  <w:tcW w:w="4572" w:type="dxa"/>
                  <w:tcBorders>
                    <w:top w:val="single" w:sz="6" w:space="0" w:color="D3D3D3"/>
                    <w:left w:val="single" w:sz="6" w:space="0" w:color="D3D3D3"/>
                    <w:bottom w:val="single" w:sz="6" w:space="0" w:color="D3D3D3"/>
                    <w:right w:val="single" w:sz="6" w:space="0" w:color="D3D3D3"/>
                  </w:tcBorders>
                </w:tcPr>
                <w:p w14:paraId="0396DEF3" w14:textId="77777777" w:rsidR="00066508" w:rsidRDefault="00000000">
                  <w:pPr>
                    <w:keepNext/>
                    <w:widowControl w:val="0"/>
                    <w:spacing w:after="60"/>
                    <w:jc w:val="right"/>
                  </w:pPr>
                  <w:r>
                    <w:rPr>
                      <w:rFonts w:ascii="Calibri" w:hAnsi="Calibri"/>
                      <w:sz w:val="20"/>
                    </w:rPr>
                    <w:t>5.00</w:t>
                  </w:r>
                </w:p>
              </w:tc>
            </w:tr>
            <w:tr w:rsidR="00066508" w14:paraId="26E1AD1A"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DCE9C16" w14:textId="77777777" w:rsidR="00066508" w:rsidRDefault="00000000">
                  <w:pPr>
                    <w:keepNext/>
                    <w:widowControl w:val="0"/>
                    <w:spacing w:after="60"/>
                  </w:pPr>
                  <w:r>
                    <w:rPr>
                      <w:rFonts w:ascii="Calibri" w:hAnsi="Calibri"/>
                      <w:sz w:val="20"/>
                    </w:rPr>
                    <w:t>5a20acortol</w:t>
                  </w:r>
                </w:p>
              </w:tc>
              <w:tc>
                <w:tcPr>
                  <w:tcW w:w="4572" w:type="dxa"/>
                  <w:tcBorders>
                    <w:top w:val="single" w:sz="6" w:space="0" w:color="D3D3D3"/>
                    <w:left w:val="single" w:sz="6" w:space="0" w:color="D3D3D3"/>
                    <w:bottom w:val="single" w:sz="6" w:space="0" w:color="D3D3D3"/>
                    <w:right w:val="single" w:sz="6" w:space="0" w:color="D3D3D3"/>
                  </w:tcBorders>
                </w:tcPr>
                <w:p w14:paraId="1A46BD87" w14:textId="77777777" w:rsidR="00066508" w:rsidRDefault="00000000">
                  <w:pPr>
                    <w:keepNext/>
                    <w:widowControl w:val="0"/>
                    <w:spacing w:after="60"/>
                    <w:jc w:val="right"/>
                  </w:pPr>
                  <w:r>
                    <w:rPr>
                      <w:rFonts w:ascii="Calibri" w:hAnsi="Calibri"/>
                      <w:sz w:val="20"/>
                    </w:rPr>
                    <w:t>2.50</w:t>
                  </w:r>
                </w:p>
              </w:tc>
            </w:tr>
            <w:tr w:rsidR="00066508" w14:paraId="2B6E5399"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ABA75BE" w14:textId="77777777" w:rsidR="00066508" w:rsidRDefault="00000000">
                  <w:pPr>
                    <w:keepNext/>
                    <w:widowControl w:val="0"/>
                    <w:spacing w:after="60"/>
                  </w:pPr>
                  <w:r>
                    <w:rPr>
                      <w:rFonts w:ascii="Calibri" w:hAnsi="Calibri"/>
                      <w:sz w:val="20"/>
                    </w:rPr>
                    <w:t>5a20bcortol</w:t>
                  </w:r>
                </w:p>
              </w:tc>
              <w:tc>
                <w:tcPr>
                  <w:tcW w:w="4572" w:type="dxa"/>
                  <w:tcBorders>
                    <w:top w:val="single" w:sz="6" w:space="0" w:color="D3D3D3"/>
                    <w:left w:val="single" w:sz="6" w:space="0" w:color="D3D3D3"/>
                    <w:bottom w:val="single" w:sz="6" w:space="0" w:color="D3D3D3"/>
                    <w:right w:val="single" w:sz="6" w:space="0" w:color="D3D3D3"/>
                  </w:tcBorders>
                </w:tcPr>
                <w:p w14:paraId="1E43D5D0" w14:textId="77777777" w:rsidR="00066508" w:rsidRDefault="00000000">
                  <w:pPr>
                    <w:keepNext/>
                    <w:widowControl w:val="0"/>
                    <w:spacing w:after="60"/>
                    <w:jc w:val="right"/>
                  </w:pPr>
                  <w:r>
                    <w:rPr>
                      <w:rFonts w:ascii="Calibri" w:hAnsi="Calibri"/>
                      <w:sz w:val="20"/>
                    </w:rPr>
                    <w:t>2.50</w:t>
                  </w:r>
                </w:p>
              </w:tc>
            </w:tr>
            <w:tr w:rsidR="00066508" w14:paraId="6E6810B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289CF8D" w14:textId="77777777" w:rsidR="00066508" w:rsidRDefault="00000000">
                  <w:pPr>
                    <w:keepNext/>
                    <w:widowControl w:val="0"/>
                    <w:spacing w:after="60"/>
                  </w:pPr>
                  <w:r>
                    <w:rPr>
                      <w:rFonts w:ascii="Calibri" w:hAnsi="Calibri"/>
                      <w:sz w:val="20"/>
                    </w:rPr>
                    <w:t>5b20acortol</w:t>
                  </w:r>
                </w:p>
              </w:tc>
              <w:tc>
                <w:tcPr>
                  <w:tcW w:w="4572" w:type="dxa"/>
                  <w:tcBorders>
                    <w:top w:val="single" w:sz="6" w:space="0" w:color="D3D3D3"/>
                    <w:left w:val="single" w:sz="6" w:space="0" w:color="D3D3D3"/>
                    <w:bottom w:val="single" w:sz="6" w:space="0" w:color="D3D3D3"/>
                    <w:right w:val="single" w:sz="6" w:space="0" w:color="D3D3D3"/>
                  </w:tcBorders>
                </w:tcPr>
                <w:p w14:paraId="3BEC2C30" w14:textId="77777777" w:rsidR="00066508" w:rsidRDefault="00000000">
                  <w:pPr>
                    <w:keepNext/>
                    <w:widowControl w:val="0"/>
                    <w:spacing w:after="60"/>
                    <w:jc w:val="right"/>
                  </w:pPr>
                  <w:r>
                    <w:rPr>
                      <w:rFonts w:ascii="Calibri" w:hAnsi="Calibri"/>
                      <w:sz w:val="20"/>
                    </w:rPr>
                    <w:t>2.50</w:t>
                  </w:r>
                </w:p>
              </w:tc>
            </w:tr>
            <w:tr w:rsidR="00066508" w14:paraId="36F95189"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956302C" w14:textId="77777777" w:rsidR="00066508" w:rsidRDefault="00000000">
                  <w:pPr>
                    <w:keepNext/>
                    <w:widowControl w:val="0"/>
                    <w:spacing w:after="60"/>
                  </w:pPr>
                  <w:r>
                    <w:rPr>
                      <w:rFonts w:ascii="Calibri" w:hAnsi="Calibri"/>
                      <w:sz w:val="20"/>
                    </w:rPr>
                    <w:t>5b20bcortol</w:t>
                  </w:r>
                </w:p>
              </w:tc>
              <w:tc>
                <w:tcPr>
                  <w:tcW w:w="4572" w:type="dxa"/>
                  <w:tcBorders>
                    <w:top w:val="single" w:sz="6" w:space="0" w:color="D3D3D3"/>
                    <w:left w:val="single" w:sz="6" w:space="0" w:color="D3D3D3"/>
                    <w:bottom w:val="single" w:sz="6" w:space="0" w:color="D3D3D3"/>
                    <w:right w:val="single" w:sz="6" w:space="0" w:color="D3D3D3"/>
                  </w:tcBorders>
                </w:tcPr>
                <w:p w14:paraId="6A82CCD7" w14:textId="77777777" w:rsidR="00066508" w:rsidRDefault="00000000">
                  <w:pPr>
                    <w:keepNext/>
                    <w:widowControl w:val="0"/>
                    <w:spacing w:after="60"/>
                    <w:jc w:val="right"/>
                  </w:pPr>
                  <w:r>
                    <w:rPr>
                      <w:rFonts w:ascii="Calibri" w:hAnsi="Calibri"/>
                      <w:sz w:val="20"/>
                    </w:rPr>
                    <w:t>2.50</w:t>
                  </w:r>
                </w:p>
              </w:tc>
            </w:tr>
            <w:tr w:rsidR="00066508" w14:paraId="69FF01A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5B9D129" w14:textId="77777777" w:rsidR="00066508" w:rsidRDefault="00000000">
                  <w:pPr>
                    <w:keepNext/>
                    <w:widowControl w:val="0"/>
                    <w:spacing w:after="60"/>
                  </w:pPr>
                  <w:r>
                    <w:rPr>
                      <w:rFonts w:ascii="Calibri" w:hAnsi="Calibri"/>
                      <w:sz w:val="20"/>
                    </w:rPr>
                    <w:t>11OHAndros</w:t>
                  </w:r>
                </w:p>
              </w:tc>
              <w:tc>
                <w:tcPr>
                  <w:tcW w:w="4572" w:type="dxa"/>
                  <w:tcBorders>
                    <w:top w:val="single" w:sz="6" w:space="0" w:color="D3D3D3"/>
                    <w:left w:val="single" w:sz="6" w:space="0" w:color="D3D3D3"/>
                    <w:bottom w:val="single" w:sz="6" w:space="0" w:color="D3D3D3"/>
                    <w:right w:val="single" w:sz="6" w:space="0" w:color="D3D3D3"/>
                  </w:tcBorders>
                </w:tcPr>
                <w:p w14:paraId="1499C3F3" w14:textId="77777777" w:rsidR="00066508" w:rsidRDefault="00000000">
                  <w:pPr>
                    <w:keepNext/>
                    <w:widowControl w:val="0"/>
                    <w:spacing w:after="60"/>
                    <w:jc w:val="right"/>
                  </w:pPr>
                  <w:r>
                    <w:rPr>
                      <w:rFonts w:ascii="Calibri" w:hAnsi="Calibri"/>
                      <w:sz w:val="20"/>
                    </w:rPr>
                    <w:t>2.00</w:t>
                  </w:r>
                </w:p>
              </w:tc>
            </w:tr>
            <w:tr w:rsidR="00066508" w14:paraId="15B7AE5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6EECB8A" w14:textId="77777777" w:rsidR="00066508" w:rsidRDefault="00000000">
                  <w:pPr>
                    <w:keepNext/>
                    <w:widowControl w:val="0"/>
                    <w:spacing w:after="60"/>
                  </w:pPr>
                  <w:r>
                    <w:rPr>
                      <w:rFonts w:ascii="Calibri" w:hAnsi="Calibri"/>
                      <w:sz w:val="20"/>
                    </w:rPr>
                    <w:t>17HP</w:t>
                  </w:r>
                </w:p>
              </w:tc>
              <w:tc>
                <w:tcPr>
                  <w:tcW w:w="4572" w:type="dxa"/>
                  <w:tcBorders>
                    <w:top w:val="single" w:sz="6" w:space="0" w:color="D3D3D3"/>
                    <w:left w:val="single" w:sz="6" w:space="0" w:color="D3D3D3"/>
                    <w:bottom w:val="single" w:sz="6" w:space="0" w:color="D3D3D3"/>
                    <w:right w:val="single" w:sz="6" w:space="0" w:color="D3D3D3"/>
                  </w:tcBorders>
                </w:tcPr>
                <w:p w14:paraId="42035A9A" w14:textId="77777777" w:rsidR="00066508" w:rsidRDefault="00000000">
                  <w:pPr>
                    <w:keepNext/>
                    <w:widowControl w:val="0"/>
                    <w:spacing w:after="60"/>
                    <w:jc w:val="right"/>
                  </w:pPr>
                  <w:r>
                    <w:rPr>
                      <w:rFonts w:ascii="Calibri" w:hAnsi="Calibri"/>
                      <w:sz w:val="20"/>
                    </w:rPr>
                    <w:t>2.00</w:t>
                  </w:r>
                </w:p>
              </w:tc>
            </w:tr>
            <w:tr w:rsidR="00066508" w14:paraId="561829D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2A75A9A" w14:textId="77777777" w:rsidR="00066508" w:rsidRDefault="00000000">
                  <w:pPr>
                    <w:keepNext/>
                    <w:widowControl w:val="0"/>
                    <w:spacing w:after="60"/>
                  </w:pPr>
                  <w:r>
                    <w:rPr>
                      <w:rFonts w:ascii="Calibri" w:hAnsi="Calibri"/>
                      <w:sz w:val="20"/>
                    </w:rPr>
                    <w:t>PT</w:t>
                  </w:r>
                </w:p>
              </w:tc>
              <w:tc>
                <w:tcPr>
                  <w:tcW w:w="4572" w:type="dxa"/>
                  <w:tcBorders>
                    <w:top w:val="single" w:sz="6" w:space="0" w:color="D3D3D3"/>
                    <w:left w:val="single" w:sz="6" w:space="0" w:color="D3D3D3"/>
                    <w:bottom w:val="single" w:sz="6" w:space="0" w:color="D3D3D3"/>
                    <w:right w:val="single" w:sz="6" w:space="0" w:color="D3D3D3"/>
                  </w:tcBorders>
                </w:tcPr>
                <w:p w14:paraId="294BA57B" w14:textId="77777777" w:rsidR="00066508" w:rsidRDefault="00000000">
                  <w:pPr>
                    <w:keepNext/>
                    <w:widowControl w:val="0"/>
                    <w:spacing w:after="60"/>
                    <w:jc w:val="right"/>
                  </w:pPr>
                  <w:r>
                    <w:rPr>
                      <w:rFonts w:ascii="Calibri" w:hAnsi="Calibri"/>
                      <w:sz w:val="20"/>
                    </w:rPr>
                    <w:t>2.00</w:t>
                  </w:r>
                </w:p>
              </w:tc>
            </w:tr>
            <w:tr w:rsidR="00066508" w14:paraId="71BB90D6"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80AD661" w14:textId="77777777" w:rsidR="00066508" w:rsidRDefault="00000000">
                  <w:pPr>
                    <w:keepNext/>
                    <w:widowControl w:val="0"/>
                    <w:spacing w:after="60"/>
                  </w:pPr>
                  <w:r>
                    <w:rPr>
                      <w:rFonts w:ascii="Calibri" w:hAnsi="Calibri"/>
                      <w:sz w:val="20"/>
                    </w:rPr>
                    <w:t>20bDHF</w:t>
                  </w:r>
                </w:p>
              </w:tc>
              <w:tc>
                <w:tcPr>
                  <w:tcW w:w="4572" w:type="dxa"/>
                  <w:tcBorders>
                    <w:top w:val="single" w:sz="6" w:space="0" w:color="D3D3D3"/>
                    <w:left w:val="single" w:sz="6" w:space="0" w:color="D3D3D3"/>
                    <w:bottom w:val="single" w:sz="6" w:space="0" w:color="D3D3D3"/>
                    <w:right w:val="single" w:sz="6" w:space="0" w:color="D3D3D3"/>
                  </w:tcBorders>
                </w:tcPr>
                <w:p w14:paraId="52CF31EF" w14:textId="77777777" w:rsidR="00066508" w:rsidRDefault="00000000">
                  <w:pPr>
                    <w:keepNext/>
                    <w:widowControl w:val="0"/>
                    <w:spacing w:after="60"/>
                    <w:jc w:val="right"/>
                  </w:pPr>
                  <w:r>
                    <w:rPr>
                      <w:rFonts w:ascii="Calibri" w:hAnsi="Calibri"/>
                      <w:sz w:val="20"/>
                    </w:rPr>
                    <w:t>0.50</w:t>
                  </w:r>
                </w:p>
              </w:tc>
            </w:tr>
            <w:tr w:rsidR="00066508" w14:paraId="719AA60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3B05AFA" w14:textId="77777777" w:rsidR="00066508" w:rsidRDefault="00000000">
                  <w:pPr>
                    <w:keepNext/>
                    <w:widowControl w:val="0"/>
                    <w:spacing w:after="60"/>
                  </w:pPr>
                  <w:r>
                    <w:rPr>
                      <w:rFonts w:ascii="Calibri" w:hAnsi="Calibri"/>
                      <w:sz w:val="20"/>
                    </w:rPr>
                    <w:t>5bTHF</w:t>
                  </w:r>
                </w:p>
              </w:tc>
              <w:tc>
                <w:tcPr>
                  <w:tcW w:w="4572" w:type="dxa"/>
                  <w:tcBorders>
                    <w:top w:val="single" w:sz="6" w:space="0" w:color="D3D3D3"/>
                    <w:left w:val="single" w:sz="6" w:space="0" w:color="D3D3D3"/>
                    <w:bottom w:val="single" w:sz="6" w:space="0" w:color="D3D3D3"/>
                    <w:right w:val="single" w:sz="6" w:space="0" w:color="D3D3D3"/>
                  </w:tcBorders>
                </w:tcPr>
                <w:p w14:paraId="5F9EFE9D" w14:textId="77777777" w:rsidR="00066508" w:rsidRDefault="00000000">
                  <w:pPr>
                    <w:keepNext/>
                    <w:widowControl w:val="0"/>
                    <w:spacing w:after="60"/>
                    <w:jc w:val="right"/>
                  </w:pPr>
                  <w:r>
                    <w:rPr>
                      <w:rFonts w:ascii="Calibri" w:hAnsi="Calibri"/>
                      <w:sz w:val="20"/>
                    </w:rPr>
                    <w:t>0.50</w:t>
                  </w:r>
                </w:p>
              </w:tc>
            </w:tr>
            <w:tr w:rsidR="00066508" w14:paraId="46ECEB9E"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4E11278" w14:textId="77777777" w:rsidR="00066508" w:rsidRDefault="00000000">
                  <w:pPr>
                    <w:keepNext/>
                    <w:widowControl w:val="0"/>
                    <w:spacing w:after="60"/>
                  </w:pPr>
                  <w:r>
                    <w:rPr>
                      <w:rFonts w:ascii="Calibri" w:hAnsi="Calibri"/>
                      <w:sz w:val="20"/>
                    </w:rPr>
                    <w:t>6OHF</w:t>
                  </w:r>
                </w:p>
              </w:tc>
              <w:tc>
                <w:tcPr>
                  <w:tcW w:w="4572" w:type="dxa"/>
                  <w:tcBorders>
                    <w:top w:val="single" w:sz="6" w:space="0" w:color="D3D3D3"/>
                    <w:left w:val="single" w:sz="6" w:space="0" w:color="D3D3D3"/>
                    <w:bottom w:val="single" w:sz="6" w:space="0" w:color="D3D3D3"/>
                    <w:right w:val="single" w:sz="6" w:space="0" w:color="D3D3D3"/>
                  </w:tcBorders>
                </w:tcPr>
                <w:p w14:paraId="598E6606" w14:textId="77777777" w:rsidR="00066508" w:rsidRDefault="00000000">
                  <w:pPr>
                    <w:keepNext/>
                    <w:widowControl w:val="0"/>
                    <w:spacing w:after="60"/>
                    <w:jc w:val="right"/>
                  </w:pPr>
                  <w:r>
                    <w:rPr>
                      <w:rFonts w:ascii="Calibri" w:hAnsi="Calibri"/>
                      <w:sz w:val="20"/>
                    </w:rPr>
                    <w:t>0.50</w:t>
                  </w:r>
                </w:p>
              </w:tc>
            </w:tr>
            <w:tr w:rsidR="00066508" w14:paraId="5A9FE9CA"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A17D468" w14:textId="77777777" w:rsidR="00066508" w:rsidRDefault="00000000">
                  <w:pPr>
                    <w:keepNext/>
                    <w:widowControl w:val="0"/>
                    <w:spacing w:after="60"/>
                  </w:pPr>
                  <w:r>
                    <w:rPr>
                      <w:rFonts w:ascii="Calibri" w:hAnsi="Calibri"/>
                      <w:sz w:val="20"/>
                    </w:rPr>
                    <w:t>E</w:t>
                  </w:r>
                </w:p>
              </w:tc>
              <w:tc>
                <w:tcPr>
                  <w:tcW w:w="4572" w:type="dxa"/>
                  <w:tcBorders>
                    <w:top w:val="single" w:sz="6" w:space="0" w:color="D3D3D3"/>
                    <w:left w:val="single" w:sz="6" w:space="0" w:color="D3D3D3"/>
                    <w:bottom w:val="single" w:sz="6" w:space="0" w:color="D3D3D3"/>
                    <w:right w:val="single" w:sz="6" w:space="0" w:color="D3D3D3"/>
                  </w:tcBorders>
                </w:tcPr>
                <w:p w14:paraId="4F3C629C" w14:textId="77777777" w:rsidR="00066508" w:rsidRDefault="00000000">
                  <w:pPr>
                    <w:keepNext/>
                    <w:widowControl w:val="0"/>
                    <w:spacing w:after="60"/>
                    <w:jc w:val="right"/>
                  </w:pPr>
                  <w:r>
                    <w:rPr>
                      <w:rFonts w:ascii="Calibri" w:hAnsi="Calibri"/>
                      <w:sz w:val="20"/>
                    </w:rPr>
                    <w:t>0.50</w:t>
                  </w:r>
                </w:p>
              </w:tc>
            </w:tr>
            <w:tr w:rsidR="00066508" w14:paraId="6DF4B3BE"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3D8D289" w14:textId="77777777" w:rsidR="00066508" w:rsidRDefault="00000000">
                  <w:pPr>
                    <w:keepNext/>
                    <w:widowControl w:val="0"/>
                    <w:spacing w:after="60"/>
                  </w:pPr>
                  <w:r>
                    <w:rPr>
                      <w:rFonts w:ascii="Calibri" w:hAnsi="Calibri"/>
                      <w:sz w:val="20"/>
                    </w:rPr>
                    <w:t>20aDHE</w:t>
                  </w:r>
                </w:p>
              </w:tc>
              <w:tc>
                <w:tcPr>
                  <w:tcW w:w="4572" w:type="dxa"/>
                  <w:tcBorders>
                    <w:top w:val="single" w:sz="6" w:space="0" w:color="D3D3D3"/>
                    <w:left w:val="single" w:sz="6" w:space="0" w:color="D3D3D3"/>
                    <w:bottom w:val="single" w:sz="6" w:space="0" w:color="D3D3D3"/>
                    <w:right w:val="single" w:sz="6" w:space="0" w:color="D3D3D3"/>
                  </w:tcBorders>
                </w:tcPr>
                <w:p w14:paraId="701197AD" w14:textId="77777777" w:rsidR="00066508" w:rsidRDefault="00000000">
                  <w:pPr>
                    <w:keepNext/>
                    <w:widowControl w:val="0"/>
                    <w:spacing w:after="60"/>
                    <w:jc w:val="right"/>
                  </w:pPr>
                  <w:r>
                    <w:rPr>
                      <w:rFonts w:ascii="Calibri" w:hAnsi="Calibri"/>
                      <w:sz w:val="20"/>
                    </w:rPr>
                    <w:t>0.50</w:t>
                  </w:r>
                </w:p>
              </w:tc>
            </w:tr>
            <w:tr w:rsidR="00066508" w14:paraId="393044C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FA06F71" w14:textId="77777777" w:rsidR="00066508" w:rsidRDefault="00000000">
                  <w:pPr>
                    <w:keepNext/>
                    <w:widowControl w:val="0"/>
                    <w:spacing w:after="60"/>
                  </w:pPr>
                  <w:r>
                    <w:rPr>
                      <w:rFonts w:ascii="Calibri" w:hAnsi="Calibri"/>
                      <w:sz w:val="20"/>
                    </w:rPr>
                    <w:t>20bDHE</w:t>
                  </w:r>
                </w:p>
              </w:tc>
              <w:tc>
                <w:tcPr>
                  <w:tcW w:w="4572" w:type="dxa"/>
                  <w:tcBorders>
                    <w:top w:val="single" w:sz="6" w:space="0" w:color="D3D3D3"/>
                    <w:left w:val="single" w:sz="6" w:space="0" w:color="D3D3D3"/>
                    <w:bottom w:val="single" w:sz="6" w:space="0" w:color="D3D3D3"/>
                    <w:right w:val="single" w:sz="6" w:space="0" w:color="D3D3D3"/>
                  </w:tcBorders>
                </w:tcPr>
                <w:p w14:paraId="28E01FCA" w14:textId="77777777" w:rsidR="00066508" w:rsidRDefault="00000000">
                  <w:pPr>
                    <w:keepNext/>
                    <w:widowControl w:val="0"/>
                    <w:spacing w:after="60"/>
                    <w:jc w:val="right"/>
                  </w:pPr>
                  <w:r>
                    <w:rPr>
                      <w:rFonts w:ascii="Calibri" w:hAnsi="Calibri"/>
                      <w:sz w:val="20"/>
                    </w:rPr>
                    <w:t>0.50</w:t>
                  </w:r>
                </w:p>
              </w:tc>
            </w:tr>
            <w:tr w:rsidR="00066508" w14:paraId="51AF8F0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BCB4935" w14:textId="77777777" w:rsidR="00066508" w:rsidRDefault="00000000">
                  <w:pPr>
                    <w:keepNext/>
                    <w:widowControl w:val="0"/>
                    <w:spacing w:after="60"/>
                  </w:pPr>
                  <w:r>
                    <w:rPr>
                      <w:rFonts w:ascii="Calibri" w:hAnsi="Calibri"/>
                      <w:sz w:val="20"/>
                    </w:rPr>
                    <w:t>5aTHE</w:t>
                  </w:r>
                </w:p>
              </w:tc>
              <w:tc>
                <w:tcPr>
                  <w:tcW w:w="4572" w:type="dxa"/>
                  <w:tcBorders>
                    <w:top w:val="single" w:sz="6" w:space="0" w:color="D3D3D3"/>
                    <w:left w:val="single" w:sz="6" w:space="0" w:color="D3D3D3"/>
                    <w:bottom w:val="single" w:sz="6" w:space="0" w:color="D3D3D3"/>
                    <w:right w:val="single" w:sz="6" w:space="0" w:color="D3D3D3"/>
                  </w:tcBorders>
                </w:tcPr>
                <w:p w14:paraId="10C4319A" w14:textId="77777777" w:rsidR="00066508" w:rsidRDefault="00000000">
                  <w:pPr>
                    <w:keepNext/>
                    <w:widowControl w:val="0"/>
                    <w:spacing w:after="60"/>
                    <w:jc w:val="right"/>
                  </w:pPr>
                  <w:r>
                    <w:rPr>
                      <w:rFonts w:ascii="Calibri" w:hAnsi="Calibri"/>
                      <w:sz w:val="20"/>
                    </w:rPr>
                    <w:t>0.50</w:t>
                  </w:r>
                </w:p>
              </w:tc>
            </w:tr>
            <w:tr w:rsidR="00066508" w14:paraId="121CF31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70ECE37" w14:textId="77777777" w:rsidR="00066508" w:rsidRDefault="00000000">
                  <w:pPr>
                    <w:keepNext/>
                    <w:widowControl w:val="0"/>
                    <w:spacing w:after="60"/>
                  </w:pPr>
                  <w:r>
                    <w:rPr>
                      <w:rFonts w:ascii="Calibri" w:hAnsi="Calibri"/>
                      <w:sz w:val="20"/>
                    </w:rPr>
                    <w:t>6OHE</w:t>
                  </w:r>
                </w:p>
              </w:tc>
              <w:tc>
                <w:tcPr>
                  <w:tcW w:w="4572" w:type="dxa"/>
                  <w:tcBorders>
                    <w:top w:val="single" w:sz="6" w:space="0" w:color="D3D3D3"/>
                    <w:left w:val="single" w:sz="6" w:space="0" w:color="D3D3D3"/>
                    <w:bottom w:val="single" w:sz="6" w:space="0" w:color="D3D3D3"/>
                    <w:right w:val="single" w:sz="6" w:space="0" w:color="D3D3D3"/>
                  </w:tcBorders>
                </w:tcPr>
                <w:p w14:paraId="6E0A098A" w14:textId="77777777" w:rsidR="00066508" w:rsidRDefault="00000000">
                  <w:pPr>
                    <w:keepNext/>
                    <w:widowControl w:val="0"/>
                    <w:spacing w:after="60"/>
                    <w:jc w:val="right"/>
                  </w:pPr>
                  <w:r>
                    <w:rPr>
                      <w:rFonts w:ascii="Calibri" w:hAnsi="Calibri"/>
                      <w:sz w:val="20"/>
                    </w:rPr>
                    <w:t>0.50</w:t>
                  </w:r>
                </w:p>
              </w:tc>
            </w:tr>
            <w:tr w:rsidR="00066508" w14:paraId="5CD63BA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BA75C4C" w14:textId="77777777" w:rsidR="00066508" w:rsidRDefault="00000000">
                  <w:pPr>
                    <w:keepNext/>
                    <w:widowControl w:val="0"/>
                    <w:spacing w:after="60"/>
                  </w:pPr>
                  <w:r>
                    <w:rPr>
                      <w:rFonts w:ascii="Calibri" w:hAnsi="Calibri"/>
                      <w:sz w:val="20"/>
                    </w:rPr>
                    <w:t>5aTHB</w:t>
                  </w:r>
                </w:p>
              </w:tc>
              <w:tc>
                <w:tcPr>
                  <w:tcW w:w="4572" w:type="dxa"/>
                  <w:tcBorders>
                    <w:top w:val="single" w:sz="6" w:space="0" w:color="D3D3D3"/>
                    <w:left w:val="single" w:sz="6" w:space="0" w:color="D3D3D3"/>
                    <w:bottom w:val="single" w:sz="6" w:space="0" w:color="D3D3D3"/>
                    <w:right w:val="single" w:sz="6" w:space="0" w:color="D3D3D3"/>
                  </w:tcBorders>
                </w:tcPr>
                <w:p w14:paraId="5E8CDBB9" w14:textId="77777777" w:rsidR="00066508" w:rsidRDefault="00000000">
                  <w:pPr>
                    <w:keepNext/>
                    <w:widowControl w:val="0"/>
                    <w:spacing w:after="60"/>
                    <w:jc w:val="right"/>
                  </w:pPr>
                  <w:r>
                    <w:rPr>
                      <w:rFonts w:ascii="Calibri" w:hAnsi="Calibri"/>
                      <w:sz w:val="20"/>
                    </w:rPr>
                    <w:t>0.50</w:t>
                  </w:r>
                </w:p>
              </w:tc>
            </w:tr>
            <w:tr w:rsidR="00066508" w14:paraId="78CC6B2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1BC0BCE" w14:textId="77777777" w:rsidR="00066508" w:rsidRDefault="00000000">
                  <w:pPr>
                    <w:keepNext/>
                    <w:widowControl w:val="0"/>
                    <w:spacing w:after="60"/>
                  </w:pPr>
                  <w:r>
                    <w:rPr>
                      <w:rFonts w:ascii="Calibri" w:hAnsi="Calibri"/>
                      <w:sz w:val="20"/>
                    </w:rPr>
                    <w:t>5bTHB</w:t>
                  </w:r>
                </w:p>
              </w:tc>
              <w:tc>
                <w:tcPr>
                  <w:tcW w:w="4572" w:type="dxa"/>
                  <w:tcBorders>
                    <w:top w:val="single" w:sz="6" w:space="0" w:color="D3D3D3"/>
                    <w:left w:val="single" w:sz="6" w:space="0" w:color="D3D3D3"/>
                    <w:bottom w:val="single" w:sz="6" w:space="0" w:color="D3D3D3"/>
                    <w:right w:val="single" w:sz="6" w:space="0" w:color="D3D3D3"/>
                  </w:tcBorders>
                </w:tcPr>
                <w:p w14:paraId="461D9AE7" w14:textId="77777777" w:rsidR="00066508" w:rsidRDefault="00000000">
                  <w:pPr>
                    <w:keepNext/>
                    <w:widowControl w:val="0"/>
                    <w:spacing w:after="60"/>
                    <w:jc w:val="right"/>
                  </w:pPr>
                  <w:r>
                    <w:rPr>
                      <w:rFonts w:ascii="Calibri" w:hAnsi="Calibri"/>
                      <w:sz w:val="20"/>
                    </w:rPr>
                    <w:t>0.50</w:t>
                  </w:r>
                </w:p>
              </w:tc>
            </w:tr>
            <w:tr w:rsidR="00066508" w14:paraId="665DB01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538A6B1" w14:textId="77777777" w:rsidR="00066508" w:rsidRDefault="00000000">
                  <w:pPr>
                    <w:keepNext/>
                    <w:widowControl w:val="0"/>
                    <w:spacing w:after="60"/>
                  </w:pPr>
                  <w:r>
                    <w:rPr>
                      <w:rFonts w:ascii="Calibri" w:hAnsi="Calibri"/>
                      <w:sz w:val="20"/>
                    </w:rPr>
                    <w:t>17DOcortolone</w:t>
                  </w:r>
                </w:p>
              </w:tc>
              <w:tc>
                <w:tcPr>
                  <w:tcW w:w="4572" w:type="dxa"/>
                  <w:tcBorders>
                    <w:top w:val="single" w:sz="6" w:space="0" w:color="D3D3D3"/>
                    <w:left w:val="single" w:sz="6" w:space="0" w:color="D3D3D3"/>
                    <w:bottom w:val="single" w:sz="6" w:space="0" w:color="D3D3D3"/>
                    <w:right w:val="single" w:sz="6" w:space="0" w:color="D3D3D3"/>
                  </w:tcBorders>
                </w:tcPr>
                <w:p w14:paraId="795FAC30" w14:textId="77777777" w:rsidR="00066508" w:rsidRDefault="00000000">
                  <w:pPr>
                    <w:keepNext/>
                    <w:widowControl w:val="0"/>
                    <w:spacing w:after="60"/>
                    <w:jc w:val="right"/>
                  </w:pPr>
                  <w:r>
                    <w:rPr>
                      <w:rFonts w:ascii="Calibri" w:hAnsi="Calibri"/>
                      <w:sz w:val="20"/>
                    </w:rPr>
                    <w:t>0.50</w:t>
                  </w:r>
                </w:p>
              </w:tc>
            </w:tr>
            <w:tr w:rsidR="00066508" w14:paraId="40AC167F"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33A19FC" w14:textId="77777777" w:rsidR="00066508" w:rsidRDefault="00000000">
                  <w:pPr>
                    <w:keepNext/>
                    <w:widowControl w:val="0"/>
                    <w:spacing w:after="60"/>
                  </w:pPr>
                  <w:r>
                    <w:rPr>
                      <w:rFonts w:ascii="Calibri" w:hAnsi="Calibri"/>
                      <w:sz w:val="20"/>
                    </w:rPr>
                    <w:t>5bTHS</w:t>
                  </w:r>
                </w:p>
              </w:tc>
              <w:tc>
                <w:tcPr>
                  <w:tcW w:w="4572" w:type="dxa"/>
                  <w:tcBorders>
                    <w:top w:val="single" w:sz="6" w:space="0" w:color="D3D3D3"/>
                    <w:left w:val="single" w:sz="6" w:space="0" w:color="D3D3D3"/>
                    <w:bottom w:val="single" w:sz="6" w:space="0" w:color="D3D3D3"/>
                    <w:right w:val="single" w:sz="6" w:space="0" w:color="D3D3D3"/>
                  </w:tcBorders>
                </w:tcPr>
                <w:p w14:paraId="57039D08" w14:textId="77777777" w:rsidR="00066508" w:rsidRDefault="00000000">
                  <w:pPr>
                    <w:keepNext/>
                    <w:widowControl w:val="0"/>
                    <w:spacing w:after="60"/>
                    <w:jc w:val="right"/>
                  </w:pPr>
                  <w:r>
                    <w:rPr>
                      <w:rFonts w:ascii="Calibri" w:hAnsi="Calibri"/>
                      <w:sz w:val="20"/>
                    </w:rPr>
                    <w:t>0.50</w:t>
                  </w:r>
                </w:p>
              </w:tc>
            </w:tr>
            <w:tr w:rsidR="00066508" w14:paraId="0BEF025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4E7D0C4" w14:textId="77777777" w:rsidR="00066508" w:rsidRDefault="00000000">
                  <w:pPr>
                    <w:keepNext/>
                    <w:widowControl w:val="0"/>
                    <w:spacing w:after="60"/>
                  </w:pPr>
                  <w:r>
                    <w:rPr>
                      <w:rFonts w:ascii="Calibri" w:hAnsi="Calibri"/>
                      <w:sz w:val="20"/>
                    </w:rPr>
                    <w:t>Andros</w:t>
                  </w:r>
                </w:p>
              </w:tc>
              <w:tc>
                <w:tcPr>
                  <w:tcW w:w="4572" w:type="dxa"/>
                  <w:tcBorders>
                    <w:top w:val="single" w:sz="6" w:space="0" w:color="D3D3D3"/>
                    <w:left w:val="single" w:sz="6" w:space="0" w:color="D3D3D3"/>
                    <w:bottom w:val="single" w:sz="6" w:space="0" w:color="D3D3D3"/>
                    <w:right w:val="single" w:sz="6" w:space="0" w:color="D3D3D3"/>
                  </w:tcBorders>
                </w:tcPr>
                <w:p w14:paraId="6C40C5BE" w14:textId="77777777" w:rsidR="00066508" w:rsidRDefault="00000000">
                  <w:pPr>
                    <w:keepNext/>
                    <w:widowControl w:val="0"/>
                    <w:spacing w:after="60"/>
                    <w:jc w:val="right"/>
                  </w:pPr>
                  <w:r>
                    <w:rPr>
                      <w:rFonts w:ascii="Calibri" w:hAnsi="Calibri"/>
                      <w:sz w:val="20"/>
                    </w:rPr>
                    <w:t>0.50</w:t>
                  </w:r>
                </w:p>
              </w:tc>
            </w:tr>
            <w:tr w:rsidR="00066508" w14:paraId="1D56D972"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6B3A5252" w14:textId="77777777" w:rsidR="00066508" w:rsidRDefault="00000000">
                  <w:pPr>
                    <w:keepNext/>
                    <w:widowControl w:val="0"/>
                    <w:spacing w:after="60"/>
                  </w:pPr>
                  <w:proofErr w:type="spellStart"/>
                  <w:r>
                    <w:rPr>
                      <w:rFonts w:ascii="Calibri" w:hAnsi="Calibri"/>
                      <w:sz w:val="20"/>
                    </w:rPr>
                    <w:t>Etio</w:t>
                  </w:r>
                  <w:proofErr w:type="spellEnd"/>
                </w:p>
              </w:tc>
              <w:tc>
                <w:tcPr>
                  <w:tcW w:w="4572" w:type="dxa"/>
                  <w:tcBorders>
                    <w:top w:val="single" w:sz="6" w:space="0" w:color="D3D3D3"/>
                    <w:left w:val="single" w:sz="6" w:space="0" w:color="D3D3D3"/>
                    <w:bottom w:val="single" w:sz="6" w:space="0" w:color="D3D3D3"/>
                    <w:right w:val="single" w:sz="6" w:space="0" w:color="D3D3D3"/>
                  </w:tcBorders>
                </w:tcPr>
                <w:p w14:paraId="3774F7E5" w14:textId="77777777" w:rsidR="00066508" w:rsidRDefault="00000000">
                  <w:pPr>
                    <w:keepNext/>
                    <w:widowControl w:val="0"/>
                    <w:spacing w:after="60"/>
                    <w:jc w:val="right"/>
                  </w:pPr>
                  <w:r>
                    <w:rPr>
                      <w:rFonts w:ascii="Calibri" w:hAnsi="Calibri"/>
                      <w:sz w:val="20"/>
                    </w:rPr>
                    <w:t>0.50</w:t>
                  </w:r>
                </w:p>
              </w:tc>
            </w:tr>
            <w:tr w:rsidR="00066508" w14:paraId="1B1957B2"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7E0A84E" w14:textId="77777777" w:rsidR="00066508" w:rsidRDefault="00000000">
                  <w:pPr>
                    <w:keepNext/>
                    <w:widowControl w:val="0"/>
                    <w:spacing w:after="60"/>
                  </w:pPr>
                  <w:r>
                    <w:rPr>
                      <w:rFonts w:ascii="Calibri" w:hAnsi="Calibri"/>
                      <w:sz w:val="20"/>
                    </w:rPr>
                    <w:t>F</w:t>
                  </w:r>
                </w:p>
              </w:tc>
              <w:tc>
                <w:tcPr>
                  <w:tcW w:w="4572" w:type="dxa"/>
                  <w:tcBorders>
                    <w:top w:val="single" w:sz="6" w:space="0" w:color="D3D3D3"/>
                    <w:left w:val="single" w:sz="6" w:space="0" w:color="D3D3D3"/>
                    <w:bottom w:val="single" w:sz="6" w:space="0" w:color="D3D3D3"/>
                    <w:right w:val="single" w:sz="6" w:space="0" w:color="D3D3D3"/>
                  </w:tcBorders>
                </w:tcPr>
                <w:p w14:paraId="70A59385" w14:textId="77777777" w:rsidR="00066508" w:rsidRDefault="00000000">
                  <w:pPr>
                    <w:keepNext/>
                    <w:widowControl w:val="0"/>
                    <w:spacing w:after="60"/>
                    <w:jc w:val="right"/>
                  </w:pPr>
                  <w:r>
                    <w:rPr>
                      <w:rFonts w:ascii="Calibri" w:hAnsi="Calibri"/>
                      <w:sz w:val="20"/>
                    </w:rPr>
                    <w:t>0.25</w:t>
                  </w:r>
                </w:p>
              </w:tc>
            </w:tr>
            <w:tr w:rsidR="00066508" w14:paraId="40BFE514"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645FD3D" w14:textId="77777777" w:rsidR="00066508" w:rsidRDefault="00000000">
                  <w:pPr>
                    <w:keepNext/>
                    <w:widowControl w:val="0"/>
                    <w:spacing w:after="60"/>
                  </w:pPr>
                  <w:r>
                    <w:rPr>
                      <w:rFonts w:ascii="Calibri" w:hAnsi="Calibri"/>
                      <w:sz w:val="20"/>
                    </w:rPr>
                    <w:t>20aDHF</w:t>
                  </w:r>
                </w:p>
              </w:tc>
              <w:tc>
                <w:tcPr>
                  <w:tcW w:w="4572" w:type="dxa"/>
                  <w:tcBorders>
                    <w:top w:val="single" w:sz="6" w:space="0" w:color="D3D3D3"/>
                    <w:left w:val="single" w:sz="6" w:space="0" w:color="D3D3D3"/>
                    <w:bottom w:val="single" w:sz="6" w:space="0" w:color="D3D3D3"/>
                    <w:right w:val="single" w:sz="6" w:space="0" w:color="D3D3D3"/>
                  </w:tcBorders>
                </w:tcPr>
                <w:p w14:paraId="3610E221" w14:textId="77777777" w:rsidR="00066508" w:rsidRDefault="00000000">
                  <w:pPr>
                    <w:keepNext/>
                    <w:widowControl w:val="0"/>
                    <w:spacing w:after="60"/>
                    <w:jc w:val="right"/>
                  </w:pPr>
                  <w:r>
                    <w:rPr>
                      <w:rFonts w:ascii="Calibri" w:hAnsi="Calibri"/>
                      <w:sz w:val="20"/>
                    </w:rPr>
                    <w:t>0.25</w:t>
                  </w:r>
                </w:p>
              </w:tc>
            </w:tr>
            <w:tr w:rsidR="00066508" w14:paraId="423B36B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CC408FC" w14:textId="77777777" w:rsidR="00066508" w:rsidRDefault="00000000">
                  <w:pPr>
                    <w:keepNext/>
                    <w:widowControl w:val="0"/>
                    <w:spacing w:after="60"/>
                  </w:pPr>
                  <w:r>
                    <w:rPr>
                      <w:rFonts w:ascii="Calibri" w:hAnsi="Calibri"/>
                      <w:sz w:val="20"/>
                    </w:rPr>
                    <w:t>5bDHF</w:t>
                  </w:r>
                </w:p>
              </w:tc>
              <w:tc>
                <w:tcPr>
                  <w:tcW w:w="4572" w:type="dxa"/>
                  <w:tcBorders>
                    <w:top w:val="single" w:sz="6" w:space="0" w:color="D3D3D3"/>
                    <w:left w:val="single" w:sz="6" w:space="0" w:color="D3D3D3"/>
                    <w:bottom w:val="single" w:sz="6" w:space="0" w:color="D3D3D3"/>
                    <w:right w:val="single" w:sz="6" w:space="0" w:color="D3D3D3"/>
                  </w:tcBorders>
                </w:tcPr>
                <w:p w14:paraId="2799616C" w14:textId="77777777" w:rsidR="00066508" w:rsidRDefault="00000000">
                  <w:pPr>
                    <w:keepNext/>
                    <w:widowControl w:val="0"/>
                    <w:spacing w:after="60"/>
                    <w:jc w:val="right"/>
                  </w:pPr>
                  <w:r>
                    <w:rPr>
                      <w:rFonts w:ascii="Calibri" w:hAnsi="Calibri"/>
                      <w:sz w:val="20"/>
                    </w:rPr>
                    <w:t>0.10</w:t>
                  </w:r>
                </w:p>
              </w:tc>
            </w:tr>
            <w:tr w:rsidR="00066508" w14:paraId="71A1386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4AED315" w14:textId="77777777" w:rsidR="00066508" w:rsidRDefault="00000000">
                  <w:pPr>
                    <w:keepNext/>
                    <w:widowControl w:val="0"/>
                    <w:spacing w:after="60"/>
                  </w:pPr>
                  <w:r>
                    <w:rPr>
                      <w:rFonts w:ascii="Calibri" w:hAnsi="Calibri"/>
                      <w:sz w:val="20"/>
                    </w:rPr>
                    <w:t>A</w:t>
                  </w:r>
                </w:p>
              </w:tc>
              <w:tc>
                <w:tcPr>
                  <w:tcW w:w="4572" w:type="dxa"/>
                  <w:tcBorders>
                    <w:top w:val="single" w:sz="6" w:space="0" w:color="D3D3D3"/>
                    <w:left w:val="single" w:sz="6" w:space="0" w:color="D3D3D3"/>
                    <w:bottom w:val="single" w:sz="6" w:space="0" w:color="D3D3D3"/>
                    <w:right w:val="single" w:sz="6" w:space="0" w:color="D3D3D3"/>
                  </w:tcBorders>
                </w:tcPr>
                <w:p w14:paraId="71E4CD34" w14:textId="77777777" w:rsidR="00066508" w:rsidRDefault="00000000">
                  <w:pPr>
                    <w:keepNext/>
                    <w:widowControl w:val="0"/>
                    <w:spacing w:after="60"/>
                    <w:jc w:val="right"/>
                  </w:pPr>
                  <w:r>
                    <w:rPr>
                      <w:rFonts w:ascii="Calibri" w:hAnsi="Calibri"/>
                      <w:sz w:val="20"/>
                    </w:rPr>
                    <w:t>0.10</w:t>
                  </w:r>
                </w:p>
              </w:tc>
            </w:tr>
            <w:tr w:rsidR="00066508" w14:paraId="3716BA3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0FDB2A4" w14:textId="77777777" w:rsidR="00066508" w:rsidRDefault="00000000">
                  <w:pPr>
                    <w:keepNext/>
                    <w:widowControl w:val="0"/>
                    <w:spacing w:after="60"/>
                  </w:pPr>
                  <w:r>
                    <w:rPr>
                      <w:rFonts w:ascii="Calibri" w:hAnsi="Calibri"/>
                      <w:sz w:val="20"/>
                    </w:rPr>
                    <w:t>S</w:t>
                  </w:r>
                </w:p>
              </w:tc>
              <w:tc>
                <w:tcPr>
                  <w:tcW w:w="4572" w:type="dxa"/>
                  <w:tcBorders>
                    <w:top w:val="single" w:sz="6" w:space="0" w:color="D3D3D3"/>
                    <w:left w:val="single" w:sz="6" w:space="0" w:color="D3D3D3"/>
                    <w:bottom w:val="single" w:sz="6" w:space="0" w:color="D3D3D3"/>
                    <w:right w:val="single" w:sz="6" w:space="0" w:color="D3D3D3"/>
                  </w:tcBorders>
                </w:tcPr>
                <w:p w14:paraId="2FBB14B9" w14:textId="77777777" w:rsidR="00066508" w:rsidRDefault="00000000">
                  <w:pPr>
                    <w:keepNext/>
                    <w:widowControl w:val="0"/>
                    <w:spacing w:after="60"/>
                    <w:jc w:val="right"/>
                  </w:pPr>
                  <w:r>
                    <w:rPr>
                      <w:rFonts w:ascii="Calibri" w:hAnsi="Calibri"/>
                      <w:sz w:val="20"/>
                    </w:rPr>
                    <w:t>0.10</w:t>
                  </w:r>
                </w:p>
              </w:tc>
            </w:tr>
            <w:tr w:rsidR="00066508" w14:paraId="1AC030C6"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DF20AD1" w14:textId="77777777" w:rsidR="00066508" w:rsidRDefault="00000000">
                  <w:pPr>
                    <w:keepNext/>
                    <w:widowControl w:val="0"/>
                    <w:spacing w:after="60"/>
                  </w:pPr>
                  <w:r>
                    <w:rPr>
                      <w:rFonts w:ascii="Calibri" w:hAnsi="Calibri"/>
                      <w:sz w:val="20"/>
                    </w:rPr>
                    <w:t>5bDHS</w:t>
                  </w:r>
                </w:p>
              </w:tc>
              <w:tc>
                <w:tcPr>
                  <w:tcW w:w="4572" w:type="dxa"/>
                  <w:tcBorders>
                    <w:top w:val="single" w:sz="6" w:space="0" w:color="D3D3D3"/>
                    <w:left w:val="single" w:sz="6" w:space="0" w:color="D3D3D3"/>
                    <w:bottom w:val="single" w:sz="6" w:space="0" w:color="D3D3D3"/>
                    <w:right w:val="single" w:sz="6" w:space="0" w:color="D3D3D3"/>
                  </w:tcBorders>
                </w:tcPr>
                <w:p w14:paraId="49960164" w14:textId="77777777" w:rsidR="00066508" w:rsidRDefault="00000000">
                  <w:pPr>
                    <w:keepNext/>
                    <w:widowControl w:val="0"/>
                    <w:spacing w:after="60"/>
                    <w:jc w:val="right"/>
                  </w:pPr>
                  <w:r>
                    <w:rPr>
                      <w:rFonts w:ascii="Calibri" w:hAnsi="Calibri"/>
                      <w:sz w:val="20"/>
                    </w:rPr>
                    <w:t>0.10</w:t>
                  </w:r>
                </w:p>
              </w:tc>
            </w:tr>
            <w:tr w:rsidR="00066508" w14:paraId="4ACECCF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A1BCE6E" w14:textId="77777777" w:rsidR="00066508" w:rsidRDefault="00000000">
                  <w:pPr>
                    <w:keepNext/>
                    <w:widowControl w:val="0"/>
                    <w:spacing w:after="60"/>
                  </w:pPr>
                  <w:r>
                    <w:rPr>
                      <w:rFonts w:ascii="Calibri" w:hAnsi="Calibri"/>
                      <w:sz w:val="20"/>
                    </w:rPr>
                    <w:t>T</w:t>
                  </w:r>
                </w:p>
              </w:tc>
              <w:tc>
                <w:tcPr>
                  <w:tcW w:w="4572" w:type="dxa"/>
                  <w:tcBorders>
                    <w:top w:val="single" w:sz="6" w:space="0" w:color="D3D3D3"/>
                    <w:left w:val="single" w:sz="6" w:space="0" w:color="D3D3D3"/>
                    <w:bottom w:val="single" w:sz="6" w:space="0" w:color="D3D3D3"/>
                    <w:right w:val="single" w:sz="6" w:space="0" w:color="D3D3D3"/>
                  </w:tcBorders>
                </w:tcPr>
                <w:p w14:paraId="77CB3C22" w14:textId="77777777" w:rsidR="00066508" w:rsidRDefault="00000000">
                  <w:pPr>
                    <w:keepNext/>
                    <w:widowControl w:val="0"/>
                    <w:spacing w:after="60"/>
                    <w:jc w:val="right"/>
                  </w:pPr>
                  <w:r>
                    <w:rPr>
                      <w:rFonts w:ascii="Calibri" w:hAnsi="Calibri"/>
                      <w:sz w:val="20"/>
                    </w:rPr>
                    <w:t>0.10</w:t>
                  </w:r>
                </w:p>
              </w:tc>
            </w:tr>
            <w:tr w:rsidR="00066508" w14:paraId="68E9F28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A9975FE" w14:textId="77777777" w:rsidR="00066508" w:rsidRDefault="00000000">
                  <w:pPr>
                    <w:keepNext/>
                    <w:widowControl w:val="0"/>
                    <w:spacing w:after="60"/>
                  </w:pPr>
                  <w:r>
                    <w:rPr>
                      <w:rFonts w:ascii="Calibri" w:hAnsi="Calibri"/>
                      <w:sz w:val="20"/>
                    </w:rPr>
                    <w:t>AED</w:t>
                  </w:r>
                </w:p>
              </w:tc>
              <w:tc>
                <w:tcPr>
                  <w:tcW w:w="4572" w:type="dxa"/>
                  <w:tcBorders>
                    <w:top w:val="single" w:sz="6" w:space="0" w:color="D3D3D3"/>
                    <w:left w:val="single" w:sz="6" w:space="0" w:color="D3D3D3"/>
                    <w:bottom w:val="single" w:sz="6" w:space="0" w:color="D3D3D3"/>
                    <w:right w:val="single" w:sz="6" w:space="0" w:color="D3D3D3"/>
                  </w:tcBorders>
                </w:tcPr>
                <w:p w14:paraId="6C508ACE" w14:textId="77777777" w:rsidR="00066508" w:rsidRDefault="00000000">
                  <w:pPr>
                    <w:keepNext/>
                    <w:widowControl w:val="0"/>
                    <w:spacing w:after="60"/>
                    <w:jc w:val="right"/>
                  </w:pPr>
                  <w:r>
                    <w:rPr>
                      <w:rFonts w:ascii="Calibri" w:hAnsi="Calibri"/>
                      <w:sz w:val="20"/>
                    </w:rPr>
                    <w:t>0.10</w:t>
                  </w:r>
                </w:p>
              </w:tc>
            </w:tr>
            <w:tr w:rsidR="00066508" w14:paraId="5F7060CE" w14:textId="77777777">
              <w:trPr>
                <w:cantSplit/>
                <w:jc w:val="center"/>
              </w:trPr>
              <w:tc>
                <w:tcPr>
                  <w:tcW w:w="9143" w:type="dxa"/>
                  <w:gridSpan w:val="2"/>
                </w:tcPr>
                <w:p w14:paraId="72090777" w14:textId="77777777" w:rsidR="00066508" w:rsidRDefault="00000000">
                  <w:pPr>
                    <w:keepNext/>
                    <w:widowControl w:val="0"/>
                    <w:spacing w:after="60"/>
                  </w:pPr>
                  <w:r>
                    <w:rPr>
                      <w:rFonts w:ascii="Calibri" w:hAnsi="Calibri"/>
                      <w:sz w:val="20"/>
                    </w:rPr>
                    <w:t>Abbreviations: lower limit of quantification (LLOQ).</w:t>
                  </w:r>
                </w:p>
              </w:tc>
            </w:tr>
          </w:tbl>
          <w:p w14:paraId="753EB359" w14:textId="77777777" w:rsidR="00066508" w:rsidRDefault="00000000">
            <w:pPr>
              <w:pStyle w:val="ImageCaption"/>
              <w:widowControl w:val="0"/>
              <w:spacing w:before="200"/>
            </w:pPr>
            <w:r>
              <w:t xml:space="preserve">Table S4: </w:t>
            </w:r>
            <w:r>
              <w:rPr>
                <w:b/>
                <w:bCs/>
              </w:rPr>
              <w:t xml:space="preserve">Lower limits of quantification expressed in ng/ml for the </w:t>
            </w:r>
            <w:r>
              <w:rPr>
                <w:b/>
                <w:bCs/>
              </w:rPr>
              <w:lastRenderedPageBreak/>
              <w:t xml:space="preserve">glucocorticosteroids (HELIX </w:t>
            </w:r>
            <w:proofErr w:type="spellStart"/>
            <w:r>
              <w:rPr>
                <w:b/>
                <w:bCs/>
              </w:rPr>
              <w:t>subcohort</w:t>
            </w:r>
            <w:proofErr w:type="spellEnd"/>
            <w:r>
              <w:rPr>
                <w:b/>
                <w:bCs/>
              </w:rPr>
              <w:t>; 2013-2016).</w:t>
            </w:r>
            <w:bookmarkEnd w:id="432"/>
          </w:p>
        </w:tc>
      </w:tr>
    </w:tbl>
    <w:p w14:paraId="3EB066C8" w14:textId="77777777" w:rsidR="00066508" w:rsidRDefault="00000000">
      <w:pPr>
        <w:pStyle w:val="Heading3"/>
      </w:pPr>
      <w:r>
        <w:lastRenderedPageBreak/>
        <w:t>11.1.5 Study populations</w:t>
      </w:r>
    </w:p>
    <w:tbl>
      <w:tblPr>
        <w:tblStyle w:val="Table"/>
        <w:tblW w:w="5000" w:type="pct"/>
        <w:tblInd w:w="0" w:type="dxa"/>
        <w:tblLayout w:type="fixed"/>
        <w:tblLook w:val="0000" w:firstRow="0" w:lastRow="0" w:firstColumn="0" w:lastColumn="0" w:noHBand="0" w:noVBand="0"/>
      </w:tblPr>
      <w:tblGrid>
        <w:gridCol w:w="9576"/>
      </w:tblGrid>
      <w:tr w:rsidR="00066508" w14:paraId="67DA6A7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692"/>
              <w:gridCol w:w="1091"/>
              <w:gridCol w:w="1086"/>
              <w:gridCol w:w="1086"/>
              <w:gridCol w:w="1101"/>
              <w:gridCol w:w="1101"/>
              <w:gridCol w:w="1086"/>
              <w:gridCol w:w="1101"/>
            </w:tblGrid>
            <w:tr w:rsidR="00066508" w14:paraId="44175989" w14:textId="77777777">
              <w:trPr>
                <w:cantSplit/>
                <w:tblHeader/>
                <w:jc w:val="center"/>
              </w:trPr>
              <w:tc>
                <w:tcPr>
                  <w:tcW w:w="1142" w:type="dxa"/>
                  <w:tcBorders>
                    <w:top w:val="single" w:sz="16" w:space="0" w:color="D3D3D3"/>
                    <w:left w:val="single" w:sz="6" w:space="0" w:color="D3D3D3"/>
                    <w:bottom w:val="single" w:sz="16" w:space="0" w:color="D3D3D3"/>
                  </w:tcBorders>
                </w:tcPr>
                <w:p w14:paraId="1063E72B" w14:textId="77777777" w:rsidR="00066508" w:rsidRDefault="00000000">
                  <w:pPr>
                    <w:keepNext/>
                    <w:widowControl w:val="0"/>
                    <w:spacing w:after="60"/>
                  </w:pPr>
                  <w:bookmarkStart w:id="433" w:name="supptbl-pop-desc"/>
                  <w:r>
                    <w:rPr>
                      <w:rFonts w:ascii="Calibri" w:hAnsi="Calibri"/>
                      <w:b/>
                      <w:sz w:val="20"/>
                    </w:rPr>
                    <w:t>Characteristic</w:t>
                  </w:r>
                </w:p>
              </w:tc>
              <w:tc>
                <w:tcPr>
                  <w:tcW w:w="1143" w:type="dxa"/>
                  <w:tcBorders>
                    <w:top w:val="single" w:sz="16" w:space="0" w:color="D3D3D3"/>
                    <w:bottom w:val="single" w:sz="16" w:space="0" w:color="D3D3D3"/>
                  </w:tcBorders>
                </w:tcPr>
                <w:p w14:paraId="63A819C3"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14:paraId="42F13012"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14:paraId="39CE0166"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14:paraId="2F187E3F"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14:paraId="59B008B5"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14:paraId="514AEF14"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42C2BE9D"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5E0D3AC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D2C811" w14:textId="77777777" w:rsidR="00066508" w:rsidRDefault="00000000">
                  <w:pPr>
                    <w:keepNext/>
                    <w:widowControl w:val="0"/>
                    <w:spacing w:after="60"/>
                  </w:pPr>
                  <w:r>
                    <w:rPr>
                      <w:rFonts w:ascii="Calibri" w:hAnsi="Calibri"/>
                      <w:sz w:val="20"/>
                    </w:rPr>
                    <w:t>Child age (years)</w:t>
                  </w:r>
                </w:p>
              </w:tc>
              <w:tc>
                <w:tcPr>
                  <w:tcW w:w="1143" w:type="dxa"/>
                  <w:tcBorders>
                    <w:top w:val="single" w:sz="6" w:space="0" w:color="D3D3D3"/>
                    <w:left w:val="single" w:sz="6" w:space="0" w:color="D3D3D3"/>
                    <w:bottom w:val="single" w:sz="6" w:space="0" w:color="D3D3D3"/>
                    <w:right w:val="single" w:sz="6" w:space="0" w:color="D3D3D3"/>
                  </w:tcBorders>
                </w:tcPr>
                <w:p w14:paraId="07521237" w14:textId="77777777" w:rsidR="00066508" w:rsidRDefault="00000000">
                  <w:pPr>
                    <w:keepNext/>
                    <w:widowControl w:val="0"/>
                    <w:spacing w:after="60"/>
                    <w:jc w:val="center"/>
                  </w:pPr>
                  <w:r>
                    <w:rPr>
                      <w:rFonts w:ascii="Calibri" w:hAnsi="Calibri"/>
                      <w:sz w:val="20"/>
                    </w:rPr>
                    <w:t>8.1 (6.5, 8.9)</w:t>
                  </w:r>
                </w:p>
              </w:tc>
              <w:tc>
                <w:tcPr>
                  <w:tcW w:w="1143" w:type="dxa"/>
                  <w:tcBorders>
                    <w:top w:val="single" w:sz="6" w:space="0" w:color="D3D3D3"/>
                    <w:left w:val="single" w:sz="6" w:space="0" w:color="D3D3D3"/>
                    <w:bottom w:val="single" w:sz="6" w:space="0" w:color="D3D3D3"/>
                    <w:right w:val="single" w:sz="6" w:space="0" w:color="D3D3D3"/>
                  </w:tcBorders>
                </w:tcPr>
                <w:p w14:paraId="729179E1" w14:textId="77777777" w:rsidR="00066508" w:rsidRDefault="00000000">
                  <w:pPr>
                    <w:keepNext/>
                    <w:widowControl w:val="0"/>
                    <w:spacing w:after="60"/>
                    <w:jc w:val="center"/>
                  </w:pPr>
                  <w:r>
                    <w:rPr>
                      <w:rFonts w:ascii="Calibri" w:hAnsi="Calibri"/>
                      <w:sz w:val="20"/>
                    </w:rPr>
                    <w:t>6.6 (6.5, 6.8)</w:t>
                  </w:r>
                </w:p>
              </w:tc>
              <w:tc>
                <w:tcPr>
                  <w:tcW w:w="1143" w:type="dxa"/>
                  <w:tcBorders>
                    <w:top w:val="single" w:sz="6" w:space="0" w:color="D3D3D3"/>
                    <w:left w:val="single" w:sz="6" w:space="0" w:color="D3D3D3"/>
                    <w:bottom w:val="single" w:sz="6" w:space="0" w:color="D3D3D3"/>
                    <w:right w:val="single" w:sz="6" w:space="0" w:color="D3D3D3"/>
                  </w:tcBorders>
                </w:tcPr>
                <w:p w14:paraId="51FDABE4" w14:textId="77777777" w:rsidR="00066508" w:rsidRDefault="00000000">
                  <w:pPr>
                    <w:keepNext/>
                    <w:widowControl w:val="0"/>
                    <w:spacing w:after="60"/>
                    <w:jc w:val="center"/>
                  </w:pPr>
                  <w:r>
                    <w:rPr>
                      <w:rFonts w:ascii="Calibri" w:hAnsi="Calibri"/>
                      <w:sz w:val="20"/>
                    </w:rPr>
                    <w:t>10.9 (10.4, 11.2)</w:t>
                  </w:r>
                </w:p>
              </w:tc>
              <w:tc>
                <w:tcPr>
                  <w:tcW w:w="1143" w:type="dxa"/>
                  <w:tcBorders>
                    <w:top w:val="single" w:sz="6" w:space="0" w:color="D3D3D3"/>
                    <w:left w:val="single" w:sz="6" w:space="0" w:color="D3D3D3"/>
                    <w:bottom w:val="single" w:sz="6" w:space="0" w:color="D3D3D3"/>
                    <w:right w:val="single" w:sz="6" w:space="0" w:color="D3D3D3"/>
                  </w:tcBorders>
                </w:tcPr>
                <w:p w14:paraId="0BB82D1D" w14:textId="77777777" w:rsidR="00066508" w:rsidRDefault="00000000">
                  <w:pPr>
                    <w:keepNext/>
                    <w:widowControl w:val="0"/>
                    <w:spacing w:after="60"/>
                    <w:jc w:val="center"/>
                  </w:pPr>
                  <w:r>
                    <w:rPr>
                      <w:rFonts w:ascii="Calibri" w:hAnsi="Calibri"/>
                      <w:sz w:val="20"/>
                    </w:rPr>
                    <w:t>8.8 (8.4, 9.3)</w:t>
                  </w:r>
                </w:p>
              </w:tc>
              <w:tc>
                <w:tcPr>
                  <w:tcW w:w="1143" w:type="dxa"/>
                  <w:tcBorders>
                    <w:top w:val="single" w:sz="6" w:space="0" w:color="D3D3D3"/>
                    <w:left w:val="single" w:sz="6" w:space="0" w:color="D3D3D3"/>
                    <w:bottom w:val="single" w:sz="6" w:space="0" w:color="D3D3D3"/>
                    <w:right w:val="single" w:sz="6" w:space="0" w:color="D3D3D3"/>
                  </w:tcBorders>
                </w:tcPr>
                <w:p w14:paraId="33A75880" w14:textId="77777777" w:rsidR="00066508" w:rsidRDefault="00000000">
                  <w:pPr>
                    <w:keepNext/>
                    <w:widowControl w:val="0"/>
                    <w:spacing w:after="60"/>
                    <w:jc w:val="center"/>
                  </w:pPr>
                  <w:r>
                    <w:rPr>
                      <w:rFonts w:ascii="Calibri" w:hAnsi="Calibri"/>
                      <w:sz w:val="20"/>
                    </w:rPr>
                    <w:t>6.4 (6.1, 6.9)</w:t>
                  </w:r>
                </w:p>
              </w:tc>
              <w:tc>
                <w:tcPr>
                  <w:tcW w:w="1143" w:type="dxa"/>
                  <w:tcBorders>
                    <w:top w:val="single" w:sz="6" w:space="0" w:color="D3D3D3"/>
                    <w:left w:val="single" w:sz="6" w:space="0" w:color="D3D3D3"/>
                    <w:bottom w:val="single" w:sz="6" w:space="0" w:color="D3D3D3"/>
                    <w:right w:val="single" w:sz="6" w:space="0" w:color="D3D3D3"/>
                  </w:tcBorders>
                </w:tcPr>
                <w:p w14:paraId="35FAEB5C" w14:textId="77777777" w:rsidR="00066508" w:rsidRDefault="00000000">
                  <w:pPr>
                    <w:keepNext/>
                    <w:widowControl w:val="0"/>
                    <w:spacing w:after="60"/>
                    <w:jc w:val="center"/>
                  </w:pPr>
                  <w:r>
                    <w:rPr>
                      <w:rFonts w:ascii="Calibri" w:hAnsi="Calibri"/>
                      <w:sz w:val="20"/>
                    </w:rPr>
                    <w:t>8.5 (8.2, 8.8)</w:t>
                  </w:r>
                </w:p>
              </w:tc>
              <w:tc>
                <w:tcPr>
                  <w:tcW w:w="1143" w:type="dxa"/>
                  <w:tcBorders>
                    <w:top w:val="single" w:sz="6" w:space="0" w:color="D3D3D3"/>
                    <w:left w:val="single" w:sz="6" w:space="0" w:color="D3D3D3"/>
                    <w:bottom w:val="single" w:sz="6" w:space="0" w:color="D3D3D3"/>
                    <w:right w:val="single" w:sz="6" w:space="0" w:color="D3D3D3"/>
                  </w:tcBorders>
                </w:tcPr>
                <w:p w14:paraId="7623FF7C" w14:textId="77777777" w:rsidR="00066508" w:rsidRDefault="00000000">
                  <w:pPr>
                    <w:keepNext/>
                    <w:widowControl w:val="0"/>
                    <w:spacing w:after="60"/>
                    <w:jc w:val="center"/>
                  </w:pPr>
                  <w:r>
                    <w:rPr>
                      <w:rFonts w:ascii="Calibri" w:hAnsi="Calibri"/>
                      <w:sz w:val="20"/>
                    </w:rPr>
                    <w:t>6.5 (6.4, 6.6)</w:t>
                  </w:r>
                </w:p>
              </w:tc>
            </w:tr>
            <w:tr w:rsidR="00066508" w14:paraId="2A49B9D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C957C9A" w14:textId="77777777" w:rsidR="00066508" w:rsidRDefault="00000000">
                  <w:pPr>
                    <w:keepNext/>
                    <w:widowControl w:val="0"/>
                    <w:spacing w:after="60"/>
                  </w:pPr>
                  <w:r>
                    <w:rPr>
                      <w:rFonts w:ascii="Calibri" w:hAnsi="Calibri"/>
                      <w:sz w:val="20"/>
                    </w:rPr>
                    <w:t>Child breastfeeding</w:t>
                  </w:r>
                </w:p>
              </w:tc>
              <w:tc>
                <w:tcPr>
                  <w:tcW w:w="1143" w:type="dxa"/>
                  <w:tcBorders>
                    <w:top w:val="single" w:sz="6" w:space="0" w:color="D3D3D3"/>
                    <w:left w:val="single" w:sz="6" w:space="0" w:color="D3D3D3"/>
                    <w:bottom w:val="single" w:sz="6" w:space="0" w:color="D3D3D3"/>
                    <w:right w:val="single" w:sz="6" w:space="0" w:color="D3D3D3"/>
                  </w:tcBorders>
                </w:tcPr>
                <w:p w14:paraId="4DD9E747" w14:textId="77777777" w:rsidR="00066508" w:rsidRDefault="00000000">
                  <w:pPr>
                    <w:keepNext/>
                    <w:widowControl w:val="0"/>
                    <w:spacing w:after="60"/>
                    <w:jc w:val="center"/>
                  </w:pPr>
                  <w:r>
                    <w:rPr>
                      <w:rFonts w:ascii="Calibri" w:hAnsi="Calibri"/>
                      <w:sz w:val="20"/>
                    </w:rPr>
                    <w:t>1,093.0 (84.7%)</w:t>
                  </w:r>
                </w:p>
              </w:tc>
              <w:tc>
                <w:tcPr>
                  <w:tcW w:w="1143" w:type="dxa"/>
                  <w:tcBorders>
                    <w:top w:val="single" w:sz="6" w:space="0" w:color="D3D3D3"/>
                    <w:left w:val="single" w:sz="6" w:space="0" w:color="D3D3D3"/>
                    <w:bottom w:val="single" w:sz="6" w:space="0" w:color="D3D3D3"/>
                    <w:right w:val="single" w:sz="6" w:space="0" w:color="D3D3D3"/>
                  </w:tcBorders>
                </w:tcPr>
                <w:p w14:paraId="3B8A65A3" w14:textId="77777777" w:rsidR="00066508" w:rsidRDefault="00000000">
                  <w:pPr>
                    <w:keepNext/>
                    <w:widowControl w:val="0"/>
                    <w:spacing w:after="60"/>
                    <w:jc w:val="center"/>
                  </w:pPr>
                  <w:r>
                    <w:rPr>
                      <w:rFonts w:ascii="Calibri" w:hAnsi="Calibri"/>
                      <w:sz w:val="20"/>
                    </w:rPr>
                    <w:t>147.0 (72.4%)</w:t>
                  </w:r>
                </w:p>
              </w:tc>
              <w:tc>
                <w:tcPr>
                  <w:tcW w:w="1143" w:type="dxa"/>
                  <w:tcBorders>
                    <w:top w:val="single" w:sz="6" w:space="0" w:color="D3D3D3"/>
                    <w:left w:val="single" w:sz="6" w:space="0" w:color="D3D3D3"/>
                    <w:bottom w:val="single" w:sz="6" w:space="0" w:color="D3D3D3"/>
                    <w:right w:val="single" w:sz="6" w:space="0" w:color="D3D3D3"/>
                  </w:tcBorders>
                </w:tcPr>
                <w:p w14:paraId="4769E5B2" w14:textId="77777777" w:rsidR="00066508" w:rsidRDefault="00000000">
                  <w:pPr>
                    <w:keepNext/>
                    <w:widowControl w:val="0"/>
                    <w:spacing w:after="60"/>
                    <w:jc w:val="center"/>
                  </w:pPr>
                  <w:r>
                    <w:rPr>
                      <w:rFonts w:ascii="Calibri" w:hAnsi="Calibri"/>
                      <w:sz w:val="20"/>
                    </w:rPr>
                    <w:t>128.0 (65.0%)</w:t>
                  </w:r>
                </w:p>
              </w:tc>
              <w:tc>
                <w:tcPr>
                  <w:tcW w:w="1143" w:type="dxa"/>
                  <w:tcBorders>
                    <w:top w:val="single" w:sz="6" w:space="0" w:color="D3D3D3"/>
                    <w:left w:val="single" w:sz="6" w:space="0" w:color="D3D3D3"/>
                    <w:bottom w:val="single" w:sz="6" w:space="0" w:color="D3D3D3"/>
                    <w:right w:val="single" w:sz="6" w:space="0" w:color="D3D3D3"/>
                  </w:tcBorders>
                </w:tcPr>
                <w:p w14:paraId="449DC271" w14:textId="77777777" w:rsidR="00066508" w:rsidRDefault="00000000">
                  <w:pPr>
                    <w:keepNext/>
                    <w:widowControl w:val="0"/>
                    <w:spacing w:after="60"/>
                    <w:jc w:val="center"/>
                  </w:pPr>
                  <w:r>
                    <w:rPr>
                      <w:rFonts w:ascii="Calibri" w:hAnsi="Calibri"/>
                      <w:sz w:val="20"/>
                    </w:rPr>
                    <w:t>195.0 (88.6%)</w:t>
                  </w:r>
                </w:p>
              </w:tc>
              <w:tc>
                <w:tcPr>
                  <w:tcW w:w="1143" w:type="dxa"/>
                  <w:tcBorders>
                    <w:top w:val="single" w:sz="6" w:space="0" w:color="D3D3D3"/>
                    <w:left w:val="single" w:sz="6" w:space="0" w:color="D3D3D3"/>
                    <w:bottom w:val="single" w:sz="6" w:space="0" w:color="D3D3D3"/>
                    <w:right w:val="single" w:sz="6" w:space="0" w:color="D3D3D3"/>
                  </w:tcBorders>
                </w:tcPr>
                <w:p w14:paraId="73394EA7" w14:textId="77777777" w:rsidR="00066508" w:rsidRDefault="00000000">
                  <w:pPr>
                    <w:keepNext/>
                    <w:widowControl w:val="0"/>
                    <w:spacing w:after="60"/>
                    <w:jc w:val="center"/>
                  </w:pPr>
                  <w:r>
                    <w:rPr>
                      <w:rFonts w:ascii="Calibri" w:hAnsi="Calibri"/>
                      <w:sz w:val="20"/>
                    </w:rPr>
                    <w:t>187.0 (92.6%)</w:t>
                  </w:r>
                </w:p>
              </w:tc>
              <w:tc>
                <w:tcPr>
                  <w:tcW w:w="1143" w:type="dxa"/>
                  <w:tcBorders>
                    <w:top w:val="single" w:sz="6" w:space="0" w:color="D3D3D3"/>
                    <w:left w:val="single" w:sz="6" w:space="0" w:color="D3D3D3"/>
                    <w:bottom w:val="single" w:sz="6" w:space="0" w:color="D3D3D3"/>
                    <w:right w:val="single" w:sz="6" w:space="0" w:color="D3D3D3"/>
                  </w:tcBorders>
                </w:tcPr>
                <w:p w14:paraId="788B4231" w14:textId="77777777" w:rsidR="00066508" w:rsidRDefault="00000000">
                  <w:pPr>
                    <w:keepNext/>
                    <w:widowControl w:val="0"/>
                    <w:spacing w:after="60"/>
                    <w:jc w:val="center"/>
                  </w:pPr>
                  <w:r>
                    <w:rPr>
                      <w:rFonts w:ascii="Calibri" w:hAnsi="Calibri"/>
                      <w:sz w:val="20"/>
                    </w:rPr>
                    <w:t>260.0 (96.3%)</w:t>
                  </w:r>
                </w:p>
              </w:tc>
              <w:tc>
                <w:tcPr>
                  <w:tcW w:w="1143" w:type="dxa"/>
                  <w:tcBorders>
                    <w:top w:val="single" w:sz="6" w:space="0" w:color="D3D3D3"/>
                    <w:left w:val="single" w:sz="6" w:space="0" w:color="D3D3D3"/>
                    <w:bottom w:val="single" w:sz="6" w:space="0" w:color="D3D3D3"/>
                    <w:right w:val="single" w:sz="6" w:space="0" w:color="D3D3D3"/>
                  </w:tcBorders>
                </w:tcPr>
                <w:p w14:paraId="117756CD" w14:textId="77777777" w:rsidR="00066508" w:rsidRDefault="00000000">
                  <w:pPr>
                    <w:keepNext/>
                    <w:widowControl w:val="0"/>
                    <w:spacing w:after="60"/>
                    <w:jc w:val="center"/>
                  </w:pPr>
                  <w:r>
                    <w:rPr>
                      <w:rFonts w:ascii="Calibri" w:hAnsi="Calibri"/>
                      <w:sz w:val="20"/>
                    </w:rPr>
                    <w:t>176.0 (88.4%)</w:t>
                  </w:r>
                </w:p>
              </w:tc>
            </w:tr>
            <w:tr w:rsidR="00066508" w14:paraId="21B4ED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6B058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9C0147D"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68DED05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6EB2D5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736272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038831B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AE84F0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D2CFB63" w14:textId="77777777" w:rsidR="00066508" w:rsidRDefault="00000000">
                  <w:pPr>
                    <w:keepNext/>
                    <w:widowControl w:val="0"/>
                    <w:spacing w:after="60"/>
                    <w:jc w:val="center"/>
                  </w:pPr>
                  <w:r>
                    <w:rPr>
                      <w:rFonts w:ascii="Calibri" w:hAnsi="Calibri"/>
                      <w:sz w:val="20"/>
                    </w:rPr>
                    <w:t>0</w:t>
                  </w:r>
                </w:p>
              </w:tc>
            </w:tr>
            <w:tr w:rsidR="00066508" w14:paraId="575D4E4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4F95DCF" w14:textId="77777777" w:rsidR="00066508" w:rsidRDefault="00000000">
                  <w:pPr>
                    <w:keepNext/>
                    <w:widowControl w:val="0"/>
                    <w:spacing w:after="60"/>
                  </w:pPr>
                  <w:r>
                    <w:rPr>
                      <w:rFonts w:ascii="Calibri" w:hAnsi="Calibri"/>
                      <w:sz w:val="20"/>
                    </w:rPr>
                    <w:t>Child ethnicity</w:t>
                  </w:r>
                </w:p>
              </w:tc>
              <w:tc>
                <w:tcPr>
                  <w:tcW w:w="1143" w:type="dxa"/>
                  <w:tcBorders>
                    <w:top w:val="single" w:sz="6" w:space="0" w:color="D3D3D3"/>
                    <w:left w:val="single" w:sz="6" w:space="0" w:color="D3D3D3"/>
                    <w:bottom w:val="single" w:sz="6" w:space="0" w:color="D3D3D3"/>
                    <w:right w:val="single" w:sz="6" w:space="0" w:color="D3D3D3"/>
                  </w:tcBorders>
                </w:tcPr>
                <w:p w14:paraId="5D9093B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E805C5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D63C65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7BD6CD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90587F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43CEA7D"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FFC9141" w14:textId="77777777" w:rsidR="00066508" w:rsidRDefault="00066508">
                  <w:pPr>
                    <w:keepNext/>
                    <w:widowControl w:val="0"/>
                    <w:spacing w:after="60"/>
                    <w:jc w:val="center"/>
                  </w:pPr>
                </w:p>
              </w:tc>
            </w:tr>
            <w:tr w:rsidR="00066508" w14:paraId="2CC6237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9076DF" w14:textId="77777777" w:rsidR="00066508" w:rsidRDefault="00000000">
                  <w:pPr>
                    <w:keepNext/>
                    <w:widowControl w:val="0"/>
                    <w:spacing w:after="60"/>
                  </w:pPr>
                  <w:r>
                    <w:rPr>
                      <w:rFonts w:ascii="Calibri" w:hAnsi="Calibri"/>
                      <w:sz w:val="20"/>
                    </w:rPr>
                    <w:t>    Caucasian</w:t>
                  </w:r>
                </w:p>
              </w:tc>
              <w:tc>
                <w:tcPr>
                  <w:tcW w:w="1143" w:type="dxa"/>
                  <w:tcBorders>
                    <w:top w:val="single" w:sz="6" w:space="0" w:color="D3D3D3"/>
                    <w:left w:val="single" w:sz="6" w:space="0" w:color="D3D3D3"/>
                    <w:bottom w:val="single" w:sz="6" w:space="0" w:color="D3D3D3"/>
                    <w:right w:val="single" w:sz="6" w:space="0" w:color="D3D3D3"/>
                  </w:tcBorders>
                </w:tcPr>
                <w:p w14:paraId="0E2D1FA2" w14:textId="77777777" w:rsidR="00066508" w:rsidRDefault="00000000">
                  <w:pPr>
                    <w:keepNext/>
                    <w:widowControl w:val="0"/>
                    <w:spacing w:after="60"/>
                    <w:jc w:val="center"/>
                  </w:pPr>
                  <w:r>
                    <w:rPr>
                      <w:rFonts w:ascii="Calibri" w:hAnsi="Calibri"/>
                      <w:sz w:val="20"/>
                    </w:rPr>
                    <w:t>1,157.0 (90.0%)</w:t>
                  </w:r>
                </w:p>
              </w:tc>
              <w:tc>
                <w:tcPr>
                  <w:tcW w:w="1143" w:type="dxa"/>
                  <w:tcBorders>
                    <w:top w:val="single" w:sz="6" w:space="0" w:color="D3D3D3"/>
                    <w:left w:val="single" w:sz="6" w:space="0" w:color="D3D3D3"/>
                    <w:bottom w:val="single" w:sz="6" w:space="0" w:color="D3D3D3"/>
                    <w:right w:val="single" w:sz="6" w:space="0" w:color="D3D3D3"/>
                  </w:tcBorders>
                </w:tcPr>
                <w:p w14:paraId="74233C6D" w14:textId="77777777" w:rsidR="00066508" w:rsidRDefault="00000000">
                  <w:pPr>
                    <w:keepNext/>
                    <w:widowControl w:val="0"/>
                    <w:spacing w:after="60"/>
                    <w:jc w:val="center"/>
                  </w:pPr>
                  <w:r>
                    <w:rPr>
                      <w:rFonts w:ascii="Calibri" w:hAnsi="Calibri"/>
                      <w:sz w:val="20"/>
                    </w:rPr>
                    <w:t>87.0 (42.6%)</w:t>
                  </w:r>
                </w:p>
              </w:tc>
              <w:tc>
                <w:tcPr>
                  <w:tcW w:w="1143" w:type="dxa"/>
                  <w:tcBorders>
                    <w:top w:val="single" w:sz="6" w:space="0" w:color="D3D3D3"/>
                    <w:left w:val="single" w:sz="6" w:space="0" w:color="D3D3D3"/>
                    <w:bottom w:val="single" w:sz="6" w:space="0" w:color="D3D3D3"/>
                    <w:right w:val="single" w:sz="6" w:space="0" w:color="D3D3D3"/>
                  </w:tcBorders>
                </w:tcPr>
                <w:p w14:paraId="06D212BE" w14:textId="77777777" w:rsidR="00066508" w:rsidRDefault="00000000">
                  <w:pPr>
                    <w:keepNext/>
                    <w:widowControl w:val="0"/>
                    <w:spacing w:after="60"/>
                    <w:jc w:val="center"/>
                  </w:pPr>
                  <w:r>
                    <w:rPr>
                      <w:rFonts w:ascii="Calibri" w:hAnsi="Calibri"/>
                      <w:sz w:val="20"/>
                    </w:rPr>
                    <w:t>196.0 (99.5%)</w:t>
                  </w:r>
                </w:p>
              </w:tc>
              <w:tc>
                <w:tcPr>
                  <w:tcW w:w="1143" w:type="dxa"/>
                  <w:tcBorders>
                    <w:top w:val="single" w:sz="6" w:space="0" w:color="D3D3D3"/>
                    <w:left w:val="single" w:sz="6" w:space="0" w:color="D3D3D3"/>
                    <w:bottom w:val="single" w:sz="6" w:space="0" w:color="D3D3D3"/>
                    <w:right w:val="single" w:sz="6" w:space="0" w:color="D3D3D3"/>
                  </w:tcBorders>
                </w:tcPr>
                <w:p w14:paraId="4425C124" w14:textId="77777777" w:rsidR="00066508" w:rsidRDefault="00000000">
                  <w:pPr>
                    <w:keepNext/>
                    <w:widowControl w:val="0"/>
                    <w:spacing w:after="60"/>
                    <w:jc w:val="center"/>
                  </w:pPr>
                  <w:r>
                    <w:rPr>
                      <w:rFonts w:ascii="Calibri" w:hAnsi="Calibri"/>
                      <w:sz w:val="20"/>
                    </w:rPr>
                    <w:t>221.0 (100.0%)</w:t>
                  </w:r>
                </w:p>
              </w:tc>
              <w:tc>
                <w:tcPr>
                  <w:tcW w:w="1143" w:type="dxa"/>
                  <w:tcBorders>
                    <w:top w:val="single" w:sz="6" w:space="0" w:color="D3D3D3"/>
                    <w:left w:val="single" w:sz="6" w:space="0" w:color="D3D3D3"/>
                    <w:bottom w:val="single" w:sz="6" w:space="0" w:color="D3D3D3"/>
                    <w:right w:val="single" w:sz="6" w:space="0" w:color="D3D3D3"/>
                  </w:tcBorders>
                </w:tcPr>
                <w:p w14:paraId="776F4BCE" w14:textId="77777777" w:rsidR="00066508" w:rsidRDefault="00000000">
                  <w:pPr>
                    <w:keepNext/>
                    <w:widowControl w:val="0"/>
                    <w:spacing w:after="60"/>
                    <w:jc w:val="center"/>
                  </w:pPr>
                  <w:r>
                    <w:rPr>
                      <w:rFonts w:ascii="Calibri" w:hAnsi="Calibri"/>
                      <w:sz w:val="20"/>
                    </w:rPr>
                    <w:t>200.0 (100.0%)</w:t>
                  </w:r>
                </w:p>
              </w:tc>
              <w:tc>
                <w:tcPr>
                  <w:tcW w:w="1143" w:type="dxa"/>
                  <w:tcBorders>
                    <w:top w:val="single" w:sz="6" w:space="0" w:color="D3D3D3"/>
                    <w:left w:val="single" w:sz="6" w:space="0" w:color="D3D3D3"/>
                    <w:bottom w:val="single" w:sz="6" w:space="0" w:color="D3D3D3"/>
                    <w:right w:val="single" w:sz="6" w:space="0" w:color="D3D3D3"/>
                  </w:tcBorders>
                </w:tcPr>
                <w:p w14:paraId="03BC13DA" w14:textId="77777777" w:rsidR="00066508" w:rsidRDefault="00000000">
                  <w:pPr>
                    <w:keepNext/>
                    <w:widowControl w:val="0"/>
                    <w:spacing w:after="60"/>
                    <w:jc w:val="center"/>
                  </w:pPr>
                  <w:r>
                    <w:rPr>
                      <w:rFonts w:ascii="Calibri" w:hAnsi="Calibri"/>
                      <w:sz w:val="20"/>
                    </w:rPr>
                    <w:t>254.0 (95.8%)</w:t>
                  </w:r>
                </w:p>
              </w:tc>
              <w:tc>
                <w:tcPr>
                  <w:tcW w:w="1143" w:type="dxa"/>
                  <w:tcBorders>
                    <w:top w:val="single" w:sz="6" w:space="0" w:color="D3D3D3"/>
                    <w:left w:val="single" w:sz="6" w:space="0" w:color="D3D3D3"/>
                    <w:bottom w:val="single" w:sz="6" w:space="0" w:color="D3D3D3"/>
                    <w:right w:val="single" w:sz="6" w:space="0" w:color="D3D3D3"/>
                  </w:tcBorders>
                </w:tcPr>
                <w:p w14:paraId="615248F7" w14:textId="77777777" w:rsidR="00066508" w:rsidRDefault="00000000">
                  <w:pPr>
                    <w:keepNext/>
                    <w:widowControl w:val="0"/>
                    <w:spacing w:after="60"/>
                    <w:jc w:val="center"/>
                  </w:pPr>
                  <w:r>
                    <w:rPr>
                      <w:rFonts w:ascii="Calibri" w:hAnsi="Calibri"/>
                      <w:sz w:val="20"/>
                    </w:rPr>
                    <w:t>199.0 (100.0%)</w:t>
                  </w:r>
                </w:p>
              </w:tc>
            </w:tr>
            <w:tr w:rsidR="00066508" w14:paraId="6E7785A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84B701C" w14:textId="77777777" w:rsidR="00066508" w:rsidRDefault="00000000">
                  <w:pPr>
                    <w:keepNext/>
                    <w:widowControl w:val="0"/>
                    <w:spacing w:after="60"/>
                  </w:pPr>
                  <w:r>
                    <w:rPr>
                      <w:rFonts w:ascii="Calibri" w:hAnsi="Calibri"/>
                      <w:sz w:val="20"/>
                    </w:rPr>
                    <w:t>    Pakistani</w:t>
                  </w:r>
                </w:p>
              </w:tc>
              <w:tc>
                <w:tcPr>
                  <w:tcW w:w="1143" w:type="dxa"/>
                  <w:tcBorders>
                    <w:top w:val="single" w:sz="6" w:space="0" w:color="D3D3D3"/>
                    <w:left w:val="single" w:sz="6" w:space="0" w:color="D3D3D3"/>
                    <w:bottom w:val="single" w:sz="6" w:space="0" w:color="D3D3D3"/>
                    <w:right w:val="single" w:sz="6" w:space="0" w:color="D3D3D3"/>
                  </w:tcBorders>
                </w:tcPr>
                <w:p w14:paraId="1118C0E2" w14:textId="77777777" w:rsidR="00066508" w:rsidRDefault="00000000">
                  <w:pPr>
                    <w:keepNext/>
                    <w:widowControl w:val="0"/>
                    <w:spacing w:after="60"/>
                    <w:jc w:val="center"/>
                  </w:pPr>
                  <w:r>
                    <w:rPr>
                      <w:rFonts w:ascii="Calibri" w:hAnsi="Calibri"/>
                      <w:sz w:val="20"/>
                    </w:rPr>
                    <w:t>80.0 (6.2%)</w:t>
                  </w:r>
                </w:p>
              </w:tc>
              <w:tc>
                <w:tcPr>
                  <w:tcW w:w="1143" w:type="dxa"/>
                  <w:tcBorders>
                    <w:top w:val="single" w:sz="6" w:space="0" w:color="D3D3D3"/>
                    <w:left w:val="single" w:sz="6" w:space="0" w:color="D3D3D3"/>
                    <w:bottom w:val="single" w:sz="6" w:space="0" w:color="D3D3D3"/>
                    <w:right w:val="single" w:sz="6" w:space="0" w:color="D3D3D3"/>
                  </w:tcBorders>
                </w:tcPr>
                <w:p w14:paraId="7DAC685A" w14:textId="77777777" w:rsidR="00066508" w:rsidRDefault="00000000">
                  <w:pPr>
                    <w:keepNext/>
                    <w:widowControl w:val="0"/>
                    <w:spacing w:after="60"/>
                    <w:jc w:val="center"/>
                  </w:pPr>
                  <w:r>
                    <w:rPr>
                      <w:rFonts w:ascii="Calibri" w:hAnsi="Calibri"/>
                      <w:sz w:val="20"/>
                    </w:rPr>
                    <w:t>80.0 (39.2%)</w:t>
                  </w:r>
                </w:p>
              </w:tc>
              <w:tc>
                <w:tcPr>
                  <w:tcW w:w="1143" w:type="dxa"/>
                  <w:tcBorders>
                    <w:top w:val="single" w:sz="6" w:space="0" w:color="D3D3D3"/>
                    <w:left w:val="single" w:sz="6" w:space="0" w:color="D3D3D3"/>
                    <w:bottom w:val="single" w:sz="6" w:space="0" w:color="D3D3D3"/>
                    <w:right w:val="single" w:sz="6" w:space="0" w:color="D3D3D3"/>
                  </w:tcBorders>
                </w:tcPr>
                <w:p w14:paraId="5A2C451F"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F649CD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1E1B123"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A5534B3"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1D39E95" w14:textId="77777777" w:rsidR="00066508" w:rsidRDefault="00000000">
                  <w:pPr>
                    <w:keepNext/>
                    <w:widowControl w:val="0"/>
                    <w:spacing w:after="60"/>
                    <w:jc w:val="center"/>
                  </w:pPr>
                  <w:r>
                    <w:rPr>
                      <w:rFonts w:ascii="Calibri" w:hAnsi="Calibri"/>
                      <w:sz w:val="20"/>
                    </w:rPr>
                    <w:t>0.0 (0.0%)</w:t>
                  </w:r>
                </w:p>
              </w:tc>
            </w:tr>
            <w:tr w:rsidR="00066508" w14:paraId="312BB30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A4F5B77" w14:textId="77777777" w:rsidR="00066508" w:rsidRDefault="00000000">
                  <w:pPr>
                    <w:keepNext/>
                    <w:widowControl w:val="0"/>
                    <w:spacing w:after="60"/>
                  </w:pPr>
                  <w:r>
                    <w:rPr>
                      <w:rFonts w:ascii="Calibri" w:hAnsi="Calibri"/>
                      <w:sz w:val="20"/>
                    </w:rPr>
                    <w:t>    Asian</w:t>
                  </w:r>
                </w:p>
              </w:tc>
              <w:tc>
                <w:tcPr>
                  <w:tcW w:w="1143" w:type="dxa"/>
                  <w:tcBorders>
                    <w:top w:val="single" w:sz="6" w:space="0" w:color="D3D3D3"/>
                    <w:left w:val="single" w:sz="6" w:space="0" w:color="D3D3D3"/>
                    <w:bottom w:val="single" w:sz="6" w:space="0" w:color="D3D3D3"/>
                    <w:right w:val="single" w:sz="6" w:space="0" w:color="D3D3D3"/>
                  </w:tcBorders>
                </w:tcPr>
                <w:p w14:paraId="5174D18D" w14:textId="77777777" w:rsidR="00066508" w:rsidRDefault="00000000">
                  <w:pPr>
                    <w:keepNext/>
                    <w:widowControl w:val="0"/>
                    <w:spacing w:after="60"/>
                    <w:jc w:val="center"/>
                  </w:pPr>
                  <w:r>
                    <w:rPr>
                      <w:rFonts w:ascii="Calibri" w:hAnsi="Calibri"/>
                      <w:sz w:val="20"/>
                    </w:rPr>
                    <w:t>21.0 (1.6%)</w:t>
                  </w:r>
                </w:p>
              </w:tc>
              <w:tc>
                <w:tcPr>
                  <w:tcW w:w="1143" w:type="dxa"/>
                  <w:tcBorders>
                    <w:top w:val="single" w:sz="6" w:space="0" w:color="D3D3D3"/>
                    <w:left w:val="single" w:sz="6" w:space="0" w:color="D3D3D3"/>
                    <w:bottom w:val="single" w:sz="6" w:space="0" w:color="D3D3D3"/>
                    <w:right w:val="single" w:sz="6" w:space="0" w:color="D3D3D3"/>
                  </w:tcBorders>
                </w:tcPr>
                <w:p w14:paraId="0997E8AA" w14:textId="77777777" w:rsidR="00066508" w:rsidRDefault="00000000">
                  <w:pPr>
                    <w:keepNext/>
                    <w:widowControl w:val="0"/>
                    <w:spacing w:after="60"/>
                    <w:jc w:val="center"/>
                  </w:pPr>
                  <w:r>
                    <w:rPr>
                      <w:rFonts w:ascii="Calibri" w:hAnsi="Calibri"/>
                      <w:sz w:val="20"/>
                    </w:rPr>
                    <w:t>13.0 (6.4%)</w:t>
                  </w:r>
                </w:p>
              </w:tc>
              <w:tc>
                <w:tcPr>
                  <w:tcW w:w="1143" w:type="dxa"/>
                  <w:tcBorders>
                    <w:top w:val="single" w:sz="6" w:space="0" w:color="D3D3D3"/>
                    <w:left w:val="single" w:sz="6" w:space="0" w:color="D3D3D3"/>
                    <w:bottom w:val="single" w:sz="6" w:space="0" w:color="D3D3D3"/>
                    <w:right w:val="single" w:sz="6" w:space="0" w:color="D3D3D3"/>
                  </w:tcBorders>
                </w:tcPr>
                <w:p w14:paraId="23C57E74"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6A90E08F"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303C589"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2BDEEB6" w14:textId="77777777" w:rsidR="00066508" w:rsidRDefault="00000000">
                  <w:pPr>
                    <w:keepNext/>
                    <w:widowControl w:val="0"/>
                    <w:spacing w:after="60"/>
                    <w:jc w:val="center"/>
                  </w:pPr>
                  <w:r>
                    <w:rPr>
                      <w:rFonts w:ascii="Calibri" w:hAnsi="Calibri"/>
                      <w:sz w:val="20"/>
                    </w:rPr>
                    <w:t>7.0 (2.6%)</w:t>
                  </w:r>
                </w:p>
              </w:tc>
              <w:tc>
                <w:tcPr>
                  <w:tcW w:w="1143" w:type="dxa"/>
                  <w:tcBorders>
                    <w:top w:val="single" w:sz="6" w:space="0" w:color="D3D3D3"/>
                    <w:left w:val="single" w:sz="6" w:space="0" w:color="D3D3D3"/>
                    <w:bottom w:val="single" w:sz="6" w:space="0" w:color="D3D3D3"/>
                    <w:right w:val="single" w:sz="6" w:space="0" w:color="D3D3D3"/>
                  </w:tcBorders>
                </w:tcPr>
                <w:p w14:paraId="5B7BA311" w14:textId="77777777" w:rsidR="00066508" w:rsidRDefault="00000000">
                  <w:pPr>
                    <w:keepNext/>
                    <w:widowControl w:val="0"/>
                    <w:spacing w:after="60"/>
                    <w:jc w:val="center"/>
                  </w:pPr>
                  <w:r>
                    <w:rPr>
                      <w:rFonts w:ascii="Calibri" w:hAnsi="Calibri"/>
                      <w:sz w:val="20"/>
                    </w:rPr>
                    <w:t>0.0 (0.0%)</w:t>
                  </w:r>
                </w:p>
              </w:tc>
            </w:tr>
            <w:tr w:rsidR="00066508" w14:paraId="183439E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808E1A" w14:textId="77777777" w:rsidR="00066508" w:rsidRDefault="00000000">
                  <w:pPr>
                    <w:keepNext/>
                    <w:widowControl w:val="0"/>
                    <w:spacing w:after="60"/>
                  </w:pPr>
                  <w:r>
                    <w:rPr>
                      <w:rFonts w:ascii="Calibri" w:hAnsi="Calibri"/>
                      <w:sz w:val="20"/>
                    </w:rPr>
                    <w:t>    Other</w:t>
                  </w:r>
                </w:p>
              </w:tc>
              <w:tc>
                <w:tcPr>
                  <w:tcW w:w="1143" w:type="dxa"/>
                  <w:tcBorders>
                    <w:top w:val="single" w:sz="6" w:space="0" w:color="D3D3D3"/>
                    <w:left w:val="single" w:sz="6" w:space="0" w:color="D3D3D3"/>
                    <w:bottom w:val="single" w:sz="6" w:space="0" w:color="D3D3D3"/>
                    <w:right w:val="single" w:sz="6" w:space="0" w:color="D3D3D3"/>
                  </w:tcBorders>
                </w:tcPr>
                <w:p w14:paraId="02D864E0" w14:textId="77777777" w:rsidR="00066508" w:rsidRDefault="00000000">
                  <w:pPr>
                    <w:keepNext/>
                    <w:widowControl w:val="0"/>
                    <w:spacing w:after="60"/>
                    <w:jc w:val="center"/>
                  </w:pPr>
                  <w:r>
                    <w:rPr>
                      <w:rFonts w:ascii="Calibri" w:hAnsi="Calibri"/>
                      <w:sz w:val="20"/>
                    </w:rPr>
                    <w:t>19.0 (1.5%)</w:t>
                  </w:r>
                </w:p>
              </w:tc>
              <w:tc>
                <w:tcPr>
                  <w:tcW w:w="1143" w:type="dxa"/>
                  <w:tcBorders>
                    <w:top w:val="single" w:sz="6" w:space="0" w:color="D3D3D3"/>
                    <w:left w:val="single" w:sz="6" w:space="0" w:color="D3D3D3"/>
                    <w:bottom w:val="single" w:sz="6" w:space="0" w:color="D3D3D3"/>
                    <w:right w:val="single" w:sz="6" w:space="0" w:color="D3D3D3"/>
                  </w:tcBorders>
                </w:tcPr>
                <w:p w14:paraId="42A2885E" w14:textId="77777777" w:rsidR="00066508" w:rsidRDefault="00000000">
                  <w:pPr>
                    <w:keepNext/>
                    <w:widowControl w:val="0"/>
                    <w:spacing w:after="60"/>
                    <w:jc w:val="center"/>
                  </w:pPr>
                  <w:r>
                    <w:rPr>
                      <w:rFonts w:ascii="Calibri" w:hAnsi="Calibri"/>
                      <w:sz w:val="20"/>
                    </w:rPr>
                    <w:t>17.0 (8.3%)</w:t>
                  </w:r>
                </w:p>
              </w:tc>
              <w:tc>
                <w:tcPr>
                  <w:tcW w:w="1143" w:type="dxa"/>
                  <w:tcBorders>
                    <w:top w:val="single" w:sz="6" w:space="0" w:color="D3D3D3"/>
                    <w:left w:val="single" w:sz="6" w:space="0" w:color="D3D3D3"/>
                    <w:bottom w:val="single" w:sz="6" w:space="0" w:color="D3D3D3"/>
                    <w:right w:val="single" w:sz="6" w:space="0" w:color="D3D3D3"/>
                  </w:tcBorders>
                </w:tcPr>
                <w:p w14:paraId="70565152"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A7A991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C50138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70AB5ED" w14:textId="77777777" w:rsidR="00066508" w:rsidRDefault="00000000">
                  <w:pPr>
                    <w:keepNext/>
                    <w:widowControl w:val="0"/>
                    <w:spacing w:after="60"/>
                    <w:jc w:val="cente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14:paraId="70F23DA8" w14:textId="77777777" w:rsidR="00066508" w:rsidRDefault="00000000">
                  <w:pPr>
                    <w:keepNext/>
                    <w:widowControl w:val="0"/>
                    <w:spacing w:after="60"/>
                    <w:jc w:val="center"/>
                  </w:pPr>
                  <w:r>
                    <w:rPr>
                      <w:rFonts w:ascii="Calibri" w:hAnsi="Calibri"/>
                      <w:sz w:val="20"/>
                    </w:rPr>
                    <w:t>0.0 (0.0%)</w:t>
                  </w:r>
                </w:p>
              </w:tc>
            </w:tr>
            <w:tr w:rsidR="00066508" w14:paraId="76450A1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69E7E6E" w14:textId="77777777" w:rsidR="00066508" w:rsidRDefault="00000000">
                  <w:pPr>
                    <w:keepNext/>
                    <w:widowControl w:val="0"/>
                    <w:spacing w:after="60"/>
                  </w:pPr>
                  <w:r>
                    <w:rPr>
                      <w:rFonts w:ascii="Calibri" w:hAnsi="Calibri"/>
                      <w:sz w:val="20"/>
                    </w:rPr>
                    <w:t>    African</w:t>
                  </w:r>
                </w:p>
              </w:tc>
              <w:tc>
                <w:tcPr>
                  <w:tcW w:w="1143" w:type="dxa"/>
                  <w:tcBorders>
                    <w:top w:val="single" w:sz="6" w:space="0" w:color="D3D3D3"/>
                    <w:left w:val="single" w:sz="6" w:space="0" w:color="D3D3D3"/>
                    <w:bottom w:val="single" w:sz="6" w:space="0" w:color="D3D3D3"/>
                    <w:right w:val="single" w:sz="6" w:space="0" w:color="D3D3D3"/>
                  </w:tcBorders>
                </w:tcPr>
                <w:p w14:paraId="2965132F" w14:textId="77777777" w:rsidR="00066508" w:rsidRDefault="00000000">
                  <w:pPr>
                    <w:keepNext/>
                    <w:widowControl w:val="0"/>
                    <w:spacing w:after="60"/>
                    <w:jc w:val="center"/>
                  </w:pPr>
                  <w:r>
                    <w:rPr>
                      <w:rFonts w:ascii="Calibri" w:hAnsi="Calibri"/>
                      <w:sz w:val="20"/>
                    </w:rPr>
                    <w:t>7.0 (0.5%)</w:t>
                  </w:r>
                </w:p>
              </w:tc>
              <w:tc>
                <w:tcPr>
                  <w:tcW w:w="1143" w:type="dxa"/>
                  <w:tcBorders>
                    <w:top w:val="single" w:sz="6" w:space="0" w:color="D3D3D3"/>
                    <w:left w:val="single" w:sz="6" w:space="0" w:color="D3D3D3"/>
                    <w:bottom w:val="single" w:sz="6" w:space="0" w:color="D3D3D3"/>
                    <w:right w:val="single" w:sz="6" w:space="0" w:color="D3D3D3"/>
                  </w:tcBorders>
                </w:tcPr>
                <w:p w14:paraId="259DC805" w14:textId="77777777" w:rsidR="00066508" w:rsidRDefault="00000000">
                  <w:pPr>
                    <w:keepNext/>
                    <w:widowControl w:val="0"/>
                    <w:spacing w:after="60"/>
                    <w:jc w:val="center"/>
                  </w:pPr>
                  <w:r>
                    <w:rPr>
                      <w:rFonts w:ascii="Calibri" w:hAnsi="Calibri"/>
                      <w:sz w:val="20"/>
                    </w:rPr>
                    <w:t>7.0 (3.4%)</w:t>
                  </w:r>
                </w:p>
              </w:tc>
              <w:tc>
                <w:tcPr>
                  <w:tcW w:w="1143" w:type="dxa"/>
                  <w:tcBorders>
                    <w:top w:val="single" w:sz="6" w:space="0" w:color="D3D3D3"/>
                    <w:left w:val="single" w:sz="6" w:space="0" w:color="D3D3D3"/>
                    <w:bottom w:val="single" w:sz="6" w:space="0" w:color="D3D3D3"/>
                    <w:right w:val="single" w:sz="6" w:space="0" w:color="D3D3D3"/>
                  </w:tcBorders>
                </w:tcPr>
                <w:p w14:paraId="310F286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D8DE74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7EEBCA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CC72F8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077FD80" w14:textId="77777777" w:rsidR="00066508" w:rsidRDefault="00000000">
                  <w:pPr>
                    <w:keepNext/>
                    <w:widowControl w:val="0"/>
                    <w:spacing w:after="60"/>
                    <w:jc w:val="center"/>
                  </w:pPr>
                  <w:r>
                    <w:rPr>
                      <w:rFonts w:ascii="Calibri" w:hAnsi="Calibri"/>
                      <w:sz w:val="20"/>
                    </w:rPr>
                    <w:t>0.0 (0.0%)</w:t>
                  </w:r>
                </w:p>
              </w:tc>
            </w:tr>
            <w:tr w:rsidR="00066508" w14:paraId="39DB696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19FFD99" w14:textId="77777777" w:rsidR="00066508" w:rsidRDefault="00000000">
                  <w:pPr>
                    <w:keepNext/>
                    <w:widowControl w:val="0"/>
                    <w:spacing w:after="60"/>
                  </w:pPr>
                  <w:r>
                    <w:rPr>
                      <w:rFonts w:ascii="Calibri" w:hAnsi="Calibri"/>
                      <w:sz w:val="20"/>
                    </w:rPr>
                    <w:t>    Native American</w:t>
                  </w:r>
                </w:p>
              </w:tc>
              <w:tc>
                <w:tcPr>
                  <w:tcW w:w="1143" w:type="dxa"/>
                  <w:tcBorders>
                    <w:top w:val="single" w:sz="6" w:space="0" w:color="D3D3D3"/>
                    <w:left w:val="single" w:sz="6" w:space="0" w:color="D3D3D3"/>
                    <w:bottom w:val="single" w:sz="6" w:space="0" w:color="D3D3D3"/>
                    <w:right w:val="single" w:sz="6" w:space="0" w:color="D3D3D3"/>
                  </w:tcBorders>
                </w:tcPr>
                <w:p w14:paraId="01D0C51B" w14:textId="77777777" w:rsidR="00066508" w:rsidRDefault="00000000">
                  <w:pPr>
                    <w:keepNext/>
                    <w:widowControl w:val="0"/>
                    <w:spacing w:after="60"/>
                    <w:jc w:val="center"/>
                  </w:pPr>
                  <w:r>
                    <w:rPr>
                      <w:rFonts w:ascii="Calibri" w:hAnsi="Calibri"/>
                      <w:sz w:val="20"/>
                    </w:rPr>
                    <w:t>2.0 (0.2%)</w:t>
                  </w:r>
                </w:p>
              </w:tc>
              <w:tc>
                <w:tcPr>
                  <w:tcW w:w="1143" w:type="dxa"/>
                  <w:tcBorders>
                    <w:top w:val="single" w:sz="6" w:space="0" w:color="D3D3D3"/>
                    <w:left w:val="single" w:sz="6" w:space="0" w:color="D3D3D3"/>
                    <w:bottom w:val="single" w:sz="6" w:space="0" w:color="D3D3D3"/>
                    <w:right w:val="single" w:sz="6" w:space="0" w:color="D3D3D3"/>
                  </w:tcBorders>
                </w:tcPr>
                <w:p w14:paraId="41264D3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56CF77E"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05F9CA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F0A751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F3A978B" w14:textId="77777777" w:rsidR="00066508" w:rsidRDefault="00000000">
                  <w:pPr>
                    <w:keepNext/>
                    <w:widowControl w:val="0"/>
                    <w:spacing w:after="60"/>
                    <w:jc w:val="cente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14:paraId="35D4A56F" w14:textId="77777777" w:rsidR="00066508" w:rsidRDefault="00000000">
                  <w:pPr>
                    <w:keepNext/>
                    <w:widowControl w:val="0"/>
                    <w:spacing w:after="60"/>
                    <w:jc w:val="center"/>
                  </w:pPr>
                  <w:r>
                    <w:rPr>
                      <w:rFonts w:ascii="Calibri" w:hAnsi="Calibri"/>
                      <w:sz w:val="20"/>
                    </w:rPr>
                    <w:t>0.0 (0.0%)</w:t>
                  </w:r>
                </w:p>
              </w:tc>
            </w:tr>
            <w:tr w:rsidR="00066508" w14:paraId="2073A2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67FC66"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1143" w:type="dxa"/>
                  <w:tcBorders>
                    <w:top w:val="single" w:sz="6" w:space="0" w:color="D3D3D3"/>
                    <w:left w:val="single" w:sz="6" w:space="0" w:color="D3D3D3"/>
                    <w:bottom w:val="single" w:sz="6" w:space="0" w:color="D3D3D3"/>
                    <w:right w:val="single" w:sz="6" w:space="0" w:color="D3D3D3"/>
                  </w:tcBorders>
                </w:tcPr>
                <w:p w14:paraId="7D4A9650"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1758349"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43A438B"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A3DCB9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FB749A0"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59051B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C9AF9F3" w14:textId="77777777" w:rsidR="00066508" w:rsidRDefault="00000000">
                  <w:pPr>
                    <w:keepNext/>
                    <w:widowControl w:val="0"/>
                    <w:spacing w:after="60"/>
                    <w:jc w:val="center"/>
                  </w:pPr>
                  <w:r>
                    <w:rPr>
                      <w:rFonts w:ascii="Calibri" w:hAnsi="Calibri"/>
                      <w:sz w:val="20"/>
                    </w:rPr>
                    <w:t>0.0 (0.0%)</w:t>
                  </w:r>
                </w:p>
              </w:tc>
            </w:tr>
            <w:tr w:rsidR="00066508" w14:paraId="6EA928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F2D6CA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CAD2072"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78C2ABF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F4B70C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C31701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FA6AD66"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785709FA"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3E26B98D" w14:textId="77777777" w:rsidR="00066508" w:rsidRDefault="00000000">
                  <w:pPr>
                    <w:keepNext/>
                    <w:widowControl w:val="0"/>
                    <w:spacing w:after="60"/>
                    <w:jc w:val="center"/>
                  </w:pPr>
                  <w:r>
                    <w:rPr>
                      <w:rFonts w:ascii="Calibri" w:hAnsi="Calibri"/>
                      <w:sz w:val="20"/>
                    </w:rPr>
                    <w:t>0</w:t>
                  </w:r>
                </w:p>
              </w:tc>
            </w:tr>
            <w:tr w:rsidR="00066508" w14:paraId="7EF1A21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A74F531" w14:textId="77777777" w:rsidR="00066508" w:rsidRDefault="00000000">
                  <w:pPr>
                    <w:keepNext/>
                    <w:widowControl w:val="0"/>
                    <w:spacing w:after="60"/>
                  </w:pPr>
                  <w:r>
                    <w:rPr>
                      <w:rFonts w:ascii="Calibri" w:hAnsi="Calibri"/>
                      <w:sz w:val="20"/>
                    </w:rPr>
                    <w:t>Child head circumference (cm)</w:t>
                  </w:r>
                </w:p>
              </w:tc>
              <w:tc>
                <w:tcPr>
                  <w:tcW w:w="1143" w:type="dxa"/>
                  <w:tcBorders>
                    <w:top w:val="single" w:sz="6" w:space="0" w:color="D3D3D3"/>
                    <w:left w:val="single" w:sz="6" w:space="0" w:color="D3D3D3"/>
                    <w:bottom w:val="single" w:sz="6" w:space="0" w:color="D3D3D3"/>
                    <w:right w:val="single" w:sz="6" w:space="0" w:color="D3D3D3"/>
                  </w:tcBorders>
                </w:tcPr>
                <w:p w14:paraId="23EF4107" w14:textId="77777777" w:rsidR="00066508" w:rsidRDefault="00000000">
                  <w:pPr>
                    <w:keepNext/>
                    <w:widowControl w:val="0"/>
                    <w:spacing w:after="60"/>
                    <w:jc w:val="center"/>
                  </w:pPr>
                  <w:r>
                    <w:rPr>
                      <w:rFonts w:ascii="Calibri" w:hAnsi="Calibri"/>
                      <w:sz w:val="20"/>
                    </w:rPr>
                    <w:t>51.8 (50.6, 52.9)</w:t>
                  </w:r>
                </w:p>
              </w:tc>
              <w:tc>
                <w:tcPr>
                  <w:tcW w:w="1143" w:type="dxa"/>
                  <w:tcBorders>
                    <w:top w:val="single" w:sz="6" w:space="0" w:color="D3D3D3"/>
                    <w:left w:val="single" w:sz="6" w:space="0" w:color="D3D3D3"/>
                    <w:bottom w:val="single" w:sz="6" w:space="0" w:color="D3D3D3"/>
                    <w:right w:val="single" w:sz="6" w:space="0" w:color="D3D3D3"/>
                  </w:tcBorders>
                </w:tcPr>
                <w:p w14:paraId="2C9E766C" w14:textId="77777777" w:rsidR="00066508" w:rsidRDefault="00000000">
                  <w:pPr>
                    <w:keepNext/>
                    <w:widowControl w:val="0"/>
                    <w:spacing w:after="60"/>
                    <w:jc w:val="center"/>
                  </w:pPr>
                  <w:r>
                    <w:rPr>
                      <w:rFonts w:ascii="Calibri" w:hAnsi="Calibri"/>
                      <w:sz w:val="20"/>
                    </w:rPr>
                    <w:t>51.4 (50.3, 52.3)</w:t>
                  </w:r>
                </w:p>
              </w:tc>
              <w:tc>
                <w:tcPr>
                  <w:tcW w:w="1143" w:type="dxa"/>
                  <w:tcBorders>
                    <w:top w:val="single" w:sz="6" w:space="0" w:color="D3D3D3"/>
                    <w:left w:val="single" w:sz="6" w:space="0" w:color="D3D3D3"/>
                    <w:bottom w:val="single" w:sz="6" w:space="0" w:color="D3D3D3"/>
                    <w:right w:val="single" w:sz="6" w:space="0" w:color="D3D3D3"/>
                  </w:tcBorders>
                </w:tcPr>
                <w:p w14:paraId="5631CEA5" w14:textId="77777777" w:rsidR="00066508" w:rsidRDefault="00000000">
                  <w:pPr>
                    <w:keepNext/>
                    <w:widowControl w:val="0"/>
                    <w:spacing w:after="60"/>
                    <w:jc w:val="center"/>
                  </w:pPr>
                  <w:r>
                    <w:rPr>
                      <w:rFonts w:ascii="Calibri" w:hAnsi="Calibri"/>
                      <w:sz w:val="20"/>
                    </w:rPr>
                    <w:t>50.5 (49.5, 52.0)</w:t>
                  </w:r>
                </w:p>
              </w:tc>
              <w:tc>
                <w:tcPr>
                  <w:tcW w:w="1143" w:type="dxa"/>
                  <w:tcBorders>
                    <w:top w:val="single" w:sz="6" w:space="0" w:color="D3D3D3"/>
                    <w:left w:val="single" w:sz="6" w:space="0" w:color="D3D3D3"/>
                    <w:bottom w:val="single" w:sz="6" w:space="0" w:color="D3D3D3"/>
                    <w:right w:val="single" w:sz="6" w:space="0" w:color="D3D3D3"/>
                  </w:tcBorders>
                </w:tcPr>
                <w:p w14:paraId="4FD17FBC" w14:textId="77777777" w:rsidR="00066508" w:rsidRDefault="00000000">
                  <w:pPr>
                    <w:keepNext/>
                    <w:widowControl w:val="0"/>
                    <w:spacing w:after="60"/>
                    <w:jc w:val="center"/>
                  </w:pPr>
                  <w:r>
                    <w:rPr>
                      <w:rFonts w:ascii="Calibri" w:hAnsi="Calibri"/>
                      <w:sz w:val="20"/>
                    </w:rPr>
                    <w:t>52.3 (51.3, 53.3)</w:t>
                  </w:r>
                </w:p>
              </w:tc>
              <w:tc>
                <w:tcPr>
                  <w:tcW w:w="1143" w:type="dxa"/>
                  <w:tcBorders>
                    <w:top w:val="single" w:sz="6" w:space="0" w:color="D3D3D3"/>
                    <w:left w:val="single" w:sz="6" w:space="0" w:color="D3D3D3"/>
                    <w:bottom w:val="single" w:sz="6" w:space="0" w:color="D3D3D3"/>
                    <w:right w:val="single" w:sz="6" w:space="0" w:color="D3D3D3"/>
                  </w:tcBorders>
                </w:tcPr>
                <w:p w14:paraId="331E2970" w14:textId="77777777" w:rsidR="00066508" w:rsidRDefault="00000000">
                  <w:pPr>
                    <w:keepNext/>
                    <w:widowControl w:val="0"/>
                    <w:spacing w:after="60"/>
                    <w:jc w:val="center"/>
                  </w:pPr>
                  <w:r>
                    <w:rPr>
                      <w:rFonts w:ascii="Calibri" w:hAnsi="Calibri"/>
                      <w:sz w:val="20"/>
                    </w:rPr>
                    <w:t>52.0 (51.0, 53.0)</w:t>
                  </w:r>
                </w:p>
              </w:tc>
              <w:tc>
                <w:tcPr>
                  <w:tcW w:w="1143" w:type="dxa"/>
                  <w:tcBorders>
                    <w:top w:val="single" w:sz="6" w:space="0" w:color="D3D3D3"/>
                    <w:left w:val="single" w:sz="6" w:space="0" w:color="D3D3D3"/>
                    <w:bottom w:val="single" w:sz="6" w:space="0" w:color="D3D3D3"/>
                    <w:right w:val="single" w:sz="6" w:space="0" w:color="D3D3D3"/>
                  </w:tcBorders>
                </w:tcPr>
                <w:p w14:paraId="272874DF" w14:textId="77777777" w:rsidR="00066508" w:rsidRDefault="00000000">
                  <w:pPr>
                    <w:keepNext/>
                    <w:widowControl w:val="0"/>
                    <w:spacing w:after="60"/>
                    <w:jc w:val="center"/>
                  </w:pPr>
                  <w:r>
                    <w:rPr>
                      <w:rFonts w:ascii="Calibri" w:hAnsi="Calibri"/>
                      <w:sz w:val="20"/>
                    </w:rPr>
                    <w:t>52.5 (51.5, 53.6)</w:t>
                  </w:r>
                </w:p>
              </w:tc>
              <w:tc>
                <w:tcPr>
                  <w:tcW w:w="1143" w:type="dxa"/>
                  <w:tcBorders>
                    <w:top w:val="single" w:sz="6" w:space="0" w:color="D3D3D3"/>
                    <w:left w:val="single" w:sz="6" w:space="0" w:color="D3D3D3"/>
                    <w:bottom w:val="single" w:sz="6" w:space="0" w:color="D3D3D3"/>
                    <w:right w:val="single" w:sz="6" w:space="0" w:color="D3D3D3"/>
                  </w:tcBorders>
                </w:tcPr>
                <w:p w14:paraId="561857EA" w14:textId="77777777" w:rsidR="00066508" w:rsidRDefault="00000000">
                  <w:pPr>
                    <w:keepNext/>
                    <w:widowControl w:val="0"/>
                    <w:spacing w:after="60"/>
                    <w:jc w:val="center"/>
                  </w:pPr>
                  <w:r>
                    <w:rPr>
                      <w:rFonts w:ascii="Calibri" w:hAnsi="Calibri"/>
                      <w:sz w:val="20"/>
                    </w:rPr>
                    <w:t>51.2 (50.2, 52.0)</w:t>
                  </w:r>
                </w:p>
              </w:tc>
            </w:tr>
            <w:tr w:rsidR="00066508" w14:paraId="0D9EBD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6E456C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0E0CA1B"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5AB65D2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12077D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5A312D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C163C0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C0A0A3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83613B4" w14:textId="77777777" w:rsidR="00066508" w:rsidRDefault="00000000">
                  <w:pPr>
                    <w:keepNext/>
                    <w:widowControl w:val="0"/>
                    <w:spacing w:after="60"/>
                    <w:jc w:val="center"/>
                  </w:pPr>
                  <w:r>
                    <w:rPr>
                      <w:rFonts w:ascii="Calibri" w:hAnsi="Calibri"/>
                      <w:sz w:val="20"/>
                    </w:rPr>
                    <w:t>3</w:t>
                  </w:r>
                </w:p>
              </w:tc>
            </w:tr>
            <w:tr w:rsidR="00066508" w14:paraId="5B1AE0B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DDF7529" w14:textId="77777777" w:rsidR="00066508" w:rsidRDefault="00000000">
                  <w:pPr>
                    <w:keepNext/>
                    <w:widowControl w:val="0"/>
                    <w:spacing w:after="60"/>
                  </w:pPr>
                  <w:r>
                    <w:rPr>
                      <w:rFonts w:ascii="Calibri" w:hAnsi="Calibri"/>
                      <w:sz w:val="20"/>
                    </w:rPr>
                    <w:t>Child height (m)</w:t>
                  </w:r>
                </w:p>
              </w:tc>
              <w:tc>
                <w:tcPr>
                  <w:tcW w:w="1143" w:type="dxa"/>
                  <w:tcBorders>
                    <w:top w:val="single" w:sz="6" w:space="0" w:color="D3D3D3"/>
                    <w:left w:val="single" w:sz="6" w:space="0" w:color="D3D3D3"/>
                    <w:bottom w:val="single" w:sz="6" w:space="0" w:color="D3D3D3"/>
                    <w:right w:val="single" w:sz="6" w:space="0" w:color="D3D3D3"/>
                  </w:tcBorders>
                </w:tcPr>
                <w:p w14:paraId="209E5B2C" w14:textId="77777777" w:rsidR="00066508" w:rsidRDefault="00000000">
                  <w:pPr>
                    <w:keepNext/>
                    <w:widowControl w:val="0"/>
                    <w:spacing w:after="60"/>
                    <w:jc w:val="center"/>
                  </w:pPr>
                  <w:r>
                    <w:rPr>
                      <w:rFonts w:ascii="Calibri" w:hAnsi="Calibri"/>
                      <w:sz w:val="20"/>
                    </w:rPr>
                    <w:t>1.3 (1.2, 1.4)</w:t>
                  </w:r>
                </w:p>
              </w:tc>
              <w:tc>
                <w:tcPr>
                  <w:tcW w:w="1143" w:type="dxa"/>
                  <w:tcBorders>
                    <w:top w:val="single" w:sz="6" w:space="0" w:color="D3D3D3"/>
                    <w:left w:val="single" w:sz="6" w:space="0" w:color="D3D3D3"/>
                    <w:bottom w:val="single" w:sz="6" w:space="0" w:color="D3D3D3"/>
                    <w:right w:val="single" w:sz="6" w:space="0" w:color="D3D3D3"/>
                  </w:tcBorders>
                </w:tcPr>
                <w:p w14:paraId="761C6014" w14:textId="77777777" w:rsidR="00066508" w:rsidRDefault="00000000">
                  <w:pPr>
                    <w:keepNext/>
                    <w:widowControl w:val="0"/>
                    <w:spacing w:after="60"/>
                    <w:jc w:val="center"/>
                  </w:pPr>
                  <w:r>
                    <w:rPr>
                      <w:rFonts w:ascii="Calibri" w:hAnsi="Calibri"/>
                      <w:sz w:val="20"/>
                    </w:rPr>
                    <w:t>1.2 (1.2, 1.2)</w:t>
                  </w:r>
                </w:p>
              </w:tc>
              <w:tc>
                <w:tcPr>
                  <w:tcW w:w="1143" w:type="dxa"/>
                  <w:tcBorders>
                    <w:top w:val="single" w:sz="6" w:space="0" w:color="D3D3D3"/>
                    <w:left w:val="single" w:sz="6" w:space="0" w:color="D3D3D3"/>
                    <w:bottom w:val="single" w:sz="6" w:space="0" w:color="D3D3D3"/>
                    <w:right w:val="single" w:sz="6" w:space="0" w:color="D3D3D3"/>
                  </w:tcBorders>
                </w:tcPr>
                <w:p w14:paraId="399EC8D7" w14:textId="77777777" w:rsidR="00066508" w:rsidRDefault="00000000">
                  <w:pPr>
                    <w:keepNext/>
                    <w:widowControl w:val="0"/>
                    <w:spacing w:after="60"/>
                    <w:jc w:val="center"/>
                  </w:pPr>
                  <w:r>
                    <w:rPr>
                      <w:rFonts w:ascii="Calibri" w:hAnsi="Calibri"/>
                      <w:sz w:val="20"/>
                    </w:rPr>
                    <w:t>1.4 (1.4, 1.5)</w:t>
                  </w:r>
                </w:p>
              </w:tc>
              <w:tc>
                <w:tcPr>
                  <w:tcW w:w="1143" w:type="dxa"/>
                  <w:tcBorders>
                    <w:top w:val="single" w:sz="6" w:space="0" w:color="D3D3D3"/>
                    <w:left w:val="single" w:sz="6" w:space="0" w:color="D3D3D3"/>
                    <w:bottom w:val="single" w:sz="6" w:space="0" w:color="D3D3D3"/>
                    <w:right w:val="single" w:sz="6" w:space="0" w:color="D3D3D3"/>
                  </w:tcBorders>
                </w:tcPr>
                <w:p w14:paraId="1B8BB766" w14:textId="77777777" w:rsidR="00066508" w:rsidRDefault="00000000">
                  <w:pPr>
                    <w:keepNext/>
                    <w:widowControl w:val="0"/>
                    <w:spacing w:after="60"/>
                    <w:jc w:val="cente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14:paraId="5A078EFB" w14:textId="77777777" w:rsidR="00066508" w:rsidRDefault="00000000">
                  <w:pPr>
                    <w:keepNext/>
                    <w:widowControl w:val="0"/>
                    <w:spacing w:after="60"/>
                    <w:jc w:val="center"/>
                  </w:pPr>
                  <w:r>
                    <w:rPr>
                      <w:rFonts w:ascii="Calibri" w:hAnsi="Calibri"/>
                      <w:sz w:val="20"/>
                    </w:rPr>
                    <w:t>1.2 (1.2, 1.3)</w:t>
                  </w:r>
                </w:p>
              </w:tc>
              <w:tc>
                <w:tcPr>
                  <w:tcW w:w="1143" w:type="dxa"/>
                  <w:tcBorders>
                    <w:top w:val="single" w:sz="6" w:space="0" w:color="D3D3D3"/>
                    <w:left w:val="single" w:sz="6" w:space="0" w:color="D3D3D3"/>
                    <w:bottom w:val="single" w:sz="6" w:space="0" w:color="D3D3D3"/>
                    <w:right w:val="single" w:sz="6" w:space="0" w:color="D3D3D3"/>
                  </w:tcBorders>
                </w:tcPr>
                <w:p w14:paraId="6F052599" w14:textId="77777777" w:rsidR="00066508" w:rsidRDefault="00000000">
                  <w:pPr>
                    <w:keepNext/>
                    <w:widowControl w:val="0"/>
                    <w:spacing w:after="60"/>
                    <w:jc w:val="cente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14:paraId="3380466F" w14:textId="77777777" w:rsidR="00066508" w:rsidRDefault="00000000">
                  <w:pPr>
                    <w:keepNext/>
                    <w:widowControl w:val="0"/>
                    <w:spacing w:after="60"/>
                    <w:jc w:val="center"/>
                  </w:pPr>
                  <w:r>
                    <w:rPr>
                      <w:rFonts w:ascii="Calibri" w:hAnsi="Calibri"/>
                      <w:sz w:val="20"/>
                    </w:rPr>
                    <w:t>1.2 (1.2, 1.2)</w:t>
                  </w:r>
                </w:p>
              </w:tc>
            </w:tr>
            <w:tr w:rsidR="00066508" w14:paraId="0F0EAE9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2BEF3A" w14:textId="77777777" w:rsidR="00066508" w:rsidRDefault="00000000">
                  <w:pPr>
                    <w:keepNext/>
                    <w:widowControl w:val="0"/>
                    <w:spacing w:after="60"/>
                  </w:pPr>
                  <w:r>
                    <w:rPr>
                      <w:rFonts w:ascii="Calibri" w:hAnsi="Calibri"/>
                      <w:sz w:val="20"/>
                    </w:rPr>
                    <w:t>Child neuropsychological diagnosis</w:t>
                  </w:r>
                </w:p>
              </w:tc>
              <w:tc>
                <w:tcPr>
                  <w:tcW w:w="1143" w:type="dxa"/>
                  <w:tcBorders>
                    <w:top w:val="single" w:sz="6" w:space="0" w:color="D3D3D3"/>
                    <w:left w:val="single" w:sz="6" w:space="0" w:color="D3D3D3"/>
                    <w:bottom w:val="single" w:sz="6" w:space="0" w:color="D3D3D3"/>
                    <w:right w:val="single" w:sz="6" w:space="0" w:color="D3D3D3"/>
                  </w:tcBorders>
                </w:tcPr>
                <w:p w14:paraId="7D854BA0" w14:textId="77777777" w:rsidR="00066508" w:rsidRDefault="00000000">
                  <w:pPr>
                    <w:keepNext/>
                    <w:widowControl w:val="0"/>
                    <w:spacing w:after="60"/>
                    <w:jc w:val="center"/>
                  </w:pPr>
                  <w:r>
                    <w:rPr>
                      <w:rFonts w:ascii="Calibri" w:hAnsi="Calibri"/>
                      <w:sz w:val="20"/>
                    </w:rPr>
                    <w:t>95.0 (7.3%)</w:t>
                  </w:r>
                </w:p>
              </w:tc>
              <w:tc>
                <w:tcPr>
                  <w:tcW w:w="1143" w:type="dxa"/>
                  <w:tcBorders>
                    <w:top w:val="single" w:sz="6" w:space="0" w:color="D3D3D3"/>
                    <w:left w:val="single" w:sz="6" w:space="0" w:color="D3D3D3"/>
                    <w:bottom w:val="single" w:sz="6" w:space="0" w:color="D3D3D3"/>
                    <w:right w:val="single" w:sz="6" w:space="0" w:color="D3D3D3"/>
                  </w:tcBorders>
                </w:tcPr>
                <w:p w14:paraId="7DB324DE" w14:textId="77777777" w:rsidR="00066508" w:rsidRDefault="00000000">
                  <w:pPr>
                    <w:keepNext/>
                    <w:widowControl w:val="0"/>
                    <w:spacing w:after="60"/>
                    <w:jc w:val="cente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14:paraId="5C9A607E" w14:textId="77777777" w:rsidR="00066508" w:rsidRDefault="00000000">
                  <w:pPr>
                    <w:keepNext/>
                    <w:widowControl w:val="0"/>
                    <w:spacing w:after="60"/>
                    <w:jc w:val="center"/>
                  </w:pPr>
                  <w:r>
                    <w:rPr>
                      <w:rFonts w:ascii="Calibri" w:hAnsi="Calibri"/>
                      <w:sz w:val="20"/>
                    </w:rPr>
                    <w:t>58.0 (29.3%)</w:t>
                  </w:r>
                </w:p>
              </w:tc>
              <w:tc>
                <w:tcPr>
                  <w:tcW w:w="1143" w:type="dxa"/>
                  <w:tcBorders>
                    <w:top w:val="single" w:sz="6" w:space="0" w:color="D3D3D3"/>
                    <w:left w:val="single" w:sz="6" w:space="0" w:color="D3D3D3"/>
                    <w:bottom w:val="single" w:sz="6" w:space="0" w:color="D3D3D3"/>
                    <w:right w:val="single" w:sz="6" w:space="0" w:color="D3D3D3"/>
                  </w:tcBorders>
                </w:tcPr>
                <w:p w14:paraId="2974A7C1" w14:textId="77777777" w:rsidR="00066508" w:rsidRDefault="00000000">
                  <w:pPr>
                    <w:keepNext/>
                    <w:widowControl w:val="0"/>
                    <w:spacing w:after="60"/>
                    <w:jc w:val="center"/>
                  </w:pPr>
                  <w:r>
                    <w:rPr>
                      <w:rFonts w:ascii="Calibri" w:hAnsi="Calibri"/>
                      <w:sz w:val="20"/>
                    </w:rPr>
                    <w:t>24.0 (10.9%)</w:t>
                  </w:r>
                </w:p>
              </w:tc>
              <w:tc>
                <w:tcPr>
                  <w:tcW w:w="1143" w:type="dxa"/>
                  <w:tcBorders>
                    <w:top w:val="single" w:sz="6" w:space="0" w:color="D3D3D3"/>
                    <w:left w:val="single" w:sz="6" w:space="0" w:color="D3D3D3"/>
                    <w:bottom w:val="single" w:sz="6" w:space="0" w:color="D3D3D3"/>
                    <w:right w:val="single" w:sz="6" w:space="0" w:color="D3D3D3"/>
                  </w:tcBorders>
                </w:tcPr>
                <w:p w14:paraId="7B5452C1"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6CF7A66E"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73B8AE96" w14:textId="77777777" w:rsidR="00066508" w:rsidRDefault="00000000">
                  <w:pPr>
                    <w:keepNext/>
                    <w:widowControl w:val="0"/>
                    <w:spacing w:after="60"/>
                    <w:jc w:val="center"/>
                  </w:pPr>
                  <w:r>
                    <w:rPr>
                      <w:rFonts w:ascii="Calibri" w:hAnsi="Calibri"/>
                      <w:sz w:val="20"/>
                    </w:rPr>
                    <w:t>8.0 (4.0%)</w:t>
                  </w:r>
                </w:p>
              </w:tc>
            </w:tr>
            <w:tr w:rsidR="00066508" w14:paraId="2CACD41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14CF208" w14:textId="77777777" w:rsidR="00066508" w:rsidRDefault="00000000">
                  <w:pPr>
                    <w:keepNext/>
                    <w:widowControl w:val="0"/>
                    <w:spacing w:after="60"/>
                  </w:pPr>
                  <w:r>
                    <w:rPr>
                      <w:rFonts w:ascii="Calibri" w:hAnsi="Calibri"/>
                      <w:sz w:val="20"/>
                    </w:rPr>
                    <w:t>Child rest before assessment</w:t>
                  </w:r>
                </w:p>
              </w:tc>
              <w:tc>
                <w:tcPr>
                  <w:tcW w:w="1143" w:type="dxa"/>
                  <w:tcBorders>
                    <w:top w:val="single" w:sz="6" w:space="0" w:color="D3D3D3"/>
                    <w:left w:val="single" w:sz="6" w:space="0" w:color="D3D3D3"/>
                    <w:bottom w:val="single" w:sz="6" w:space="0" w:color="D3D3D3"/>
                    <w:right w:val="single" w:sz="6" w:space="0" w:color="D3D3D3"/>
                  </w:tcBorders>
                </w:tcPr>
                <w:p w14:paraId="3FEDFD9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825634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D5EEFE4"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E25C7C7"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A6E2837"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F09705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8269EF4" w14:textId="77777777" w:rsidR="00066508" w:rsidRDefault="00066508">
                  <w:pPr>
                    <w:keepNext/>
                    <w:widowControl w:val="0"/>
                    <w:spacing w:after="60"/>
                    <w:jc w:val="center"/>
                  </w:pPr>
                </w:p>
              </w:tc>
            </w:tr>
            <w:tr w:rsidR="00066508" w14:paraId="031D3FB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D50CA25" w14:textId="77777777" w:rsidR="00066508" w:rsidRDefault="00000000">
                  <w:pPr>
                    <w:keepNext/>
                    <w:widowControl w:val="0"/>
                    <w:spacing w:after="60"/>
                  </w:pPr>
                  <w:r>
                    <w:rPr>
                      <w:rFonts w:ascii="Calibri" w:hAnsi="Calibri"/>
                      <w:sz w:val="20"/>
                    </w:rPr>
                    <w:t>    Yes</w:t>
                  </w:r>
                </w:p>
              </w:tc>
              <w:tc>
                <w:tcPr>
                  <w:tcW w:w="1143" w:type="dxa"/>
                  <w:tcBorders>
                    <w:top w:val="single" w:sz="6" w:space="0" w:color="D3D3D3"/>
                    <w:left w:val="single" w:sz="6" w:space="0" w:color="D3D3D3"/>
                    <w:bottom w:val="single" w:sz="6" w:space="0" w:color="D3D3D3"/>
                    <w:right w:val="single" w:sz="6" w:space="0" w:color="D3D3D3"/>
                  </w:tcBorders>
                </w:tcPr>
                <w:p w14:paraId="1F67E734" w14:textId="77777777" w:rsidR="00066508" w:rsidRDefault="00000000">
                  <w:pPr>
                    <w:keepNext/>
                    <w:widowControl w:val="0"/>
                    <w:spacing w:after="60"/>
                    <w:jc w:val="center"/>
                  </w:pPr>
                  <w:r>
                    <w:rPr>
                      <w:rFonts w:ascii="Calibri" w:hAnsi="Calibri"/>
                      <w:sz w:val="20"/>
                    </w:rPr>
                    <w:t>1,209.0 (93.3%)</w:t>
                  </w:r>
                </w:p>
              </w:tc>
              <w:tc>
                <w:tcPr>
                  <w:tcW w:w="1143" w:type="dxa"/>
                  <w:tcBorders>
                    <w:top w:val="single" w:sz="6" w:space="0" w:color="D3D3D3"/>
                    <w:left w:val="single" w:sz="6" w:space="0" w:color="D3D3D3"/>
                    <w:bottom w:val="single" w:sz="6" w:space="0" w:color="D3D3D3"/>
                    <w:right w:val="single" w:sz="6" w:space="0" w:color="D3D3D3"/>
                  </w:tcBorders>
                </w:tcPr>
                <w:p w14:paraId="701D6FCF" w14:textId="77777777" w:rsidR="00066508" w:rsidRDefault="00000000">
                  <w:pPr>
                    <w:keepNext/>
                    <w:widowControl w:val="0"/>
                    <w:spacing w:after="60"/>
                    <w:jc w:val="center"/>
                  </w:pPr>
                  <w:r>
                    <w:rPr>
                      <w:rFonts w:ascii="Calibri" w:hAnsi="Calibri"/>
                      <w:sz w:val="20"/>
                    </w:rPr>
                    <w:t>192.0 (94.1%)</w:t>
                  </w:r>
                </w:p>
              </w:tc>
              <w:tc>
                <w:tcPr>
                  <w:tcW w:w="1143" w:type="dxa"/>
                  <w:tcBorders>
                    <w:top w:val="single" w:sz="6" w:space="0" w:color="D3D3D3"/>
                    <w:left w:val="single" w:sz="6" w:space="0" w:color="D3D3D3"/>
                    <w:bottom w:val="single" w:sz="6" w:space="0" w:color="D3D3D3"/>
                    <w:right w:val="single" w:sz="6" w:space="0" w:color="D3D3D3"/>
                  </w:tcBorders>
                </w:tcPr>
                <w:p w14:paraId="345741B3" w14:textId="77777777" w:rsidR="00066508" w:rsidRDefault="00000000">
                  <w:pPr>
                    <w:keepNext/>
                    <w:widowControl w:val="0"/>
                    <w:spacing w:after="60"/>
                    <w:jc w:val="center"/>
                  </w:pPr>
                  <w:r>
                    <w:rPr>
                      <w:rFonts w:ascii="Calibri" w:hAnsi="Calibri"/>
                      <w:sz w:val="20"/>
                    </w:rPr>
                    <w:t>170.0 (86.3%)</w:t>
                  </w:r>
                </w:p>
              </w:tc>
              <w:tc>
                <w:tcPr>
                  <w:tcW w:w="1143" w:type="dxa"/>
                  <w:tcBorders>
                    <w:top w:val="single" w:sz="6" w:space="0" w:color="D3D3D3"/>
                    <w:left w:val="single" w:sz="6" w:space="0" w:color="D3D3D3"/>
                    <w:bottom w:val="single" w:sz="6" w:space="0" w:color="D3D3D3"/>
                    <w:right w:val="single" w:sz="6" w:space="0" w:color="D3D3D3"/>
                  </w:tcBorders>
                </w:tcPr>
                <w:p w14:paraId="12804047" w14:textId="77777777" w:rsidR="00066508" w:rsidRDefault="00000000">
                  <w:pPr>
                    <w:keepNext/>
                    <w:widowControl w:val="0"/>
                    <w:spacing w:after="60"/>
                    <w:jc w:val="center"/>
                  </w:pPr>
                  <w:r>
                    <w:rPr>
                      <w:rFonts w:ascii="Calibri" w:hAnsi="Calibri"/>
                      <w:sz w:val="20"/>
                    </w:rPr>
                    <w:t>206.0 (93.2%)</w:t>
                  </w:r>
                </w:p>
              </w:tc>
              <w:tc>
                <w:tcPr>
                  <w:tcW w:w="1143" w:type="dxa"/>
                  <w:tcBorders>
                    <w:top w:val="single" w:sz="6" w:space="0" w:color="D3D3D3"/>
                    <w:left w:val="single" w:sz="6" w:space="0" w:color="D3D3D3"/>
                    <w:bottom w:val="single" w:sz="6" w:space="0" w:color="D3D3D3"/>
                    <w:right w:val="single" w:sz="6" w:space="0" w:color="D3D3D3"/>
                  </w:tcBorders>
                </w:tcPr>
                <w:p w14:paraId="5D2EABDF" w14:textId="77777777" w:rsidR="00066508" w:rsidRDefault="00000000">
                  <w:pPr>
                    <w:keepNext/>
                    <w:widowControl w:val="0"/>
                    <w:spacing w:after="60"/>
                    <w:jc w:val="center"/>
                  </w:pPr>
                  <w:r>
                    <w:rPr>
                      <w:rFonts w:ascii="Calibri" w:hAnsi="Calibri"/>
                      <w:sz w:val="20"/>
                    </w:rPr>
                    <w:t>200.0 (98.5%)</w:t>
                  </w:r>
                </w:p>
              </w:tc>
              <w:tc>
                <w:tcPr>
                  <w:tcW w:w="1143" w:type="dxa"/>
                  <w:tcBorders>
                    <w:top w:val="single" w:sz="6" w:space="0" w:color="D3D3D3"/>
                    <w:left w:val="single" w:sz="6" w:space="0" w:color="D3D3D3"/>
                    <w:bottom w:val="single" w:sz="6" w:space="0" w:color="D3D3D3"/>
                    <w:right w:val="single" w:sz="6" w:space="0" w:color="D3D3D3"/>
                  </w:tcBorders>
                </w:tcPr>
                <w:p w14:paraId="6284802C" w14:textId="77777777" w:rsidR="00066508" w:rsidRDefault="00000000">
                  <w:pPr>
                    <w:keepNext/>
                    <w:widowControl w:val="0"/>
                    <w:spacing w:after="60"/>
                    <w:jc w:val="center"/>
                  </w:pPr>
                  <w:r>
                    <w:rPr>
                      <w:rFonts w:ascii="Calibri" w:hAnsi="Calibri"/>
                      <w:sz w:val="20"/>
                    </w:rPr>
                    <w:t>259.0 (95.2%)</w:t>
                  </w:r>
                </w:p>
              </w:tc>
              <w:tc>
                <w:tcPr>
                  <w:tcW w:w="1143" w:type="dxa"/>
                  <w:tcBorders>
                    <w:top w:val="single" w:sz="6" w:space="0" w:color="D3D3D3"/>
                    <w:left w:val="single" w:sz="6" w:space="0" w:color="D3D3D3"/>
                    <w:bottom w:val="single" w:sz="6" w:space="0" w:color="D3D3D3"/>
                    <w:right w:val="single" w:sz="6" w:space="0" w:color="D3D3D3"/>
                  </w:tcBorders>
                </w:tcPr>
                <w:p w14:paraId="103602FC" w14:textId="77777777" w:rsidR="00066508" w:rsidRDefault="00000000">
                  <w:pPr>
                    <w:keepNext/>
                    <w:widowControl w:val="0"/>
                    <w:spacing w:after="60"/>
                    <w:jc w:val="center"/>
                  </w:pPr>
                  <w:r>
                    <w:rPr>
                      <w:rFonts w:ascii="Calibri" w:hAnsi="Calibri"/>
                      <w:sz w:val="20"/>
                    </w:rPr>
                    <w:t>182.0 (91.5%)</w:t>
                  </w:r>
                </w:p>
              </w:tc>
            </w:tr>
            <w:tr w:rsidR="00066508" w14:paraId="14CE141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21EB82" w14:textId="77777777" w:rsidR="00066508" w:rsidRDefault="00000000">
                  <w:pPr>
                    <w:keepNext/>
                    <w:widowControl w:val="0"/>
                    <w:spacing w:after="60"/>
                  </w:pPr>
                  <w:r>
                    <w:rPr>
                      <w:rFonts w:ascii="Calibri" w:hAnsi="Calibri"/>
                      <w:sz w:val="20"/>
                    </w:rPr>
                    <w:t>    Not as well as usual</w:t>
                  </w:r>
                </w:p>
              </w:tc>
              <w:tc>
                <w:tcPr>
                  <w:tcW w:w="1143" w:type="dxa"/>
                  <w:tcBorders>
                    <w:top w:val="single" w:sz="6" w:space="0" w:color="D3D3D3"/>
                    <w:left w:val="single" w:sz="6" w:space="0" w:color="D3D3D3"/>
                    <w:bottom w:val="single" w:sz="6" w:space="0" w:color="D3D3D3"/>
                    <w:right w:val="single" w:sz="6" w:space="0" w:color="D3D3D3"/>
                  </w:tcBorders>
                </w:tcPr>
                <w:p w14:paraId="74548B27" w14:textId="77777777" w:rsidR="00066508" w:rsidRDefault="00000000">
                  <w:pPr>
                    <w:keepNext/>
                    <w:widowControl w:val="0"/>
                    <w:spacing w:after="60"/>
                    <w:jc w:val="center"/>
                  </w:pPr>
                  <w:r>
                    <w:rPr>
                      <w:rFonts w:ascii="Calibri" w:hAnsi="Calibri"/>
                      <w:sz w:val="20"/>
                    </w:rPr>
                    <w:t>87.0 (6.7%)</w:t>
                  </w:r>
                </w:p>
              </w:tc>
              <w:tc>
                <w:tcPr>
                  <w:tcW w:w="1143" w:type="dxa"/>
                  <w:tcBorders>
                    <w:top w:val="single" w:sz="6" w:space="0" w:color="D3D3D3"/>
                    <w:left w:val="single" w:sz="6" w:space="0" w:color="D3D3D3"/>
                    <w:bottom w:val="single" w:sz="6" w:space="0" w:color="D3D3D3"/>
                    <w:right w:val="single" w:sz="6" w:space="0" w:color="D3D3D3"/>
                  </w:tcBorders>
                </w:tcPr>
                <w:p w14:paraId="6A6B5F76" w14:textId="77777777" w:rsidR="00066508" w:rsidRDefault="00000000">
                  <w:pPr>
                    <w:keepNext/>
                    <w:widowControl w:val="0"/>
                    <w:spacing w:after="60"/>
                    <w:jc w:val="cente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14:paraId="343A1B4B" w14:textId="77777777" w:rsidR="00066508" w:rsidRDefault="00000000">
                  <w:pPr>
                    <w:keepNext/>
                    <w:widowControl w:val="0"/>
                    <w:spacing w:after="60"/>
                    <w:jc w:val="center"/>
                  </w:pPr>
                  <w:r>
                    <w:rPr>
                      <w:rFonts w:ascii="Calibri" w:hAnsi="Calibri"/>
                      <w:sz w:val="20"/>
                    </w:rPr>
                    <w:t>27.0 (13.7%)</w:t>
                  </w:r>
                </w:p>
              </w:tc>
              <w:tc>
                <w:tcPr>
                  <w:tcW w:w="1143" w:type="dxa"/>
                  <w:tcBorders>
                    <w:top w:val="single" w:sz="6" w:space="0" w:color="D3D3D3"/>
                    <w:left w:val="single" w:sz="6" w:space="0" w:color="D3D3D3"/>
                    <w:bottom w:val="single" w:sz="6" w:space="0" w:color="D3D3D3"/>
                    <w:right w:val="single" w:sz="6" w:space="0" w:color="D3D3D3"/>
                  </w:tcBorders>
                </w:tcPr>
                <w:p w14:paraId="3435D587" w14:textId="77777777" w:rsidR="00066508" w:rsidRDefault="00000000">
                  <w:pPr>
                    <w:keepNext/>
                    <w:widowControl w:val="0"/>
                    <w:spacing w:after="60"/>
                    <w:jc w:val="cente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14:paraId="104D6840" w14:textId="77777777" w:rsidR="00066508" w:rsidRDefault="00000000">
                  <w:pPr>
                    <w:keepNext/>
                    <w:widowControl w:val="0"/>
                    <w:spacing w:after="60"/>
                    <w:jc w:val="cente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14:paraId="04A50851" w14:textId="77777777" w:rsidR="00066508" w:rsidRDefault="00000000">
                  <w:pPr>
                    <w:keepNext/>
                    <w:widowControl w:val="0"/>
                    <w:spacing w:after="60"/>
                    <w:jc w:val="center"/>
                  </w:pPr>
                  <w:r>
                    <w:rPr>
                      <w:rFonts w:ascii="Calibri" w:hAnsi="Calibri"/>
                      <w:sz w:val="20"/>
                    </w:rPr>
                    <w:t>13.0 (4.8%)</w:t>
                  </w:r>
                </w:p>
              </w:tc>
              <w:tc>
                <w:tcPr>
                  <w:tcW w:w="1143" w:type="dxa"/>
                  <w:tcBorders>
                    <w:top w:val="single" w:sz="6" w:space="0" w:color="D3D3D3"/>
                    <w:left w:val="single" w:sz="6" w:space="0" w:color="D3D3D3"/>
                    <w:bottom w:val="single" w:sz="6" w:space="0" w:color="D3D3D3"/>
                    <w:right w:val="single" w:sz="6" w:space="0" w:color="D3D3D3"/>
                  </w:tcBorders>
                </w:tcPr>
                <w:p w14:paraId="4A3CAD38" w14:textId="77777777" w:rsidR="00066508" w:rsidRDefault="00000000">
                  <w:pPr>
                    <w:keepNext/>
                    <w:widowControl w:val="0"/>
                    <w:spacing w:after="60"/>
                    <w:jc w:val="center"/>
                  </w:pPr>
                  <w:r>
                    <w:rPr>
                      <w:rFonts w:ascii="Calibri" w:hAnsi="Calibri"/>
                      <w:sz w:val="20"/>
                    </w:rPr>
                    <w:t>17.0 (8.5%)</w:t>
                  </w:r>
                </w:p>
              </w:tc>
            </w:tr>
            <w:tr w:rsidR="00066508" w14:paraId="4F97AF0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E65D0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08C7E4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08D48F3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D86A6F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1BF385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FE1B58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FCE36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AD3359" w14:textId="77777777" w:rsidR="00066508" w:rsidRDefault="00000000">
                  <w:pPr>
                    <w:keepNext/>
                    <w:widowControl w:val="0"/>
                    <w:spacing w:after="60"/>
                    <w:jc w:val="center"/>
                  </w:pPr>
                  <w:r>
                    <w:rPr>
                      <w:rFonts w:ascii="Calibri" w:hAnsi="Calibri"/>
                      <w:sz w:val="20"/>
                    </w:rPr>
                    <w:t>0</w:t>
                  </w:r>
                </w:p>
              </w:tc>
            </w:tr>
            <w:tr w:rsidR="00066508" w14:paraId="6A8F258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92192C2" w14:textId="77777777" w:rsidR="00066508" w:rsidRDefault="00000000">
                  <w:pPr>
                    <w:keepNext/>
                    <w:widowControl w:val="0"/>
                    <w:spacing w:after="60"/>
                  </w:pPr>
                  <w:r>
                    <w:rPr>
                      <w:rFonts w:ascii="Calibri" w:hAnsi="Calibri"/>
                      <w:sz w:val="20"/>
                    </w:rPr>
                    <w:t>Child sex</w:t>
                  </w:r>
                </w:p>
              </w:tc>
              <w:tc>
                <w:tcPr>
                  <w:tcW w:w="1143" w:type="dxa"/>
                  <w:tcBorders>
                    <w:top w:val="single" w:sz="6" w:space="0" w:color="D3D3D3"/>
                    <w:left w:val="single" w:sz="6" w:space="0" w:color="D3D3D3"/>
                    <w:bottom w:val="single" w:sz="6" w:space="0" w:color="D3D3D3"/>
                    <w:right w:val="single" w:sz="6" w:space="0" w:color="D3D3D3"/>
                  </w:tcBorders>
                </w:tcPr>
                <w:p w14:paraId="6807C45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D04095D"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EE7DA6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FB25BF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87DDAC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F3F0744"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006A907" w14:textId="77777777" w:rsidR="00066508" w:rsidRDefault="00066508">
                  <w:pPr>
                    <w:keepNext/>
                    <w:widowControl w:val="0"/>
                    <w:spacing w:after="60"/>
                    <w:jc w:val="center"/>
                  </w:pPr>
                </w:p>
              </w:tc>
            </w:tr>
            <w:tr w:rsidR="00066508" w14:paraId="462F05B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0A02196" w14:textId="77777777" w:rsidR="00066508" w:rsidRDefault="00000000">
                  <w:pPr>
                    <w:keepNext/>
                    <w:widowControl w:val="0"/>
                    <w:spacing w:after="60"/>
                  </w:pPr>
                  <w:r>
                    <w:rPr>
                      <w:rFonts w:ascii="Calibri" w:hAnsi="Calibri"/>
                      <w:sz w:val="20"/>
                    </w:rPr>
                    <w:t>    Male</w:t>
                  </w:r>
                </w:p>
              </w:tc>
              <w:tc>
                <w:tcPr>
                  <w:tcW w:w="1143" w:type="dxa"/>
                  <w:tcBorders>
                    <w:top w:val="single" w:sz="6" w:space="0" w:color="D3D3D3"/>
                    <w:left w:val="single" w:sz="6" w:space="0" w:color="D3D3D3"/>
                    <w:bottom w:val="single" w:sz="6" w:space="0" w:color="D3D3D3"/>
                    <w:right w:val="single" w:sz="6" w:space="0" w:color="D3D3D3"/>
                  </w:tcBorders>
                </w:tcPr>
                <w:p w14:paraId="6A353408" w14:textId="77777777" w:rsidR="00066508" w:rsidRDefault="00000000">
                  <w:pPr>
                    <w:keepNext/>
                    <w:widowControl w:val="0"/>
                    <w:spacing w:after="60"/>
                    <w:jc w:val="center"/>
                  </w:pPr>
                  <w:r>
                    <w:rPr>
                      <w:rFonts w:ascii="Calibri" w:hAnsi="Calibri"/>
                      <w:sz w:val="20"/>
                    </w:rPr>
                    <w:t>710.0 (54.7%)</w:t>
                  </w:r>
                </w:p>
              </w:tc>
              <w:tc>
                <w:tcPr>
                  <w:tcW w:w="1143" w:type="dxa"/>
                  <w:tcBorders>
                    <w:top w:val="single" w:sz="6" w:space="0" w:color="D3D3D3"/>
                    <w:left w:val="single" w:sz="6" w:space="0" w:color="D3D3D3"/>
                    <w:bottom w:val="single" w:sz="6" w:space="0" w:color="D3D3D3"/>
                    <w:right w:val="single" w:sz="6" w:space="0" w:color="D3D3D3"/>
                  </w:tcBorders>
                </w:tcPr>
                <w:p w14:paraId="161A0E1F" w14:textId="77777777" w:rsidR="00066508" w:rsidRDefault="00000000">
                  <w:pPr>
                    <w:keepNext/>
                    <w:widowControl w:val="0"/>
                    <w:spacing w:after="60"/>
                    <w:jc w:val="center"/>
                  </w:pPr>
                  <w:r>
                    <w:rPr>
                      <w:rFonts w:ascii="Calibri" w:hAnsi="Calibri"/>
                      <w:sz w:val="20"/>
                    </w:rPr>
                    <w:t>112.0 (54.9%)</w:t>
                  </w:r>
                </w:p>
              </w:tc>
              <w:tc>
                <w:tcPr>
                  <w:tcW w:w="1143" w:type="dxa"/>
                  <w:tcBorders>
                    <w:top w:val="single" w:sz="6" w:space="0" w:color="D3D3D3"/>
                    <w:left w:val="single" w:sz="6" w:space="0" w:color="D3D3D3"/>
                    <w:bottom w:val="single" w:sz="6" w:space="0" w:color="D3D3D3"/>
                    <w:right w:val="single" w:sz="6" w:space="0" w:color="D3D3D3"/>
                  </w:tcBorders>
                </w:tcPr>
                <w:p w14:paraId="009C6E5E" w14:textId="77777777" w:rsidR="00066508" w:rsidRDefault="00000000">
                  <w:pPr>
                    <w:keepNext/>
                    <w:widowControl w:val="0"/>
                    <w:spacing w:after="60"/>
                    <w:jc w:val="center"/>
                  </w:pPr>
                  <w:r>
                    <w:rPr>
                      <w:rFonts w:ascii="Calibri" w:hAnsi="Calibri"/>
                      <w:sz w:val="20"/>
                    </w:rPr>
                    <w:t>113.0 (57.1%)</w:t>
                  </w:r>
                </w:p>
              </w:tc>
              <w:tc>
                <w:tcPr>
                  <w:tcW w:w="1143" w:type="dxa"/>
                  <w:tcBorders>
                    <w:top w:val="single" w:sz="6" w:space="0" w:color="D3D3D3"/>
                    <w:left w:val="single" w:sz="6" w:space="0" w:color="D3D3D3"/>
                    <w:bottom w:val="single" w:sz="6" w:space="0" w:color="D3D3D3"/>
                    <w:right w:val="single" w:sz="6" w:space="0" w:color="D3D3D3"/>
                  </w:tcBorders>
                </w:tcPr>
                <w:p w14:paraId="0C42BAFB" w14:textId="77777777" w:rsidR="00066508" w:rsidRDefault="00000000">
                  <w:pPr>
                    <w:keepNext/>
                    <w:widowControl w:val="0"/>
                    <w:spacing w:after="60"/>
                    <w:jc w:val="center"/>
                  </w:pPr>
                  <w:r>
                    <w:rPr>
                      <w:rFonts w:ascii="Calibri" w:hAnsi="Calibri"/>
                      <w:sz w:val="20"/>
                    </w:rPr>
                    <w:t>120.0 (54.3%)</w:t>
                  </w:r>
                </w:p>
              </w:tc>
              <w:tc>
                <w:tcPr>
                  <w:tcW w:w="1143" w:type="dxa"/>
                  <w:tcBorders>
                    <w:top w:val="single" w:sz="6" w:space="0" w:color="D3D3D3"/>
                    <w:left w:val="single" w:sz="6" w:space="0" w:color="D3D3D3"/>
                    <w:bottom w:val="single" w:sz="6" w:space="0" w:color="D3D3D3"/>
                    <w:right w:val="single" w:sz="6" w:space="0" w:color="D3D3D3"/>
                  </w:tcBorders>
                </w:tcPr>
                <w:p w14:paraId="770BF6D0" w14:textId="77777777" w:rsidR="00066508" w:rsidRDefault="00000000">
                  <w:pPr>
                    <w:keepNext/>
                    <w:widowControl w:val="0"/>
                    <w:spacing w:after="60"/>
                    <w:jc w:val="center"/>
                  </w:pPr>
                  <w:r>
                    <w:rPr>
                      <w:rFonts w:ascii="Calibri" w:hAnsi="Calibri"/>
                      <w:sz w:val="20"/>
                    </w:rPr>
                    <w:t>111.0 (54.7%)</w:t>
                  </w:r>
                </w:p>
              </w:tc>
              <w:tc>
                <w:tcPr>
                  <w:tcW w:w="1143" w:type="dxa"/>
                  <w:tcBorders>
                    <w:top w:val="single" w:sz="6" w:space="0" w:color="D3D3D3"/>
                    <w:left w:val="single" w:sz="6" w:space="0" w:color="D3D3D3"/>
                    <w:bottom w:val="single" w:sz="6" w:space="0" w:color="D3D3D3"/>
                    <w:right w:val="single" w:sz="6" w:space="0" w:color="D3D3D3"/>
                  </w:tcBorders>
                </w:tcPr>
                <w:p w14:paraId="210887C8" w14:textId="77777777" w:rsidR="00066508" w:rsidRDefault="00000000">
                  <w:pPr>
                    <w:keepNext/>
                    <w:widowControl w:val="0"/>
                    <w:spacing w:after="60"/>
                    <w:jc w:val="center"/>
                  </w:pPr>
                  <w:r>
                    <w:rPr>
                      <w:rFonts w:ascii="Calibri" w:hAnsi="Calibri"/>
                      <w:sz w:val="20"/>
                    </w:rPr>
                    <w:t>143.0 (52.6%)</w:t>
                  </w:r>
                </w:p>
              </w:tc>
              <w:tc>
                <w:tcPr>
                  <w:tcW w:w="1143" w:type="dxa"/>
                  <w:tcBorders>
                    <w:top w:val="single" w:sz="6" w:space="0" w:color="D3D3D3"/>
                    <w:left w:val="single" w:sz="6" w:space="0" w:color="D3D3D3"/>
                    <w:bottom w:val="single" w:sz="6" w:space="0" w:color="D3D3D3"/>
                    <w:right w:val="single" w:sz="6" w:space="0" w:color="D3D3D3"/>
                  </w:tcBorders>
                </w:tcPr>
                <w:p w14:paraId="5F4DC943" w14:textId="77777777" w:rsidR="00066508" w:rsidRDefault="00000000">
                  <w:pPr>
                    <w:keepNext/>
                    <w:widowControl w:val="0"/>
                    <w:spacing w:after="60"/>
                    <w:jc w:val="center"/>
                  </w:pPr>
                  <w:r>
                    <w:rPr>
                      <w:rFonts w:ascii="Calibri" w:hAnsi="Calibri"/>
                      <w:sz w:val="20"/>
                    </w:rPr>
                    <w:t>111.0 (55.8%)</w:t>
                  </w:r>
                </w:p>
              </w:tc>
            </w:tr>
            <w:tr w:rsidR="00066508" w14:paraId="5112D14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FB8A1D" w14:textId="77777777" w:rsidR="00066508" w:rsidRDefault="00000000">
                  <w:pPr>
                    <w:keepNext/>
                    <w:widowControl w:val="0"/>
                    <w:spacing w:after="60"/>
                  </w:pPr>
                  <w:r>
                    <w:rPr>
                      <w:rFonts w:ascii="Calibri" w:hAnsi="Calibri"/>
                      <w:sz w:val="20"/>
                    </w:rPr>
                    <w:t>    Female</w:t>
                  </w:r>
                </w:p>
              </w:tc>
              <w:tc>
                <w:tcPr>
                  <w:tcW w:w="1143" w:type="dxa"/>
                  <w:tcBorders>
                    <w:top w:val="single" w:sz="6" w:space="0" w:color="D3D3D3"/>
                    <w:left w:val="single" w:sz="6" w:space="0" w:color="D3D3D3"/>
                    <w:bottom w:val="single" w:sz="6" w:space="0" w:color="D3D3D3"/>
                    <w:right w:val="single" w:sz="6" w:space="0" w:color="D3D3D3"/>
                  </w:tcBorders>
                </w:tcPr>
                <w:p w14:paraId="10EE3056" w14:textId="77777777" w:rsidR="00066508" w:rsidRDefault="00000000">
                  <w:pPr>
                    <w:keepNext/>
                    <w:widowControl w:val="0"/>
                    <w:spacing w:after="60"/>
                    <w:jc w:val="center"/>
                  </w:pPr>
                  <w:r>
                    <w:rPr>
                      <w:rFonts w:ascii="Calibri" w:hAnsi="Calibri"/>
                      <w:sz w:val="20"/>
                    </w:rPr>
                    <w:t>587.0 (45.3%)</w:t>
                  </w:r>
                </w:p>
              </w:tc>
              <w:tc>
                <w:tcPr>
                  <w:tcW w:w="1143" w:type="dxa"/>
                  <w:tcBorders>
                    <w:top w:val="single" w:sz="6" w:space="0" w:color="D3D3D3"/>
                    <w:left w:val="single" w:sz="6" w:space="0" w:color="D3D3D3"/>
                    <w:bottom w:val="single" w:sz="6" w:space="0" w:color="D3D3D3"/>
                    <w:right w:val="single" w:sz="6" w:space="0" w:color="D3D3D3"/>
                  </w:tcBorders>
                </w:tcPr>
                <w:p w14:paraId="1CC116C1" w14:textId="77777777" w:rsidR="00066508" w:rsidRDefault="00000000">
                  <w:pPr>
                    <w:keepNext/>
                    <w:widowControl w:val="0"/>
                    <w:spacing w:after="60"/>
                    <w:jc w:val="center"/>
                  </w:pPr>
                  <w:r>
                    <w:rPr>
                      <w:rFonts w:ascii="Calibri" w:hAnsi="Calibri"/>
                      <w:sz w:val="20"/>
                    </w:rPr>
                    <w:t>92.0 (45.1%)</w:t>
                  </w:r>
                </w:p>
              </w:tc>
              <w:tc>
                <w:tcPr>
                  <w:tcW w:w="1143" w:type="dxa"/>
                  <w:tcBorders>
                    <w:top w:val="single" w:sz="6" w:space="0" w:color="D3D3D3"/>
                    <w:left w:val="single" w:sz="6" w:space="0" w:color="D3D3D3"/>
                    <w:bottom w:val="single" w:sz="6" w:space="0" w:color="D3D3D3"/>
                    <w:right w:val="single" w:sz="6" w:space="0" w:color="D3D3D3"/>
                  </w:tcBorders>
                </w:tcPr>
                <w:p w14:paraId="3692B6D7" w14:textId="77777777" w:rsidR="00066508" w:rsidRDefault="00000000">
                  <w:pPr>
                    <w:keepNext/>
                    <w:widowControl w:val="0"/>
                    <w:spacing w:after="60"/>
                    <w:jc w:val="center"/>
                  </w:pPr>
                  <w:r>
                    <w:rPr>
                      <w:rFonts w:ascii="Calibri" w:hAnsi="Calibri"/>
                      <w:sz w:val="20"/>
                    </w:rPr>
                    <w:t>85.0 (42.9%)</w:t>
                  </w:r>
                </w:p>
              </w:tc>
              <w:tc>
                <w:tcPr>
                  <w:tcW w:w="1143" w:type="dxa"/>
                  <w:tcBorders>
                    <w:top w:val="single" w:sz="6" w:space="0" w:color="D3D3D3"/>
                    <w:left w:val="single" w:sz="6" w:space="0" w:color="D3D3D3"/>
                    <w:bottom w:val="single" w:sz="6" w:space="0" w:color="D3D3D3"/>
                    <w:right w:val="single" w:sz="6" w:space="0" w:color="D3D3D3"/>
                  </w:tcBorders>
                </w:tcPr>
                <w:p w14:paraId="357D2FF2" w14:textId="77777777" w:rsidR="00066508" w:rsidRDefault="00000000">
                  <w:pPr>
                    <w:keepNext/>
                    <w:widowControl w:val="0"/>
                    <w:spacing w:after="60"/>
                    <w:jc w:val="center"/>
                  </w:pPr>
                  <w:r>
                    <w:rPr>
                      <w:rFonts w:ascii="Calibri" w:hAnsi="Calibri"/>
                      <w:sz w:val="20"/>
                    </w:rPr>
                    <w:t>101.0 (45.7%)</w:t>
                  </w:r>
                </w:p>
              </w:tc>
              <w:tc>
                <w:tcPr>
                  <w:tcW w:w="1143" w:type="dxa"/>
                  <w:tcBorders>
                    <w:top w:val="single" w:sz="6" w:space="0" w:color="D3D3D3"/>
                    <w:left w:val="single" w:sz="6" w:space="0" w:color="D3D3D3"/>
                    <w:bottom w:val="single" w:sz="6" w:space="0" w:color="D3D3D3"/>
                    <w:right w:val="single" w:sz="6" w:space="0" w:color="D3D3D3"/>
                  </w:tcBorders>
                </w:tcPr>
                <w:p w14:paraId="1EA52897" w14:textId="77777777" w:rsidR="00066508" w:rsidRDefault="00000000">
                  <w:pPr>
                    <w:keepNext/>
                    <w:widowControl w:val="0"/>
                    <w:spacing w:after="60"/>
                    <w:jc w:val="center"/>
                  </w:pPr>
                  <w:r>
                    <w:rPr>
                      <w:rFonts w:ascii="Calibri" w:hAnsi="Calibri"/>
                      <w:sz w:val="20"/>
                    </w:rPr>
                    <w:t>92.0 (45.3%)</w:t>
                  </w:r>
                </w:p>
              </w:tc>
              <w:tc>
                <w:tcPr>
                  <w:tcW w:w="1143" w:type="dxa"/>
                  <w:tcBorders>
                    <w:top w:val="single" w:sz="6" w:space="0" w:color="D3D3D3"/>
                    <w:left w:val="single" w:sz="6" w:space="0" w:color="D3D3D3"/>
                    <w:bottom w:val="single" w:sz="6" w:space="0" w:color="D3D3D3"/>
                    <w:right w:val="single" w:sz="6" w:space="0" w:color="D3D3D3"/>
                  </w:tcBorders>
                </w:tcPr>
                <w:p w14:paraId="4112DBE2" w14:textId="77777777" w:rsidR="00066508" w:rsidRDefault="00000000">
                  <w:pPr>
                    <w:keepNext/>
                    <w:widowControl w:val="0"/>
                    <w:spacing w:after="60"/>
                    <w:jc w:val="center"/>
                  </w:pPr>
                  <w:r>
                    <w:rPr>
                      <w:rFonts w:ascii="Calibri" w:hAnsi="Calibri"/>
                      <w:sz w:val="20"/>
                    </w:rPr>
                    <w:t>129.0 (47.4%)</w:t>
                  </w:r>
                </w:p>
              </w:tc>
              <w:tc>
                <w:tcPr>
                  <w:tcW w:w="1143" w:type="dxa"/>
                  <w:tcBorders>
                    <w:top w:val="single" w:sz="6" w:space="0" w:color="D3D3D3"/>
                    <w:left w:val="single" w:sz="6" w:space="0" w:color="D3D3D3"/>
                    <w:bottom w:val="single" w:sz="6" w:space="0" w:color="D3D3D3"/>
                    <w:right w:val="single" w:sz="6" w:space="0" w:color="D3D3D3"/>
                  </w:tcBorders>
                </w:tcPr>
                <w:p w14:paraId="0B8A3B55" w14:textId="77777777" w:rsidR="00066508" w:rsidRDefault="00000000">
                  <w:pPr>
                    <w:keepNext/>
                    <w:widowControl w:val="0"/>
                    <w:spacing w:after="60"/>
                    <w:jc w:val="center"/>
                  </w:pPr>
                  <w:r>
                    <w:rPr>
                      <w:rFonts w:ascii="Calibri" w:hAnsi="Calibri"/>
                      <w:sz w:val="20"/>
                    </w:rPr>
                    <w:t>88.0 (44.2%)</w:t>
                  </w:r>
                </w:p>
              </w:tc>
            </w:tr>
            <w:tr w:rsidR="00066508" w14:paraId="03B242D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9F3100B" w14:textId="77777777" w:rsidR="00066508" w:rsidRDefault="00000000">
                  <w:pPr>
                    <w:keepNext/>
                    <w:widowControl w:val="0"/>
                    <w:spacing w:after="60"/>
                  </w:pPr>
                  <w:r>
                    <w:rPr>
                      <w:rFonts w:ascii="Calibri" w:hAnsi="Calibri"/>
                      <w:sz w:val="20"/>
                    </w:rPr>
                    <w:lastRenderedPageBreak/>
                    <w:t>Child weight (kg)</w:t>
                  </w:r>
                </w:p>
              </w:tc>
              <w:tc>
                <w:tcPr>
                  <w:tcW w:w="1143" w:type="dxa"/>
                  <w:tcBorders>
                    <w:top w:val="single" w:sz="6" w:space="0" w:color="D3D3D3"/>
                    <w:left w:val="single" w:sz="6" w:space="0" w:color="D3D3D3"/>
                    <w:bottom w:val="single" w:sz="6" w:space="0" w:color="D3D3D3"/>
                    <w:right w:val="single" w:sz="6" w:space="0" w:color="D3D3D3"/>
                  </w:tcBorders>
                </w:tcPr>
                <w:p w14:paraId="5CBB56E0" w14:textId="77777777" w:rsidR="00066508" w:rsidRDefault="00000000">
                  <w:pPr>
                    <w:keepNext/>
                    <w:widowControl w:val="0"/>
                    <w:spacing w:after="60"/>
                    <w:jc w:val="center"/>
                  </w:pPr>
                  <w:r>
                    <w:rPr>
                      <w:rFonts w:ascii="Calibri" w:hAnsi="Calibri"/>
                      <w:sz w:val="20"/>
                    </w:rPr>
                    <w:t>26.9 (22.9, 32.6)</w:t>
                  </w:r>
                </w:p>
              </w:tc>
              <w:tc>
                <w:tcPr>
                  <w:tcW w:w="1143" w:type="dxa"/>
                  <w:tcBorders>
                    <w:top w:val="single" w:sz="6" w:space="0" w:color="D3D3D3"/>
                    <w:left w:val="single" w:sz="6" w:space="0" w:color="D3D3D3"/>
                    <w:bottom w:val="single" w:sz="6" w:space="0" w:color="D3D3D3"/>
                    <w:right w:val="single" w:sz="6" w:space="0" w:color="D3D3D3"/>
                  </w:tcBorders>
                </w:tcPr>
                <w:p w14:paraId="1A00CA43" w14:textId="77777777" w:rsidR="00066508" w:rsidRDefault="00000000">
                  <w:pPr>
                    <w:keepNext/>
                    <w:widowControl w:val="0"/>
                    <w:spacing w:after="60"/>
                    <w:jc w:val="center"/>
                  </w:pPr>
                  <w:r>
                    <w:rPr>
                      <w:rFonts w:ascii="Calibri" w:hAnsi="Calibri"/>
                      <w:sz w:val="20"/>
                    </w:rPr>
                    <w:t>22.3 (20.3, 25.0)</w:t>
                  </w:r>
                </w:p>
              </w:tc>
              <w:tc>
                <w:tcPr>
                  <w:tcW w:w="1143" w:type="dxa"/>
                  <w:tcBorders>
                    <w:top w:val="single" w:sz="6" w:space="0" w:color="D3D3D3"/>
                    <w:left w:val="single" w:sz="6" w:space="0" w:color="D3D3D3"/>
                    <w:bottom w:val="single" w:sz="6" w:space="0" w:color="D3D3D3"/>
                    <w:right w:val="single" w:sz="6" w:space="0" w:color="D3D3D3"/>
                  </w:tcBorders>
                </w:tcPr>
                <w:p w14:paraId="2B5C1B9F" w14:textId="77777777" w:rsidR="00066508" w:rsidRDefault="00000000">
                  <w:pPr>
                    <w:keepNext/>
                    <w:widowControl w:val="0"/>
                    <w:spacing w:after="60"/>
                    <w:jc w:val="center"/>
                  </w:pPr>
                  <w:r>
                    <w:rPr>
                      <w:rFonts w:ascii="Calibri" w:hAnsi="Calibri"/>
                      <w:sz w:val="20"/>
                    </w:rPr>
                    <w:t>35.7 (32.4, 41.2)</w:t>
                  </w:r>
                </w:p>
              </w:tc>
              <w:tc>
                <w:tcPr>
                  <w:tcW w:w="1143" w:type="dxa"/>
                  <w:tcBorders>
                    <w:top w:val="single" w:sz="6" w:space="0" w:color="D3D3D3"/>
                    <w:left w:val="single" w:sz="6" w:space="0" w:color="D3D3D3"/>
                    <w:bottom w:val="single" w:sz="6" w:space="0" w:color="D3D3D3"/>
                    <w:right w:val="single" w:sz="6" w:space="0" w:color="D3D3D3"/>
                  </w:tcBorders>
                </w:tcPr>
                <w:p w14:paraId="079C6DD8" w14:textId="77777777" w:rsidR="00066508" w:rsidRDefault="00000000">
                  <w:pPr>
                    <w:keepNext/>
                    <w:widowControl w:val="0"/>
                    <w:spacing w:after="60"/>
                    <w:jc w:val="center"/>
                  </w:pPr>
                  <w:r>
                    <w:rPr>
                      <w:rFonts w:ascii="Calibri" w:hAnsi="Calibri"/>
                      <w:sz w:val="20"/>
                    </w:rPr>
                    <w:t>30.7 (26.8, 36.5)</w:t>
                  </w:r>
                </w:p>
              </w:tc>
              <w:tc>
                <w:tcPr>
                  <w:tcW w:w="1143" w:type="dxa"/>
                  <w:tcBorders>
                    <w:top w:val="single" w:sz="6" w:space="0" w:color="D3D3D3"/>
                    <w:left w:val="single" w:sz="6" w:space="0" w:color="D3D3D3"/>
                    <w:bottom w:val="single" w:sz="6" w:space="0" w:color="D3D3D3"/>
                    <w:right w:val="single" w:sz="6" w:space="0" w:color="D3D3D3"/>
                  </w:tcBorders>
                </w:tcPr>
                <w:p w14:paraId="172EAB19" w14:textId="77777777" w:rsidR="00066508" w:rsidRDefault="00000000">
                  <w:pPr>
                    <w:keepNext/>
                    <w:widowControl w:val="0"/>
                    <w:spacing w:after="60"/>
                    <w:jc w:val="center"/>
                  </w:pPr>
                  <w:r>
                    <w:rPr>
                      <w:rFonts w:ascii="Calibri" w:hAnsi="Calibri"/>
                      <w:sz w:val="20"/>
                    </w:rPr>
                    <w:t>23.6 (21.4, 27.1)</w:t>
                  </w:r>
                </w:p>
              </w:tc>
              <w:tc>
                <w:tcPr>
                  <w:tcW w:w="1143" w:type="dxa"/>
                  <w:tcBorders>
                    <w:top w:val="single" w:sz="6" w:space="0" w:color="D3D3D3"/>
                    <w:left w:val="single" w:sz="6" w:space="0" w:color="D3D3D3"/>
                    <w:bottom w:val="single" w:sz="6" w:space="0" w:color="D3D3D3"/>
                    <w:right w:val="single" w:sz="6" w:space="0" w:color="D3D3D3"/>
                  </w:tcBorders>
                </w:tcPr>
                <w:p w14:paraId="74669753" w14:textId="77777777" w:rsidR="00066508" w:rsidRDefault="00000000">
                  <w:pPr>
                    <w:keepNext/>
                    <w:widowControl w:val="0"/>
                    <w:spacing w:after="60"/>
                    <w:jc w:val="center"/>
                  </w:pPr>
                  <w:r>
                    <w:rPr>
                      <w:rFonts w:ascii="Calibri" w:hAnsi="Calibri"/>
                      <w:sz w:val="20"/>
                    </w:rPr>
                    <w:t>28.5 (25.7, 31.6)</w:t>
                  </w:r>
                </w:p>
              </w:tc>
              <w:tc>
                <w:tcPr>
                  <w:tcW w:w="1143" w:type="dxa"/>
                  <w:tcBorders>
                    <w:top w:val="single" w:sz="6" w:space="0" w:color="D3D3D3"/>
                    <w:left w:val="single" w:sz="6" w:space="0" w:color="D3D3D3"/>
                    <w:bottom w:val="single" w:sz="6" w:space="0" w:color="D3D3D3"/>
                    <w:right w:val="single" w:sz="6" w:space="0" w:color="D3D3D3"/>
                  </w:tcBorders>
                </w:tcPr>
                <w:p w14:paraId="1EC842AA" w14:textId="77777777" w:rsidR="00066508" w:rsidRDefault="00000000">
                  <w:pPr>
                    <w:keepNext/>
                    <w:widowControl w:val="0"/>
                    <w:spacing w:after="60"/>
                    <w:jc w:val="center"/>
                  </w:pPr>
                  <w:r>
                    <w:rPr>
                      <w:rFonts w:ascii="Calibri" w:hAnsi="Calibri"/>
                      <w:sz w:val="20"/>
                    </w:rPr>
                    <w:t>23.3 (21.2, 27.2)</w:t>
                  </w:r>
                </w:p>
              </w:tc>
            </w:tr>
            <w:tr w:rsidR="00066508" w14:paraId="51DE337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8B9CAE0"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1143" w:type="dxa"/>
                  <w:tcBorders>
                    <w:top w:val="single" w:sz="6" w:space="0" w:color="D3D3D3"/>
                    <w:left w:val="single" w:sz="6" w:space="0" w:color="D3D3D3"/>
                    <w:bottom w:val="single" w:sz="6" w:space="0" w:color="D3D3D3"/>
                    <w:right w:val="single" w:sz="6" w:space="0" w:color="D3D3D3"/>
                  </w:tcBorders>
                </w:tcPr>
                <w:p w14:paraId="3AA8DEB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B762A6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F451278"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7E2853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81CB5E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07AC6C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12920DA" w14:textId="77777777" w:rsidR="00066508" w:rsidRDefault="00066508">
                  <w:pPr>
                    <w:keepNext/>
                    <w:widowControl w:val="0"/>
                    <w:spacing w:after="60"/>
                    <w:jc w:val="center"/>
                  </w:pPr>
                </w:p>
              </w:tc>
            </w:tr>
            <w:tr w:rsidR="00066508" w14:paraId="756BE9D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46A62FB" w14:textId="77777777" w:rsidR="00066508" w:rsidRDefault="00000000">
                  <w:pPr>
                    <w:keepNext/>
                    <w:widowControl w:val="0"/>
                    <w:spacing w:after="60"/>
                  </w:pPr>
                  <w:r>
                    <w:rPr>
                      <w:rFonts w:ascii="Calibri" w:hAnsi="Calibri"/>
                      <w:sz w:val="20"/>
                    </w:rPr>
                    <w:t>    Usual</w:t>
                  </w:r>
                </w:p>
              </w:tc>
              <w:tc>
                <w:tcPr>
                  <w:tcW w:w="1143" w:type="dxa"/>
                  <w:tcBorders>
                    <w:top w:val="single" w:sz="6" w:space="0" w:color="D3D3D3"/>
                    <w:left w:val="single" w:sz="6" w:space="0" w:color="D3D3D3"/>
                    <w:bottom w:val="single" w:sz="6" w:space="0" w:color="D3D3D3"/>
                    <w:right w:val="single" w:sz="6" w:space="0" w:color="D3D3D3"/>
                  </w:tcBorders>
                </w:tcPr>
                <w:p w14:paraId="10641AD7" w14:textId="77777777" w:rsidR="00066508" w:rsidRDefault="00000000">
                  <w:pPr>
                    <w:keepNext/>
                    <w:widowControl w:val="0"/>
                    <w:spacing w:after="60"/>
                    <w:jc w:val="center"/>
                  </w:pPr>
                  <w:r>
                    <w:rPr>
                      <w:rFonts w:ascii="Calibri" w:hAnsi="Calibri"/>
                      <w:sz w:val="20"/>
                    </w:rPr>
                    <w:t>1,232.0 (95.1%)</w:t>
                  </w:r>
                </w:p>
              </w:tc>
              <w:tc>
                <w:tcPr>
                  <w:tcW w:w="1143" w:type="dxa"/>
                  <w:tcBorders>
                    <w:top w:val="single" w:sz="6" w:space="0" w:color="D3D3D3"/>
                    <w:left w:val="single" w:sz="6" w:space="0" w:color="D3D3D3"/>
                    <w:bottom w:val="single" w:sz="6" w:space="0" w:color="D3D3D3"/>
                    <w:right w:val="single" w:sz="6" w:space="0" w:color="D3D3D3"/>
                  </w:tcBorders>
                </w:tcPr>
                <w:p w14:paraId="6B6673E8" w14:textId="77777777" w:rsidR="00066508" w:rsidRDefault="00000000">
                  <w:pPr>
                    <w:keepNext/>
                    <w:widowControl w:val="0"/>
                    <w:spacing w:after="60"/>
                    <w:jc w:val="center"/>
                  </w:pPr>
                  <w:r>
                    <w:rPr>
                      <w:rFonts w:ascii="Calibri" w:hAnsi="Calibri"/>
                      <w:sz w:val="20"/>
                    </w:rPr>
                    <w:t>198.0 (97.1%)</w:t>
                  </w:r>
                </w:p>
              </w:tc>
              <w:tc>
                <w:tcPr>
                  <w:tcW w:w="1143" w:type="dxa"/>
                  <w:tcBorders>
                    <w:top w:val="single" w:sz="6" w:space="0" w:color="D3D3D3"/>
                    <w:left w:val="single" w:sz="6" w:space="0" w:color="D3D3D3"/>
                    <w:bottom w:val="single" w:sz="6" w:space="0" w:color="D3D3D3"/>
                    <w:right w:val="single" w:sz="6" w:space="0" w:color="D3D3D3"/>
                  </w:tcBorders>
                </w:tcPr>
                <w:p w14:paraId="54798843" w14:textId="77777777" w:rsidR="00066508" w:rsidRDefault="00000000">
                  <w:pPr>
                    <w:keepNext/>
                    <w:widowControl w:val="0"/>
                    <w:spacing w:after="60"/>
                    <w:jc w:val="center"/>
                  </w:pPr>
                  <w:r>
                    <w:rPr>
                      <w:rFonts w:ascii="Calibri" w:hAnsi="Calibri"/>
                      <w:sz w:val="20"/>
                    </w:rPr>
                    <w:t>176.0 (89.3%)</w:t>
                  </w:r>
                </w:p>
              </w:tc>
              <w:tc>
                <w:tcPr>
                  <w:tcW w:w="1143" w:type="dxa"/>
                  <w:tcBorders>
                    <w:top w:val="single" w:sz="6" w:space="0" w:color="D3D3D3"/>
                    <w:left w:val="single" w:sz="6" w:space="0" w:color="D3D3D3"/>
                    <w:bottom w:val="single" w:sz="6" w:space="0" w:color="D3D3D3"/>
                    <w:right w:val="single" w:sz="6" w:space="0" w:color="D3D3D3"/>
                  </w:tcBorders>
                </w:tcPr>
                <w:p w14:paraId="556D4B47" w14:textId="77777777" w:rsidR="00066508" w:rsidRDefault="00000000">
                  <w:pPr>
                    <w:keepNext/>
                    <w:widowControl w:val="0"/>
                    <w:spacing w:after="60"/>
                    <w:jc w:val="center"/>
                  </w:pPr>
                  <w:r>
                    <w:rPr>
                      <w:rFonts w:ascii="Calibri" w:hAnsi="Calibri"/>
                      <w:sz w:val="20"/>
                    </w:rPr>
                    <w:t>214.0 (96.8%)</w:t>
                  </w:r>
                </w:p>
              </w:tc>
              <w:tc>
                <w:tcPr>
                  <w:tcW w:w="1143" w:type="dxa"/>
                  <w:tcBorders>
                    <w:top w:val="single" w:sz="6" w:space="0" w:color="D3D3D3"/>
                    <w:left w:val="single" w:sz="6" w:space="0" w:color="D3D3D3"/>
                    <w:bottom w:val="single" w:sz="6" w:space="0" w:color="D3D3D3"/>
                    <w:right w:val="single" w:sz="6" w:space="0" w:color="D3D3D3"/>
                  </w:tcBorders>
                </w:tcPr>
                <w:p w14:paraId="5CEDD3EF" w14:textId="77777777" w:rsidR="00066508" w:rsidRDefault="00000000">
                  <w:pPr>
                    <w:keepNext/>
                    <w:widowControl w:val="0"/>
                    <w:spacing w:after="60"/>
                    <w:jc w:val="center"/>
                  </w:pPr>
                  <w:r>
                    <w:rPr>
                      <w:rFonts w:ascii="Calibri" w:hAnsi="Calibri"/>
                      <w:sz w:val="20"/>
                    </w:rPr>
                    <w:t>187.0 (92.1%)</w:t>
                  </w:r>
                </w:p>
              </w:tc>
              <w:tc>
                <w:tcPr>
                  <w:tcW w:w="1143" w:type="dxa"/>
                  <w:tcBorders>
                    <w:top w:val="single" w:sz="6" w:space="0" w:color="D3D3D3"/>
                    <w:left w:val="single" w:sz="6" w:space="0" w:color="D3D3D3"/>
                    <w:bottom w:val="single" w:sz="6" w:space="0" w:color="D3D3D3"/>
                    <w:right w:val="single" w:sz="6" w:space="0" w:color="D3D3D3"/>
                  </w:tcBorders>
                </w:tcPr>
                <w:p w14:paraId="2AE85C4E" w14:textId="77777777" w:rsidR="00066508" w:rsidRDefault="00000000">
                  <w:pPr>
                    <w:keepNext/>
                    <w:widowControl w:val="0"/>
                    <w:spacing w:after="60"/>
                    <w:jc w:val="center"/>
                  </w:pPr>
                  <w:r>
                    <w:rPr>
                      <w:rFonts w:ascii="Calibri" w:hAnsi="Calibri"/>
                      <w:sz w:val="20"/>
                    </w:rPr>
                    <w:t>262.0 (96.3%)</w:t>
                  </w:r>
                </w:p>
              </w:tc>
              <w:tc>
                <w:tcPr>
                  <w:tcW w:w="1143" w:type="dxa"/>
                  <w:tcBorders>
                    <w:top w:val="single" w:sz="6" w:space="0" w:color="D3D3D3"/>
                    <w:left w:val="single" w:sz="6" w:space="0" w:color="D3D3D3"/>
                    <w:bottom w:val="single" w:sz="6" w:space="0" w:color="D3D3D3"/>
                    <w:right w:val="single" w:sz="6" w:space="0" w:color="D3D3D3"/>
                  </w:tcBorders>
                </w:tcPr>
                <w:p w14:paraId="2F29E611" w14:textId="77777777" w:rsidR="00066508" w:rsidRDefault="00000000">
                  <w:pPr>
                    <w:keepNext/>
                    <w:widowControl w:val="0"/>
                    <w:spacing w:after="60"/>
                    <w:jc w:val="center"/>
                  </w:pPr>
                  <w:r>
                    <w:rPr>
                      <w:rFonts w:ascii="Calibri" w:hAnsi="Calibri"/>
                      <w:sz w:val="20"/>
                    </w:rPr>
                    <w:t>195.0 (98.0%)</w:t>
                  </w:r>
                </w:p>
              </w:tc>
            </w:tr>
            <w:tr w:rsidR="00066508" w14:paraId="731E39F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7F620B7" w14:textId="77777777" w:rsidR="00066508" w:rsidRDefault="00000000">
                  <w:pPr>
                    <w:keepNext/>
                    <w:widowControl w:val="0"/>
                    <w:spacing w:after="60"/>
                  </w:pPr>
                  <w:r>
                    <w:rPr>
                      <w:rFonts w:ascii="Calibri" w:hAnsi="Calibri"/>
                      <w:sz w:val="20"/>
                    </w:rPr>
                    <w:t>    Not usual</w:t>
                  </w:r>
                </w:p>
              </w:tc>
              <w:tc>
                <w:tcPr>
                  <w:tcW w:w="1143" w:type="dxa"/>
                  <w:tcBorders>
                    <w:top w:val="single" w:sz="6" w:space="0" w:color="D3D3D3"/>
                    <w:left w:val="single" w:sz="6" w:space="0" w:color="D3D3D3"/>
                    <w:bottom w:val="single" w:sz="6" w:space="0" w:color="D3D3D3"/>
                    <w:right w:val="single" w:sz="6" w:space="0" w:color="D3D3D3"/>
                  </w:tcBorders>
                </w:tcPr>
                <w:p w14:paraId="4851D6E2" w14:textId="77777777" w:rsidR="00066508" w:rsidRDefault="00000000">
                  <w:pPr>
                    <w:keepNext/>
                    <w:widowControl w:val="0"/>
                    <w:spacing w:after="60"/>
                    <w:jc w:val="cente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14:paraId="06AD841B" w14:textId="77777777" w:rsidR="00066508" w:rsidRDefault="00000000">
                  <w:pPr>
                    <w:keepNext/>
                    <w:widowControl w:val="0"/>
                    <w:spacing w:after="60"/>
                    <w:jc w:val="cente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14:paraId="49B1B7C8" w14:textId="77777777" w:rsidR="00066508" w:rsidRDefault="00000000">
                  <w:pPr>
                    <w:keepNext/>
                    <w:widowControl w:val="0"/>
                    <w:spacing w:after="60"/>
                    <w:jc w:val="center"/>
                  </w:pPr>
                  <w:r>
                    <w:rPr>
                      <w:rFonts w:ascii="Calibri" w:hAnsi="Calibri"/>
                      <w:sz w:val="20"/>
                    </w:rPr>
                    <w:t>21.0 (10.7%)</w:t>
                  </w:r>
                </w:p>
              </w:tc>
              <w:tc>
                <w:tcPr>
                  <w:tcW w:w="1143" w:type="dxa"/>
                  <w:tcBorders>
                    <w:top w:val="single" w:sz="6" w:space="0" w:color="D3D3D3"/>
                    <w:left w:val="single" w:sz="6" w:space="0" w:color="D3D3D3"/>
                    <w:bottom w:val="single" w:sz="6" w:space="0" w:color="D3D3D3"/>
                    <w:right w:val="single" w:sz="6" w:space="0" w:color="D3D3D3"/>
                  </w:tcBorders>
                </w:tcPr>
                <w:p w14:paraId="41E4416F" w14:textId="77777777" w:rsidR="00066508" w:rsidRDefault="00000000">
                  <w:pPr>
                    <w:keepNext/>
                    <w:widowControl w:val="0"/>
                    <w:spacing w:after="60"/>
                    <w:jc w:val="cente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14:paraId="6CAF07A1" w14:textId="77777777" w:rsidR="00066508" w:rsidRDefault="00000000">
                  <w:pPr>
                    <w:keepNext/>
                    <w:widowControl w:val="0"/>
                    <w:spacing w:after="60"/>
                    <w:jc w:val="center"/>
                  </w:pPr>
                  <w:r>
                    <w:rPr>
                      <w:rFonts w:ascii="Calibri" w:hAnsi="Calibri"/>
                      <w:sz w:val="20"/>
                    </w:rPr>
                    <w:t>16.0 (7.9%)</w:t>
                  </w:r>
                </w:p>
              </w:tc>
              <w:tc>
                <w:tcPr>
                  <w:tcW w:w="1143" w:type="dxa"/>
                  <w:tcBorders>
                    <w:top w:val="single" w:sz="6" w:space="0" w:color="D3D3D3"/>
                    <w:left w:val="single" w:sz="6" w:space="0" w:color="D3D3D3"/>
                    <w:bottom w:val="single" w:sz="6" w:space="0" w:color="D3D3D3"/>
                    <w:right w:val="single" w:sz="6" w:space="0" w:color="D3D3D3"/>
                  </w:tcBorders>
                </w:tcPr>
                <w:p w14:paraId="11C49032" w14:textId="77777777" w:rsidR="00066508" w:rsidRDefault="00000000">
                  <w:pPr>
                    <w:keepNext/>
                    <w:widowControl w:val="0"/>
                    <w:spacing w:after="60"/>
                    <w:jc w:val="center"/>
                  </w:pPr>
                  <w:r>
                    <w:rPr>
                      <w:rFonts w:ascii="Calibri" w:hAnsi="Calibri"/>
                      <w:sz w:val="20"/>
                    </w:rPr>
                    <w:t>10.0 (3.7%)</w:t>
                  </w:r>
                </w:p>
              </w:tc>
              <w:tc>
                <w:tcPr>
                  <w:tcW w:w="1143" w:type="dxa"/>
                  <w:tcBorders>
                    <w:top w:val="single" w:sz="6" w:space="0" w:color="D3D3D3"/>
                    <w:left w:val="single" w:sz="6" w:space="0" w:color="D3D3D3"/>
                    <w:bottom w:val="single" w:sz="6" w:space="0" w:color="D3D3D3"/>
                    <w:right w:val="single" w:sz="6" w:space="0" w:color="D3D3D3"/>
                  </w:tcBorders>
                </w:tcPr>
                <w:p w14:paraId="3CDC8670" w14:textId="77777777" w:rsidR="00066508" w:rsidRDefault="00000000">
                  <w:pPr>
                    <w:keepNext/>
                    <w:widowControl w:val="0"/>
                    <w:spacing w:after="60"/>
                    <w:jc w:val="center"/>
                  </w:pPr>
                  <w:r>
                    <w:rPr>
                      <w:rFonts w:ascii="Calibri" w:hAnsi="Calibri"/>
                      <w:sz w:val="20"/>
                    </w:rPr>
                    <w:t>4.0 (2.0%)</w:t>
                  </w:r>
                </w:p>
              </w:tc>
            </w:tr>
            <w:tr w:rsidR="00066508" w14:paraId="6F69106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A2E3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903F0D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73BD91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038DB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9614B5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4947E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BE628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5D6E056" w14:textId="77777777" w:rsidR="00066508" w:rsidRDefault="00000000">
                  <w:pPr>
                    <w:keepNext/>
                    <w:widowControl w:val="0"/>
                    <w:spacing w:after="60"/>
                    <w:jc w:val="center"/>
                  </w:pPr>
                  <w:r>
                    <w:rPr>
                      <w:rFonts w:ascii="Calibri" w:hAnsi="Calibri"/>
                      <w:sz w:val="20"/>
                    </w:rPr>
                    <w:t>0</w:t>
                  </w:r>
                </w:p>
              </w:tc>
            </w:tr>
            <w:tr w:rsidR="00066508" w14:paraId="5952B08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CA7B629" w14:textId="77777777" w:rsidR="00066508" w:rsidRDefault="00000000">
                  <w:pPr>
                    <w:keepNext/>
                    <w:widowControl w:val="0"/>
                    <w:spacing w:after="60"/>
                  </w:pPr>
                  <w:r>
                    <w:rPr>
                      <w:rFonts w:ascii="Calibri" w:hAnsi="Calibri"/>
                      <w:sz w:val="20"/>
                    </w:rPr>
                    <w:t>Creatinine night sample (g/l)</w:t>
                  </w:r>
                </w:p>
              </w:tc>
              <w:tc>
                <w:tcPr>
                  <w:tcW w:w="1143" w:type="dxa"/>
                  <w:tcBorders>
                    <w:top w:val="single" w:sz="6" w:space="0" w:color="D3D3D3"/>
                    <w:left w:val="single" w:sz="6" w:space="0" w:color="D3D3D3"/>
                    <w:bottom w:val="single" w:sz="6" w:space="0" w:color="D3D3D3"/>
                    <w:right w:val="single" w:sz="6" w:space="0" w:color="D3D3D3"/>
                  </w:tcBorders>
                </w:tcPr>
                <w:p w14:paraId="3903FBEA" w14:textId="77777777" w:rsidR="00066508" w:rsidRDefault="00000000">
                  <w:pPr>
                    <w:keepNext/>
                    <w:widowControl w:val="0"/>
                    <w:spacing w:after="60"/>
                    <w:jc w:val="center"/>
                  </w:pPr>
                  <w:r>
                    <w:rPr>
                      <w:rFonts w:ascii="Calibri" w:hAnsi="Calibri"/>
                      <w:sz w:val="20"/>
                    </w:rPr>
                    <w:t>1.7 (0.9, 3.0)</w:t>
                  </w:r>
                </w:p>
              </w:tc>
              <w:tc>
                <w:tcPr>
                  <w:tcW w:w="1143" w:type="dxa"/>
                  <w:tcBorders>
                    <w:top w:val="single" w:sz="6" w:space="0" w:color="D3D3D3"/>
                    <w:left w:val="single" w:sz="6" w:space="0" w:color="D3D3D3"/>
                    <w:bottom w:val="single" w:sz="6" w:space="0" w:color="D3D3D3"/>
                    <w:right w:val="single" w:sz="6" w:space="0" w:color="D3D3D3"/>
                  </w:tcBorders>
                </w:tcPr>
                <w:p w14:paraId="68E4229C" w14:textId="77777777" w:rsidR="00066508" w:rsidRDefault="00000000">
                  <w:pPr>
                    <w:keepNext/>
                    <w:widowControl w:val="0"/>
                    <w:spacing w:after="60"/>
                    <w:jc w:val="center"/>
                  </w:pPr>
                  <w:r>
                    <w:rPr>
                      <w:rFonts w:ascii="Calibri" w:hAnsi="Calibri"/>
                      <w:sz w:val="20"/>
                    </w:rPr>
                    <w:t>0.8 (0.6, 1.1)</w:t>
                  </w:r>
                </w:p>
              </w:tc>
              <w:tc>
                <w:tcPr>
                  <w:tcW w:w="1143" w:type="dxa"/>
                  <w:tcBorders>
                    <w:top w:val="single" w:sz="6" w:space="0" w:color="D3D3D3"/>
                    <w:left w:val="single" w:sz="6" w:space="0" w:color="D3D3D3"/>
                    <w:bottom w:val="single" w:sz="6" w:space="0" w:color="D3D3D3"/>
                    <w:right w:val="single" w:sz="6" w:space="0" w:color="D3D3D3"/>
                  </w:tcBorders>
                </w:tcPr>
                <w:p w14:paraId="1310BC60" w14:textId="77777777" w:rsidR="00066508" w:rsidRDefault="00000000">
                  <w:pPr>
                    <w:keepNext/>
                    <w:widowControl w:val="0"/>
                    <w:spacing w:after="60"/>
                    <w:jc w:val="center"/>
                  </w:pPr>
                  <w:r>
                    <w:rPr>
                      <w:rFonts w:ascii="Calibri" w:hAnsi="Calibri"/>
                      <w:sz w:val="20"/>
                    </w:rPr>
                    <w:t>3.3 (2.0, 4.3)</w:t>
                  </w:r>
                </w:p>
              </w:tc>
              <w:tc>
                <w:tcPr>
                  <w:tcW w:w="1143" w:type="dxa"/>
                  <w:tcBorders>
                    <w:top w:val="single" w:sz="6" w:space="0" w:color="D3D3D3"/>
                    <w:left w:val="single" w:sz="6" w:space="0" w:color="D3D3D3"/>
                    <w:bottom w:val="single" w:sz="6" w:space="0" w:color="D3D3D3"/>
                    <w:right w:val="single" w:sz="6" w:space="0" w:color="D3D3D3"/>
                  </w:tcBorders>
                </w:tcPr>
                <w:p w14:paraId="04177277" w14:textId="77777777" w:rsidR="00066508" w:rsidRDefault="00000000">
                  <w:pPr>
                    <w:keepNext/>
                    <w:widowControl w:val="0"/>
                    <w:spacing w:after="60"/>
                    <w:jc w:val="center"/>
                  </w:pPr>
                  <w:r>
                    <w:rPr>
                      <w:rFonts w:ascii="Calibri" w:hAnsi="Calibri"/>
                      <w:sz w:val="20"/>
                    </w:rPr>
                    <w:t>2.5 (1.5, 3.8)</w:t>
                  </w:r>
                </w:p>
              </w:tc>
              <w:tc>
                <w:tcPr>
                  <w:tcW w:w="1143" w:type="dxa"/>
                  <w:tcBorders>
                    <w:top w:val="single" w:sz="6" w:space="0" w:color="D3D3D3"/>
                    <w:left w:val="single" w:sz="6" w:space="0" w:color="D3D3D3"/>
                    <w:bottom w:val="single" w:sz="6" w:space="0" w:color="D3D3D3"/>
                    <w:right w:val="single" w:sz="6" w:space="0" w:color="D3D3D3"/>
                  </w:tcBorders>
                </w:tcPr>
                <w:p w14:paraId="128EEC91" w14:textId="77777777" w:rsidR="00066508" w:rsidRDefault="00000000">
                  <w:pPr>
                    <w:keepNext/>
                    <w:widowControl w:val="0"/>
                    <w:spacing w:after="60"/>
                    <w:jc w:val="center"/>
                  </w:pPr>
                  <w:r>
                    <w:rPr>
                      <w:rFonts w:ascii="Calibri" w:hAnsi="Calibri"/>
                      <w:sz w:val="20"/>
                    </w:rPr>
                    <w:t>1.7 (0.9, 2.7)</w:t>
                  </w:r>
                </w:p>
              </w:tc>
              <w:tc>
                <w:tcPr>
                  <w:tcW w:w="1143" w:type="dxa"/>
                  <w:tcBorders>
                    <w:top w:val="single" w:sz="6" w:space="0" w:color="D3D3D3"/>
                    <w:left w:val="single" w:sz="6" w:space="0" w:color="D3D3D3"/>
                    <w:bottom w:val="single" w:sz="6" w:space="0" w:color="D3D3D3"/>
                    <w:right w:val="single" w:sz="6" w:space="0" w:color="D3D3D3"/>
                  </w:tcBorders>
                </w:tcPr>
                <w:p w14:paraId="10162609" w14:textId="77777777" w:rsidR="00066508" w:rsidRDefault="00000000">
                  <w:pPr>
                    <w:keepNext/>
                    <w:widowControl w:val="0"/>
                    <w:spacing w:after="60"/>
                    <w:jc w:val="center"/>
                  </w:pPr>
                  <w:r>
                    <w:rPr>
                      <w:rFonts w:ascii="Calibri" w:hAnsi="Calibri"/>
                      <w:sz w:val="20"/>
                    </w:rPr>
                    <w:t>2.0 (1.2, 3.0)</w:t>
                  </w:r>
                </w:p>
              </w:tc>
              <w:tc>
                <w:tcPr>
                  <w:tcW w:w="1143" w:type="dxa"/>
                  <w:tcBorders>
                    <w:top w:val="single" w:sz="6" w:space="0" w:color="D3D3D3"/>
                    <w:left w:val="single" w:sz="6" w:space="0" w:color="D3D3D3"/>
                    <w:bottom w:val="single" w:sz="6" w:space="0" w:color="D3D3D3"/>
                    <w:right w:val="single" w:sz="6" w:space="0" w:color="D3D3D3"/>
                  </w:tcBorders>
                </w:tcPr>
                <w:p w14:paraId="3CBDD2F4" w14:textId="77777777" w:rsidR="00066508" w:rsidRDefault="00000000">
                  <w:pPr>
                    <w:keepNext/>
                    <w:widowControl w:val="0"/>
                    <w:spacing w:after="60"/>
                    <w:jc w:val="center"/>
                  </w:pPr>
                  <w:r>
                    <w:rPr>
                      <w:rFonts w:ascii="Calibri" w:hAnsi="Calibri"/>
                      <w:sz w:val="20"/>
                    </w:rPr>
                    <w:t>0.8 (0.4, 1.3)</w:t>
                  </w:r>
                </w:p>
              </w:tc>
            </w:tr>
            <w:tr w:rsidR="00066508" w14:paraId="7AB1278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44A4B3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34243E" w14:textId="77777777" w:rsidR="00066508" w:rsidRDefault="00000000">
                  <w:pPr>
                    <w:keepNext/>
                    <w:widowControl w:val="0"/>
                    <w:spacing w:after="60"/>
                    <w:jc w:val="center"/>
                  </w:pPr>
                  <w:r>
                    <w:rPr>
                      <w:rFonts w:ascii="Calibri" w:hAnsi="Calibri"/>
                      <w:sz w:val="20"/>
                    </w:rPr>
                    <w:t>321</w:t>
                  </w:r>
                </w:p>
              </w:tc>
              <w:tc>
                <w:tcPr>
                  <w:tcW w:w="1143" w:type="dxa"/>
                  <w:tcBorders>
                    <w:top w:val="single" w:sz="6" w:space="0" w:color="D3D3D3"/>
                    <w:left w:val="single" w:sz="6" w:space="0" w:color="D3D3D3"/>
                    <w:bottom w:val="single" w:sz="6" w:space="0" w:color="D3D3D3"/>
                    <w:right w:val="single" w:sz="6" w:space="0" w:color="D3D3D3"/>
                  </w:tcBorders>
                </w:tcPr>
                <w:p w14:paraId="085F3F42" w14:textId="77777777" w:rsidR="00066508" w:rsidRDefault="00000000">
                  <w:pPr>
                    <w:keepNext/>
                    <w:widowControl w:val="0"/>
                    <w:spacing w:after="60"/>
                    <w:jc w:val="cente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14:paraId="490A8D8F" w14:textId="77777777" w:rsidR="00066508" w:rsidRDefault="00000000">
                  <w:pPr>
                    <w:keepNext/>
                    <w:widowControl w:val="0"/>
                    <w:spacing w:after="60"/>
                    <w:jc w:val="center"/>
                  </w:pPr>
                  <w:r>
                    <w:rPr>
                      <w:rFonts w:ascii="Calibri" w:hAnsi="Calibri"/>
                      <w:sz w:val="20"/>
                    </w:rPr>
                    <w:t>64</w:t>
                  </w:r>
                </w:p>
              </w:tc>
              <w:tc>
                <w:tcPr>
                  <w:tcW w:w="1143" w:type="dxa"/>
                  <w:tcBorders>
                    <w:top w:val="single" w:sz="6" w:space="0" w:color="D3D3D3"/>
                    <w:left w:val="single" w:sz="6" w:space="0" w:color="D3D3D3"/>
                    <w:bottom w:val="single" w:sz="6" w:space="0" w:color="D3D3D3"/>
                    <w:right w:val="single" w:sz="6" w:space="0" w:color="D3D3D3"/>
                  </w:tcBorders>
                </w:tcPr>
                <w:p w14:paraId="34E584D6" w14:textId="77777777" w:rsidR="00066508" w:rsidRDefault="00000000">
                  <w:pPr>
                    <w:keepNext/>
                    <w:widowControl w:val="0"/>
                    <w:spacing w:after="60"/>
                    <w:jc w:val="center"/>
                  </w:pPr>
                  <w:r>
                    <w:rPr>
                      <w:rFonts w:ascii="Calibri" w:hAnsi="Calibri"/>
                      <w:sz w:val="20"/>
                    </w:rPr>
                    <w:t>19</w:t>
                  </w:r>
                </w:p>
              </w:tc>
              <w:tc>
                <w:tcPr>
                  <w:tcW w:w="1143" w:type="dxa"/>
                  <w:tcBorders>
                    <w:top w:val="single" w:sz="6" w:space="0" w:color="D3D3D3"/>
                    <w:left w:val="single" w:sz="6" w:space="0" w:color="D3D3D3"/>
                    <w:bottom w:val="single" w:sz="6" w:space="0" w:color="D3D3D3"/>
                    <w:right w:val="single" w:sz="6" w:space="0" w:color="D3D3D3"/>
                  </w:tcBorders>
                </w:tcPr>
                <w:p w14:paraId="6425D012" w14:textId="77777777" w:rsidR="00066508" w:rsidRDefault="00000000">
                  <w:pPr>
                    <w:keepNext/>
                    <w:widowControl w:val="0"/>
                    <w:spacing w:after="60"/>
                    <w:jc w:val="center"/>
                  </w:pPr>
                  <w:r>
                    <w:rPr>
                      <w:rFonts w:ascii="Calibri" w:hAnsi="Calibri"/>
                      <w:sz w:val="20"/>
                    </w:rPr>
                    <w:t>23</w:t>
                  </w:r>
                </w:p>
              </w:tc>
              <w:tc>
                <w:tcPr>
                  <w:tcW w:w="1143" w:type="dxa"/>
                  <w:tcBorders>
                    <w:top w:val="single" w:sz="6" w:space="0" w:color="D3D3D3"/>
                    <w:left w:val="single" w:sz="6" w:space="0" w:color="D3D3D3"/>
                    <w:bottom w:val="single" w:sz="6" w:space="0" w:color="D3D3D3"/>
                    <w:right w:val="single" w:sz="6" w:space="0" w:color="D3D3D3"/>
                  </w:tcBorders>
                </w:tcPr>
                <w:p w14:paraId="19AC2393" w14:textId="77777777" w:rsidR="00066508" w:rsidRDefault="00000000">
                  <w:pPr>
                    <w:keepNext/>
                    <w:widowControl w:val="0"/>
                    <w:spacing w:after="60"/>
                    <w:jc w:val="cente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14:paraId="7BDD7A7E" w14:textId="77777777" w:rsidR="00066508" w:rsidRDefault="00000000">
                  <w:pPr>
                    <w:keepNext/>
                    <w:widowControl w:val="0"/>
                    <w:spacing w:after="60"/>
                    <w:jc w:val="center"/>
                  </w:pPr>
                  <w:r>
                    <w:rPr>
                      <w:rFonts w:ascii="Calibri" w:hAnsi="Calibri"/>
                      <w:sz w:val="20"/>
                    </w:rPr>
                    <w:t>71</w:t>
                  </w:r>
                </w:p>
              </w:tc>
            </w:tr>
            <w:tr w:rsidR="00066508" w14:paraId="4CB9E1B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946A508" w14:textId="77777777" w:rsidR="00066508" w:rsidRDefault="00000000">
                  <w:pPr>
                    <w:keepNext/>
                    <w:widowControl w:val="0"/>
                    <w:spacing w:after="60"/>
                  </w:pPr>
                  <w:r>
                    <w:rPr>
                      <w:rFonts w:ascii="Calibri" w:hAnsi="Calibri"/>
                      <w:sz w:val="20"/>
                    </w:rPr>
                    <w:t>Creatinine pooled sample (g/l)</w:t>
                  </w:r>
                </w:p>
              </w:tc>
              <w:tc>
                <w:tcPr>
                  <w:tcW w:w="1143" w:type="dxa"/>
                  <w:tcBorders>
                    <w:top w:val="single" w:sz="6" w:space="0" w:color="D3D3D3"/>
                    <w:left w:val="single" w:sz="6" w:space="0" w:color="D3D3D3"/>
                    <w:bottom w:val="single" w:sz="6" w:space="0" w:color="D3D3D3"/>
                    <w:right w:val="single" w:sz="6" w:space="0" w:color="D3D3D3"/>
                  </w:tcBorders>
                </w:tcPr>
                <w:p w14:paraId="26362443" w14:textId="77777777" w:rsidR="00066508" w:rsidRDefault="00000000">
                  <w:pPr>
                    <w:keepNext/>
                    <w:widowControl w:val="0"/>
                    <w:spacing w:after="60"/>
                    <w:jc w:val="cente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14:paraId="0619D7AA" w14:textId="77777777" w:rsidR="00066508" w:rsidRDefault="00000000">
                  <w:pPr>
                    <w:keepNext/>
                    <w:widowControl w:val="0"/>
                    <w:spacing w:after="60"/>
                    <w:jc w:val="cente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14:paraId="28734683" w14:textId="77777777" w:rsidR="00066508" w:rsidRDefault="00000000">
                  <w:pPr>
                    <w:keepNext/>
                    <w:widowControl w:val="0"/>
                    <w:spacing w:after="60"/>
                    <w:jc w:val="center"/>
                  </w:pPr>
                  <w:r>
                    <w:rPr>
                      <w:rFonts w:ascii="Calibri" w:hAnsi="Calibri"/>
                      <w:sz w:val="20"/>
                    </w:rPr>
                    <w:t>1.2 (1.0, 1.5)</w:t>
                  </w:r>
                </w:p>
              </w:tc>
              <w:tc>
                <w:tcPr>
                  <w:tcW w:w="1143" w:type="dxa"/>
                  <w:tcBorders>
                    <w:top w:val="single" w:sz="6" w:space="0" w:color="D3D3D3"/>
                    <w:left w:val="single" w:sz="6" w:space="0" w:color="D3D3D3"/>
                    <w:bottom w:val="single" w:sz="6" w:space="0" w:color="D3D3D3"/>
                    <w:right w:val="single" w:sz="6" w:space="0" w:color="D3D3D3"/>
                  </w:tcBorders>
                </w:tcPr>
                <w:p w14:paraId="6964DA71" w14:textId="77777777" w:rsidR="00066508" w:rsidRDefault="00000000">
                  <w:pPr>
                    <w:keepNext/>
                    <w:widowControl w:val="0"/>
                    <w:spacing w:after="60"/>
                    <w:jc w:val="center"/>
                  </w:pPr>
                  <w:r>
                    <w:rPr>
                      <w:rFonts w:ascii="Calibri" w:hAnsi="Calibri"/>
                      <w:sz w:val="20"/>
                    </w:rPr>
                    <w:t>1.0 (0.8, 1.3)</w:t>
                  </w:r>
                </w:p>
              </w:tc>
              <w:tc>
                <w:tcPr>
                  <w:tcW w:w="1143" w:type="dxa"/>
                  <w:tcBorders>
                    <w:top w:val="single" w:sz="6" w:space="0" w:color="D3D3D3"/>
                    <w:left w:val="single" w:sz="6" w:space="0" w:color="D3D3D3"/>
                    <w:bottom w:val="single" w:sz="6" w:space="0" w:color="D3D3D3"/>
                    <w:right w:val="single" w:sz="6" w:space="0" w:color="D3D3D3"/>
                  </w:tcBorders>
                </w:tcPr>
                <w:p w14:paraId="5D1D0C7F" w14:textId="77777777" w:rsidR="00066508" w:rsidRDefault="00000000">
                  <w:pPr>
                    <w:keepNext/>
                    <w:widowControl w:val="0"/>
                    <w:spacing w:after="60"/>
                    <w:jc w:val="cente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14:paraId="3E75501C" w14:textId="77777777" w:rsidR="00066508" w:rsidRDefault="00000000">
                  <w:pPr>
                    <w:keepNext/>
                    <w:widowControl w:val="0"/>
                    <w:spacing w:after="60"/>
                    <w:jc w:val="cente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14:paraId="358F1232" w14:textId="77777777" w:rsidR="00066508" w:rsidRDefault="00000000">
                  <w:pPr>
                    <w:keepNext/>
                    <w:widowControl w:val="0"/>
                    <w:spacing w:after="60"/>
                    <w:jc w:val="center"/>
                  </w:pPr>
                  <w:r>
                    <w:rPr>
                      <w:rFonts w:ascii="Calibri" w:hAnsi="Calibri"/>
                      <w:sz w:val="20"/>
                    </w:rPr>
                    <w:t>0.9 (0.7, 1.1)</w:t>
                  </w:r>
                </w:p>
              </w:tc>
            </w:tr>
            <w:tr w:rsidR="00066508" w14:paraId="636E155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214928E" w14:textId="77777777" w:rsidR="00066508" w:rsidRDefault="00000000">
                  <w:pPr>
                    <w:keepNext/>
                    <w:widowControl w:val="0"/>
                    <w:spacing w:after="60"/>
                  </w:pPr>
                  <w:r>
                    <w:rPr>
                      <w:rFonts w:ascii="Calibri" w:hAnsi="Calibri"/>
                      <w:sz w:val="20"/>
                    </w:rPr>
                    <w:t>Date of test (season)</w:t>
                  </w:r>
                </w:p>
              </w:tc>
              <w:tc>
                <w:tcPr>
                  <w:tcW w:w="1143" w:type="dxa"/>
                  <w:tcBorders>
                    <w:top w:val="single" w:sz="6" w:space="0" w:color="D3D3D3"/>
                    <w:left w:val="single" w:sz="6" w:space="0" w:color="D3D3D3"/>
                    <w:bottom w:val="single" w:sz="6" w:space="0" w:color="D3D3D3"/>
                    <w:right w:val="single" w:sz="6" w:space="0" w:color="D3D3D3"/>
                  </w:tcBorders>
                </w:tcPr>
                <w:p w14:paraId="3A47151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4012CC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C20DB0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37FE04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BCCE9B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F2F52C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58827DC" w14:textId="77777777" w:rsidR="00066508" w:rsidRDefault="00066508">
                  <w:pPr>
                    <w:keepNext/>
                    <w:widowControl w:val="0"/>
                    <w:spacing w:after="60"/>
                    <w:jc w:val="center"/>
                  </w:pPr>
                </w:p>
              </w:tc>
            </w:tr>
            <w:tr w:rsidR="00066508" w14:paraId="542583D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1356C19" w14:textId="77777777" w:rsidR="00066508" w:rsidRDefault="00000000">
                  <w:pPr>
                    <w:keepNext/>
                    <w:widowControl w:val="0"/>
                    <w:spacing w:after="60"/>
                  </w:pPr>
                  <w:r>
                    <w:rPr>
                      <w:rFonts w:ascii="Calibri" w:hAnsi="Calibri"/>
                      <w:sz w:val="20"/>
                    </w:rPr>
                    <w:t>    Spring</w:t>
                  </w:r>
                </w:p>
              </w:tc>
              <w:tc>
                <w:tcPr>
                  <w:tcW w:w="1143" w:type="dxa"/>
                  <w:tcBorders>
                    <w:top w:val="single" w:sz="6" w:space="0" w:color="D3D3D3"/>
                    <w:left w:val="single" w:sz="6" w:space="0" w:color="D3D3D3"/>
                    <w:bottom w:val="single" w:sz="6" w:space="0" w:color="D3D3D3"/>
                    <w:right w:val="single" w:sz="6" w:space="0" w:color="D3D3D3"/>
                  </w:tcBorders>
                </w:tcPr>
                <w:p w14:paraId="4980A51E" w14:textId="77777777" w:rsidR="00066508" w:rsidRDefault="00000000">
                  <w:pPr>
                    <w:keepNext/>
                    <w:widowControl w:val="0"/>
                    <w:spacing w:after="60"/>
                    <w:jc w:val="center"/>
                  </w:pPr>
                  <w:r>
                    <w:rPr>
                      <w:rFonts w:ascii="Calibri" w:hAnsi="Calibri"/>
                      <w:sz w:val="20"/>
                    </w:rPr>
                    <w:t>358.0 (27.7%)</w:t>
                  </w:r>
                </w:p>
              </w:tc>
              <w:tc>
                <w:tcPr>
                  <w:tcW w:w="1143" w:type="dxa"/>
                  <w:tcBorders>
                    <w:top w:val="single" w:sz="6" w:space="0" w:color="D3D3D3"/>
                    <w:left w:val="single" w:sz="6" w:space="0" w:color="D3D3D3"/>
                    <w:bottom w:val="single" w:sz="6" w:space="0" w:color="D3D3D3"/>
                    <w:right w:val="single" w:sz="6" w:space="0" w:color="D3D3D3"/>
                  </w:tcBorders>
                </w:tcPr>
                <w:p w14:paraId="674B45EA" w14:textId="77777777" w:rsidR="00066508" w:rsidRDefault="00000000">
                  <w:pPr>
                    <w:keepNext/>
                    <w:widowControl w:val="0"/>
                    <w:spacing w:after="60"/>
                    <w:jc w:val="cente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14:paraId="4DC60FED" w14:textId="77777777" w:rsidR="00066508" w:rsidRDefault="00000000">
                  <w:pPr>
                    <w:keepNext/>
                    <w:widowControl w:val="0"/>
                    <w:spacing w:after="60"/>
                    <w:jc w:val="cente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14:paraId="425DE2D8" w14:textId="77777777" w:rsidR="00066508" w:rsidRDefault="00000000">
                  <w:pPr>
                    <w:keepNext/>
                    <w:widowControl w:val="0"/>
                    <w:spacing w:after="60"/>
                    <w:jc w:val="center"/>
                  </w:pPr>
                  <w:r>
                    <w:rPr>
                      <w:rFonts w:ascii="Calibri" w:hAnsi="Calibri"/>
                      <w:sz w:val="20"/>
                    </w:rPr>
                    <w:t>71.0 (32.4%)</w:t>
                  </w:r>
                </w:p>
              </w:tc>
              <w:tc>
                <w:tcPr>
                  <w:tcW w:w="1143" w:type="dxa"/>
                  <w:tcBorders>
                    <w:top w:val="single" w:sz="6" w:space="0" w:color="D3D3D3"/>
                    <w:left w:val="single" w:sz="6" w:space="0" w:color="D3D3D3"/>
                    <w:bottom w:val="single" w:sz="6" w:space="0" w:color="D3D3D3"/>
                    <w:right w:val="single" w:sz="6" w:space="0" w:color="D3D3D3"/>
                  </w:tcBorders>
                </w:tcPr>
                <w:p w14:paraId="26D459F4" w14:textId="77777777" w:rsidR="00066508" w:rsidRDefault="00000000">
                  <w:pPr>
                    <w:keepNext/>
                    <w:widowControl w:val="0"/>
                    <w:spacing w:after="60"/>
                    <w:jc w:val="center"/>
                  </w:pPr>
                  <w:r>
                    <w:rPr>
                      <w:rFonts w:ascii="Calibri" w:hAnsi="Calibri"/>
                      <w:sz w:val="20"/>
                    </w:rPr>
                    <w:t>61.0 (30.0%)</w:t>
                  </w:r>
                </w:p>
              </w:tc>
              <w:tc>
                <w:tcPr>
                  <w:tcW w:w="1143" w:type="dxa"/>
                  <w:tcBorders>
                    <w:top w:val="single" w:sz="6" w:space="0" w:color="D3D3D3"/>
                    <w:left w:val="single" w:sz="6" w:space="0" w:color="D3D3D3"/>
                    <w:bottom w:val="single" w:sz="6" w:space="0" w:color="D3D3D3"/>
                    <w:right w:val="single" w:sz="6" w:space="0" w:color="D3D3D3"/>
                  </w:tcBorders>
                </w:tcPr>
                <w:p w14:paraId="3B8BA52E" w14:textId="77777777" w:rsidR="00066508" w:rsidRDefault="00000000">
                  <w:pPr>
                    <w:keepNext/>
                    <w:widowControl w:val="0"/>
                    <w:spacing w:after="60"/>
                    <w:jc w:val="center"/>
                  </w:pPr>
                  <w:r>
                    <w:rPr>
                      <w:rFonts w:ascii="Calibri" w:hAnsi="Calibri"/>
                      <w:sz w:val="20"/>
                    </w:rPr>
                    <w:t>37.0 (13.6%)</w:t>
                  </w:r>
                </w:p>
              </w:tc>
              <w:tc>
                <w:tcPr>
                  <w:tcW w:w="1143" w:type="dxa"/>
                  <w:tcBorders>
                    <w:top w:val="single" w:sz="6" w:space="0" w:color="D3D3D3"/>
                    <w:left w:val="single" w:sz="6" w:space="0" w:color="D3D3D3"/>
                    <w:bottom w:val="single" w:sz="6" w:space="0" w:color="D3D3D3"/>
                    <w:right w:val="single" w:sz="6" w:space="0" w:color="D3D3D3"/>
                  </w:tcBorders>
                </w:tcPr>
                <w:p w14:paraId="774CB0BF" w14:textId="77777777" w:rsidR="00066508" w:rsidRDefault="00000000">
                  <w:pPr>
                    <w:keepNext/>
                    <w:widowControl w:val="0"/>
                    <w:spacing w:after="60"/>
                    <w:jc w:val="center"/>
                  </w:pPr>
                  <w:r>
                    <w:rPr>
                      <w:rFonts w:ascii="Calibri" w:hAnsi="Calibri"/>
                      <w:sz w:val="20"/>
                    </w:rPr>
                    <w:t>77.0 (38.9%)</w:t>
                  </w:r>
                </w:p>
              </w:tc>
            </w:tr>
            <w:tr w:rsidR="00066508" w14:paraId="0FA7B2C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E3F19D5" w14:textId="77777777" w:rsidR="00066508" w:rsidRDefault="00000000">
                  <w:pPr>
                    <w:keepNext/>
                    <w:widowControl w:val="0"/>
                    <w:spacing w:after="60"/>
                  </w:pPr>
                  <w:r>
                    <w:rPr>
                      <w:rFonts w:ascii="Calibri" w:hAnsi="Calibri"/>
                      <w:sz w:val="20"/>
                    </w:rPr>
                    <w:t>    Winter</w:t>
                  </w:r>
                </w:p>
              </w:tc>
              <w:tc>
                <w:tcPr>
                  <w:tcW w:w="1143" w:type="dxa"/>
                  <w:tcBorders>
                    <w:top w:val="single" w:sz="6" w:space="0" w:color="D3D3D3"/>
                    <w:left w:val="single" w:sz="6" w:space="0" w:color="D3D3D3"/>
                    <w:bottom w:val="single" w:sz="6" w:space="0" w:color="D3D3D3"/>
                    <w:right w:val="single" w:sz="6" w:space="0" w:color="D3D3D3"/>
                  </w:tcBorders>
                </w:tcPr>
                <w:p w14:paraId="15CED49A" w14:textId="77777777" w:rsidR="00066508" w:rsidRDefault="00000000">
                  <w:pPr>
                    <w:keepNext/>
                    <w:widowControl w:val="0"/>
                    <w:spacing w:after="60"/>
                    <w:jc w:val="center"/>
                  </w:pPr>
                  <w:r>
                    <w:rPr>
                      <w:rFonts w:ascii="Calibri" w:hAnsi="Calibri"/>
                      <w:sz w:val="20"/>
                    </w:rPr>
                    <w:t>339.0 (26.2%)</w:t>
                  </w:r>
                </w:p>
              </w:tc>
              <w:tc>
                <w:tcPr>
                  <w:tcW w:w="1143" w:type="dxa"/>
                  <w:tcBorders>
                    <w:top w:val="single" w:sz="6" w:space="0" w:color="D3D3D3"/>
                    <w:left w:val="single" w:sz="6" w:space="0" w:color="D3D3D3"/>
                    <w:bottom w:val="single" w:sz="6" w:space="0" w:color="D3D3D3"/>
                    <w:right w:val="single" w:sz="6" w:space="0" w:color="D3D3D3"/>
                  </w:tcBorders>
                </w:tcPr>
                <w:p w14:paraId="3ABED1B7" w14:textId="77777777" w:rsidR="00066508" w:rsidRDefault="00000000">
                  <w:pPr>
                    <w:keepNext/>
                    <w:widowControl w:val="0"/>
                    <w:spacing w:after="60"/>
                    <w:jc w:val="cente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14:paraId="4580350B" w14:textId="77777777" w:rsidR="00066508" w:rsidRDefault="00000000">
                  <w:pPr>
                    <w:keepNext/>
                    <w:widowControl w:val="0"/>
                    <w:spacing w:after="60"/>
                    <w:jc w:val="center"/>
                  </w:pPr>
                  <w:r>
                    <w:rPr>
                      <w:rFonts w:ascii="Calibri" w:hAnsi="Calibri"/>
                      <w:sz w:val="20"/>
                    </w:rPr>
                    <w:t>61.0 (30.8%)</w:t>
                  </w:r>
                </w:p>
              </w:tc>
              <w:tc>
                <w:tcPr>
                  <w:tcW w:w="1143" w:type="dxa"/>
                  <w:tcBorders>
                    <w:top w:val="single" w:sz="6" w:space="0" w:color="D3D3D3"/>
                    <w:left w:val="single" w:sz="6" w:space="0" w:color="D3D3D3"/>
                    <w:bottom w:val="single" w:sz="6" w:space="0" w:color="D3D3D3"/>
                    <w:right w:val="single" w:sz="6" w:space="0" w:color="D3D3D3"/>
                  </w:tcBorders>
                </w:tcPr>
                <w:p w14:paraId="627FBF7C" w14:textId="77777777" w:rsidR="00066508" w:rsidRDefault="00000000">
                  <w:pPr>
                    <w:keepNext/>
                    <w:widowControl w:val="0"/>
                    <w:spacing w:after="60"/>
                    <w:jc w:val="center"/>
                  </w:pPr>
                  <w:r>
                    <w:rPr>
                      <w:rFonts w:ascii="Calibri" w:hAnsi="Calibri"/>
                      <w:sz w:val="20"/>
                    </w:rPr>
                    <w:t>97.0 (44.3%)</w:t>
                  </w:r>
                </w:p>
              </w:tc>
              <w:tc>
                <w:tcPr>
                  <w:tcW w:w="1143" w:type="dxa"/>
                  <w:tcBorders>
                    <w:top w:val="single" w:sz="6" w:space="0" w:color="D3D3D3"/>
                    <w:left w:val="single" w:sz="6" w:space="0" w:color="D3D3D3"/>
                    <w:bottom w:val="single" w:sz="6" w:space="0" w:color="D3D3D3"/>
                    <w:right w:val="single" w:sz="6" w:space="0" w:color="D3D3D3"/>
                  </w:tcBorders>
                </w:tcPr>
                <w:p w14:paraId="59E1E5BE" w14:textId="77777777" w:rsidR="00066508" w:rsidRDefault="00000000">
                  <w:pPr>
                    <w:keepNext/>
                    <w:widowControl w:val="0"/>
                    <w:spacing w:after="60"/>
                    <w:jc w:val="center"/>
                  </w:pPr>
                  <w:r>
                    <w:rPr>
                      <w:rFonts w:ascii="Calibri" w:hAnsi="Calibri"/>
                      <w:sz w:val="20"/>
                    </w:rPr>
                    <w:t>38.0 (18.7%)</w:t>
                  </w:r>
                </w:p>
              </w:tc>
              <w:tc>
                <w:tcPr>
                  <w:tcW w:w="1143" w:type="dxa"/>
                  <w:tcBorders>
                    <w:top w:val="single" w:sz="6" w:space="0" w:color="D3D3D3"/>
                    <w:left w:val="single" w:sz="6" w:space="0" w:color="D3D3D3"/>
                    <w:bottom w:val="single" w:sz="6" w:space="0" w:color="D3D3D3"/>
                    <w:right w:val="single" w:sz="6" w:space="0" w:color="D3D3D3"/>
                  </w:tcBorders>
                </w:tcPr>
                <w:p w14:paraId="4A3780DD" w14:textId="77777777" w:rsidR="00066508" w:rsidRDefault="00000000">
                  <w:pPr>
                    <w:keepNext/>
                    <w:widowControl w:val="0"/>
                    <w:spacing w:after="60"/>
                    <w:jc w:val="center"/>
                  </w:pPr>
                  <w:r>
                    <w:rPr>
                      <w:rFonts w:ascii="Calibri" w:hAnsi="Calibri"/>
                      <w:sz w:val="20"/>
                    </w:rPr>
                    <w:t>73.0 (26.8%)</w:t>
                  </w:r>
                </w:p>
              </w:tc>
              <w:tc>
                <w:tcPr>
                  <w:tcW w:w="1143" w:type="dxa"/>
                  <w:tcBorders>
                    <w:top w:val="single" w:sz="6" w:space="0" w:color="D3D3D3"/>
                    <w:left w:val="single" w:sz="6" w:space="0" w:color="D3D3D3"/>
                    <w:bottom w:val="single" w:sz="6" w:space="0" w:color="D3D3D3"/>
                    <w:right w:val="single" w:sz="6" w:space="0" w:color="D3D3D3"/>
                  </w:tcBorders>
                </w:tcPr>
                <w:p w14:paraId="4E578C21" w14:textId="77777777" w:rsidR="00066508" w:rsidRDefault="00000000">
                  <w:pPr>
                    <w:keepNext/>
                    <w:widowControl w:val="0"/>
                    <w:spacing w:after="60"/>
                    <w:jc w:val="center"/>
                  </w:pPr>
                  <w:r>
                    <w:rPr>
                      <w:rFonts w:ascii="Calibri" w:hAnsi="Calibri"/>
                      <w:sz w:val="20"/>
                    </w:rPr>
                    <w:t>30.0 (15.2%)</w:t>
                  </w:r>
                </w:p>
              </w:tc>
            </w:tr>
            <w:tr w:rsidR="00066508" w14:paraId="1B17C49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F81EECF" w14:textId="77777777" w:rsidR="00066508" w:rsidRDefault="00000000">
                  <w:pPr>
                    <w:keepNext/>
                    <w:widowControl w:val="0"/>
                    <w:spacing w:after="60"/>
                  </w:pPr>
                  <w:r>
                    <w:rPr>
                      <w:rFonts w:ascii="Calibri" w:hAnsi="Calibri"/>
                      <w:sz w:val="20"/>
                    </w:rPr>
                    <w:t>    Autumn</w:t>
                  </w:r>
                </w:p>
              </w:tc>
              <w:tc>
                <w:tcPr>
                  <w:tcW w:w="1143" w:type="dxa"/>
                  <w:tcBorders>
                    <w:top w:val="single" w:sz="6" w:space="0" w:color="D3D3D3"/>
                    <w:left w:val="single" w:sz="6" w:space="0" w:color="D3D3D3"/>
                    <w:bottom w:val="single" w:sz="6" w:space="0" w:color="D3D3D3"/>
                    <w:right w:val="single" w:sz="6" w:space="0" w:color="D3D3D3"/>
                  </w:tcBorders>
                </w:tcPr>
                <w:p w14:paraId="26B33A5E" w14:textId="77777777" w:rsidR="00066508" w:rsidRDefault="00000000">
                  <w:pPr>
                    <w:keepNext/>
                    <w:widowControl w:val="0"/>
                    <w:spacing w:after="60"/>
                    <w:jc w:val="center"/>
                  </w:pPr>
                  <w:r>
                    <w:rPr>
                      <w:rFonts w:ascii="Calibri" w:hAnsi="Calibri"/>
                      <w:sz w:val="20"/>
                    </w:rPr>
                    <w:t>300.0 (23.2%)</w:t>
                  </w:r>
                </w:p>
              </w:tc>
              <w:tc>
                <w:tcPr>
                  <w:tcW w:w="1143" w:type="dxa"/>
                  <w:tcBorders>
                    <w:top w:val="single" w:sz="6" w:space="0" w:color="D3D3D3"/>
                    <w:left w:val="single" w:sz="6" w:space="0" w:color="D3D3D3"/>
                    <w:bottom w:val="single" w:sz="6" w:space="0" w:color="D3D3D3"/>
                    <w:right w:val="single" w:sz="6" w:space="0" w:color="D3D3D3"/>
                  </w:tcBorders>
                </w:tcPr>
                <w:p w14:paraId="44D2E058" w14:textId="77777777" w:rsidR="00066508" w:rsidRDefault="00000000">
                  <w:pPr>
                    <w:keepNext/>
                    <w:widowControl w:val="0"/>
                    <w:spacing w:after="60"/>
                    <w:jc w:val="center"/>
                  </w:pPr>
                  <w:r>
                    <w:rPr>
                      <w:rFonts w:ascii="Calibri" w:hAnsi="Calibri"/>
                      <w:sz w:val="20"/>
                    </w:rPr>
                    <w:t>49.0 (24.0%)</w:t>
                  </w:r>
                </w:p>
              </w:tc>
              <w:tc>
                <w:tcPr>
                  <w:tcW w:w="1143" w:type="dxa"/>
                  <w:tcBorders>
                    <w:top w:val="single" w:sz="6" w:space="0" w:color="D3D3D3"/>
                    <w:left w:val="single" w:sz="6" w:space="0" w:color="D3D3D3"/>
                    <w:bottom w:val="single" w:sz="6" w:space="0" w:color="D3D3D3"/>
                    <w:right w:val="single" w:sz="6" w:space="0" w:color="D3D3D3"/>
                  </w:tcBorders>
                </w:tcPr>
                <w:p w14:paraId="68F572A6"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2B3C2C9D" w14:textId="77777777" w:rsidR="00066508" w:rsidRDefault="00000000">
                  <w:pPr>
                    <w:keepNext/>
                    <w:widowControl w:val="0"/>
                    <w:spacing w:after="60"/>
                    <w:jc w:val="center"/>
                  </w:pPr>
                  <w:r>
                    <w:rPr>
                      <w:rFonts w:ascii="Calibri" w:hAnsi="Calibri"/>
                      <w:sz w:val="20"/>
                    </w:rPr>
                    <w:t>30.0 (13.7%)</w:t>
                  </w:r>
                </w:p>
              </w:tc>
              <w:tc>
                <w:tcPr>
                  <w:tcW w:w="1143" w:type="dxa"/>
                  <w:tcBorders>
                    <w:top w:val="single" w:sz="6" w:space="0" w:color="D3D3D3"/>
                    <w:left w:val="single" w:sz="6" w:space="0" w:color="D3D3D3"/>
                    <w:bottom w:val="single" w:sz="6" w:space="0" w:color="D3D3D3"/>
                    <w:right w:val="single" w:sz="6" w:space="0" w:color="D3D3D3"/>
                  </w:tcBorders>
                </w:tcPr>
                <w:p w14:paraId="3E884280" w14:textId="77777777" w:rsidR="00066508" w:rsidRDefault="00000000">
                  <w:pPr>
                    <w:keepNext/>
                    <w:widowControl w:val="0"/>
                    <w:spacing w:after="60"/>
                    <w:jc w:val="center"/>
                  </w:pPr>
                  <w:r>
                    <w:rPr>
                      <w:rFonts w:ascii="Calibri" w:hAnsi="Calibri"/>
                      <w:sz w:val="20"/>
                    </w:rPr>
                    <w:t>77.0 (37.9%)</w:t>
                  </w:r>
                </w:p>
              </w:tc>
              <w:tc>
                <w:tcPr>
                  <w:tcW w:w="1143" w:type="dxa"/>
                  <w:tcBorders>
                    <w:top w:val="single" w:sz="6" w:space="0" w:color="D3D3D3"/>
                    <w:left w:val="single" w:sz="6" w:space="0" w:color="D3D3D3"/>
                    <w:bottom w:val="single" w:sz="6" w:space="0" w:color="D3D3D3"/>
                    <w:right w:val="single" w:sz="6" w:space="0" w:color="D3D3D3"/>
                  </w:tcBorders>
                </w:tcPr>
                <w:p w14:paraId="0C6BFC93" w14:textId="77777777" w:rsidR="00066508" w:rsidRDefault="00000000">
                  <w:pPr>
                    <w:keepNext/>
                    <w:widowControl w:val="0"/>
                    <w:spacing w:after="60"/>
                    <w:jc w:val="center"/>
                  </w:pPr>
                  <w:r>
                    <w:rPr>
                      <w:rFonts w:ascii="Calibri" w:hAnsi="Calibri"/>
                      <w:sz w:val="20"/>
                    </w:rPr>
                    <w:t>105.0 (38.6%)</w:t>
                  </w:r>
                </w:p>
              </w:tc>
              <w:tc>
                <w:tcPr>
                  <w:tcW w:w="1143" w:type="dxa"/>
                  <w:tcBorders>
                    <w:top w:val="single" w:sz="6" w:space="0" w:color="D3D3D3"/>
                    <w:left w:val="single" w:sz="6" w:space="0" w:color="D3D3D3"/>
                    <w:bottom w:val="single" w:sz="6" w:space="0" w:color="D3D3D3"/>
                    <w:right w:val="single" w:sz="6" w:space="0" w:color="D3D3D3"/>
                  </w:tcBorders>
                </w:tcPr>
                <w:p w14:paraId="25C53F3D" w14:textId="77777777" w:rsidR="00066508" w:rsidRDefault="00000000">
                  <w:pPr>
                    <w:keepNext/>
                    <w:widowControl w:val="0"/>
                    <w:spacing w:after="60"/>
                    <w:jc w:val="center"/>
                  </w:pPr>
                  <w:r>
                    <w:rPr>
                      <w:rFonts w:ascii="Calibri" w:hAnsi="Calibri"/>
                      <w:sz w:val="20"/>
                    </w:rPr>
                    <w:t>38.0 (19.2%)</w:t>
                  </w:r>
                </w:p>
              </w:tc>
            </w:tr>
            <w:tr w:rsidR="00066508" w14:paraId="6AF779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9DE1FAF" w14:textId="77777777" w:rsidR="00066508" w:rsidRDefault="00000000">
                  <w:pPr>
                    <w:keepNext/>
                    <w:widowControl w:val="0"/>
                    <w:spacing w:after="60"/>
                  </w:pPr>
                  <w:r>
                    <w:rPr>
                      <w:rFonts w:ascii="Calibri" w:hAnsi="Calibri"/>
                      <w:sz w:val="20"/>
                    </w:rPr>
                    <w:t>    Summer</w:t>
                  </w:r>
                </w:p>
              </w:tc>
              <w:tc>
                <w:tcPr>
                  <w:tcW w:w="1143" w:type="dxa"/>
                  <w:tcBorders>
                    <w:top w:val="single" w:sz="6" w:space="0" w:color="D3D3D3"/>
                    <w:left w:val="single" w:sz="6" w:space="0" w:color="D3D3D3"/>
                    <w:bottom w:val="single" w:sz="6" w:space="0" w:color="D3D3D3"/>
                    <w:right w:val="single" w:sz="6" w:space="0" w:color="D3D3D3"/>
                  </w:tcBorders>
                </w:tcPr>
                <w:p w14:paraId="59727150" w14:textId="77777777" w:rsidR="00066508" w:rsidRDefault="00000000">
                  <w:pPr>
                    <w:keepNext/>
                    <w:widowControl w:val="0"/>
                    <w:spacing w:after="60"/>
                    <w:jc w:val="center"/>
                  </w:pPr>
                  <w:r>
                    <w:rPr>
                      <w:rFonts w:ascii="Calibri" w:hAnsi="Calibri"/>
                      <w:sz w:val="20"/>
                    </w:rPr>
                    <w:t>297.0 (23.0%)</w:t>
                  </w:r>
                </w:p>
              </w:tc>
              <w:tc>
                <w:tcPr>
                  <w:tcW w:w="1143" w:type="dxa"/>
                  <w:tcBorders>
                    <w:top w:val="single" w:sz="6" w:space="0" w:color="D3D3D3"/>
                    <w:left w:val="single" w:sz="6" w:space="0" w:color="D3D3D3"/>
                    <w:bottom w:val="single" w:sz="6" w:space="0" w:color="D3D3D3"/>
                    <w:right w:val="single" w:sz="6" w:space="0" w:color="D3D3D3"/>
                  </w:tcBorders>
                </w:tcPr>
                <w:p w14:paraId="1671E3C1" w14:textId="77777777" w:rsidR="00066508" w:rsidRDefault="00000000">
                  <w:pPr>
                    <w:keepNext/>
                    <w:widowControl w:val="0"/>
                    <w:spacing w:after="60"/>
                    <w:jc w:val="center"/>
                  </w:pPr>
                  <w:r>
                    <w:rPr>
                      <w:rFonts w:ascii="Calibri" w:hAnsi="Calibri"/>
                      <w:sz w:val="20"/>
                    </w:rPr>
                    <w:t>67.0 (32.8%)</w:t>
                  </w:r>
                </w:p>
              </w:tc>
              <w:tc>
                <w:tcPr>
                  <w:tcW w:w="1143" w:type="dxa"/>
                  <w:tcBorders>
                    <w:top w:val="single" w:sz="6" w:space="0" w:color="D3D3D3"/>
                    <w:left w:val="single" w:sz="6" w:space="0" w:color="D3D3D3"/>
                    <w:bottom w:val="single" w:sz="6" w:space="0" w:color="D3D3D3"/>
                    <w:right w:val="single" w:sz="6" w:space="0" w:color="D3D3D3"/>
                  </w:tcBorders>
                </w:tcPr>
                <w:p w14:paraId="2A3B26DA" w14:textId="77777777" w:rsidR="00066508" w:rsidRDefault="00000000">
                  <w:pPr>
                    <w:keepNext/>
                    <w:widowControl w:val="0"/>
                    <w:spacing w:after="60"/>
                    <w:jc w:val="center"/>
                  </w:pPr>
                  <w:r>
                    <w:rPr>
                      <w:rFonts w:ascii="Calibri" w:hAnsi="Calibri"/>
                      <w:sz w:val="20"/>
                    </w:rPr>
                    <w:t>72.0 (36.4%)</w:t>
                  </w:r>
                </w:p>
              </w:tc>
              <w:tc>
                <w:tcPr>
                  <w:tcW w:w="1143" w:type="dxa"/>
                  <w:tcBorders>
                    <w:top w:val="single" w:sz="6" w:space="0" w:color="D3D3D3"/>
                    <w:left w:val="single" w:sz="6" w:space="0" w:color="D3D3D3"/>
                    <w:bottom w:val="single" w:sz="6" w:space="0" w:color="D3D3D3"/>
                    <w:right w:val="single" w:sz="6" w:space="0" w:color="D3D3D3"/>
                  </w:tcBorders>
                </w:tcPr>
                <w:p w14:paraId="3A4E3477" w14:textId="77777777" w:rsidR="00066508" w:rsidRDefault="00000000">
                  <w:pPr>
                    <w:keepNext/>
                    <w:widowControl w:val="0"/>
                    <w:spacing w:after="60"/>
                    <w:jc w:val="center"/>
                  </w:pPr>
                  <w:r>
                    <w:rPr>
                      <w:rFonts w:ascii="Calibri" w:hAnsi="Calibri"/>
                      <w:sz w:val="20"/>
                    </w:rPr>
                    <w:t>21.0 (9.6%)</w:t>
                  </w:r>
                </w:p>
              </w:tc>
              <w:tc>
                <w:tcPr>
                  <w:tcW w:w="1143" w:type="dxa"/>
                  <w:tcBorders>
                    <w:top w:val="single" w:sz="6" w:space="0" w:color="D3D3D3"/>
                    <w:left w:val="single" w:sz="6" w:space="0" w:color="D3D3D3"/>
                    <w:bottom w:val="single" w:sz="6" w:space="0" w:color="D3D3D3"/>
                    <w:right w:val="single" w:sz="6" w:space="0" w:color="D3D3D3"/>
                  </w:tcBorders>
                </w:tcPr>
                <w:p w14:paraId="653F86B4" w14:textId="77777777" w:rsidR="00066508" w:rsidRDefault="00000000">
                  <w:pPr>
                    <w:keepNext/>
                    <w:widowControl w:val="0"/>
                    <w:spacing w:after="60"/>
                    <w:jc w:val="center"/>
                  </w:pPr>
                  <w:r>
                    <w:rPr>
                      <w:rFonts w:ascii="Calibri" w:hAnsi="Calibri"/>
                      <w:sz w:val="20"/>
                    </w:rPr>
                    <w:t>27.0 (13.3%)</w:t>
                  </w:r>
                </w:p>
              </w:tc>
              <w:tc>
                <w:tcPr>
                  <w:tcW w:w="1143" w:type="dxa"/>
                  <w:tcBorders>
                    <w:top w:val="single" w:sz="6" w:space="0" w:color="D3D3D3"/>
                    <w:left w:val="single" w:sz="6" w:space="0" w:color="D3D3D3"/>
                    <w:bottom w:val="single" w:sz="6" w:space="0" w:color="D3D3D3"/>
                    <w:right w:val="single" w:sz="6" w:space="0" w:color="D3D3D3"/>
                  </w:tcBorders>
                </w:tcPr>
                <w:p w14:paraId="511FA08D" w14:textId="77777777" w:rsidR="00066508" w:rsidRDefault="00000000">
                  <w:pPr>
                    <w:keepNext/>
                    <w:widowControl w:val="0"/>
                    <w:spacing w:after="60"/>
                    <w:jc w:val="cente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14:paraId="455F100C" w14:textId="77777777" w:rsidR="00066508" w:rsidRDefault="00000000">
                  <w:pPr>
                    <w:keepNext/>
                    <w:widowControl w:val="0"/>
                    <w:spacing w:after="60"/>
                    <w:jc w:val="center"/>
                  </w:pPr>
                  <w:r>
                    <w:rPr>
                      <w:rFonts w:ascii="Calibri" w:hAnsi="Calibri"/>
                      <w:sz w:val="20"/>
                    </w:rPr>
                    <w:t>53.0 (26.8%)</w:t>
                  </w:r>
                </w:p>
              </w:tc>
            </w:tr>
            <w:tr w:rsidR="00066508" w14:paraId="1659788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2FCCE83"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78B351C"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22812B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06F579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A7F561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2170A0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8E8553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419A19A" w14:textId="77777777" w:rsidR="00066508" w:rsidRDefault="00000000">
                  <w:pPr>
                    <w:keepNext/>
                    <w:widowControl w:val="0"/>
                    <w:spacing w:after="60"/>
                    <w:jc w:val="center"/>
                  </w:pPr>
                  <w:r>
                    <w:rPr>
                      <w:rFonts w:ascii="Calibri" w:hAnsi="Calibri"/>
                      <w:sz w:val="20"/>
                    </w:rPr>
                    <w:t>1</w:t>
                  </w:r>
                </w:p>
              </w:tc>
            </w:tr>
            <w:tr w:rsidR="00066508" w14:paraId="0B6FCFE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707B07" w14:textId="77777777" w:rsidR="00066508" w:rsidRDefault="00000000">
                  <w:pPr>
                    <w:keepNext/>
                    <w:widowControl w:val="0"/>
                    <w:spacing w:after="60"/>
                  </w:pPr>
                  <w:r>
                    <w:rPr>
                      <w:rFonts w:ascii="Calibri" w:hAnsi="Calibri"/>
                      <w:sz w:val="20"/>
                    </w:rPr>
                    <w:t>Family affluence scale</w:t>
                  </w:r>
                </w:p>
              </w:tc>
              <w:tc>
                <w:tcPr>
                  <w:tcW w:w="1143" w:type="dxa"/>
                  <w:tcBorders>
                    <w:top w:val="single" w:sz="6" w:space="0" w:color="D3D3D3"/>
                    <w:left w:val="single" w:sz="6" w:space="0" w:color="D3D3D3"/>
                    <w:bottom w:val="single" w:sz="6" w:space="0" w:color="D3D3D3"/>
                    <w:right w:val="single" w:sz="6" w:space="0" w:color="D3D3D3"/>
                  </w:tcBorders>
                </w:tcPr>
                <w:p w14:paraId="532C7BA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C91AEA2"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BE55BC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8FF0D42"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BAC4B4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BD0ECBC"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916D17F" w14:textId="77777777" w:rsidR="00066508" w:rsidRDefault="00066508">
                  <w:pPr>
                    <w:keepNext/>
                    <w:widowControl w:val="0"/>
                    <w:spacing w:after="60"/>
                    <w:jc w:val="center"/>
                  </w:pPr>
                </w:p>
              </w:tc>
            </w:tr>
            <w:tr w:rsidR="00066508" w14:paraId="1F266A7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B869CF0" w14:textId="77777777" w:rsidR="00066508" w:rsidRDefault="00000000">
                  <w:pPr>
                    <w:keepNext/>
                    <w:widowControl w:val="0"/>
                    <w:spacing w:after="60"/>
                  </w:pPr>
                  <w:r>
                    <w:rPr>
                      <w:rFonts w:ascii="Calibri" w:hAnsi="Calibri"/>
                      <w:sz w:val="20"/>
                    </w:rPr>
                    <w:t>    6</w:t>
                  </w:r>
                </w:p>
              </w:tc>
              <w:tc>
                <w:tcPr>
                  <w:tcW w:w="1143" w:type="dxa"/>
                  <w:tcBorders>
                    <w:top w:val="single" w:sz="6" w:space="0" w:color="D3D3D3"/>
                    <w:left w:val="single" w:sz="6" w:space="0" w:color="D3D3D3"/>
                    <w:bottom w:val="single" w:sz="6" w:space="0" w:color="D3D3D3"/>
                    <w:right w:val="single" w:sz="6" w:space="0" w:color="D3D3D3"/>
                  </w:tcBorders>
                </w:tcPr>
                <w:p w14:paraId="563F97DA" w14:textId="77777777" w:rsidR="00066508" w:rsidRDefault="00000000">
                  <w:pPr>
                    <w:keepNext/>
                    <w:widowControl w:val="0"/>
                    <w:spacing w:after="60"/>
                    <w:jc w:val="center"/>
                  </w:pPr>
                  <w:r>
                    <w:rPr>
                      <w:rFonts w:ascii="Calibri" w:hAnsi="Calibri"/>
                      <w:sz w:val="20"/>
                    </w:rPr>
                    <w:t>410.0 (31.7%)</w:t>
                  </w:r>
                </w:p>
              </w:tc>
              <w:tc>
                <w:tcPr>
                  <w:tcW w:w="1143" w:type="dxa"/>
                  <w:tcBorders>
                    <w:top w:val="single" w:sz="6" w:space="0" w:color="D3D3D3"/>
                    <w:left w:val="single" w:sz="6" w:space="0" w:color="D3D3D3"/>
                    <w:bottom w:val="single" w:sz="6" w:space="0" w:color="D3D3D3"/>
                    <w:right w:val="single" w:sz="6" w:space="0" w:color="D3D3D3"/>
                  </w:tcBorders>
                </w:tcPr>
                <w:p w14:paraId="60B158EA" w14:textId="77777777" w:rsidR="00066508" w:rsidRDefault="00000000">
                  <w:pPr>
                    <w:keepNext/>
                    <w:widowControl w:val="0"/>
                    <w:spacing w:after="60"/>
                    <w:jc w:val="cente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14:paraId="0EACF73B" w14:textId="77777777" w:rsidR="00066508" w:rsidRDefault="00000000">
                  <w:pPr>
                    <w:keepNext/>
                    <w:widowControl w:val="0"/>
                    <w:spacing w:after="60"/>
                    <w:jc w:val="cente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14:paraId="1C954D54" w14:textId="77777777" w:rsidR="00066508" w:rsidRDefault="00000000">
                  <w:pPr>
                    <w:keepNext/>
                    <w:widowControl w:val="0"/>
                    <w:spacing w:after="60"/>
                    <w:jc w:val="center"/>
                  </w:pPr>
                  <w:r>
                    <w:rPr>
                      <w:rFonts w:ascii="Calibri" w:hAnsi="Calibri"/>
                      <w:sz w:val="20"/>
                    </w:rPr>
                    <w:t>75.0 (34.1%)</w:t>
                  </w:r>
                </w:p>
              </w:tc>
              <w:tc>
                <w:tcPr>
                  <w:tcW w:w="1143" w:type="dxa"/>
                  <w:tcBorders>
                    <w:top w:val="single" w:sz="6" w:space="0" w:color="D3D3D3"/>
                    <w:left w:val="single" w:sz="6" w:space="0" w:color="D3D3D3"/>
                    <w:bottom w:val="single" w:sz="6" w:space="0" w:color="D3D3D3"/>
                    <w:right w:val="single" w:sz="6" w:space="0" w:color="D3D3D3"/>
                  </w:tcBorders>
                </w:tcPr>
                <w:p w14:paraId="26C46084" w14:textId="77777777" w:rsidR="00066508" w:rsidRDefault="00000000">
                  <w:pPr>
                    <w:keepNext/>
                    <w:widowControl w:val="0"/>
                    <w:spacing w:after="60"/>
                    <w:jc w:val="center"/>
                  </w:pPr>
                  <w:r>
                    <w:rPr>
                      <w:rFonts w:ascii="Calibri" w:hAnsi="Calibri"/>
                      <w:sz w:val="20"/>
                    </w:rPr>
                    <w:t>50.0 (24.8%)</w:t>
                  </w:r>
                </w:p>
              </w:tc>
              <w:tc>
                <w:tcPr>
                  <w:tcW w:w="1143" w:type="dxa"/>
                  <w:tcBorders>
                    <w:top w:val="single" w:sz="6" w:space="0" w:color="D3D3D3"/>
                    <w:left w:val="single" w:sz="6" w:space="0" w:color="D3D3D3"/>
                    <w:bottom w:val="single" w:sz="6" w:space="0" w:color="D3D3D3"/>
                    <w:right w:val="single" w:sz="6" w:space="0" w:color="D3D3D3"/>
                  </w:tcBorders>
                </w:tcPr>
                <w:p w14:paraId="56B768FD" w14:textId="77777777" w:rsidR="00066508" w:rsidRDefault="00000000">
                  <w:pPr>
                    <w:keepNext/>
                    <w:widowControl w:val="0"/>
                    <w:spacing w:after="60"/>
                    <w:jc w:val="center"/>
                  </w:pPr>
                  <w:r>
                    <w:rPr>
                      <w:rFonts w:ascii="Calibri" w:hAnsi="Calibri"/>
                      <w:sz w:val="20"/>
                    </w:rPr>
                    <w:t>142.0 (52.2%)</w:t>
                  </w:r>
                </w:p>
              </w:tc>
              <w:tc>
                <w:tcPr>
                  <w:tcW w:w="1143" w:type="dxa"/>
                  <w:tcBorders>
                    <w:top w:val="single" w:sz="6" w:space="0" w:color="D3D3D3"/>
                    <w:left w:val="single" w:sz="6" w:space="0" w:color="D3D3D3"/>
                    <w:bottom w:val="single" w:sz="6" w:space="0" w:color="D3D3D3"/>
                    <w:right w:val="single" w:sz="6" w:space="0" w:color="D3D3D3"/>
                  </w:tcBorders>
                </w:tcPr>
                <w:p w14:paraId="5543A539" w14:textId="77777777" w:rsidR="00066508" w:rsidRDefault="00000000">
                  <w:pPr>
                    <w:keepNext/>
                    <w:widowControl w:val="0"/>
                    <w:spacing w:after="60"/>
                    <w:jc w:val="center"/>
                  </w:pPr>
                  <w:r>
                    <w:rPr>
                      <w:rFonts w:ascii="Calibri" w:hAnsi="Calibri"/>
                      <w:sz w:val="20"/>
                    </w:rPr>
                    <w:t>45.0 (22.6%)</w:t>
                  </w:r>
                </w:p>
              </w:tc>
            </w:tr>
            <w:tr w:rsidR="00066508" w14:paraId="3D311E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FCEA974" w14:textId="77777777" w:rsidR="00066508" w:rsidRDefault="00000000">
                  <w:pPr>
                    <w:keepNext/>
                    <w:widowControl w:val="0"/>
                    <w:spacing w:after="60"/>
                  </w:pPr>
                  <w:r>
                    <w:rPr>
                      <w:rFonts w:ascii="Calibri" w:hAnsi="Calibri"/>
                      <w:sz w:val="20"/>
                    </w:rPr>
                    <w:t>    5</w:t>
                  </w:r>
                </w:p>
              </w:tc>
              <w:tc>
                <w:tcPr>
                  <w:tcW w:w="1143" w:type="dxa"/>
                  <w:tcBorders>
                    <w:top w:val="single" w:sz="6" w:space="0" w:color="D3D3D3"/>
                    <w:left w:val="single" w:sz="6" w:space="0" w:color="D3D3D3"/>
                    <w:bottom w:val="single" w:sz="6" w:space="0" w:color="D3D3D3"/>
                    <w:right w:val="single" w:sz="6" w:space="0" w:color="D3D3D3"/>
                  </w:tcBorders>
                </w:tcPr>
                <w:p w14:paraId="56477B4A" w14:textId="77777777" w:rsidR="00066508" w:rsidRDefault="00000000">
                  <w:pPr>
                    <w:keepNext/>
                    <w:widowControl w:val="0"/>
                    <w:spacing w:after="60"/>
                    <w:jc w:val="center"/>
                  </w:pPr>
                  <w:r>
                    <w:rPr>
                      <w:rFonts w:ascii="Calibri" w:hAnsi="Calibri"/>
                      <w:sz w:val="20"/>
                    </w:rPr>
                    <w:t>325.0 (25.1%)</w:t>
                  </w:r>
                </w:p>
              </w:tc>
              <w:tc>
                <w:tcPr>
                  <w:tcW w:w="1143" w:type="dxa"/>
                  <w:tcBorders>
                    <w:top w:val="single" w:sz="6" w:space="0" w:color="D3D3D3"/>
                    <w:left w:val="single" w:sz="6" w:space="0" w:color="D3D3D3"/>
                    <w:bottom w:val="single" w:sz="6" w:space="0" w:color="D3D3D3"/>
                    <w:right w:val="single" w:sz="6" w:space="0" w:color="D3D3D3"/>
                  </w:tcBorders>
                </w:tcPr>
                <w:p w14:paraId="0F51AFE9" w14:textId="77777777" w:rsidR="00066508" w:rsidRDefault="00000000">
                  <w:pPr>
                    <w:keepNext/>
                    <w:widowControl w:val="0"/>
                    <w:spacing w:after="60"/>
                    <w:jc w:val="cente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14:paraId="4BD631F2" w14:textId="77777777" w:rsidR="00066508" w:rsidRDefault="00000000">
                  <w:pPr>
                    <w:keepNext/>
                    <w:widowControl w:val="0"/>
                    <w:spacing w:after="60"/>
                    <w:jc w:val="center"/>
                  </w:pPr>
                  <w:r>
                    <w:rPr>
                      <w:rFonts w:ascii="Calibri" w:hAnsi="Calibri"/>
                      <w:sz w:val="20"/>
                    </w:rPr>
                    <w:t>29.0 (14.6%)</w:t>
                  </w:r>
                </w:p>
              </w:tc>
              <w:tc>
                <w:tcPr>
                  <w:tcW w:w="1143" w:type="dxa"/>
                  <w:tcBorders>
                    <w:top w:val="single" w:sz="6" w:space="0" w:color="D3D3D3"/>
                    <w:left w:val="single" w:sz="6" w:space="0" w:color="D3D3D3"/>
                    <w:bottom w:val="single" w:sz="6" w:space="0" w:color="D3D3D3"/>
                    <w:right w:val="single" w:sz="6" w:space="0" w:color="D3D3D3"/>
                  </w:tcBorders>
                </w:tcPr>
                <w:p w14:paraId="7346E282" w14:textId="77777777" w:rsidR="00066508" w:rsidRDefault="00000000">
                  <w:pPr>
                    <w:keepNext/>
                    <w:widowControl w:val="0"/>
                    <w:spacing w:after="60"/>
                    <w:jc w:val="center"/>
                  </w:pPr>
                  <w:r>
                    <w:rPr>
                      <w:rFonts w:ascii="Calibri" w:hAnsi="Calibri"/>
                      <w:sz w:val="20"/>
                    </w:rPr>
                    <w:t>65.0 (29.5%)</w:t>
                  </w:r>
                </w:p>
              </w:tc>
              <w:tc>
                <w:tcPr>
                  <w:tcW w:w="1143" w:type="dxa"/>
                  <w:tcBorders>
                    <w:top w:val="single" w:sz="6" w:space="0" w:color="D3D3D3"/>
                    <w:left w:val="single" w:sz="6" w:space="0" w:color="D3D3D3"/>
                    <w:bottom w:val="single" w:sz="6" w:space="0" w:color="D3D3D3"/>
                    <w:right w:val="single" w:sz="6" w:space="0" w:color="D3D3D3"/>
                  </w:tcBorders>
                </w:tcPr>
                <w:p w14:paraId="016C8E04" w14:textId="77777777" w:rsidR="00066508" w:rsidRDefault="00000000">
                  <w:pPr>
                    <w:keepNext/>
                    <w:widowControl w:val="0"/>
                    <w:spacing w:after="60"/>
                    <w:jc w:val="center"/>
                  </w:pPr>
                  <w:r>
                    <w:rPr>
                      <w:rFonts w:ascii="Calibri" w:hAnsi="Calibri"/>
                      <w:sz w:val="20"/>
                    </w:rPr>
                    <w:t>69.0 (34.2%)</w:t>
                  </w:r>
                </w:p>
              </w:tc>
              <w:tc>
                <w:tcPr>
                  <w:tcW w:w="1143" w:type="dxa"/>
                  <w:tcBorders>
                    <w:top w:val="single" w:sz="6" w:space="0" w:color="D3D3D3"/>
                    <w:left w:val="single" w:sz="6" w:space="0" w:color="D3D3D3"/>
                    <w:bottom w:val="single" w:sz="6" w:space="0" w:color="D3D3D3"/>
                    <w:right w:val="single" w:sz="6" w:space="0" w:color="D3D3D3"/>
                  </w:tcBorders>
                </w:tcPr>
                <w:p w14:paraId="3C90DB70" w14:textId="77777777" w:rsidR="00066508" w:rsidRDefault="00000000">
                  <w:pPr>
                    <w:keepNext/>
                    <w:widowControl w:val="0"/>
                    <w:spacing w:after="60"/>
                    <w:jc w:val="cente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14:paraId="1C3F2312" w14:textId="77777777" w:rsidR="00066508" w:rsidRDefault="00000000">
                  <w:pPr>
                    <w:keepNext/>
                    <w:widowControl w:val="0"/>
                    <w:spacing w:after="60"/>
                    <w:jc w:val="center"/>
                  </w:pPr>
                  <w:r>
                    <w:rPr>
                      <w:rFonts w:ascii="Calibri" w:hAnsi="Calibri"/>
                      <w:sz w:val="20"/>
                    </w:rPr>
                    <w:t>57.0 (28.6%)</w:t>
                  </w:r>
                </w:p>
              </w:tc>
            </w:tr>
            <w:tr w:rsidR="00066508" w14:paraId="3860DAC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05E1230" w14:textId="77777777" w:rsidR="00066508" w:rsidRDefault="00000000">
                  <w:pPr>
                    <w:keepNext/>
                    <w:widowControl w:val="0"/>
                    <w:spacing w:after="60"/>
                  </w:pPr>
                  <w:r>
                    <w:rPr>
                      <w:rFonts w:ascii="Calibri" w:hAnsi="Calibri"/>
                      <w:sz w:val="20"/>
                    </w:rPr>
                    <w:t>    7</w:t>
                  </w:r>
                </w:p>
              </w:tc>
              <w:tc>
                <w:tcPr>
                  <w:tcW w:w="1143" w:type="dxa"/>
                  <w:tcBorders>
                    <w:top w:val="single" w:sz="6" w:space="0" w:color="D3D3D3"/>
                    <w:left w:val="single" w:sz="6" w:space="0" w:color="D3D3D3"/>
                    <w:bottom w:val="single" w:sz="6" w:space="0" w:color="D3D3D3"/>
                    <w:right w:val="single" w:sz="6" w:space="0" w:color="D3D3D3"/>
                  </w:tcBorders>
                </w:tcPr>
                <w:p w14:paraId="53EC7D60" w14:textId="77777777" w:rsidR="00066508" w:rsidRDefault="00000000">
                  <w:pPr>
                    <w:keepNext/>
                    <w:widowControl w:val="0"/>
                    <w:spacing w:after="60"/>
                    <w:jc w:val="center"/>
                  </w:pPr>
                  <w:r>
                    <w:rPr>
                      <w:rFonts w:ascii="Calibri" w:hAnsi="Calibri"/>
                      <w:sz w:val="20"/>
                    </w:rPr>
                    <w:t>248.0 (19.2%)</w:t>
                  </w:r>
                </w:p>
              </w:tc>
              <w:tc>
                <w:tcPr>
                  <w:tcW w:w="1143" w:type="dxa"/>
                  <w:tcBorders>
                    <w:top w:val="single" w:sz="6" w:space="0" w:color="D3D3D3"/>
                    <w:left w:val="single" w:sz="6" w:space="0" w:color="D3D3D3"/>
                    <w:bottom w:val="single" w:sz="6" w:space="0" w:color="D3D3D3"/>
                    <w:right w:val="single" w:sz="6" w:space="0" w:color="D3D3D3"/>
                  </w:tcBorders>
                </w:tcPr>
                <w:p w14:paraId="32929FB9" w14:textId="77777777" w:rsidR="00066508" w:rsidRDefault="00000000">
                  <w:pPr>
                    <w:keepNext/>
                    <w:widowControl w:val="0"/>
                    <w:spacing w:after="60"/>
                    <w:jc w:val="cente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14:paraId="3E063980" w14:textId="77777777" w:rsidR="00066508" w:rsidRDefault="00000000">
                  <w:pPr>
                    <w:keepNext/>
                    <w:widowControl w:val="0"/>
                    <w:spacing w:after="60"/>
                    <w:jc w:val="center"/>
                  </w:pPr>
                  <w:r>
                    <w:rPr>
                      <w:rFonts w:ascii="Calibri" w:hAnsi="Calibri"/>
                      <w:sz w:val="20"/>
                    </w:rPr>
                    <w:t>90.0 (45.5%)</w:t>
                  </w:r>
                </w:p>
              </w:tc>
              <w:tc>
                <w:tcPr>
                  <w:tcW w:w="1143" w:type="dxa"/>
                  <w:tcBorders>
                    <w:top w:val="single" w:sz="6" w:space="0" w:color="D3D3D3"/>
                    <w:left w:val="single" w:sz="6" w:space="0" w:color="D3D3D3"/>
                    <w:bottom w:val="single" w:sz="6" w:space="0" w:color="D3D3D3"/>
                    <w:right w:val="single" w:sz="6" w:space="0" w:color="D3D3D3"/>
                  </w:tcBorders>
                </w:tcPr>
                <w:p w14:paraId="0FD8AD4F" w14:textId="77777777" w:rsidR="00066508" w:rsidRDefault="00000000">
                  <w:pPr>
                    <w:keepNext/>
                    <w:widowControl w:val="0"/>
                    <w:spacing w:after="60"/>
                    <w:jc w:val="center"/>
                  </w:pPr>
                  <w:r>
                    <w:rPr>
                      <w:rFonts w:ascii="Calibri" w:hAnsi="Calibri"/>
                      <w:sz w:val="20"/>
                    </w:rPr>
                    <w:t>43.0 (19.5%)</w:t>
                  </w:r>
                </w:p>
              </w:tc>
              <w:tc>
                <w:tcPr>
                  <w:tcW w:w="1143" w:type="dxa"/>
                  <w:tcBorders>
                    <w:top w:val="single" w:sz="6" w:space="0" w:color="D3D3D3"/>
                    <w:left w:val="single" w:sz="6" w:space="0" w:color="D3D3D3"/>
                    <w:bottom w:val="single" w:sz="6" w:space="0" w:color="D3D3D3"/>
                    <w:right w:val="single" w:sz="6" w:space="0" w:color="D3D3D3"/>
                  </w:tcBorders>
                </w:tcPr>
                <w:p w14:paraId="067D5FF5" w14:textId="77777777" w:rsidR="00066508" w:rsidRDefault="00000000">
                  <w:pPr>
                    <w:keepNext/>
                    <w:widowControl w:val="0"/>
                    <w:spacing w:after="60"/>
                    <w:jc w:val="center"/>
                  </w:pPr>
                  <w:r>
                    <w:rPr>
                      <w:rFonts w:ascii="Calibri" w:hAnsi="Calibri"/>
                      <w:sz w:val="20"/>
                    </w:rPr>
                    <w:t>14.0 (6.9%)</w:t>
                  </w:r>
                </w:p>
              </w:tc>
              <w:tc>
                <w:tcPr>
                  <w:tcW w:w="1143" w:type="dxa"/>
                  <w:tcBorders>
                    <w:top w:val="single" w:sz="6" w:space="0" w:color="D3D3D3"/>
                    <w:left w:val="single" w:sz="6" w:space="0" w:color="D3D3D3"/>
                    <w:bottom w:val="single" w:sz="6" w:space="0" w:color="D3D3D3"/>
                    <w:right w:val="single" w:sz="6" w:space="0" w:color="D3D3D3"/>
                  </w:tcBorders>
                </w:tcPr>
                <w:p w14:paraId="12D6EC95" w14:textId="77777777" w:rsidR="00066508" w:rsidRDefault="00000000">
                  <w:pPr>
                    <w:keepNext/>
                    <w:widowControl w:val="0"/>
                    <w:spacing w:after="60"/>
                    <w:jc w:val="cente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14:paraId="5A3EDAE8" w14:textId="77777777" w:rsidR="00066508" w:rsidRDefault="00000000">
                  <w:pPr>
                    <w:keepNext/>
                    <w:widowControl w:val="0"/>
                    <w:spacing w:after="60"/>
                    <w:jc w:val="center"/>
                  </w:pPr>
                  <w:r>
                    <w:rPr>
                      <w:rFonts w:ascii="Calibri" w:hAnsi="Calibri"/>
                      <w:sz w:val="20"/>
                    </w:rPr>
                    <w:t>22.0 (11.1%)</w:t>
                  </w:r>
                </w:p>
              </w:tc>
            </w:tr>
            <w:tr w:rsidR="00066508" w14:paraId="7F8E675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6B53491" w14:textId="77777777" w:rsidR="00066508" w:rsidRDefault="00000000">
                  <w:pPr>
                    <w:keepNext/>
                    <w:widowControl w:val="0"/>
                    <w:spacing w:after="60"/>
                  </w:pPr>
                  <w:r>
                    <w:rPr>
                      <w:rFonts w:ascii="Calibri" w:hAnsi="Calibri"/>
                      <w:sz w:val="20"/>
                    </w:rPr>
                    <w:t>    4</w:t>
                  </w:r>
                </w:p>
              </w:tc>
              <w:tc>
                <w:tcPr>
                  <w:tcW w:w="1143" w:type="dxa"/>
                  <w:tcBorders>
                    <w:top w:val="single" w:sz="6" w:space="0" w:color="D3D3D3"/>
                    <w:left w:val="single" w:sz="6" w:space="0" w:color="D3D3D3"/>
                    <w:bottom w:val="single" w:sz="6" w:space="0" w:color="D3D3D3"/>
                    <w:right w:val="single" w:sz="6" w:space="0" w:color="D3D3D3"/>
                  </w:tcBorders>
                </w:tcPr>
                <w:p w14:paraId="20AE94B1" w14:textId="77777777" w:rsidR="00066508" w:rsidRDefault="00000000">
                  <w:pPr>
                    <w:keepNext/>
                    <w:widowControl w:val="0"/>
                    <w:spacing w:after="60"/>
                    <w:jc w:val="center"/>
                  </w:pPr>
                  <w:r>
                    <w:rPr>
                      <w:rFonts w:ascii="Calibri" w:hAnsi="Calibri"/>
                      <w:sz w:val="20"/>
                    </w:rPr>
                    <w:t>174.0 (13.4%)</w:t>
                  </w:r>
                </w:p>
              </w:tc>
              <w:tc>
                <w:tcPr>
                  <w:tcW w:w="1143" w:type="dxa"/>
                  <w:tcBorders>
                    <w:top w:val="single" w:sz="6" w:space="0" w:color="D3D3D3"/>
                    <w:left w:val="single" w:sz="6" w:space="0" w:color="D3D3D3"/>
                    <w:bottom w:val="single" w:sz="6" w:space="0" w:color="D3D3D3"/>
                    <w:right w:val="single" w:sz="6" w:space="0" w:color="D3D3D3"/>
                  </w:tcBorders>
                </w:tcPr>
                <w:p w14:paraId="648B0112" w14:textId="77777777" w:rsidR="00066508" w:rsidRDefault="00000000">
                  <w:pPr>
                    <w:keepNext/>
                    <w:widowControl w:val="0"/>
                    <w:spacing w:after="60"/>
                    <w:jc w:val="cente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14:paraId="43B50746" w14:textId="77777777" w:rsidR="00066508" w:rsidRDefault="00000000">
                  <w:pPr>
                    <w:keepNext/>
                    <w:widowControl w:val="0"/>
                    <w:spacing w:after="60"/>
                    <w:jc w:val="center"/>
                  </w:pPr>
                  <w:r>
                    <w:rPr>
                      <w:rFonts w:ascii="Calibri" w:hAnsi="Calibri"/>
                      <w:sz w:val="20"/>
                    </w:rPr>
                    <w:t>13.0 (6.6%)</w:t>
                  </w:r>
                </w:p>
              </w:tc>
              <w:tc>
                <w:tcPr>
                  <w:tcW w:w="1143" w:type="dxa"/>
                  <w:tcBorders>
                    <w:top w:val="single" w:sz="6" w:space="0" w:color="D3D3D3"/>
                    <w:left w:val="single" w:sz="6" w:space="0" w:color="D3D3D3"/>
                    <w:bottom w:val="single" w:sz="6" w:space="0" w:color="D3D3D3"/>
                    <w:right w:val="single" w:sz="6" w:space="0" w:color="D3D3D3"/>
                  </w:tcBorders>
                </w:tcPr>
                <w:p w14:paraId="12E4EC50" w14:textId="77777777" w:rsidR="00066508" w:rsidRDefault="00000000">
                  <w:pPr>
                    <w:keepNext/>
                    <w:widowControl w:val="0"/>
                    <w:spacing w:after="60"/>
                    <w:jc w:val="center"/>
                  </w:pPr>
                  <w:r>
                    <w:rPr>
                      <w:rFonts w:ascii="Calibri" w:hAnsi="Calibri"/>
                      <w:sz w:val="20"/>
                    </w:rPr>
                    <w:t>22.0 (10.0%)</w:t>
                  </w:r>
                </w:p>
              </w:tc>
              <w:tc>
                <w:tcPr>
                  <w:tcW w:w="1143" w:type="dxa"/>
                  <w:tcBorders>
                    <w:top w:val="single" w:sz="6" w:space="0" w:color="D3D3D3"/>
                    <w:left w:val="single" w:sz="6" w:space="0" w:color="D3D3D3"/>
                    <w:bottom w:val="single" w:sz="6" w:space="0" w:color="D3D3D3"/>
                    <w:right w:val="single" w:sz="6" w:space="0" w:color="D3D3D3"/>
                  </w:tcBorders>
                </w:tcPr>
                <w:p w14:paraId="734A7168" w14:textId="77777777" w:rsidR="00066508" w:rsidRDefault="00000000">
                  <w:pPr>
                    <w:keepNext/>
                    <w:widowControl w:val="0"/>
                    <w:spacing w:after="60"/>
                    <w:jc w:val="center"/>
                  </w:pPr>
                  <w:r>
                    <w:rPr>
                      <w:rFonts w:ascii="Calibri" w:hAnsi="Calibri"/>
                      <w:sz w:val="20"/>
                    </w:rPr>
                    <w:t>38.0 (18.8%)</w:t>
                  </w:r>
                </w:p>
              </w:tc>
              <w:tc>
                <w:tcPr>
                  <w:tcW w:w="1143" w:type="dxa"/>
                  <w:tcBorders>
                    <w:top w:val="single" w:sz="6" w:space="0" w:color="D3D3D3"/>
                    <w:left w:val="single" w:sz="6" w:space="0" w:color="D3D3D3"/>
                    <w:bottom w:val="single" w:sz="6" w:space="0" w:color="D3D3D3"/>
                    <w:right w:val="single" w:sz="6" w:space="0" w:color="D3D3D3"/>
                  </w:tcBorders>
                </w:tcPr>
                <w:p w14:paraId="09ED9367" w14:textId="77777777" w:rsidR="00066508" w:rsidRDefault="00000000">
                  <w:pPr>
                    <w:keepNext/>
                    <w:widowControl w:val="0"/>
                    <w:spacing w:after="60"/>
                    <w:jc w:val="center"/>
                  </w:pPr>
                  <w:r>
                    <w:rPr>
                      <w:rFonts w:ascii="Calibri" w:hAnsi="Calibri"/>
                      <w:sz w:val="20"/>
                    </w:rPr>
                    <w:t>16.0 (5.9%)</w:t>
                  </w:r>
                </w:p>
              </w:tc>
              <w:tc>
                <w:tcPr>
                  <w:tcW w:w="1143" w:type="dxa"/>
                  <w:tcBorders>
                    <w:top w:val="single" w:sz="6" w:space="0" w:color="D3D3D3"/>
                    <w:left w:val="single" w:sz="6" w:space="0" w:color="D3D3D3"/>
                    <w:bottom w:val="single" w:sz="6" w:space="0" w:color="D3D3D3"/>
                    <w:right w:val="single" w:sz="6" w:space="0" w:color="D3D3D3"/>
                  </w:tcBorders>
                </w:tcPr>
                <w:p w14:paraId="7A3C8A31" w14:textId="77777777" w:rsidR="00066508" w:rsidRDefault="00000000">
                  <w:pPr>
                    <w:keepNext/>
                    <w:widowControl w:val="0"/>
                    <w:spacing w:after="60"/>
                    <w:jc w:val="center"/>
                  </w:pPr>
                  <w:r>
                    <w:rPr>
                      <w:rFonts w:ascii="Calibri" w:hAnsi="Calibri"/>
                      <w:sz w:val="20"/>
                    </w:rPr>
                    <w:t>45.0 (22.6%)</w:t>
                  </w:r>
                </w:p>
              </w:tc>
            </w:tr>
            <w:tr w:rsidR="00066508" w14:paraId="713149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51F8A3D" w14:textId="77777777" w:rsidR="00066508" w:rsidRDefault="00000000">
                  <w:pPr>
                    <w:keepNext/>
                    <w:widowControl w:val="0"/>
                    <w:spacing w:after="60"/>
                  </w:pPr>
                  <w:r>
                    <w:rPr>
                      <w:rFonts w:ascii="Calibri" w:hAnsi="Calibri"/>
                      <w:sz w:val="20"/>
                    </w:rPr>
                    <w:t>    3</w:t>
                  </w:r>
                </w:p>
              </w:tc>
              <w:tc>
                <w:tcPr>
                  <w:tcW w:w="1143" w:type="dxa"/>
                  <w:tcBorders>
                    <w:top w:val="single" w:sz="6" w:space="0" w:color="D3D3D3"/>
                    <w:left w:val="single" w:sz="6" w:space="0" w:color="D3D3D3"/>
                    <w:bottom w:val="single" w:sz="6" w:space="0" w:color="D3D3D3"/>
                    <w:right w:val="single" w:sz="6" w:space="0" w:color="D3D3D3"/>
                  </w:tcBorders>
                </w:tcPr>
                <w:p w14:paraId="760715F5" w14:textId="77777777" w:rsidR="00066508" w:rsidRDefault="00000000">
                  <w:pPr>
                    <w:keepNext/>
                    <w:widowControl w:val="0"/>
                    <w:spacing w:after="60"/>
                    <w:jc w:val="center"/>
                  </w:pPr>
                  <w:r>
                    <w:rPr>
                      <w:rFonts w:ascii="Calibri" w:hAnsi="Calibri"/>
                      <w:sz w:val="20"/>
                    </w:rPr>
                    <w:t>92.0 (7.1%)</w:t>
                  </w:r>
                </w:p>
              </w:tc>
              <w:tc>
                <w:tcPr>
                  <w:tcW w:w="1143" w:type="dxa"/>
                  <w:tcBorders>
                    <w:top w:val="single" w:sz="6" w:space="0" w:color="D3D3D3"/>
                    <w:left w:val="single" w:sz="6" w:space="0" w:color="D3D3D3"/>
                    <w:bottom w:val="single" w:sz="6" w:space="0" w:color="D3D3D3"/>
                    <w:right w:val="single" w:sz="6" w:space="0" w:color="D3D3D3"/>
                  </w:tcBorders>
                </w:tcPr>
                <w:p w14:paraId="08E24301" w14:textId="77777777" w:rsidR="00066508" w:rsidRDefault="00000000">
                  <w:pPr>
                    <w:keepNext/>
                    <w:widowControl w:val="0"/>
                    <w:spacing w:after="60"/>
                    <w:jc w:val="cente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14:paraId="6B313F86"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5B5EE06E" w14:textId="77777777" w:rsidR="00066508" w:rsidRDefault="00000000">
                  <w:pPr>
                    <w:keepNext/>
                    <w:widowControl w:val="0"/>
                    <w:spacing w:after="60"/>
                    <w:jc w:val="center"/>
                  </w:pPr>
                  <w:r>
                    <w:rPr>
                      <w:rFonts w:ascii="Calibri" w:hAnsi="Calibri"/>
                      <w:sz w:val="20"/>
                    </w:rPr>
                    <w:t>11.0 (5.0%)</w:t>
                  </w:r>
                </w:p>
              </w:tc>
              <w:tc>
                <w:tcPr>
                  <w:tcW w:w="1143" w:type="dxa"/>
                  <w:tcBorders>
                    <w:top w:val="single" w:sz="6" w:space="0" w:color="D3D3D3"/>
                    <w:left w:val="single" w:sz="6" w:space="0" w:color="D3D3D3"/>
                    <w:bottom w:val="single" w:sz="6" w:space="0" w:color="D3D3D3"/>
                    <w:right w:val="single" w:sz="6" w:space="0" w:color="D3D3D3"/>
                  </w:tcBorders>
                </w:tcPr>
                <w:p w14:paraId="61D4B340" w14:textId="77777777" w:rsidR="00066508" w:rsidRDefault="00000000">
                  <w:pPr>
                    <w:keepNext/>
                    <w:widowControl w:val="0"/>
                    <w:spacing w:after="60"/>
                    <w:jc w:val="center"/>
                  </w:pPr>
                  <w:r>
                    <w:rPr>
                      <w:rFonts w:ascii="Calibri" w:hAnsi="Calibri"/>
                      <w:sz w:val="20"/>
                    </w:rPr>
                    <w:t>22.0 (10.9%)</w:t>
                  </w:r>
                </w:p>
              </w:tc>
              <w:tc>
                <w:tcPr>
                  <w:tcW w:w="1143" w:type="dxa"/>
                  <w:tcBorders>
                    <w:top w:val="single" w:sz="6" w:space="0" w:color="D3D3D3"/>
                    <w:left w:val="single" w:sz="6" w:space="0" w:color="D3D3D3"/>
                    <w:bottom w:val="single" w:sz="6" w:space="0" w:color="D3D3D3"/>
                    <w:right w:val="single" w:sz="6" w:space="0" w:color="D3D3D3"/>
                  </w:tcBorders>
                </w:tcPr>
                <w:p w14:paraId="37ED8F8B" w14:textId="77777777" w:rsidR="00066508" w:rsidRDefault="00000000">
                  <w:pPr>
                    <w:keepNext/>
                    <w:widowControl w:val="0"/>
                    <w:spacing w:after="60"/>
                    <w:jc w:val="cente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14:paraId="2FA8938D" w14:textId="77777777" w:rsidR="00066508" w:rsidRDefault="00000000">
                  <w:pPr>
                    <w:keepNext/>
                    <w:widowControl w:val="0"/>
                    <w:spacing w:after="60"/>
                    <w:jc w:val="center"/>
                  </w:pPr>
                  <w:r>
                    <w:rPr>
                      <w:rFonts w:ascii="Calibri" w:hAnsi="Calibri"/>
                      <w:sz w:val="20"/>
                    </w:rPr>
                    <w:t>20.0 (10.1%)</w:t>
                  </w:r>
                </w:p>
              </w:tc>
            </w:tr>
            <w:tr w:rsidR="00066508" w14:paraId="5D29CCF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E59B85" w14:textId="77777777" w:rsidR="00066508" w:rsidRDefault="00000000">
                  <w:pPr>
                    <w:keepNext/>
                    <w:widowControl w:val="0"/>
                    <w:spacing w:after="60"/>
                  </w:pPr>
                  <w:r>
                    <w:rPr>
                      <w:rFonts w:ascii="Calibri" w:hAnsi="Calibri"/>
                      <w:sz w:val="20"/>
                    </w:rPr>
                    <w:t>    2</w:t>
                  </w:r>
                </w:p>
              </w:tc>
              <w:tc>
                <w:tcPr>
                  <w:tcW w:w="1143" w:type="dxa"/>
                  <w:tcBorders>
                    <w:top w:val="single" w:sz="6" w:space="0" w:color="D3D3D3"/>
                    <w:left w:val="single" w:sz="6" w:space="0" w:color="D3D3D3"/>
                    <w:bottom w:val="single" w:sz="6" w:space="0" w:color="D3D3D3"/>
                    <w:right w:val="single" w:sz="6" w:space="0" w:color="D3D3D3"/>
                  </w:tcBorders>
                </w:tcPr>
                <w:p w14:paraId="258BED0C" w14:textId="77777777" w:rsidR="00066508" w:rsidRDefault="00000000">
                  <w:pPr>
                    <w:keepNext/>
                    <w:widowControl w:val="0"/>
                    <w:spacing w:after="60"/>
                    <w:jc w:val="center"/>
                  </w:pPr>
                  <w:r>
                    <w:rPr>
                      <w:rFonts w:ascii="Calibri" w:hAnsi="Calibri"/>
                      <w:sz w:val="20"/>
                    </w:rPr>
                    <w:t>28.0 (2.2%)</w:t>
                  </w:r>
                </w:p>
              </w:tc>
              <w:tc>
                <w:tcPr>
                  <w:tcW w:w="1143" w:type="dxa"/>
                  <w:tcBorders>
                    <w:top w:val="single" w:sz="6" w:space="0" w:color="D3D3D3"/>
                    <w:left w:val="single" w:sz="6" w:space="0" w:color="D3D3D3"/>
                    <w:bottom w:val="single" w:sz="6" w:space="0" w:color="D3D3D3"/>
                    <w:right w:val="single" w:sz="6" w:space="0" w:color="D3D3D3"/>
                  </w:tcBorders>
                </w:tcPr>
                <w:p w14:paraId="0411B3E3" w14:textId="77777777" w:rsidR="00066508" w:rsidRDefault="00000000">
                  <w:pPr>
                    <w:keepNext/>
                    <w:widowControl w:val="0"/>
                    <w:spacing w:after="60"/>
                    <w:jc w:val="center"/>
                  </w:pPr>
                  <w:r>
                    <w:rPr>
                      <w:rFonts w:ascii="Calibri" w:hAnsi="Calibri"/>
                      <w:sz w:val="20"/>
                    </w:rPr>
                    <w:t>16.0 (7.8%)</w:t>
                  </w:r>
                </w:p>
              </w:tc>
              <w:tc>
                <w:tcPr>
                  <w:tcW w:w="1143" w:type="dxa"/>
                  <w:tcBorders>
                    <w:top w:val="single" w:sz="6" w:space="0" w:color="D3D3D3"/>
                    <w:left w:val="single" w:sz="6" w:space="0" w:color="D3D3D3"/>
                    <w:bottom w:val="single" w:sz="6" w:space="0" w:color="D3D3D3"/>
                    <w:right w:val="single" w:sz="6" w:space="0" w:color="D3D3D3"/>
                  </w:tcBorders>
                </w:tcPr>
                <w:p w14:paraId="362ECCB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C70DD6D"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50EB80FA"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75BFE39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D8BF458" w14:textId="77777777" w:rsidR="00066508" w:rsidRDefault="00000000">
                  <w:pPr>
                    <w:keepNext/>
                    <w:widowControl w:val="0"/>
                    <w:spacing w:after="60"/>
                    <w:jc w:val="center"/>
                  </w:pPr>
                  <w:r>
                    <w:rPr>
                      <w:rFonts w:ascii="Calibri" w:hAnsi="Calibri"/>
                      <w:sz w:val="20"/>
                    </w:rPr>
                    <w:t>7.0 (3.5%)</w:t>
                  </w:r>
                </w:p>
              </w:tc>
            </w:tr>
            <w:tr w:rsidR="00066508" w14:paraId="19FC608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A97A13" w14:textId="77777777" w:rsidR="00066508" w:rsidRDefault="00000000">
                  <w:pPr>
                    <w:keepNext/>
                    <w:widowControl w:val="0"/>
                    <w:spacing w:after="60"/>
                  </w:pPr>
                  <w:r>
                    <w:rPr>
                      <w:rFonts w:ascii="Calibri" w:hAnsi="Calibri"/>
                      <w:sz w:val="20"/>
                    </w:rPr>
                    <w:t>    1</w:t>
                  </w:r>
                </w:p>
              </w:tc>
              <w:tc>
                <w:tcPr>
                  <w:tcW w:w="1143" w:type="dxa"/>
                  <w:tcBorders>
                    <w:top w:val="single" w:sz="6" w:space="0" w:color="D3D3D3"/>
                    <w:left w:val="single" w:sz="6" w:space="0" w:color="D3D3D3"/>
                    <w:bottom w:val="single" w:sz="6" w:space="0" w:color="D3D3D3"/>
                    <w:right w:val="single" w:sz="6" w:space="0" w:color="D3D3D3"/>
                  </w:tcBorders>
                </w:tcPr>
                <w:p w14:paraId="2BBCE9EB" w14:textId="77777777" w:rsidR="00066508" w:rsidRDefault="00000000">
                  <w:pPr>
                    <w:keepNext/>
                    <w:widowControl w:val="0"/>
                    <w:spacing w:after="60"/>
                    <w:jc w:val="center"/>
                  </w:pPr>
                  <w:r>
                    <w:rPr>
                      <w:rFonts w:ascii="Calibri" w:hAnsi="Calibri"/>
                      <w:sz w:val="20"/>
                    </w:rPr>
                    <w:t>12.0 (0.9%)</w:t>
                  </w:r>
                </w:p>
              </w:tc>
              <w:tc>
                <w:tcPr>
                  <w:tcW w:w="1143" w:type="dxa"/>
                  <w:tcBorders>
                    <w:top w:val="single" w:sz="6" w:space="0" w:color="D3D3D3"/>
                    <w:left w:val="single" w:sz="6" w:space="0" w:color="D3D3D3"/>
                    <w:bottom w:val="single" w:sz="6" w:space="0" w:color="D3D3D3"/>
                    <w:right w:val="single" w:sz="6" w:space="0" w:color="D3D3D3"/>
                  </w:tcBorders>
                </w:tcPr>
                <w:p w14:paraId="0966ACFF"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43077732"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0749AB9" w14:textId="77777777" w:rsidR="00066508" w:rsidRDefault="00000000">
                  <w:pPr>
                    <w:keepNext/>
                    <w:widowControl w:val="0"/>
                    <w:spacing w:after="60"/>
                    <w:jc w:val="cente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14:paraId="646071B6"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62F75065"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44D42781" w14:textId="77777777" w:rsidR="00066508" w:rsidRDefault="00000000">
                  <w:pPr>
                    <w:keepNext/>
                    <w:widowControl w:val="0"/>
                    <w:spacing w:after="60"/>
                    <w:jc w:val="center"/>
                  </w:pPr>
                  <w:r>
                    <w:rPr>
                      <w:rFonts w:ascii="Calibri" w:hAnsi="Calibri"/>
                      <w:sz w:val="20"/>
                    </w:rPr>
                    <w:t>1.0 (0.5%)</w:t>
                  </w:r>
                </w:p>
              </w:tc>
            </w:tr>
            <w:tr w:rsidR="00066508" w14:paraId="7B18ED1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0FB44C" w14:textId="77777777" w:rsidR="00066508" w:rsidRDefault="00000000">
                  <w:pPr>
                    <w:keepNext/>
                    <w:widowControl w:val="0"/>
                    <w:spacing w:after="60"/>
                  </w:pPr>
                  <w:r>
                    <w:rPr>
                      <w:rFonts w:ascii="Calibri" w:hAnsi="Calibri"/>
                      <w:sz w:val="20"/>
                    </w:rPr>
                    <w:t>    0</w:t>
                  </w:r>
                </w:p>
              </w:tc>
              <w:tc>
                <w:tcPr>
                  <w:tcW w:w="1143" w:type="dxa"/>
                  <w:tcBorders>
                    <w:top w:val="single" w:sz="6" w:space="0" w:color="D3D3D3"/>
                    <w:left w:val="single" w:sz="6" w:space="0" w:color="D3D3D3"/>
                    <w:bottom w:val="single" w:sz="6" w:space="0" w:color="D3D3D3"/>
                    <w:right w:val="single" w:sz="6" w:space="0" w:color="D3D3D3"/>
                  </w:tcBorders>
                </w:tcPr>
                <w:p w14:paraId="2F848341" w14:textId="77777777" w:rsidR="00066508" w:rsidRDefault="00000000">
                  <w:pPr>
                    <w:keepNext/>
                    <w:widowControl w:val="0"/>
                    <w:spacing w:after="60"/>
                    <w:jc w:val="center"/>
                  </w:pPr>
                  <w:r>
                    <w:rPr>
                      <w:rFonts w:ascii="Calibri" w:hAnsi="Calibri"/>
                      <w:sz w:val="20"/>
                    </w:rPr>
                    <w:t>6.0 (0.5%)</w:t>
                  </w:r>
                </w:p>
              </w:tc>
              <w:tc>
                <w:tcPr>
                  <w:tcW w:w="1143" w:type="dxa"/>
                  <w:tcBorders>
                    <w:top w:val="single" w:sz="6" w:space="0" w:color="D3D3D3"/>
                    <w:left w:val="single" w:sz="6" w:space="0" w:color="D3D3D3"/>
                    <w:bottom w:val="single" w:sz="6" w:space="0" w:color="D3D3D3"/>
                    <w:right w:val="single" w:sz="6" w:space="0" w:color="D3D3D3"/>
                  </w:tcBorders>
                </w:tcPr>
                <w:p w14:paraId="09AC1E93"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2B1D9C3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9FF716E"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47AF5550"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2C68BB6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8EB0483" w14:textId="77777777" w:rsidR="00066508" w:rsidRDefault="00000000">
                  <w:pPr>
                    <w:keepNext/>
                    <w:widowControl w:val="0"/>
                    <w:spacing w:after="60"/>
                    <w:jc w:val="center"/>
                  </w:pPr>
                  <w:r>
                    <w:rPr>
                      <w:rFonts w:ascii="Calibri" w:hAnsi="Calibri"/>
                      <w:sz w:val="20"/>
                    </w:rPr>
                    <w:t>2.0 (1.0%)</w:t>
                  </w:r>
                </w:p>
              </w:tc>
            </w:tr>
            <w:tr w:rsidR="00066508" w14:paraId="6520779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4D04A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3B7EDB4"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227025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D915EF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CF49BF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F0F5C9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B5F15B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9D11506" w14:textId="77777777" w:rsidR="00066508" w:rsidRDefault="00000000">
                  <w:pPr>
                    <w:keepNext/>
                    <w:widowControl w:val="0"/>
                    <w:spacing w:after="60"/>
                    <w:jc w:val="center"/>
                  </w:pPr>
                  <w:r>
                    <w:rPr>
                      <w:rFonts w:ascii="Calibri" w:hAnsi="Calibri"/>
                      <w:sz w:val="20"/>
                    </w:rPr>
                    <w:t>0</w:t>
                  </w:r>
                </w:p>
              </w:tc>
            </w:tr>
            <w:tr w:rsidR="00066508" w14:paraId="7DF1F71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9980790" w14:textId="77777777" w:rsidR="00066508" w:rsidRDefault="00000000">
                  <w:pPr>
                    <w:keepNext/>
                    <w:widowControl w:val="0"/>
                    <w:spacing w:after="60"/>
                  </w:pPr>
                  <w:r>
                    <w:rPr>
                      <w:rFonts w:ascii="Calibri" w:hAnsi="Calibri"/>
                      <w:sz w:val="20"/>
                    </w:rPr>
                    <w:t>Fast food/take away (times/week)</w:t>
                  </w:r>
                </w:p>
              </w:tc>
              <w:tc>
                <w:tcPr>
                  <w:tcW w:w="1143" w:type="dxa"/>
                  <w:tcBorders>
                    <w:top w:val="single" w:sz="6" w:space="0" w:color="D3D3D3"/>
                    <w:left w:val="single" w:sz="6" w:space="0" w:color="D3D3D3"/>
                    <w:bottom w:val="single" w:sz="6" w:space="0" w:color="D3D3D3"/>
                    <w:right w:val="single" w:sz="6" w:space="0" w:color="D3D3D3"/>
                  </w:tcBorders>
                </w:tcPr>
                <w:p w14:paraId="4866EBE4"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2F7455BB" w14:textId="77777777" w:rsidR="00066508" w:rsidRDefault="00000000">
                  <w:pPr>
                    <w:keepNext/>
                    <w:widowControl w:val="0"/>
                    <w:spacing w:after="60"/>
                    <w:jc w:val="center"/>
                  </w:pPr>
                  <w:r>
                    <w:rPr>
                      <w:rFonts w:ascii="Calibri" w:hAnsi="Calibri"/>
                      <w:sz w:val="20"/>
                    </w:rPr>
                    <w:t>0.5 (0.1, 1.0)</w:t>
                  </w:r>
                </w:p>
              </w:tc>
              <w:tc>
                <w:tcPr>
                  <w:tcW w:w="1143" w:type="dxa"/>
                  <w:tcBorders>
                    <w:top w:val="single" w:sz="6" w:space="0" w:color="D3D3D3"/>
                    <w:left w:val="single" w:sz="6" w:space="0" w:color="D3D3D3"/>
                    <w:bottom w:val="single" w:sz="6" w:space="0" w:color="D3D3D3"/>
                    <w:right w:val="single" w:sz="6" w:space="0" w:color="D3D3D3"/>
                  </w:tcBorders>
                </w:tcPr>
                <w:p w14:paraId="1D09C0DA"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1A381D7A"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75CF8039" w14:textId="77777777" w:rsidR="00066508" w:rsidRDefault="00000000">
                  <w:pPr>
                    <w:keepNext/>
                    <w:widowControl w:val="0"/>
                    <w:spacing w:after="60"/>
                    <w:jc w:val="center"/>
                  </w:pPr>
                  <w:r>
                    <w:rPr>
                      <w:rFonts w:ascii="Calibri" w:hAnsi="Calibri"/>
                      <w:sz w:val="20"/>
                    </w:rPr>
                    <w:t>0.1 (0.0, 0.1)</w:t>
                  </w:r>
                </w:p>
              </w:tc>
              <w:tc>
                <w:tcPr>
                  <w:tcW w:w="1143" w:type="dxa"/>
                  <w:tcBorders>
                    <w:top w:val="single" w:sz="6" w:space="0" w:color="D3D3D3"/>
                    <w:left w:val="single" w:sz="6" w:space="0" w:color="D3D3D3"/>
                    <w:bottom w:val="single" w:sz="6" w:space="0" w:color="D3D3D3"/>
                    <w:right w:val="single" w:sz="6" w:space="0" w:color="D3D3D3"/>
                  </w:tcBorders>
                </w:tcPr>
                <w:p w14:paraId="3476FFAC"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543B31CA" w14:textId="77777777" w:rsidR="00066508" w:rsidRDefault="00000000">
                  <w:pPr>
                    <w:keepNext/>
                    <w:widowControl w:val="0"/>
                    <w:spacing w:after="60"/>
                    <w:jc w:val="center"/>
                  </w:pPr>
                  <w:r>
                    <w:rPr>
                      <w:rFonts w:ascii="Calibri" w:hAnsi="Calibri"/>
                      <w:sz w:val="20"/>
                    </w:rPr>
                    <w:t>0.5 (0.1, 0.5)</w:t>
                  </w:r>
                </w:p>
              </w:tc>
            </w:tr>
            <w:tr w:rsidR="00066508" w14:paraId="6E42025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A0E5A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59614DA"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09AAADF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3E17EA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CC3B76A"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6B601793"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07559D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04551D" w14:textId="77777777" w:rsidR="00066508" w:rsidRDefault="00000000">
                  <w:pPr>
                    <w:keepNext/>
                    <w:widowControl w:val="0"/>
                    <w:spacing w:after="60"/>
                    <w:jc w:val="center"/>
                  </w:pPr>
                  <w:r>
                    <w:rPr>
                      <w:rFonts w:ascii="Calibri" w:hAnsi="Calibri"/>
                      <w:sz w:val="20"/>
                    </w:rPr>
                    <w:t>0</w:t>
                  </w:r>
                </w:p>
              </w:tc>
            </w:tr>
            <w:tr w:rsidR="00066508" w14:paraId="7740E7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56198E7" w14:textId="77777777" w:rsidR="00066508" w:rsidRDefault="00000000">
                  <w:pPr>
                    <w:keepNext/>
                    <w:widowControl w:val="0"/>
                    <w:spacing w:after="60"/>
                  </w:pPr>
                  <w:r>
                    <w:rPr>
                      <w:rFonts w:ascii="Calibri" w:hAnsi="Calibri"/>
                      <w:sz w:val="20"/>
                    </w:rPr>
                    <w:lastRenderedPageBreak/>
                    <w:t>Fasting time before visit (hours)</w:t>
                  </w:r>
                </w:p>
              </w:tc>
              <w:tc>
                <w:tcPr>
                  <w:tcW w:w="1143" w:type="dxa"/>
                  <w:tcBorders>
                    <w:top w:val="single" w:sz="6" w:space="0" w:color="D3D3D3"/>
                    <w:left w:val="single" w:sz="6" w:space="0" w:color="D3D3D3"/>
                    <w:bottom w:val="single" w:sz="6" w:space="0" w:color="D3D3D3"/>
                    <w:right w:val="single" w:sz="6" w:space="0" w:color="D3D3D3"/>
                  </w:tcBorders>
                </w:tcPr>
                <w:p w14:paraId="3C33BE25" w14:textId="77777777" w:rsidR="00066508" w:rsidRDefault="00000000">
                  <w:pPr>
                    <w:keepNext/>
                    <w:widowControl w:val="0"/>
                    <w:spacing w:after="60"/>
                    <w:jc w:val="center"/>
                  </w:pPr>
                  <w:r>
                    <w:rPr>
                      <w:rFonts w:ascii="Calibri" w:hAnsi="Calibri"/>
                      <w:sz w:val="20"/>
                    </w:rPr>
                    <w:t>3.3 (2.8, 4.0)</w:t>
                  </w:r>
                </w:p>
              </w:tc>
              <w:tc>
                <w:tcPr>
                  <w:tcW w:w="1143" w:type="dxa"/>
                  <w:tcBorders>
                    <w:top w:val="single" w:sz="6" w:space="0" w:color="D3D3D3"/>
                    <w:left w:val="single" w:sz="6" w:space="0" w:color="D3D3D3"/>
                    <w:bottom w:val="single" w:sz="6" w:space="0" w:color="D3D3D3"/>
                    <w:right w:val="single" w:sz="6" w:space="0" w:color="D3D3D3"/>
                  </w:tcBorders>
                </w:tcPr>
                <w:p w14:paraId="28125E65" w14:textId="77777777" w:rsidR="00066508" w:rsidRDefault="00000000">
                  <w:pPr>
                    <w:keepNext/>
                    <w:widowControl w:val="0"/>
                    <w:spacing w:after="60"/>
                    <w:jc w:val="center"/>
                  </w:pPr>
                  <w:r>
                    <w:rPr>
                      <w:rFonts w:ascii="Calibri" w:hAnsi="Calibri"/>
                      <w:sz w:val="20"/>
                    </w:rPr>
                    <w:t>3.3 (2.8, 4.1)</w:t>
                  </w:r>
                </w:p>
              </w:tc>
              <w:tc>
                <w:tcPr>
                  <w:tcW w:w="1143" w:type="dxa"/>
                  <w:tcBorders>
                    <w:top w:val="single" w:sz="6" w:space="0" w:color="D3D3D3"/>
                    <w:left w:val="single" w:sz="6" w:space="0" w:color="D3D3D3"/>
                    <w:bottom w:val="single" w:sz="6" w:space="0" w:color="D3D3D3"/>
                    <w:right w:val="single" w:sz="6" w:space="0" w:color="D3D3D3"/>
                  </w:tcBorders>
                </w:tcPr>
                <w:p w14:paraId="63BC1112" w14:textId="77777777" w:rsidR="00066508" w:rsidRDefault="00000000">
                  <w:pPr>
                    <w:keepNext/>
                    <w:widowControl w:val="0"/>
                    <w:spacing w:after="60"/>
                    <w:jc w:val="center"/>
                  </w:pPr>
                  <w:r>
                    <w:rPr>
                      <w:rFonts w:ascii="Calibri" w:hAnsi="Calibri"/>
                      <w:sz w:val="20"/>
                    </w:rPr>
                    <w:t>3.2 (2.8, 3.7)</w:t>
                  </w:r>
                </w:p>
              </w:tc>
              <w:tc>
                <w:tcPr>
                  <w:tcW w:w="1143" w:type="dxa"/>
                  <w:tcBorders>
                    <w:top w:val="single" w:sz="6" w:space="0" w:color="D3D3D3"/>
                    <w:left w:val="single" w:sz="6" w:space="0" w:color="D3D3D3"/>
                    <w:bottom w:val="single" w:sz="6" w:space="0" w:color="D3D3D3"/>
                    <w:right w:val="single" w:sz="6" w:space="0" w:color="D3D3D3"/>
                  </w:tcBorders>
                </w:tcPr>
                <w:p w14:paraId="40E7CB36" w14:textId="77777777" w:rsidR="00066508" w:rsidRDefault="00000000">
                  <w:pPr>
                    <w:keepNext/>
                    <w:widowControl w:val="0"/>
                    <w:spacing w:after="60"/>
                    <w:jc w:val="center"/>
                  </w:pPr>
                  <w:r>
                    <w:rPr>
                      <w:rFonts w:ascii="Calibri" w:hAnsi="Calibri"/>
                      <w:sz w:val="20"/>
                    </w:rPr>
                    <w:t>3.0 (2.6, 3.8)</w:t>
                  </w:r>
                </w:p>
              </w:tc>
              <w:tc>
                <w:tcPr>
                  <w:tcW w:w="1143" w:type="dxa"/>
                  <w:tcBorders>
                    <w:top w:val="single" w:sz="6" w:space="0" w:color="D3D3D3"/>
                    <w:left w:val="single" w:sz="6" w:space="0" w:color="D3D3D3"/>
                    <w:bottom w:val="single" w:sz="6" w:space="0" w:color="D3D3D3"/>
                    <w:right w:val="single" w:sz="6" w:space="0" w:color="D3D3D3"/>
                  </w:tcBorders>
                </w:tcPr>
                <w:p w14:paraId="176BB122" w14:textId="77777777" w:rsidR="00066508" w:rsidRDefault="00000000">
                  <w:pPr>
                    <w:keepNext/>
                    <w:widowControl w:val="0"/>
                    <w:spacing w:after="60"/>
                    <w:jc w:val="center"/>
                  </w:pPr>
                  <w:r>
                    <w:rPr>
                      <w:rFonts w:ascii="Calibri" w:hAnsi="Calibri"/>
                      <w:sz w:val="20"/>
                    </w:rPr>
                    <w:t>3.3 (2.8, 3.8)</w:t>
                  </w:r>
                </w:p>
              </w:tc>
              <w:tc>
                <w:tcPr>
                  <w:tcW w:w="1143" w:type="dxa"/>
                  <w:tcBorders>
                    <w:top w:val="single" w:sz="6" w:space="0" w:color="D3D3D3"/>
                    <w:left w:val="single" w:sz="6" w:space="0" w:color="D3D3D3"/>
                    <w:bottom w:val="single" w:sz="6" w:space="0" w:color="D3D3D3"/>
                    <w:right w:val="single" w:sz="6" w:space="0" w:color="D3D3D3"/>
                  </w:tcBorders>
                </w:tcPr>
                <w:p w14:paraId="19772904" w14:textId="77777777" w:rsidR="00066508" w:rsidRDefault="00000000">
                  <w:pPr>
                    <w:keepNext/>
                    <w:widowControl w:val="0"/>
                    <w:spacing w:after="60"/>
                    <w:jc w:val="center"/>
                  </w:pPr>
                  <w:r>
                    <w:rPr>
                      <w:rFonts w:ascii="Calibri" w:hAnsi="Calibri"/>
                      <w:sz w:val="20"/>
                    </w:rPr>
                    <w:t>3.4 (2.8, 3.8)</w:t>
                  </w:r>
                </w:p>
              </w:tc>
              <w:tc>
                <w:tcPr>
                  <w:tcW w:w="1143" w:type="dxa"/>
                  <w:tcBorders>
                    <w:top w:val="single" w:sz="6" w:space="0" w:color="D3D3D3"/>
                    <w:left w:val="single" w:sz="6" w:space="0" w:color="D3D3D3"/>
                    <w:bottom w:val="single" w:sz="6" w:space="0" w:color="D3D3D3"/>
                    <w:right w:val="single" w:sz="6" w:space="0" w:color="D3D3D3"/>
                  </w:tcBorders>
                </w:tcPr>
                <w:p w14:paraId="0B6D32C2" w14:textId="77777777" w:rsidR="00066508" w:rsidRDefault="00000000">
                  <w:pPr>
                    <w:keepNext/>
                    <w:widowControl w:val="0"/>
                    <w:spacing w:after="60"/>
                    <w:jc w:val="center"/>
                  </w:pPr>
                  <w:r>
                    <w:rPr>
                      <w:rFonts w:ascii="Calibri" w:hAnsi="Calibri"/>
                      <w:sz w:val="20"/>
                    </w:rPr>
                    <w:t>4.0 (3.3, 4.8)</w:t>
                  </w:r>
                </w:p>
              </w:tc>
            </w:tr>
            <w:tr w:rsidR="00066508" w14:paraId="2956829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006038B" w14:textId="77777777" w:rsidR="00066508" w:rsidRDefault="00000000">
                  <w:pPr>
                    <w:keepNext/>
                    <w:widowControl w:val="0"/>
                    <w:spacing w:after="60"/>
                  </w:pPr>
                  <w:r>
                    <w:rPr>
                      <w:rFonts w:ascii="Calibri" w:hAnsi="Calibri"/>
                      <w:sz w:val="20"/>
                    </w:rPr>
                    <w:t>Financial situation of the parents</w:t>
                  </w:r>
                </w:p>
              </w:tc>
              <w:tc>
                <w:tcPr>
                  <w:tcW w:w="1143" w:type="dxa"/>
                  <w:tcBorders>
                    <w:top w:val="single" w:sz="6" w:space="0" w:color="D3D3D3"/>
                    <w:left w:val="single" w:sz="6" w:space="0" w:color="D3D3D3"/>
                    <w:bottom w:val="single" w:sz="6" w:space="0" w:color="D3D3D3"/>
                    <w:right w:val="single" w:sz="6" w:space="0" w:color="D3D3D3"/>
                  </w:tcBorders>
                </w:tcPr>
                <w:p w14:paraId="51C2977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13A151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C46D65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4988A2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AFA261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993DAE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840CF1E" w14:textId="77777777" w:rsidR="00066508" w:rsidRDefault="00066508">
                  <w:pPr>
                    <w:keepNext/>
                    <w:widowControl w:val="0"/>
                    <w:spacing w:after="60"/>
                    <w:jc w:val="center"/>
                  </w:pPr>
                </w:p>
              </w:tc>
            </w:tr>
            <w:tr w:rsidR="00066508" w14:paraId="088D16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6DCF31B" w14:textId="77777777" w:rsidR="00066508" w:rsidRDefault="00000000">
                  <w:pPr>
                    <w:keepNext/>
                    <w:widowControl w:val="0"/>
                    <w:spacing w:after="60"/>
                  </w:pPr>
                  <w:r>
                    <w:rPr>
                      <w:rFonts w:ascii="Calibri" w:hAnsi="Calibri"/>
                      <w:sz w:val="20"/>
                    </w:rPr>
                    <w:t>    Doing alright</w:t>
                  </w:r>
                </w:p>
              </w:tc>
              <w:tc>
                <w:tcPr>
                  <w:tcW w:w="1143" w:type="dxa"/>
                  <w:tcBorders>
                    <w:top w:val="single" w:sz="6" w:space="0" w:color="D3D3D3"/>
                    <w:left w:val="single" w:sz="6" w:space="0" w:color="D3D3D3"/>
                    <w:bottom w:val="single" w:sz="6" w:space="0" w:color="D3D3D3"/>
                    <w:right w:val="single" w:sz="6" w:space="0" w:color="D3D3D3"/>
                  </w:tcBorders>
                </w:tcPr>
                <w:p w14:paraId="1567569C" w14:textId="77777777" w:rsidR="00066508" w:rsidRDefault="00000000">
                  <w:pPr>
                    <w:keepNext/>
                    <w:widowControl w:val="0"/>
                    <w:spacing w:after="60"/>
                    <w:jc w:val="center"/>
                  </w:pPr>
                  <w:r>
                    <w:rPr>
                      <w:rFonts w:ascii="Calibri" w:hAnsi="Calibri"/>
                      <w:sz w:val="20"/>
                    </w:rPr>
                    <w:t>414.0 (32.1%)</w:t>
                  </w:r>
                </w:p>
              </w:tc>
              <w:tc>
                <w:tcPr>
                  <w:tcW w:w="1143" w:type="dxa"/>
                  <w:tcBorders>
                    <w:top w:val="single" w:sz="6" w:space="0" w:color="D3D3D3"/>
                    <w:left w:val="single" w:sz="6" w:space="0" w:color="D3D3D3"/>
                    <w:bottom w:val="single" w:sz="6" w:space="0" w:color="D3D3D3"/>
                    <w:right w:val="single" w:sz="6" w:space="0" w:color="D3D3D3"/>
                  </w:tcBorders>
                </w:tcPr>
                <w:p w14:paraId="387265A1" w14:textId="77777777" w:rsidR="00066508" w:rsidRDefault="00000000">
                  <w:pPr>
                    <w:keepNext/>
                    <w:widowControl w:val="0"/>
                    <w:spacing w:after="60"/>
                    <w:jc w:val="center"/>
                  </w:pPr>
                  <w:r>
                    <w:rPr>
                      <w:rFonts w:ascii="Calibri" w:hAnsi="Calibri"/>
                      <w:sz w:val="20"/>
                    </w:rPr>
                    <w:t>73.0 (35.8%)</w:t>
                  </w:r>
                </w:p>
              </w:tc>
              <w:tc>
                <w:tcPr>
                  <w:tcW w:w="1143" w:type="dxa"/>
                  <w:tcBorders>
                    <w:top w:val="single" w:sz="6" w:space="0" w:color="D3D3D3"/>
                    <w:left w:val="single" w:sz="6" w:space="0" w:color="D3D3D3"/>
                    <w:bottom w:val="single" w:sz="6" w:space="0" w:color="D3D3D3"/>
                    <w:right w:val="single" w:sz="6" w:space="0" w:color="D3D3D3"/>
                  </w:tcBorders>
                </w:tcPr>
                <w:p w14:paraId="17B1ABDB" w14:textId="77777777" w:rsidR="00066508" w:rsidRDefault="00000000">
                  <w:pPr>
                    <w:keepNext/>
                    <w:widowControl w:val="0"/>
                    <w:spacing w:after="60"/>
                    <w:jc w:val="center"/>
                  </w:pPr>
                  <w:r>
                    <w:rPr>
                      <w:rFonts w:ascii="Calibri" w:hAnsi="Calibri"/>
                      <w:sz w:val="20"/>
                    </w:rPr>
                    <w:t>94.0 (47.5%)</w:t>
                  </w:r>
                </w:p>
              </w:tc>
              <w:tc>
                <w:tcPr>
                  <w:tcW w:w="1143" w:type="dxa"/>
                  <w:tcBorders>
                    <w:top w:val="single" w:sz="6" w:space="0" w:color="D3D3D3"/>
                    <w:left w:val="single" w:sz="6" w:space="0" w:color="D3D3D3"/>
                    <w:bottom w:val="single" w:sz="6" w:space="0" w:color="D3D3D3"/>
                    <w:right w:val="single" w:sz="6" w:space="0" w:color="D3D3D3"/>
                  </w:tcBorders>
                </w:tcPr>
                <w:p w14:paraId="161AA649" w14:textId="77777777" w:rsidR="00066508" w:rsidRDefault="00000000">
                  <w:pPr>
                    <w:keepNext/>
                    <w:widowControl w:val="0"/>
                    <w:spacing w:after="60"/>
                    <w:jc w:val="center"/>
                  </w:pPr>
                  <w:r>
                    <w:rPr>
                      <w:rFonts w:ascii="Calibri" w:hAnsi="Calibri"/>
                      <w:sz w:val="20"/>
                    </w:rPr>
                    <w:t>64.0 (29.2%)</w:t>
                  </w:r>
                </w:p>
              </w:tc>
              <w:tc>
                <w:tcPr>
                  <w:tcW w:w="1143" w:type="dxa"/>
                  <w:tcBorders>
                    <w:top w:val="single" w:sz="6" w:space="0" w:color="D3D3D3"/>
                    <w:left w:val="single" w:sz="6" w:space="0" w:color="D3D3D3"/>
                    <w:bottom w:val="single" w:sz="6" w:space="0" w:color="D3D3D3"/>
                    <w:right w:val="single" w:sz="6" w:space="0" w:color="D3D3D3"/>
                  </w:tcBorders>
                </w:tcPr>
                <w:p w14:paraId="1769FB10" w14:textId="77777777" w:rsidR="00066508" w:rsidRDefault="00000000">
                  <w:pPr>
                    <w:keepNext/>
                    <w:widowControl w:val="0"/>
                    <w:spacing w:after="60"/>
                    <w:jc w:val="center"/>
                  </w:pPr>
                  <w:r>
                    <w:rPr>
                      <w:rFonts w:ascii="Calibri" w:hAnsi="Calibri"/>
                      <w:sz w:val="20"/>
                    </w:rPr>
                    <w:t>61.0 (30.5%)</w:t>
                  </w:r>
                </w:p>
              </w:tc>
              <w:tc>
                <w:tcPr>
                  <w:tcW w:w="1143" w:type="dxa"/>
                  <w:tcBorders>
                    <w:top w:val="single" w:sz="6" w:space="0" w:color="D3D3D3"/>
                    <w:left w:val="single" w:sz="6" w:space="0" w:color="D3D3D3"/>
                    <w:bottom w:val="single" w:sz="6" w:space="0" w:color="D3D3D3"/>
                    <w:right w:val="single" w:sz="6" w:space="0" w:color="D3D3D3"/>
                  </w:tcBorders>
                </w:tcPr>
                <w:p w14:paraId="57D165A9" w14:textId="77777777" w:rsidR="00066508" w:rsidRDefault="00000000">
                  <w:pPr>
                    <w:keepNext/>
                    <w:widowControl w:val="0"/>
                    <w:spacing w:after="60"/>
                    <w:jc w:val="center"/>
                  </w:pPr>
                  <w:r>
                    <w:rPr>
                      <w:rFonts w:ascii="Calibri" w:hAnsi="Calibri"/>
                      <w:sz w:val="20"/>
                    </w:rPr>
                    <w:t>64.0 (23.5%)</w:t>
                  </w:r>
                </w:p>
              </w:tc>
              <w:tc>
                <w:tcPr>
                  <w:tcW w:w="1143" w:type="dxa"/>
                  <w:tcBorders>
                    <w:top w:val="single" w:sz="6" w:space="0" w:color="D3D3D3"/>
                    <w:left w:val="single" w:sz="6" w:space="0" w:color="D3D3D3"/>
                    <w:bottom w:val="single" w:sz="6" w:space="0" w:color="D3D3D3"/>
                    <w:right w:val="single" w:sz="6" w:space="0" w:color="D3D3D3"/>
                  </w:tcBorders>
                </w:tcPr>
                <w:p w14:paraId="1735DDDD" w14:textId="77777777" w:rsidR="00066508" w:rsidRDefault="00000000">
                  <w:pPr>
                    <w:keepNext/>
                    <w:widowControl w:val="0"/>
                    <w:spacing w:after="60"/>
                    <w:jc w:val="center"/>
                  </w:pPr>
                  <w:r>
                    <w:rPr>
                      <w:rFonts w:ascii="Calibri" w:hAnsi="Calibri"/>
                      <w:sz w:val="20"/>
                    </w:rPr>
                    <w:t>58.0 (29.3%)</w:t>
                  </w:r>
                </w:p>
              </w:tc>
            </w:tr>
            <w:tr w:rsidR="00066508" w14:paraId="174DA86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964488" w14:textId="77777777" w:rsidR="00066508" w:rsidRDefault="00000000">
                  <w:pPr>
                    <w:keepNext/>
                    <w:widowControl w:val="0"/>
                    <w:spacing w:after="60"/>
                  </w:pPr>
                  <w:r>
                    <w:rPr>
                      <w:rFonts w:ascii="Calibri" w:hAnsi="Calibri"/>
                      <w:sz w:val="20"/>
                    </w:rPr>
                    <w:t>    Living comfortably</w:t>
                  </w:r>
                </w:p>
              </w:tc>
              <w:tc>
                <w:tcPr>
                  <w:tcW w:w="1143" w:type="dxa"/>
                  <w:tcBorders>
                    <w:top w:val="single" w:sz="6" w:space="0" w:color="D3D3D3"/>
                    <w:left w:val="single" w:sz="6" w:space="0" w:color="D3D3D3"/>
                    <w:bottom w:val="single" w:sz="6" w:space="0" w:color="D3D3D3"/>
                    <w:right w:val="single" w:sz="6" w:space="0" w:color="D3D3D3"/>
                  </w:tcBorders>
                </w:tcPr>
                <w:p w14:paraId="4ACFE1C2" w14:textId="77777777" w:rsidR="00066508" w:rsidRDefault="00000000">
                  <w:pPr>
                    <w:keepNext/>
                    <w:widowControl w:val="0"/>
                    <w:spacing w:after="60"/>
                    <w:jc w:val="center"/>
                  </w:pPr>
                  <w:r>
                    <w:rPr>
                      <w:rFonts w:ascii="Calibri" w:hAnsi="Calibri"/>
                      <w:sz w:val="20"/>
                    </w:rPr>
                    <w:t>412.0 (31.9%)</w:t>
                  </w:r>
                </w:p>
              </w:tc>
              <w:tc>
                <w:tcPr>
                  <w:tcW w:w="1143" w:type="dxa"/>
                  <w:tcBorders>
                    <w:top w:val="single" w:sz="6" w:space="0" w:color="D3D3D3"/>
                    <w:left w:val="single" w:sz="6" w:space="0" w:color="D3D3D3"/>
                    <w:bottom w:val="single" w:sz="6" w:space="0" w:color="D3D3D3"/>
                    <w:right w:val="single" w:sz="6" w:space="0" w:color="D3D3D3"/>
                  </w:tcBorders>
                </w:tcPr>
                <w:p w14:paraId="2414ACD7" w14:textId="77777777" w:rsidR="00066508" w:rsidRDefault="00000000">
                  <w:pPr>
                    <w:keepNext/>
                    <w:widowControl w:val="0"/>
                    <w:spacing w:after="60"/>
                    <w:jc w:val="cente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14:paraId="48377405" w14:textId="77777777" w:rsidR="00066508" w:rsidRDefault="00000000">
                  <w:pPr>
                    <w:keepNext/>
                    <w:widowControl w:val="0"/>
                    <w:spacing w:after="60"/>
                    <w:jc w:val="center"/>
                  </w:pPr>
                  <w:r>
                    <w:rPr>
                      <w:rFonts w:ascii="Calibri" w:hAnsi="Calibri"/>
                      <w:sz w:val="20"/>
                    </w:rPr>
                    <w:t>49.0 (24.7%)</w:t>
                  </w:r>
                </w:p>
              </w:tc>
              <w:tc>
                <w:tcPr>
                  <w:tcW w:w="1143" w:type="dxa"/>
                  <w:tcBorders>
                    <w:top w:val="single" w:sz="6" w:space="0" w:color="D3D3D3"/>
                    <w:left w:val="single" w:sz="6" w:space="0" w:color="D3D3D3"/>
                    <w:bottom w:val="single" w:sz="6" w:space="0" w:color="D3D3D3"/>
                    <w:right w:val="single" w:sz="6" w:space="0" w:color="D3D3D3"/>
                  </w:tcBorders>
                </w:tcPr>
                <w:p w14:paraId="126ABB56" w14:textId="77777777" w:rsidR="00066508" w:rsidRDefault="00000000">
                  <w:pPr>
                    <w:keepNext/>
                    <w:widowControl w:val="0"/>
                    <w:spacing w:after="60"/>
                    <w:jc w:val="cente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14:paraId="23A18BB7" w14:textId="77777777" w:rsidR="00066508" w:rsidRDefault="00000000">
                  <w:pPr>
                    <w:keepNext/>
                    <w:widowControl w:val="0"/>
                    <w:spacing w:after="60"/>
                    <w:jc w:val="center"/>
                  </w:pPr>
                  <w:r>
                    <w:rPr>
                      <w:rFonts w:ascii="Calibri" w:hAnsi="Calibri"/>
                      <w:sz w:val="20"/>
                    </w:rPr>
                    <w:t>48.0 (24.0%)</w:t>
                  </w:r>
                </w:p>
              </w:tc>
              <w:tc>
                <w:tcPr>
                  <w:tcW w:w="1143" w:type="dxa"/>
                  <w:tcBorders>
                    <w:top w:val="single" w:sz="6" w:space="0" w:color="D3D3D3"/>
                    <w:left w:val="single" w:sz="6" w:space="0" w:color="D3D3D3"/>
                    <w:bottom w:val="single" w:sz="6" w:space="0" w:color="D3D3D3"/>
                    <w:right w:val="single" w:sz="6" w:space="0" w:color="D3D3D3"/>
                  </w:tcBorders>
                </w:tcPr>
                <w:p w14:paraId="0779AB2C" w14:textId="77777777" w:rsidR="00066508" w:rsidRDefault="00000000">
                  <w:pPr>
                    <w:keepNext/>
                    <w:widowControl w:val="0"/>
                    <w:spacing w:after="60"/>
                    <w:jc w:val="center"/>
                  </w:pPr>
                  <w:r>
                    <w:rPr>
                      <w:rFonts w:ascii="Calibri" w:hAnsi="Calibri"/>
                      <w:sz w:val="20"/>
                    </w:rPr>
                    <w:t>202.0 (74.3%)</w:t>
                  </w:r>
                </w:p>
              </w:tc>
              <w:tc>
                <w:tcPr>
                  <w:tcW w:w="1143" w:type="dxa"/>
                  <w:tcBorders>
                    <w:top w:val="single" w:sz="6" w:space="0" w:color="D3D3D3"/>
                    <w:left w:val="single" w:sz="6" w:space="0" w:color="D3D3D3"/>
                    <w:bottom w:val="single" w:sz="6" w:space="0" w:color="D3D3D3"/>
                    <w:right w:val="single" w:sz="6" w:space="0" w:color="D3D3D3"/>
                  </w:tcBorders>
                </w:tcPr>
                <w:p w14:paraId="61A87998" w14:textId="77777777" w:rsidR="00066508" w:rsidRDefault="00000000">
                  <w:pPr>
                    <w:keepNext/>
                    <w:widowControl w:val="0"/>
                    <w:spacing w:after="60"/>
                    <w:jc w:val="center"/>
                  </w:pPr>
                  <w:r>
                    <w:rPr>
                      <w:rFonts w:ascii="Calibri" w:hAnsi="Calibri"/>
                      <w:sz w:val="20"/>
                    </w:rPr>
                    <w:t>25.0 (12.6%)</w:t>
                  </w:r>
                </w:p>
              </w:tc>
            </w:tr>
            <w:tr w:rsidR="00066508" w14:paraId="48126EA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942CF70" w14:textId="77777777" w:rsidR="00066508" w:rsidRDefault="00000000">
                  <w:pPr>
                    <w:keepNext/>
                    <w:widowControl w:val="0"/>
                    <w:spacing w:after="60"/>
                  </w:pPr>
                  <w:r>
                    <w:rPr>
                      <w:rFonts w:ascii="Calibri" w:hAnsi="Calibri"/>
                      <w:sz w:val="20"/>
                    </w:rPr>
                    <w:t>    Getting by</w:t>
                  </w:r>
                </w:p>
              </w:tc>
              <w:tc>
                <w:tcPr>
                  <w:tcW w:w="1143" w:type="dxa"/>
                  <w:tcBorders>
                    <w:top w:val="single" w:sz="6" w:space="0" w:color="D3D3D3"/>
                    <w:left w:val="single" w:sz="6" w:space="0" w:color="D3D3D3"/>
                    <w:bottom w:val="single" w:sz="6" w:space="0" w:color="D3D3D3"/>
                    <w:right w:val="single" w:sz="6" w:space="0" w:color="D3D3D3"/>
                  </w:tcBorders>
                </w:tcPr>
                <w:p w14:paraId="331CC8DD" w14:textId="77777777" w:rsidR="00066508" w:rsidRDefault="00000000">
                  <w:pPr>
                    <w:keepNext/>
                    <w:widowControl w:val="0"/>
                    <w:spacing w:after="60"/>
                    <w:jc w:val="center"/>
                  </w:pPr>
                  <w:r>
                    <w:rPr>
                      <w:rFonts w:ascii="Calibri" w:hAnsi="Calibri"/>
                      <w:sz w:val="20"/>
                    </w:rPr>
                    <w:t>331.0 (25.6%)</w:t>
                  </w:r>
                </w:p>
              </w:tc>
              <w:tc>
                <w:tcPr>
                  <w:tcW w:w="1143" w:type="dxa"/>
                  <w:tcBorders>
                    <w:top w:val="single" w:sz="6" w:space="0" w:color="D3D3D3"/>
                    <w:left w:val="single" w:sz="6" w:space="0" w:color="D3D3D3"/>
                    <w:bottom w:val="single" w:sz="6" w:space="0" w:color="D3D3D3"/>
                    <w:right w:val="single" w:sz="6" w:space="0" w:color="D3D3D3"/>
                  </w:tcBorders>
                </w:tcPr>
                <w:p w14:paraId="7252A391" w14:textId="77777777" w:rsidR="00066508" w:rsidRDefault="00000000">
                  <w:pPr>
                    <w:keepNext/>
                    <w:widowControl w:val="0"/>
                    <w:spacing w:after="60"/>
                    <w:jc w:val="cente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14:paraId="6759F759" w14:textId="77777777" w:rsidR="00066508" w:rsidRDefault="00000000">
                  <w:pPr>
                    <w:keepNext/>
                    <w:widowControl w:val="0"/>
                    <w:spacing w:after="60"/>
                    <w:jc w:val="center"/>
                  </w:pPr>
                  <w:r>
                    <w:rPr>
                      <w:rFonts w:ascii="Calibri" w:hAnsi="Calibri"/>
                      <w:sz w:val="20"/>
                    </w:rPr>
                    <w:t>36.0 (18.2%)</w:t>
                  </w:r>
                </w:p>
              </w:tc>
              <w:tc>
                <w:tcPr>
                  <w:tcW w:w="1143" w:type="dxa"/>
                  <w:tcBorders>
                    <w:top w:val="single" w:sz="6" w:space="0" w:color="D3D3D3"/>
                    <w:left w:val="single" w:sz="6" w:space="0" w:color="D3D3D3"/>
                    <w:bottom w:val="single" w:sz="6" w:space="0" w:color="D3D3D3"/>
                    <w:right w:val="single" w:sz="6" w:space="0" w:color="D3D3D3"/>
                  </w:tcBorders>
                </w:tcPr>
                <w:p w14:paraId="0172ECF9" w14:textId="77777777" w:rsidR="00066508" w:rsidRDefault="00000000">
                  <w:pPr>
                    <w:keepNext/>
                    <w:widowControl w:val="0"/>
                    <w:spacing w:after="60"/>
                    <w:jc w:val="center"/>
                  </w:pPr>
                  <w:r>
                    <w:rPr>
                      <w:rFonts w:ascii="Calibri" w:hAnsi="Calibri"/>
                      <w:sz w:val="20"/>
                    </w:rPr>
                    <w:t>82.0 (37.4%)</w:t>
                  </w:r>
                </w:p>
              </w:tc>
              <w:tc>
                <w:tcPr>
                  <w:tcW w:w="1143" w:type="dxa"/>
                  <w:tcBorders>
                    <w:top w:val="single" w:sz="6" w:space="0" w:color="D3D3D3"/>
                    <w:left w:val="single" w:sz="6" w:space="0" w:color="D3D3D3"/>
                    <w:bottom w:val="single" w:sz="6" w:space="0" w:color="D3D3D3"/>
                    <w:right w:val="single" w:sz="6" w:space="0" w:color="D3D3D3"/>
                  </w:tcBorders>
                </w:tcPr>
                <w:p w14:paraId="30F9C58E" w14:textId="77777777" w:rsidR="00066508" w:rsidRDefault="00000000">
                  <w:pPr>
                    <w:keepNext/>
                    <w:widowControl w:val="0"/>
                    <w:spacing w:after="60"/>
                    <w:jc w:val="center"/>
                  </w:pPr>
                  <w:r>
                    <w:rPr>
                      <w:rFonts w:ascii="Calibri" w:hAnsi="Calibri"/>
                      <w:sz w:val="20"/>
                    </w:rPr>
                    <w:t>70.0 (35.0%)</w:t>
                  </w:r>
                </w:p>
              </w:tc>
              <w:tc>
                <w:tcPr>
                  <w:tcW w:w="1143" w:type="dxa"/>
                  <w:tcBorders>
                    <w:top w:val="single" w:sz="6" w:space="0" w:color="D3D3D3"/>
                    <w:left w:val="single" w:sz="6" w:space="0" w:color="D3D3D3"/>
                    <w:bottom w:val="single" w:sz="6" w:space="0" w:color="D3D3D3"/>
                    <w:right w:val="single" w:sz="6" w:space="0" w:color="D3D3D3"/>
                  </w:tcBorders>
                </w:tcPr>
                <w:p w14:paraId="791C9BCB" w14:textId="77777777" w:rsidR="00066508" w:rsidRDefault="00000000">
                  <w:pPr>
                    <w:keepNext/>
                    <w:widowControl w:val="0"/>
                    <w:spacing w:after="60"/>
                    <w:jc w:val="center"/>
                  </w:pPr>
                  <w:r>
                    <w:rPr>
                      <w:rFonts w:ascii="Calibri" w:hAnsi="Calibri"/>
                      <w:sz w:val="20"/>
                    </w:rPr>
                    <w:t>4.0 (1.5%)</w:t>
                  </w:r>
                </w:p>
              </w:tc>
              <w:tc>
                <w:tcPr>
                  <w:tcW w:w="1143" w:type="dxa"/>
                  <w:tcBorders>
                    <w:top w:val="single" w:sz="6" w:space="0" w:color="D3D3D3"/>
                    <w:left w:val="single" w:sz="6" w:space="0" w:color="D3D3D3"/>
                    <w:bottom w:val="single" w:sz="6" w:space="0" w:color="D3D3D3"/>
                    <w:right w:val="single" w:sz="6" w:space="0" w:color="D3D3D3"/>
                  </w:tcBorders>
                </w:tcPr>
                <w:p w14:paraId="5991C3D3" w14:textId="77777777" w:rsidR="00066508" w:rsidRDefault="00000000">
                  <w:pPr>
                    <w:keepNext/>
                    <w:widowControl w:val="0"/>
                    <w:spacing w:after="60"/>
                    <w:jc w:val="center"/>
                  </w:pPr>
                  <w:r>
                    <w:rPr>
                      <w:rFonts w:ascii="Calibri" w:hAnsi="Calibri"/>
                      <w:sz w:val="20"/>
                    </w:rPr>
                    <w:t>80.0 (40.4%)</w:t>
                  </w:r>
                </w:p>
              </w:tc>
            </w:tr>
            <w:tr w:rsidR="00066508" w14:paraId="1A583AF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2C30A6" w14:textId="77777777" w:rsidR="00066508" w:rsidRDefault="00000000">
                  <w:pPr>
                    <w:keepNext/>
                    <w:widowControl w:val="0"/>
                    <w:spacing w:after="60"/>
                  </w:pPr>
                  <w:r>
                    <w:rPr>
                      <w:rFonts w:ascii="Calibri" w:hAnsi="Calibri"/>
                      <w:sz w:val="20"/>
                    </w:rPr>
                    <w:t>    Finding it quite difficult</w:t>
                  </w:r>
                </w:p>
              </w:tc>
              <w:tc>
                <w:tcPr>
                  <w:tcW w:w="1143" w:type="dxa"/>
                  <w:tcBorders>
                    <w:top w:val="single" w:sz="6" w:space="0" w:color="D3D3D3"/>
                    <w:left w:val="single" w:sz="6" w:space="0" w:color="D3D3D3"/>
                    <w:bottom w:val="single" w:sz="6" w:space="0" w:color="D3D3D3"/>
                    <w:right w:val="single" w:sz="6" w:space="0" w:color="D3D3D3"/>
                  </w:tcBorders>
                </w:tcPr>
                <w:p w14:paraId="68530F51" w14:textId="77777777" w:rsidR="00066508" w:rsidRDefault="00000000">
                  <w:pPr>
                    <w:keepNext/>
                    <w:widowControl w:val="0"/>
                    <w:spacing w:after="60"/>
                    <w:jc w:val="center"/>
                  </w:pPr>
                  <w:r>
                    <w:rPr>
                      <w:rFonts w:ascii="Calibri" w:hAnsi="Calibri"/>
                      <w:sz w:val="20"/>
                    </w:rPr>
                    <w:t>86.0 (6.7%)</w:t>
                  </w:r>
                </w:p>
              </w:tc>
              <w:tc>
                <w:tcPr>
                  <w:tcW w:w="1143" w:type="dxa"/>
                  <w:tcBorders>
                    <w:top w:val="single" w:sz="6" w:space="0" w:color="D3D3D3"/>
                    <w:left w:val="single" w:sz="6" w:space="0" w:color="D3D3D3"/>
                    <w:bottom w:val="single" w:sz="6" w:space="0" w:color="D3D3D3"/>
                    <w:right w:val="single" w:sz="6" w:space="0" w:color="D3D3D3"/>
                  </w:tcBorders>
                </w:tcPr>
                <w:p w14:paraId="557F8D69" w14:textId="77777777" w:rsidR="00066508" w:rsidRDefault="00000000">
                  <w:pPr>
                    <w:keepNext/>
                    <w:widowControl w:val="0"/>
                    <w:spacing w:after="60"/>
                    <w:jc w:val="center"/>
                  </w:pPr>
                  <w:r>
                    <w:rPr>
                      <w:rFonts w:ascii="Calibri" w:hAnsi="Calibri"/>
                      <w:sz w:val="20"/>
                    </w:rPr>
                    <w:t>8.0 (3.9%)</w:t>
                  </w:r>
                </w:p>
              </w:tc>
              <w:tc>
                <w:tcPr>
                  <w:tcW w:w="1143" w:type="dxa"/>
                  <w:tcBorders>
                    <w:top w:val="single" w:sz="6" w:space="0" w:color="D3D3D3"/>
                    <w:left w:val="single" w:sz="6" w:space="0" w:color="D3D3D3"/>
                    <w:bottom w:val="single" w:sz="6" w:space="0" w:color="D3D3D3"/>
                    <w:right w:val="single" w:sz="6" w:space="0" w:color="D3D3D3"/>
                  </w:tcBorders>
                </w:tcPr>
                <w:p w14:paraId="1960E012" w14:textId="77777777" w:rsidR="00066508" w:rsidRDefault="00000000">
                  <w:pPr>
                    <w:keepNext/>
                    <w:widowControl w:val="0"/>
                    <w:spacing w:after="60"/>
                    <w:jc w:val="center"/>
                  </w:pPr>
                  <w:r>
                    <w:rPr>
                      <w:rFonts w:ascii="Calibri" w:hAnsi="Calibri"/>
                      <w:sz w:val="20"/>
                    </w:rPr>
                    <w:t>9.0 (4.5%)</w:t>
                  </w:r>
                </w:p>
              </w:tc>
              <w:tc>
                <w:tcPr>
                  <w:tcW w:w="1143" w:type="dxa"/>
                  <w:tcBorders>
                    <w:top w:val="single" w:sz="6" w:space="0" w:color="D3D3D3"/>
                    <w:left w:val="single" w:sz="6" w:space="0" w:color="D3D3D3"/>
                    <w:bottom w:val="single" w:sz="6" w:space="0" w:color="D3D3D3"/>
                    <w:right w:val="single" w:sz="6" w:space="0" w:color="D3D3D3"/>
                  </w:tcBorders>
                </w:tcPr>
                <w:p w14:paraId="3480CDBC" w14:textId="77777777" w:rsidR="00066508" w:rsidRDefault="00000000">
                  <w:pPr>
                    <w:keepNext/>
                    <w:widowControl w:val="0"/>
                    <w:spacing w:after="60"/>
                    <w:jc w:val="cente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14:paraId="4C616BCE" w14:textId="77777777" w:rsidR="00066508" w:rsidRDefault="00000000">
                  <w:pPr>
                    <w:keepNext/>
                    <w:widowControl w:val="0"/>
                    <w:spacing w:after="60"/>
                    <w:jc w:val="cente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14:paraId="507194C1"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30647E91" w14:textId="77777777" w:rsidR="00066508" w:rsidRDefault="00000000">
                  <w:pPr>
                    <w:keepNext/>
                    <w:widowControl w:val="0"/>
                    <w:spacing w:after="60"/>
                    <w:jc w:val="center"/>
                  </w:pPr>
                  <w:r>
                    <w:rPr>
                      <w:rFonts w:ascii="Calibri" w:hAnsi="Calibri"/>
                      <w:sz w:val="20"/>
                    </w:rPr>
                    <w:t>27.0 (13.6%)</w:t>
                  </w:r>
                </w:p>
              </w:tc>
            </w:tr>
            <w:tr w:rsidR="00066508" w14:paraId="2617E95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5DB2212" w14:textId="77777777" w:rsidR="00066508" w:rsidRDefault="00000000">
                  <w:pPr>
                    <w:keepNext/>
                    <w:widowControl w:val="0"/>
                    <w:spacing w:after="60"/>
                  </w:pPr>
                  <w:r>
                    <w:rPr>
                      <w:rFonts w:ascii="Calibri" w:hAnsi="Calibri"/>
                      <w:sz w:val="20"/>
                    </w:rPr>
                    <w:t>    Finding it very difficult</w:t>
                  </w:r>
                </w:p>
              </w:tc>
              <w:tc>
                <w:tcPr>
                  <w:tcW w:w="1143" w:type="dxa"/>
                  <w:tcBorders>
                    <w:top w:val="single" w:sz="6" w:space="0" w:color="D3D3D3"/>
                    <w:left w:val="single" w:sz="6" w:space="0" w:color="D3D3D3"/>
                    <w:bottom w:val="single" w:sz="6" w:space="0" w:color="D3D3D3"/>
                    <w:right w:val="single" w:sz="6" w:space="0" w:color="D3D3D3"/>
                  </w:tcBorders>
                </w:tcPr>
                <w:p w14:paraId="02B6EE8D" w14:textId="77777777" w:rsidR="00066508" w:rsidRDefault="00000000">
                  <w:pPr>
                    <w:keepNext/>
                    <w:widowControl w:val="0"/>
                    <w:spacing w:after="60"/>
                    <w:jc w:val="center"/>
                  </w:pPr>
                  <w:r>
                    <w:rPr>
                      <w:rFonts w:ascii="Calibri" w:hAnsi="Calibri"/>
                      <w:sz w:val="20"/>
                    </w:rPr>
                    <w:t>40.0 (3.1%)</w:t>
                  </w:r>
                </w:p>
              </w:tc>
              <w:tc>
                <w:tcPr>
                  <w:tcW w:w="1143" w:type="dxa"/>
                  <w:tcBorders>
                    <w:top w:val="single" w:sz="6" w:space="0" w:color="D3D3D3"/>
                    <w:left w:val="single" w:sz="6" w:space="0" w:color="D3D3D3"/>
                    <w:bottom w:val="single" w:sz="6" w:space="0" w:color="D3D3D3"/>
                    <w:right w:val="single" w:sz="6" w:space="0" w:color="D3D3D3"/>
                  </w:tcBorders>
                </w:tcPr>
                <w:p w14:paraId="3EEA3AD0" w14:textId="77777777" w:rsidR="00066508" w:rsidRDefault="00000000">
                  <w:pPr>
                    <w:keepNext/>
                    <w:widowControl w:val="0"/>
                    <w:spacing w:after="60"/>
                    <w:jc w:val="center"/>
                  </w:pPr>
                  <w:r>
                    <w:rPr>
                      <w:rFonts w:ascii="Calibri" w:hAnsi="Calibri"/>
                      <w:sz w:val="20"/>
                    </w:rPr>
                    <w:t>5.0 (2.5%)</w:t>
                  </w:r>
                </w:p>
              </w:tc>
              <w:tc>
                <w:tcPr>
                  <w:tcW w:w="1143" w:type="dxa"/>
                  <w:tcBorders>
                    <w:top w:val="single" w:sz="6" w:space="0" w:color="D3D3D3"/>
                    <w:left w:val="single" w:sz="6" w:space="0" w:color="D3D3D3"/>
                    <w:bottom w:val="single" w:sz="6" w:space="0" w:color="D3D3D3"/>
                    <w:right w:val="single" w:sz="6" w:space="0" w:color="D3D3D3"/>
                  </w:tcBorders>
                </w:tcPr>
                <w:p w14:paraId="3ADF221F" w14:textId="77777777" w:rsidR="00066508" w:rsidRDefault="00000000">
                  <w:pPr>
                    <w:keepNext/>
                    <w:widowControl w:val="0"/>
                    <w:spacing w:after="60"/>
                    <w:jc w:val="cente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14:paraId="1D2CC09A" w14:textId="77777777" w:rsidR="00066508" w:rsidRDefault="00000000">
                  <w:pPr>
                    <w:keepNext/>
                    <w:widowControl w:val="0"/>
                    <w:spacing w:after="60"/>
                    <w:jc w:val="cente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14:paraId="58E59668"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7AC7F20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39D56CD" w14:textId="77777777" w:rsidR="00066508" w:rsidRDefault="00000000">
                  <w:pPr>
                    <w:keepNext/>
                    <w:widowControl w:val="0"/>
                    <w:spacing w:after="60"/>
                    <w:jc w:val="center"/>
                  </w:pPr>
                  <w:r>
                    <w:rPr>
                      <w:rFonts w:ascii="Calibri" w:hAnsi="Calibri"/>
                      <w:sz w:val="20"/>
                    </w:rPr>
                    <w:t>8.0 (4.0%)</w:t>
                  </w:r>
                </w:p>
              </w:tc>
            </w:tr>
            <w:tr w:rsidR="00066508" w14:paraId="2EB812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E5F7389" w14:textId="77777777" w:rsidR="00066508" w:rsidRDefault="00000000">
                  <w:pPr>
                    <w:keepNext/>
                    <w:widowControl w:val="0"/>
                    <w:spacing w:after="60"/>
                  </w:pPr>
                  <w:r>
                    <w:rPr>
                      <w:rFonts w:ascii="Calibri" w:hAnsi="Calibri"/>
                      <w:sz w:val="20"/>
                    </w:rPr>
                    <w:t>    Does not wish to answer</w:t>
                  </w:r>
                </w:p>
              </w:tc>
              <w:tc>
                <w:tcPr>
                  <w:tcW w:w="1143" w:type="dxa"/>
                  <w:tcBorders>
                    <w:top w:val="single" w:sz="6" w:space="0" w:color="D3D3D3"/>
                    <w:left w:val="single" w:sz="6" w:space="0" w:color="D3D3D3"/>
                    <w:bottom w:val="single" w:sz="6" w:space="0" w:color="D3D3D3"/>
                    <w:right w:val="single" w:sz="6" w:space="0" w:color="D3D3D3"/>
                  </w:tcBorders>
                </w:tcPr>
                <w:p w14:paraId="2EE0532B" w14:textId="77777777" w:rsidR="00066508" w:rsidRDefault="00000000">
                  <w:pPr>
                    <w:keepNext/>
                    <w:widowControl w:val="0"/>
                    <w:spacing w:after="60"/>
                    <w:jc w:val="center"/>
                  </w:pPr>
                  <w:r>
                    <w:rPr>
                      <w:rFonts w:ascii="Calibri" w:hAnsi="Calibri"/>
                      <w:sz w:val="20"/>
                    </w:rPr>
                    <w:t>8.0 (0.6%)</w:t>
                  </w:r>
                </w:p>
              </w:tc>
              <w:tc>
                <w:tcPr>
                  <w:tcW w:w="1143" w:type="dxa"/>
                  <w:tcBorders>
                    <w:top w:val="single" w:sz="6" w:space="0" w:color="D3D3D3"/>
                    <w:left w:val="single" w:sz="6" w:space="0" w:color="D3D3D3"/>
                    <w:bottom w:val="single" w:sz="6" w:space="0" w:color="D3D3D3"/>
                    <w:right w:val="single" w:sz="6" w:space="0" w:color="D3D3D3"/>
                  </w:tcBorders>
                </w:tcPr>
                <w:p w14:paraId="6EE370F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6716D2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87443B5"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F5663D9" w14:textId="77777777" w:rsidR="00066508" w:rsidRDefault="00000000">
                  <w:pPr>
                    <w:keepNext/>
                    <w:widowControl w:val="0"/>
                    <w:spacing w:after="60"/>
                    <w:jc w:val="center"/>
                  </w:pPr>
                  <w:r>
                    <w:rPr>
                      <w:rFonts w:ascii="Calibri" w:hAnsi="Calibri"/>
                      <w:sz w:val="20"/>
                    </w:rPr>
                    <w:t>7.0 (3.5%)</w:t>
                  </w:r>
                </w:p>
              </w:tc>
              <w:tc>
                <w:tcPr>
                  <w:tcW w:w="1143" w:type="dxa"/>
                  <w:tcBorders>
                    <w:top w:val="single" w:sz="6" w:space="0" w:color="D3D3D3"/>
                    <w:left w:val="single" w:sz="6" w:space="0" w:color="D3D3D3"/>
                    <w:bottom w:val="single" w:sz="6" w:space="0" w:color="D3D3D3"/>
                    <w:right w:val="single" w:sz="6" w:space="0" w:color="D3D3D3"/>
                  </w:tcBorders>
                </w:tcPr>
                <w:p w14:paraId="404167A7"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28325A1F" w14:textId="77777777" w:rsidR="00066508" w:rsidRDefault="00000000">
                  <w:pPr>
                    <w:keepNext/>
                    <w:widowControl w:val="0"/>
                    <w:spacing w:after="60"/>
                    <w:jc w:val="center"/>
                  </w:pPr>
                  <w:r>
                    <w:rPr>
                      <w:rFonts w:ascii="Calibri" w:hAnsi="Calibri"/>
                      <w:sz w:val="20"/>
                    </w:rPr>
                    <w:t>0.0 (0.0%)</w:t>
                  </w:r>
                </w:p>
              </w:tc>
            </w:tr>
            <w:tr w:rsidR="00066508" w14:paraId="363D755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6B1789F"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6D5CAE"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1B894E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A04B1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96E6610"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B4E3513"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3256FBC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E0523DB" w14:textId="77777777" w:rsidR="00066508" w:rsidRDefault="00000000">
                  <w:pPr>
                    <w:keepNext/>
                    <w:widowControl w:val="0"/>
                    <w:spacing w:after="60"/>
                    <w:jc w:val="center"/>
                  </w:pPr>
                  <w:r>
                    <w:rPr>
                      <w:rFonts w:ascii="Calibri" w:hAnsi="Calibri"/>
                      <w:sz w:val="20"/>
                    </w:rPr>
                    <w:t>1</w:t>
                  </w:r>
                </w:p>
              </w:tc>
            </w:tr>
            <w:tr w:rsidR="00066508" w14:paraId="499F04C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ECBF401" w14:textId="77777777" w:rsidR="00066508" w:rsidRDefault="00000000">
                  <w:pPr>
                    <w:keepNext/>
                    <w:widowControl w:val="0"/>
                    <w:spacing w:after="60"/>
                  </w:pPr>
                  <w:r>
                    <w:rPr>
                      <w:rFonts w:ascii="Calibri" w:hAnsi="Calibri"/>
                      <w:sz w:val="20"/>
                    </w:rPr>
                    <w:t>Fish and seafood (times/week)</w:t>
                  </w:r>
                </w:p>
              </w:tc>
              <w:tc>
                <w:tcPr>
                  <w:tcW w:w="1143" w:type="dxa"/>
                  <w:tcBorders>
                    <w:top w:val="single" w:sz="6" w:space="0" w:color="D3D3D3"/>
                    <w:left w:val="single" w:sz="6" w:space="0" w:color="D3D3D3"/>
                    <w:bottom w:val="single" w:sz="6" w:space="0" w:color="D3D3D3"/>
                    <w:right w:val="single" w:sz="6" w:space="0" w:color="D3D3D3"/>
                  </w:tcBorders>
                </w:tcPr>
                <w:p w14:paraId="215CC34D" w14:textId="77777777" w:rsidR="00066508" w:rsidRDefault="00000000">
                  <w:pPr>
                    <w:keepNext/>
                    <w:widowControl w:val="0"/>
                    <w:spacing w:after="60"/>
                    <w:jc w:val="center"/>
                  </w:pPr>
                  <w:r>
                    <w:rPr>
                      <w:rFonts w:ascii="Calibri" w:hAnsi="Calibri"/>
                      <w:sz w:val="20"/>
                    </w:rPr>
                    <w:t>2.0 (1.1, 3.5)</w:t>
                  </w:r>
                </w:p>
              </w:tc>
              <w:tc>
                <w:tcPr>
                  <w:tcW w:w="1143" w:type="dxa"/>
                  <w:tcBorders>
                    <w:top w:val="single" w:sz="6" w:space="0" w:color="D3D3D3"/>
                    <w:left w:val="single" w:sz="6" w:space="0" w:color="D3D3D3"/>
                    <w:bottom w:val="single" w:sz="6" w:space="0" w:color="D3D3D3"/>
                    <w:right w:val="single" w:sz="6" w:space="0" w:color="D3D3D3"/>
                  </w:tcBorders>
                </w:tcPr>
                <w:p w14:paraId="7EBD1AE4" w14:textId="77777777" w:rsidR="00066508" w:rsidRDefault="00000000">
                  <w:pPr>
                    <w:keepNext/>
                    <w:widowControl w:val="0"/>
                    <w:spacing w:after="60"/>
                    <w:jc w:val="center"/>
                  </w:pPr>
                  <w:r>
                    <w:rPr>
                      <w:rFonts w:ascii="Calibri" w:hAnsi="Calibri"/>
                      <w:sz w:val="20"/>
                    </w:rPr>
                    <w:t>2.0 (1.0, 3.1)</w:t>
                  </w:r>
                </w:p>
              </w:tc>
              <w:tc>
                <w:tcPr>
                  <w:tcW w:w="1143" w:type="dxa"/>
                  <w:tcBorders>
                    <w:top w:val="single" w:sz="6" w:space="0" w:color="D3D3D3"/>
                    <w:left w:val="single" w:sz="6" w:space="0" w:color="D3D3D3"/>
                    <w:bottom w:val="single" w:sz="6" w:space="0" w:color="D3D3D3"/>
                    <w:right w:val="single" w:sz="6" w:space="0" w:color="D3D3D3"/>
                  </w:tcBorders>
                </w:tcPr>
                <w:p w14:paraId="37BD8654" w14:textId="77777777" w:rsidR="00066508" w:rsidRDefault="00000000">
                  <w:pPr>
                    <w:keepNext/>
                    <w:widowControl w:val="0"/>
                    <w:spacing w:after="60"/>
                    <w:jc w:val="center"/>
                  </w:pPr>
                  <w:r>
                    <w:rPr>
                      <w:rFonts w:ascii="Calibri" w:hAnsi="Calibri"/>
                      <w:sz w:val="20"/>
                    </w:rPr>
                    <w:t>2.1 (1.4, 3.0)</w:t>
                  </w:r>
                </w:p>
              </w:tc>
              <w:tc>
                <w:tcPr>
                  <w:tcW w:w="1143" w:type="dxa"/>
                  <w:tcBorders>
                    <w:top w:val="single" w:sz="6" w:space="0" w:color="D3D3D3"/>
                    <w:left w:val="single" w:sz="6" w:space="0" w:color="D3D3D3"/>
                    <w:bottom w:val="single" w:sz="6" w:space="0" w:color="D3D3D3"/>
                    <w:right w:val="single" w:sz="6" w:space="0" w:color="D3D3D3"/>
                  </w:tcBorders>
                </w:tcPr>
                <w:p w14:paraId="7CD714C3" w14:textId="77777777" w:rsidR="00066508" w:rsidRDefault="00000000">
                  <w:pPr>
                    <w:keepNext/>
                    <w:widowControl w:val="0"/>
                    <w:spacing w:after="60"/>
                    <w:jc w:val="center"/>
                  </w:pPr>
                  <w:r>
                    <w:rPr>
                      <w:rFonts w:ascii="Calibri" w:hAnsi="Calibri"/>
                      <w:sz w:val="20"/>
                    </w:rPr>
                    <w:t>3.5 (2.1, 5.0)</w:t>
                  </w:r>
                </w:p>
              </w:tc>
              <w:tc>
                <w:tcPr>
                  <w:tcW w:w="1143" w:type="dxa"/>
                  <w:tcBorders>
                    <w:top w:val="single" w:sz="6" w:space="0" w:color="D3D3D3"/>
                    <w:left w:val="single" w:sz="6" w:space="0" w:color="D3D3D3"/>
                    <w:bottom w:val="single" w:sz="6" w:space="0" w:color="D3D3D3"/>
                    <w:right w:val="single" w:sz="6" w:space="0" w:color="D3D3D3"/>
                  </w:tcBorders>
                </w:tcPr>
                <w:p w14:paraId="62446B48" w14:textId="77777777" w:rsidR="00066508" w:rsidRDefault="00000000">
                  <w:pPr>
                    <w:keepNext/>
                    <w:widowControl w:val="0"/>
                    <w:spacing w:after="60"/>
                    <w:jc w:val="center"/>
                  </w:pPr>
                  <w:r>
                    <w:rPr>
                      <w:rFonts w:ascii="Calibri" w:hAnsi="Calibri"/>
                      <w:sz w:val="20"/>
                    </w:rPr>
                    <w:t>1.0 (0.4, 1.6)</w:t>
                  </w:r>
                </w:p>
              </w:tc>
              <w:tc>
                <w:tcPr>
                  <w:tcW w:w="1143" w:type="dxa"/>
                  <w:tcBorders>
                    <w:top w:val="single" w:sz="6" w:space="0" w:color="D3D3D3"/>
                    <w:left w:val="single" w:sz="6" w:space="0" w:color="D3D3D3"/>
                    <w:bottom w:val="single" w:sz="6" w:space="0" w:color="D3D3D3"/>
                    <w:right w:val="single" w:sz="6" w:space="0" w:color="D3D3D3"/>
                  </w:tcBorders>
                </w:tcPr>
                <w:p w14:paraId="75D49F51" w14:textId="77777777" w:rsidR="00066508" w:rsidRDefault="00000000">
                  <w:pPr>
                    <w:keepNext/>
                    <w:widowControl w:val="0"/>
                    <w:spacing w:after="60"/>
                    <w:jc w:val="center"/>
                  </w:pPr>
                  <w:r>
                    <w:rPr>
                      <w:rFonts w:ascii="Calibri" w:hAnsi="Calibri"/>
                      <w:sz w:val="20"/>
                    </w:rPr>
                    <w:t>2.6 (1.6, 5.0)</w:t>
                  </w:r>
                </w:p>
              </w:tc>
              <w:tc>
                <w:tcPr>
                  <w:tcW w:w="1143" w:type="dxa"/>
                  <w:tcBorders>
                    <w:top w:val="single" w:sz="6" w:space="0" w:color="D3D3D3"/>
                    <w:left w:val="single" w:sz="6" w:space="0" w:color="D3D3D3"/>
                    <w:bottom w:val="single" w:sz="6" w:space="0" w:color="D3D3D3"/>
                    <w:right w:val="single" w:sz="6" w:space="0" w:color="D3D3D3"/>
                  </w:tcBorders>
                </w:tcPr>
                <w:p w14:paraId="78F0D16C" w14:textId="77777777" w:rsidR="00066508" w:rsidRDefault="00000000">
                  <w:pPr>
                    <w:keepNext/>
                    <w:widowControl w:val="0"/>
                    <w:spacing w:after="60"/>
                    <w:jc w:val="center"/>
                  </w:pPr>
                  <w:r>
                    <w:rPr>
                      <w:rFonts w:ascii="Calibri" w:hAnsi="Calibri"/>
                      <w:sz w:val="20"/>
                    </w:rPr>
                    <w:t>1.5 (1.0, 2.0)</w:t>
                  </w:r>
                </w:p>
              </w:tc>
            </w:tr>
            <w:tr w:rsidR="00066508" w14:paraId="6B8E36E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866F4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468BB3B"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20E3B39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A6E0DB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B11C9A0"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470E149"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97F5F0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66E2BAC" w14:textId="77777777" w:rsidR="00066508" w:rsidRDefault="00000000">
                  <w:pPr>
                    <w:keepNext/>
                    <w:widowControl w:val="0"/>
                    <w:spacing w:after="60"/>
                    <w:jc w:val="center"/>
                  </w:pPr>
                  <w:r>
                    <w:rPr>
                      <w:rFonts w:ascii="Calibri" w:hAnsi="Calibri"/>
                      <w:sz w:val="20"/>
                    </w:rPr>
                    <w:t>0</w:t>
                  </w:r>
                </w:p>
              </w:tc>
            </w:tr>
            <w:tr w:rsidR="00066508" w14:paraId="29D412F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DE334F" w14:textId="77777777" w:rsidR="00066508" w:rsidRDefault="00000000">
                  <w:pPr>
                    <w:keepNext/>
                    <w:widowControl w:val="0"/>
                    <w:spacing w:after="60"/>
                  </w:pPr>
                  <w:r>
                    <w:rPr>
                      <w:rFonts w:ascii="Calibri" w:hAnsi="Calibri"/>
                      <w:sz w:val="20"/>
                    </w:rPr>
                    <w:t>Fruits (times/week)</w:t>
                  </w:r>
                </w:p>
              </w:tc>
              <w:tc>
                <w:tcPr>
                  <w:tcW w:w="1143" w:type="dxa"/>
                  <w:tcBorders>
                    <w:top w:val="single" w:sz="6" w:space="0" w:color="D3D3D3"/>
                    <w:left w:val="single" w:sz="6" w:space="0" w:color="D3D3D3"/>
                    <w:bottom w:val="single" w:sz="6" w:space="0" w:color="D3D3D3"/>
                    <w:right w:val="single" w:sz="6" w:space="0" w:color="D3D3D3"/>
                  </w:tcBorders>
                </w:tcPr>
                <w:p w14:paraId="6C633849" w14:textId="77777777" w:rsidR="00066508" w:rsidRDefault="00000000">
                  <w:pPr>
                    <w:keepNext/>
                    <w:widowControl w:val="0"/>
                    <w:spacing w:after="60"/>
                    <w:jc w:val="center"/>
                  </w:pPr>
                  <w:r>
                    <w:rPr>
                      <w:rFonts w:ascii="Calibri" w:hAnsi="Calibri"/>
                      <w:sz w:val="20"/>
                    </w:rPr>
                    <w:t>9.0 (5.9, 18.0)</w:t>
                  </w:r>
                </w:p>
              </w:tc>
              <w:tc>
                <w:tcPr>
                  <w:tcW w:w="1143" w:type="dxa"/>
                  <w:tcBorders>
                    <w:top w:val="single" w:sz="6" w:space="0" w:color="D3D3D3"/>
                    <w:left w:val="single" w:sz="6" w:space="0" w:color="D3D3D3"/>
                    <w:bottom w:val="single" w:sz="6" w:space="0" w:color="D3D3D3"/>
                    <w:right w:val="single" w:sz="6" w:space="0" w:color="D3D3D3"/>
                  </w:tcBorders>
                </w:tcPr>
                <w:p w14:paraId="35733983" w14:textId="77777777" w:rsidR="00066508" w:rsidRDefault="00000000">
                  <w:pPr>
                    <w:keepNext/>
                    <w:widowControl w:val="0"/>
                    <w:spacing w:after="60"/>
                    <w:jc w:val="center"/>
                  </w:pPr>
                  <w:r>
                    <w:rPr>
                      <w:rFonts w:ascii="Calibri" w:hAnsi="Calibri"/>
                      <w:sz w:val="20"/>
                    </w:rPr>
                    <w:t>15.5 (10.0, 21.0)</w:t>
                  </w:r>
                </w:p>
              </w:tc>
              <w:tc>
                <w:tcPr>
                  <w:tcW w:w="1143" w:type="dxa"/>
                  <w:tcBorders>
                    <w:top w:val="single" w:sz="6" w:space="0" w:color="D3D3D3"/>
                    <w:left w:val="single" w:sz="6" w:space="0" w:color="D3D3D3"/>
                    <w:bottom w:val="single" w:sz="6" w:space="0" w:color="D3D3D3"/>
                    <w:right w:val="single" w:sz="6" w:space="0" w:color="D3D3D3"/>
                  </w:tcBorders>
                </w:tcPr>
                <w:p w14:paraId="20722D22" w14:textId="77777777" w:rsidR="00066508" w:rsidRDefault="00000000">
                  <w:pPr>
                    <w:keepNext/>
                    <w:widowControl w:val="0"/>
                    <w:spacing w:after="60"/>
                    <w:jc w:val="center"/>
                  </w:pPr>
                  <w:r>
                    <w:rPr>
                      <w:rFonts w:ascii="Calibri" w:hAnsi="Calibri"/>
                      <w:sz w:val="20"/>
                    </w:rPr>
                    <w:t>6.6 (3.3, 13.5)</w:t>
                  </w:r>
                </w:p>
              </w:tc>
              <w:tc>
                <w:tcPr>
                  <w:tcW w:w="1143" w:type="dxa"/>
                  <w:tcBorders>
                    <w:top w:val="single" w:sz="6" w:space="0" w:color="D3D3D3"/>
                    <w:left w:val="single" w:sz="6" w:space="0" w:color="D3D3D3"/>
                    <w:bottom w:val="single" w:sz="6" w:space="0" w:color="D3D3D3"/>
                    <w:right w:val="single" w:sz="6" w:space="0" w:color="D3D3D3"/>
                  </w:tcBorders>
                </w:tcPr>
                <w:p w14:paraId="573A4352" w14:textId="77777777" w:rsidR="00066508" w:rsidRDefault="00000000">
                  <w:pPr>
                    <w:keepNext/>
                    <w:widowControl w:val="0"/>
                    <w:spacing w:after="60"/>
                    <w:jc w:val="center"/>
                  </w:pPr>
                  <w:r>
                    <w:rPr>
                      <w:rFonts w:ascii="Calibri" w:hAnsi="Calibri"/>
                      <w:sz w:val="20"/>
                    </w:rPr>
                    <w:t>7.5 (3.6, 12.6)</w:t>
                  </w:r>
                </w:p>
              </w:tc>
              <w:tc>
                <w:tcPr>
                  <w:tcW w:w="1143" w:type="dxa"/>
                  <w:tcBorders>
                    <w:top w:val="single" w:sz="6" w:space="0" w:color="D3D3D3"/>
                    <w:left w:val="single" w:sz="6" w:space="0" w:color="D3D3D3"/>
                    <w:bottom w:val="single" w:sz="6" w:space="0" w:color="D3D3D3"/>
                    <w:right w:val="single" w:sz="6" w:space="0" w:color="D3D3D3"/>
                  </w:tcBorders>
                </w:tcPr>
                <w:p w14:paraId="7135960D" w14:textId="77777777" w:rsidR="00066508" w:rsidRDefault="00000000">
                  <w:pPr>
                    <w:keepNext/>
                    <w:widowControl w:val="0"/>
                    <w:spacing w:after="60"/>
                    <w:jc w:val="center"/>
                  </w:pPr>
                  <w:r>
                    <w:rPr>
                      <w:rFonts w:ascii="Calibri" w:hAnsi="Calibri"/>
                      <w:sz w:val="20"/>
                    </w:rPr>
                    <w:t>7.3 (3.8, 9.6)</w:t>
                  </w:r>
                </w:p>
              </w:tc>
              <w:tc>
                <w:tcPr>
                  <w:tcW w:w="1143" w:type="dxa"/>
                  <w:tcBorders>
                    <w:top w:val="single" w:sz="6" w:space="0" w:color="D3D3D3"/>
                    <w:left w:val="single" w:sz="6" w:space="0" w:color="D3D3D3"/>
                    <w:bottom w:val="single" w:sz="6" w:space="0" w:color="D3D3D3"/>
                    <w:right w:val="single" w:sz="6" w:space="0" w:color="D3D3D3"/>
                  </w:tcBorders>
                </w:tcPr>
                <w:p w14:paraId="2FCA54D4" w14:textId="77777777" w:rsidR="00066508" w:rsidRDefault="00000000">
                  <w:pPr>
                    <w:keepNext/>
                    <w:widowControl w:val="0"/>
                    <w:spacing w:after="60"/>
                    <w:jc w:val="center"/>
                  </w:pPr>
                  <w:r>
                    <w:rPr>
                      <w:rFonts w:ascii="Calibri" w:hAnsi="Calibri"/>
                      <w:sz w:val="20"/>
                    </w:rPr>
                    <w:t>14.1 (8.6, 21.0)</w:t>
                  </w:r>
                </w:p>
              </w:tc>
              <w:tc>
                <w:tcPr>
                  <w:tcW w:w="1143" w:type="dxa"/>
                  <w:tcBorders>
                    <w:top w:val="single" w:sz="6" w:space="0" w:color="D3D3D3"/>
                    <w:left w:val="single" w:sz="6" w:space="0" w:color="D3D3D3"/>
                    <w:bottom w:val="single" w:sz="6" w:space="0" w:color="D3D3D3"/>
                    <w:right w:val="single" w:sz="6" w:space="0" w:color="D3D3D3"/>
                  </w:tcBorders>
                </w:tcPr>
                <w:p w14:paraId="00251645" w14:textId="77777777" w:rsidR="00066508" w:rsidRDefault="00000000">
                  <w:pPr>
                    <w:keepNext/>
                    <w:widowControl w:val="0"/>
                    <w:spacing w:after="60"/>
                    <w:jc w:val="center"/>
                  </w:pPr>
                  <w:r>
                    <w:rPr>
                      <w:rFonts w:ascii="Calibri" w:hAnsi="Calibri"/>
                      <w:sz w:val="20"/>
                    </w:rPr>
                    <w:t>8.5 (6.2, 13.5)</w:t>
                  </w:r>
                </w:p>
              </w:tc>
            </w:tr>
            <w:tr w:rsidR="00066508" w14:paraId="7D0BBFD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7E81C3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E8E6E33"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92671A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42E3907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2A6C9E"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995AA24"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4DACD82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AED4F65" w14:textId="77777777" w:rsidR="00066508" w:rsidRDefault="00000000">
                  <w:pPr>
                    <w:keepNext/>
                    <w:widowControl w:val="0"/>
                    <w:spacing w:after="60"/>
                    <w:jc w:val="center"/>
                  </w:pPr>
                  <w:r>
                    <w:rPr>
                      <w:rFonts w:ascii="Calibri" w:hAnsi="Calibri"/>
                      <w:sz w:val="20"/>
                    </w:rPr>
                    <w:t>0</w:t>
                  </w:r>
                </w:p>
              </w:tc>
            </w:tr>
            <w:tr w:rsidR="00066508" w14:paraId="127C7C8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CC69F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1143" w:type="dxa"/>
                  <w:tcBorders>
                    <w:top w:val="single" w:sz="6" w:space="0" w:color="D3D3D3"/>
                    <w:left w:val="single" w:sz="6" w:space="0" w:color="D3D3D3"/>
                    <w:bottom w:val="single" w:sz="6" w:space="0" w:color="D3D3D3"/>
                    <w:right w:val="single" w:sz="6" w:space="0" w:color="D3D3D3"/>
                  </w:tcBorders>
                </w:tcPr>
                <w:p w14:paraId="2B09D2C4" w14:textId="77777777" w:rsidR="00066508" w:rsidRDefault="00000000">
                  <w:pPr>
                    <w:keepNext/>
                    <w:widowControl w:val="0"/>
                    <w:spacing w:after="60"/>
                    <w:jc w:val="center"/>
                  </w:pPr>
                  <w:r>
                    <w:rPr>
                      <w:rFonts w:ascii="Calibri" w:hAnsi="Calibri"/>
                      <w:sz w:val="20"/>
                    </w:rPr>
                    <w:t>299.6 (231.3, 368.2)</w:t>
                  </w:r>
                </w:p>
              </w:tc>
              <w:tc>
                <w:tcPr>
                  <w:tcW w:w="1143" w:type="dxa"/>
                  <w:tcBorders>
                    <w:top w:val="single" w:sz="6" w:space="0" w:color="D3D3D3"/>
                    <w:left w:val="single" w:sz="6" w:space="0" w:color="D3D3D3"/>
                    <w:bottom w:val="single" w:sz="6" w:space="0" w:color="D3D3D3"/>
                    <w:right w:val="single" w:sz="6" w:space="0" w:color="D3D3D3"/>
                  </w:tcBorders>
                </w:tcPr>
                <w:p w14:paraId="32E77F39" w14:textId="77777777" w:rsidR="00066508" w:rsidRDefault="00000000">
                  <w:pPr>
                    <w:keepNext/>
                    <w:widowControl w:val="0"/>
                    <w:spacing w:after="60"/>
                    <w:jc w:val="center"/>
                  </w:pPr>
                  <w:r>
                    <w:rPr>
                      <w:rFonts w:ascii="Calibri" w:hAnsi="Calibri"/>
                      <w:sz w:val="20"/>
                    </w:rPr>
                    <w:t>355.1 (292.1, 397.5)</w:t>
                  </w:r>
                </w:p>
              </w:tc>
              <w:tc>
                <w:tcPr>
                  <w:tcW w:w="1143" w:type="dxa"/>
                  <w:tcBorders>
                    <w:top w:val="single" w:sz="6" w:space="0" w:color="D3D3D3"/>
                    <w:left w:val="single" w:sz="6" w:space="0" w:color="D3D3D3"/>
                    <w:bottom w:val="single" w:sz="6" w:space="0" w:color="D3D3D3"/>
                    <w:right w:val="single" w:sz="6" w:space="0" w:color="D3D3D3"/>
                  </w:tcBorders>
                </w:tcPr>
                <w:p w14:paraId="76087543" w14:textId="77777777" w:rsidR="00066508" w:rsidRDefault="00000000">
                  <w:pPr>
                    <w:keepNext/>
                    <w:widowControl w:val="0"/>
                    <w:spacing w:after="60"/>
                    <w:jc w:val="center"/>
                  </w:pPr>
                  <w:r>
                    <w:rPr>
                      <w:rFonts w:ascii="Calibri" w:hAnsi="Calibri"/>
                      <w:sz w:val="20"/>
                    </w:rPr>
                    <w:t>237.7 (184.7, 307.0)</w:t>
                  </w:r>
                </w:p>
              </w:tc>
              <w:tc>
                <w:tcPr>
                  <w:tcW w:w="1143" w:type="dxa"/>
                  <w:tcBorders>
                    <w:top w:val="single" w:sz="6" w:space="0" w:color="D3D3D3"/>
                    <w:left w:val="single" w:sz="6" w:space="0" w:color="D3D3D3"/>
                    <w:bottom w:val="single" w:sz="6" w:space="0" w:color="D3D3D3"/>
                    <w:right w:val="single" w:sz="6" w:space="0" w:color="D3D3D3"/>
                  </w:tcBorders>
                </w:tcPr>
                <w:p w14:paraId="3D877716" w14:textId="77777777" w:rsidR="00066508" w:rsidRDefault="00000000">
                  <w:pPr>
                    <w:keepNext/>
                    <w:widowControl w:val="0"/>
                    <w:spacing w:after="60"/>
                    <w:jc w:val="center"/>
                  </w:pPr>
                  <w:r>
                    <w:rPr>
                      <w:rFonts w:ascii="Calibri" w:hAnsi="Calibri"/>
                      <w:sz w:val="20"/>
                    </w:rPr>
                    <w:t>256.0 (197.4, 313.8)</w:t>
                  </w:r>
                </w:p>
              </w:tc>
              <w:tc>
                <w:tcPr>
                  <w:tcW w:w="1143" w:type="dxa"/>
                  <w:tcBorders>
                    <w:top w:val="single" w:sz="6" w:space="0" w:color="D3D3D3"/>
                    <w:left w:val="single" w:sz="6" w:space="0" w:color="D3D3D3"/>
                    <w:bottom w:val="single" w:sz="6" w:space="0" w:color="D3D3D3"/>
                    <w:right w:val="single" w:sz="6" w:space="0" w:color="D3D3D3"/>
                  </w:tcBorders>
                </w:tcPr>
                <w:p w14:paraId="10F0687A" w14:textId="77777777" w:rsidR="00066508" w:rsidRDefault="00000000">
                  <w:pPr>
                    <w:keepNext/>
                    <w:widowControl w:val="0"/>
                    <w:spacing w:after="60"/>
                    <w:jc w:val="center"/>
                  </w:pPr>
                  <w:r>
                    <w:rPr>
                      <w:rFonts w:ascii="Calibri" w:hAnsi="Calibri"/>
                      <w:sz w:val="20"/>
                    </w:rPr>
                    <w:t>368.4 (324.2, 406.6)</w:t>
                  </w:r>
                </w:p>
              </w:tc>
              <w:tc>
                <w:tcPr>
                  <w:tcW w:w="1143" w:type="dxa"/>
                  <w:tcBorders>
                    <w:top w:val="single" w:sz="6" w:space="0" w:color="D3D3D3"/>
                    <w:left w:val="single" w:sz="6" w:space="0" w:color="D3D3D3"/>
                    <w:bottom w:val="single" w:sz="6" w:space="0" w:color="D3D3D3"/>
                    <w:right w:val="single" w:sz="6" w:space="0" w:color="D3D3D3"/>
                  </w:tcBorders>
                </w:tcPr>
                <w:p w14:paraId="71E4CFDB" w14:textId="77777777" w:rsidR="00066508" w:rsidRDefault="00000000">
                  <w:pPr>
                    <w:keepNext/>
                    <w:widowControl w:val="0"/>
                    <w:spacing w:after="60"/>
                    <w:jc w:val="center"/>
                  </w:pPr>
                  <w:r>
                    <w:rPr>
                      <w:rFonts w:ascii="Calibri" w:hAnsi="Calibri"/>
                      <w:sz w:val="20"/>
                    </w:rPr>
                    <w:t>248.7 (193.0, 300.9)</w:t>
                  </w:r>
                </w:p>
              </w:tc>
              <w:tc>
                <w:tcPr>
                  <w:tcW w:w="1143" w:type="dxa"/>
                  <w:tcBorders>
                    <w:top w:val="single" w:sz="6" w:space="0" w:color="D3D3D3"/>
                    <w:left w:val="single" w:sz="6" w:space="0" w:color="D3D3D3"/>
                    <w:bottom w:val="single" w:sz="6" w:space="0" w:color="D3D3D3"/>
                    <w:right w:val="single" w:sz="6" w:space="0" w:color="D3D3D3"/>
                  </w:tcBorders>
                </w:tcPr>
                <w:p w14:paraId="720705F5" w14:textId="77777777" w:rsidR="00066508" w:rsidRDefault="00000000">
                  <w:pPr>
                    <w:keepNext/>
                    <w:widowControl w:val="0"/>
                    <w:spacing w:after="60"/>
                    <w:jc w:val="center"/>
                  </w:pPr>
                  <w:r>
                    <w:rPr>
                      <w:rFonts w:ascii="Calibri" w:hAnsi="Calibri"/>
                      <w:sz w:val="20"/>
                    </w:rPr>
                    <w:t>340.9 (281.1, 399.2)</w:t>
                  </w:r>
                </w:p>
              </w:tc>
            </w:tr>
            <w:tr w:rsidR="00066508" w14:paraId="33427A0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CC1BF2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FCFF86A" w14:textId="77777777" w:rsidR="00066508" w:rsidRDefault="00000000">
                  <w:pPr>
                    <w:keepNext/>
                    <w:widowControl w:val="0"/>
                    <w:spacing w:after="60"/>
                    <w:jc w:val="center"/>
                  </w:pPr>
                  <w:r>
                    <w:rPr>
                      <w:rFonts w:ascii="Calibri" w:hAnsi="Calibri"/>
                      <w:sz w:val="20"/>
                    </w:rPr>
                    <w:t>18</w:t>
                  </w:r>
                </w:p>
              </w:tc>
              <w:tc>
                <w:tcPr>
                  <w:tcW w:w="1143" w:type="dxa"/>
                  <w:tcBorders>
                    <w:top w:val="single" w:sz="6" w:space="0" w:color="D3D3D3"/>
                    <w:left w:val="single" w:sz="6" w:space="0" w:color="D3D3D3"/>
                    <w:bottom w:val="single" w:sz="6" w:space="0" w:color="D3D3D3"/>
                    <w:right w:val="single" w:sz="6" w:space="0" w:color="D3D3D3"/>
                  </w:tcBorders>
                </w:tcPr>
                <w:p w14:paraId="2879D6E5"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535E79B"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0030C09"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FF1903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13714E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929CA4B" w14:textId="77777777" w:rsidR="00066508" w:rsidRDefault="00000000">
                  <w:pPr>
                    <w:keepNext/>
                    <w:widowControl w:val="0"/>
                    <w:spacing w:after="60"/>
                    <w:jc w:val="center"/>
                  </w:pPr>
                  <w:r>
                    <w:rPr>
                      <w:rFonts w:ascii="Calibri" w:hAnsi="Calibri"/>
                      <w:sz w:val="20"/>
                    </w:rPr>
                    <w:t>1</w:t>
                  </w:r>
                </w:p>
              </w:tc>
            </w:tr>
            <w:tr w:rsidR="00066508" w14:paraId="6A13E69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5170FC" w14:textId="77777777" w:rsidR="00066508" w:rsidRDefault="00000000">
                  <w:pPr>
                    <w:keepNext/>
                    <w:widowControl w:val="0"/>
                    <w:spacing w:after="60"/>
                  </w:pPr>
                  <w:r>
                    <w:rPr>
                      <w:rFonts w:ascii="Calibri" w:hAnsi="Calibri"/>
                      <w:sz w:val="20"/>
                    </w:rPr>
                    <w:t>Marital status</w:t>
                  </w:r>
                </w:p>
              </w:tc>
              <w:tc>
                <w:tcPr>
                  <w:tcW w:w="1143" w:type="dxa"/>
                  <w:tcBorders>
                    <w:top w:val="single" w:sz="6" w:space="0" w:color="D3D3D3"/>
                    <w:left w:val="single" w:sz="6" w:space="0" w:color="D3D3D3"/>
                    <w:bottom w:val="single" w:sz="6" w:space="0" w:color="D3D3D3"/>
                    <w:right w:val="single" w:sz="6" w:space="0" w:color="D3D3D3"/>
                  </w:tcBorders>
                </w:tcPr>
                <w:p w14:paraId="07683DB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514DBA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C3BF37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2F79C28"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02E7D6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28DAE3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06126A2" w14:textId="77777777" w:rsidR="00066508" w:rsidRDefault="00066508">
                  <w:pPr>
                    <w:keepNext/>
                    <w:widowControl w:val="0"/>
                    <w:spacing w:after="60"/>
                    <w:jc w:val="center"/>
                  </w:pPr>
                </w:p>
              </w:tc>
            </w:tr>
            <w:tr w:rsidR="00066508" w14:paraId="5E33B5C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825BF1" w14:textId="77777777" w:rsidR="00066508" w:rsidRDefault="00000000">
                  <w:pPr>
                    <w:keepNext/>
                    <w:widowControl w:val="0"/>
                    <w:spacing w:after="60"/>
                  </w:pPr>
                  <w:r>
                    <w:rPr>
                      <w:rFonts w:ascii="Calibri" w:hAnsi="Calibri"/>
                      <w:sz w:val="20"/>
                    </w:rPr>
                    <w:t>    Living with the father</w:t>
                  </w:r>
                </w:p>
              </w:tc>
              <w:tc>
                <w:tcPr>
                  <w:tcW w:w="1143" w:type="dxa"/>
                  <w:tcBorders>
                    <w:top w:val="single" w:sz="6" w:space="0" w:color="D3D3D3"/>
                    <w:left w:val="single" w:sz="6" w:space="0" w:color="D3D3D3"/>
                    <w:bottom w:val="single" w:sz="6" w:space="0" w:color="D3D3D3"/>
                    <w:right w:val="single" w:sz="6" w:space="0" w:color="D3D3D3"/>
                  </w:tcBorders>
                </w:tcPr>
                <w:p w14:paraId="5C0DF6A7" w14:textId="77777777" w:rsidR="00066508" w:rsidRDefault="00000000">
                  <w:pPr>
                    <w:keepNext/>
                    <w:widowControl w:val="0"/>
                    <w:spacing w:after="60"/>
                    <w:jc w:val="center"/>
                  </w:pPr>
                  <w:r>
                    <w:rPr>
                      <w:rFonts w:ascii="Calibri" w:hAnsi="Calibri"/>
                      <w:sz w:val="20"/>
                    </w:rPr>
                    <w:t>1,212.0 (94.5%)</w:t>
                  </w:r>
                </w:p>
              </w:tc>
              <w:tc>
                <w:tcPr>
                  <w:tcW w:w="1143" w:type="dxa"/>
                  <w:tcBorders>
                    <w:top w:val="single" w:sz="6" w:space="0" w:color="D3D3D3"/>
                    <w:left w:val="single" w:sz="6" w:space="0" w:color="D3D3D3"/>
                    <w:bottom w:val="single" w:sz="6" w:space="0" w:color="D3D3D3"/>
                    <w:right w:val="single" w:sz="6" w:space="0" w:color="D3D3D3"/>
                  </w:tcBorders>
                </w:tcPr>
                <w:p w14:paraId="1EBC5729" w14:textId="77777777" w:rsidR="00066508" w:rsidRDefault="00000000">
                  <w:pPr>
                    <w:keepNext/>
                    <w:widowControl w:val="0"/>
                    <w:spacing w:after="60"/>
                    <w:jc w:val="center"/>
                  </w:pPr>
                  <w:r>
                    <w:rPr>
                      <w:rFonts w:ascii="Calibri" w:hAnsi="Calibri"/>
                      <w:sz w:val="20"/>
                    </w:rPr>
                    <w:t>178.0 (87.3%)</w:t>
                  </w:r>
                </w:p>
              </w:tc>
              <w:tc>
                <w:tcPr>
                  <w:tcW w:w="1143" w:type="dxa"/>
                  <w:tcBorders>
                    <w:top w:val="single" w:sz="6" w:space="0" w:color="D3D3D3"/>
                    <w:left w:val="single" w:sz="6" w:space="0" w:color="D3D3D3"/>
                    <w:bottom w:val="single" w:sz="6" w:space="0" w:color="D3D3D3"/>
                    <w:right w:val="single" w:sz="6" w:space="0" w:color="D3D3D3"/>
                  </w:tcBorders>
                </w:tcPr>
                <w:p w14:paraId="3A68885A" w14:textId="77777777" w:rsidR="00066508" w:rsidRDefault="00000000">
                  <w:pPr>
                    <w:keepNext/>
                    <w:widowControl w:val="0"/>
                    <w:spacing w:after="60"/>
                    <w:jc w:val="center"/>
                  </w:pPr>
                  <w:r>
                    <w:rPr>
                      <w:rFonts w:ascii="Calibri" w:hAnsi="Calibri"/>
                      <w:sz w:val="20"/>
                    </w:rPr>
                    <w:t>193.0 (98.0%)</w:t>
                  </w:r>
                </w:p>
              </w:tc>
              <w:tc>
                <w:tcPr>
                  <w:tcW w:w="1143" w:type="dxa"/>
                  <w:tcBorders>
                    <w:top w:val="single" w:sz="6" w:space="0" w:color="D3D3D3"/>
                    <w:left w:val="single" w:sz="6" w:space="0" w:color="D3D3D3"/>
                    <w:bottom w:val="single" w:sz="6" w:space="0" w:color="D3D3D3"/>
                    <w:right w:val="single" w:sz="6" w:space="0" w:color="D3D3D3"/>
                  </w:tcBorders>
                </w:tcPr>
                <w:p w14:paraId="5743B0F9" w14:textId="77777777" w:rsidR="00066508" w:rsidRDefault="00000000">
                  <w:pPr>
                    <w:keepNext/>
                    <w:widowControl w:val="0"/>
                    <w:spacing w:after="60"/>
                    <w:jc w:val="center"/>
                  </w:pPr>
                  <w:r>
                    <w:rPr>
                      <w:rFonts w:ascii="Calibri" w:hAnsi="Calibri"/>
                      <w:sz w:val="20"/>
                    </w:rPr>
                    <w:t>219.0 (99.1%)</w:t>
                  </w:r>
                </w:p>
              </w:tc>
              <w:tc>
                <w:tcPr>
                  <w:tcW w:w="1143" w:type="dxa"/>
                  <w:tcBorders>
                    <w:top w:val="single" w:sz="6" w:space="0" w:color="D3D3D3"/>
                    <w:left w:val="single" w:sz="6" w:space="0" w:color="D3D3D3"/>
                    <w:bottom w:val="single" w:sz="6" w:space="0" w:color="D3D3D3"/>
                    <w:right w:val="single" w:sz="6" w:space="0" w:color="D3D3D3"/>
                  </w:tcBorders>
                </w:tcPr>
                <w:p w14:paraId="5AE916D9" w14:textId="77777777" w:rsidR="00066508" w:rsidRDefault="00000000">
                  <w:pPr>
                    <w:keepNext/>
                    <w:widowControl w:val="0"/>
                    <w:spacing w:after="60"/>
                    <w:jc w:val="center"/>
                  </w:pPr>
                  <w:r>
                    <w:rPr>
                      <w:rFonts w:ascii="Calibri" w:hAnsi="Calibri"/>
                      <w:sz w:val="20"/>
                    </w:rPr>
                    <w:t>168.0 (84.4%)</w:t>
                  </w:r>
                </w:p>
              </w:tc>
              <w:tc>
                <w:tcPr>
                  <w:tcW w:w="1143" w:type="dxa"/>
                  <w:tcBorders>
                    <w:top w:val="single" w:sz="6" w:space="0" w:color="D3D3D3"/>
                    <w:left w:val="single" w:sz="6" w:space="0" w:color="D3D3D3"/>
                    <w:bottom w:val="single" w:sz="6" w:space="0" w:color="D3D3D3"/>
                    <w:right w:val="single" w:sz="6" w:space="0" w:color="D3D3D3"/>
                  </w:tcBorders>
                </w:tcPr>
                <w:p w14:paraId="3B1E6D3B" w14:textId="77777777" w:rsidR="00066508" w:rsidRDefault="00000000">
                  <w:pPr>
                    <w:keepNext/>
                    <w:widowControl w:val="0"/>
                    <w:spacing w:after="60"/>
                    <w:jc w:val="center"/>
                  </w:pPr>
                  <w:r>
                    <w:rPr>
                      <w:rFonts w:ascii="Calibri" w:hAnsi="Calibri"/>
                      <w:sz w:val="20"/>
                    </w:rPr>
                    <w:t>260.0 (98.5%)</w:t>
                  </w:r>
                </w:p>
              </w:tc>
              <w:tc>
                <w:tcPr>
                  <w:tcW w:w="1143" w:type="dxa"/>
                  <w:tcBorders>
                    <w:top w:val="single" w:sz="6" w:space="0" w:color="D3D3D3"/>
                    <w:left w:val="single" w:sz="6" w:space="0" w:color="D3D3D3"/>
                    <w:bottom w:val="single" w:sz="6" w:space="0" w:color="D3D3D3"/>
                    <w:right w:val="single" w:sz="6" w:space="0" w:color="D3D3D3"/>
                  </w:tcBorders>
                </w:tcPr>
                <w:p w14:paraId="19514794" w14:textId="77777777" w:rsidR="00066508" w:rsidRDefault="00000000">
                  <w:pPr>
                    <w:keepNext/>
                    <w:widowControl w:val="0"/>
                    <w:spacing w:after="60"/>
                    <w:jc w:val="center"/>
                  </w:pPr>
                  <w:r>
                    <w:rPr>
                      <w:rFonts w:ascii="Calibri" w:hAnsi="Calibri"/>
                      <w:sz w:val="20"/>
                    </w:rPr>
                    <w:t>194.0 (98.5%)</w:t>
                  </w:r>
                </w:p>
              </w:tc>
            </w:tr>
            <w:tr w:rsidR="00066508" w14:paraId="4DF0AC0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0D0A7C6" w14:textId="77777777" w:rsidR="00066508" w:rsidRDefault="00000000">
                  <w:pPr>
                    <w:keepNext/>
                    <w:widowControl w:val="0"/>
                    <w:spacing w:after="60"/>
                  </w:pPr>
                  <w:r>
                    <w:rPr>
                      <w:rFonts w:ascii="Calibri" w:hAnsi="Calibri"/>
                      <w:sz w:val="20"/>
                    </w:rPr>
                    <w:t>    Living alone</w:t>
                  </w:r>
                </w:p>
              </w:tc>
              <w:tc>
                <w:tcPr>
                  <w:tcW w:w="1143" w:type="dxa"/>
                  <w:tcBorders>
                    <w:top w:val="single" w:sz="6" w:space="0" w:color="D3D3D3"/>
                    <w:left w:val="single" w:sz="6" w:space="0" w:color="D3D3D3"/>
                    <w:bottom w:val="single" w:sz="6" w:space="0" w:color="D3D3D3"/>
                    <w:right w:val="single" w:sz="6" w:space="0" w:color="D3D3D3"/>
                  </w:tcBorders>
                </w:tcPr>
                <w:p w14:paraId="5FC117AB" w14:textId="77777777" w:rsidR="00066508" w:rsidRDefault="00000000">
                  <w:pPr>
                    <w:keepNext/>
                    <w:widowControl w:val="0"/>
                    <w:spacing w:after="60"/>
                    <w:jc w:val="center"/>
                  </w:pPr>
                  <w:r>
                    <w:rPr>
                      <w:rFonts w:ascii="Calibri" w:hAnsi="Calibri"/>
                      <w:sz w:val="20"/>
                    </w:rPr>
                    <w:t>39.0 (3.0%)</w:t>
                  </w:r>
                </w:p>
              </w:tc>
              <w:tc>
                <w:tcPr>
                  <w:tcW w:w="1143" w:type="dxa"/>
                  <w:tcBorders>
                    <w:top w:val="single" w:sz="6" w:space="0" w:color="D3D3D3"/>
                    <w:left w:val="single" w:sz="6" w:space="0" w:color="D3D3D3"/>
                    <w:bottom w:val="single" w:sz="6" w:space="0" w:color="D3D3D3"/>
                    <w:right w:val="single" w:sz="6" w:space="0" w:color="D3D3D3"/>
                  </w:tcBorders>
                </w:tcPr>
                <w:p w14:paraId="0DB5D29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35BC2A5"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4246EFB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667D730" w14:textId="77777777" w:rsidR="00066508" w:rsidRDefault="00000000">
                  <w:pPr>
                    <w:keepNext/>
                    <w:widowControl w:val="0"/>
                    <w:spacing w:after="60"/>
                    <w:jc w:val="center"/>
                  </w:pPr>
                  <w:r>
                    <w:rPr>
                      <w:rFonts w:ascii="Calibri" w:hAnsi="Calibri"/>
                      <w:sz w:val="20"/>
                    </w:rPr>
                    <w:t>31.0 (15.6%)</w:t>
                  </w:r>
                </w:p>
              </w:tc>
              <w:tc>
                <w:tcPr>
                  <w:tcW w:w="1143" w:type="dxa"/>
                  <w:tcBorders>
                    <w:top w:val="single" w:sz="6" w:space="0" w:color="D3D3D3"/>
                    <w:left w:val="single" w:sz="6" w:space="0" w:color="D3D3D3"/>
                    <w:bottom w:val="single" w:sz="6" w:space="0" w:color="D3D3D3"/>
                    <w:right w:val="single" w:sz="6" w:space="0" w:color="D3D3D3"/>
                  </w:tcBorders>
                </w:tcPr>
                <w:p w14:paraId="48B728C0" w14:textId="77777777" w:rsidR="00066508" w:rsidRDefault="00000000">
                  <w:pPr>
                    <w:keepNext/>
                    <w:widowControl w:val="0"/>
                    <w:spacing w:after="60"/>
                    <w:jc w:val="cente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14:paraId="35A31F33" w14:textId="77777777" w:rsidR="00066508" w:rsidRDefault="00000000">
                  <w:pPr>
                    <w:keepNext/>
                    <w:widowControl w:val="0"/>
                    <w:spacing w:after="60"/>
                    <w:jc w:val="center"/>
                  </w:pPr>
                  <w:r>
                    <w:rPr>
                      <w:rFonts w:ascii="Calibri" w:hAnsi="Calibri"/>
                      <w:sz w:val="20"/>
                    </w:rPr>
                    <w:t>3.0 (1.5%)</w:t>
                  </w:r>
                </w:p>
              </w:tc>
            </w:tr>
            <w:tr w:rsidR="00066508" w14:paraId="0753EC1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503C9AE"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1143" w:type="dxa"/>
                  <w:tcBorders>
                    <w:top w:val="single" w:sz="6" w:space="0" w:color="D3D3D3"/>
                    <w:left w:val="single" w:sz="6" w:space="0" w:color="D3D3D3"/>
                    <w:bottom w:val="single" w:sz="6" w:space="0" w:color="D3D3D3"/>
                    <w:right w:val="single" w:sz="6" w:space="0" w:color="D3D3D3"/>
                  </w:tcBorders>
                </w:tcPr>
                <w:p w14:paraId="1D5CE2D8" w14:textId="77777777" w:rsidR="00066508" w:rsidRDefault="00000000">
                  <w:pPr>
                    <w:keepNext/>
                    <w:widowControl w:val="0"/>
                    <w:spacing w:after="60"/>
                    <w:jc w:val="center"/>
                  </w:pPr>
                  <w:r>
                    <w:rPr>
                      <w:rFonts w:ascii="Calibri" w:hAnsi="Calibri"/>
                      <w:sz w:val="20"/>
                    </w:rPr>
                    <w:t>31.0 (2.4%)</w:t>
                  </w:r>
                </w:p>
              </w:tc>
              <w:tc>
                <w:tcPr>
                  <w:tcW w:w="1143" w:type="dxa"/>
                  <w:tcBorders>
                    <w:top w:val="single" w:sz="6" w:space="0" w:color="D3D3D3"/>
                    <w:left w:val="single" w:sz="6" w:space="0" w:color="D3D3D3"/>
                    <w:bottom w:val="single" w:sz="6" w:space="0" w:color="D3D3D3"/>
                    <w:right w:val="single" w:sz="6" w:space="0" w:color="D3D3D3"/>
                  </w:tcBorders>
                </w:tcPr>
                <w:p w14:paraId="0F7728A7" w14:textId="77777777" w:rsidR="00066508" w:rsidRDefault="00000000">
                  <w:pPr>
                    <w:keepNext/>
                    <w:widowControl w:val="0"/>
                    <w:spacing w:after="60"/>
                    <w:jc w:val="cente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14:paraId="695F3A46"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054B84B2" w14:textId="77777777" w:rsidR="00066508" w:rsidRDefault="00000000">
                  <w:pPr>
                    <w:keepNext/>
                    <w:widowControl w:val="0"/>
                    <w:spacing w:after="60"/>
                    <w:jc w:val="cente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14:paraId="3D2E5E6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6E88908"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11DDDC2A" w14:textId="77777777" w:rsidR="00066508" w:rsidRDefault="00000000">
                  <w:pPr>
                    <w:keepNext/>
                    <w:widowControl w:val="0"/>
                    <w:spacing w:after="60"/>
                    <w:jc w:val="center"/>
                  </w:pPr>
                  <w:r>
                    <w:rPr>
                      <w:rFonts w:ascii="Calibri" w:hAnsi="Calibri"/>
                      <w:sz w:val="20"/>
                    </w:rPr>
                    <w:t>0.0 (0.0%)</w:t>
                  </w:r>
                </w:p>
              </w:tc>
            </w:tr>
            <w:tr w:rsidR="00066508" w14:paraId="19FFF30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994BD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1A3C1885" w14:textId="77777777" w:rsidR="00066508" w:rsidRDefault="00000000">
                  <w:pPr>
                    <w:keepNext/>
                    <w:widowControl w:val="0"/>
                    <w:spacing w:after="60"/>
                    <w:jc w:val="center"/>
                  </w:pPr>
                  <w:r>
                    <w:rPr>
                      <w:rFonts w:ascii="Calibri" w:hAnsi="Calibri"/>
                      <w:sz w:val="20"/>
                    </w:rPr>
                    <w:t>15</w:t>
                  </w:r>
                </w:p>
              </w:tc>
              <w:tc>
                <w:tcPr>
                  <w:tcW w:w="1143" w:type="dxa"/>
                  <w:tcBorders>
                    <w:top w:val="single" w:sz="6" w:space="0" w:color="D3D3D3"/>
                    <w:left w:val="single" w:sz="6" w:space="0" w:color="D3D3D3"/>
                    <w:bottom w:val="single" w:sz="6" w:space="0" w:color="D3D3D3"/>
                    <w:right w:val="single" w:sz="6" w:space="0" w:color="D3D3D3"/>
                  </w:tcBorders>
                </w:tcPr>
                <w:p w14:paraId="0E8554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C17BAD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567095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CDF3762"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1A5C9B72" w14:textId="77777777" w:rsidR="00066508" w:rsidRDefault="00000000">
                  <w:pPr>
                    <w:keepNext/>
                    <w:widowControl w:val="0"/>
                    <w:spacing w:after="60"/>
                    <w:jc w:val="cente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14:paraId="6DC42D04" w14:textId="77777777" w:rsidR="00066508" w:rsidRDefault="00000000">
                  <w:pPr>
                    <w:keepNext/>
                    <w:widowControl w:val="0"/>
                    <w:spacing w:after="60"/>
                    <w:jc w:val="center"/>
                  </w:pPr>
                  <w:r>
                    <w:rPr>
                      <w:rFonts w:ascii="Calibri" w:hAnsi="Calibri"/>
                      <w:sz w:val="20"/>
                    </w:rPr>
                    <w:t>2</w:t>
                  </w:r>
                </w:p>
              </w:tc>
            </w:tr>
            <w:tr w:rsidR="00066508" w14:paraId="5EAE8F1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B1B480F" w14:textId="77777777" w:rsidR="00066508" w:rsidRDefault="00000000">
                  <w:pPr>
                    <w:keepNext/>
                    <w:widowControl w:val="0"/>
                    <w:spacing w:after="60"/>
                  </w:pPr>
                  <w:r>
                    <w:rPr>
                      <w:rFonts w:ascii="Calibri" w:hAnsi="Calibri"/>
                      <w:sz w:val="20"/>
                    </w:rPr>
                    <w:t>Maternal tobacco consumption</w:t>
                  </w:r>
                </w:p>
              </w:tc>
              <w:tc>
                <w:tcPr>
                  <w:tcW w:w="1143" w:type="dxa"/>
                  <w:tcBorders>
                    <w:top w:val="single" w:sz="6" w:space="0" w:color="D3D3D3"/>
                    <w:left w:val="single" w:sz="6" w:space="0" w:color="D3D3D3"/>
                    <w:bottom w:val="single" w:sz="6" w:space="0" w:color="D3D3D3"/>
                    <w:right w:val="single" w:sz="6" w:space="0" w:color="D3D3D3"/>
                  </w:tcBorders>
                </w:tcPr>
                <w:p w14:paraId="30A82C3C"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EB5C9E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F0F36B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5B2491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3A9FB6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B1F4DC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AF89D11" w14:textId="77777777" w:rsidR="00066508" w:rsidRDefault="00066508">
                  <w:pPr>
                    <w:keepNext/>
                    <w:widowControl w:val="0"/>
                    <w:spacing w:after="60"/>
                    <w:jc w:val="center"/>
                  </w:pPr>
                </w:p>
              </w:tc>
            </w:tr>
            <w:tr w:rsidR="00066508" w14:paraId="7683FB1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B406D9" w14:textId="77777777" w:rsidR="00066508" w:rsidRDefault="00000000">
                  <w:pPr>
                    <w:keepNext/>
                    <w:widowControl w:val="0"/>
                    <w:spacing w:after="60"/>
                  </w:pPr>
                  <w:r>
                    <w:rPr>
                      <w:rFonts w:ascii="Calibri" w:hAnsi="Calibri"/>
                      <w:sz w:val="20"/>
                    </w:rPr>
                    <w:t>    Non-smoker and has never smoked</w:t>
                  </w:r>
                </w:p>
              </w:tc>
              <w:tc>
                <w:tcPr>
                  <w:tcW w:w="1143" w:type="dxa"/>
                  <w:tcBorders>
                    <w:top w:val="single" w:sz="6" w:space="0" w:color="D3D3D3"/>
                    <w:left w:val="single" w:sz="6" w:space="0" w:color="D3D3D3"/>
                    <w:bottom w:val="single" w:sz="6" w:space="0" w:color="D3D3D3"/>
                    <w:right w:val="single" w:sz="6" w:space="0" w:color="D3D3D3"/>
                  </w:tcBorders>
                </w:tcPr>
                <w:p w14:paraId="3A779417" w14:textId="77777777" w:rsidR="00066508" w:rsidRDefault="00000000">
                  <w:pPr>
                    <w:keepNext/>
                    <w:widowControl w:val="0"/>
                    <w:spacing w:after="60"/>
                    <w:jc w:val="center"/>
                  </w:pPr>
                  <w:r>
                    <w:rPr>
                      <w:rFonts w:ascii="Calibri" w:hAnsi="Calibri"/>
                      <w:sz w:val="20"/>
                    </w:rPr>
                    <w:t>681.0 (52.6%)</w:t>
                  </w:r>
                </w:p>
              </w:tc>
              <w:tc>
                <w:tcPr>
                  <w:tcW w:w="1143" w:type="dxa"/>
                  <w:tcBorders>
                    <w:top w:val="single" w:sz="6" w:space="0" w:color="D3D3D3"/>
                    <w:left w:val="single" w:sz="6" w:space="0" w:color="D3D3D3"/>
                    <w:bottom w:val="single" w:sz="6" w:space="0" w:color="D3D3D3"/>
                    <w:right w:val="single" w:sz="6" w:space="0" w:color="D3D3D3"/>
                  </w:tcBorders>
                </w:tcPr>
                <w:p w14:paraId="1879075B" w14:textId="77777777" w:rsidR="00066508" w:rsidRDefault="00000000">
                  <w:pPr>
                    <w:keepNext/>
                    <w:widowControl w:val="0"/>
                    <w:spacing w:after="60"/>
                    <w:jc w:val="center"/>
                  </w:pPr>
                  <w:r>
                    <w:rPr>
                      <w:rFonts w:ascii="Calibri" w:hAnsi="Calibri"/>
                      <w:sz w:val="20"/>
                    </w:rPr>
                    <w:t>148.0 (72.5%)</w:t>
                  </w:r>
                </w:p>
              </w:tc>
              <w:tc>
                <w:tcPr>
                  <w:tcW w:w="1143" w:type="dxa"/>
                  <w:tcBorders>
                    <w:top w:val="single" w:sz="6" w:space="0" w:color="D3D3D3"/>
                    <w:left w:val="single" w:sz="6" w:space="0" w:color="D3D3D3"/>
                    <w:bottom w:val="single" w:sz="6" w:space="0" w:color="D3D3D3"/>
                    <w:right w:val="single" w:sz="6" w:space="0" w:color="D3D3D3"/>
                  </w:tcBorders>
                </w:tcPr>
                <w:p w14:paraId="761BEF18" w14:textId="77777777" w:rsidR="00066508" w:rsidRDefault="00000000">
                  <w:pPr>
                    <w:keepNext/>
                    <w:widowControl w:val="0"/>
                    <w:spacing w:after="60"/>
                    <w:jc w:val="center"/>
                  </w:pPr>
                  <w:r>
                    <w:rPr>
                      <w:rFonts w:ascii="Calibri" w:hAnsi="Calibri"/>
                      <w:sz w:val="20"/>
                    </w:rPr>
                    <w:t>87.0 (43.9%)</w:t>
                  </w:r>
                </w:p>
              </w:tc>
              <w:tc>
                <w:tcPr>
                  <w:tcW w:w="1143" w:type="dxa"/>
                  <w:tcBorders>
                    <w:top w:val="single" w:sz="6" w:space="0" w:color="D3D3D3"/>
                    <w:left w:val="single" w:sz="6" w:space="0" w:color="D3D3D3"/>
                    <w:bottom w:val="single" w:sz="6" w:space="0" w:color="D3D3D3"/>
                    <w:right w:val="single" w:sz="6" w:space="0" w:color="D3D3D3"/>
                  </w:tcBorders>
                </w:tcPr>
                <w:p w14:paraId="28B05F09" w14:textId="77777777" w:rsidR="00066508" w:rsidRDefault="00000000">
                  <w:pPr>
                    <w:keepNext/>
                    <w:widowControl w:val="0"/>
                    <w:spacing w:after="60"/>
                    <w:jc w:val="center"/>
                  </w:pPr>
                  <w:r>
                    <w:rPr>
                      <w:rFonts w:ascii="Calibri" w:hAnsi="Calibri"/>
                      <w:sz w:val="20"/>
                    </w:rPr>
                    <w:t>103.0 (46.8%)</w:t>
                  </w:r>
                </w:p>
              </w:tc>
              <w:tc>
                <w:tcPr>
                  <w:tcW w:w="1143" w:type="dxa"/>
                  <w:tcBorders>
                    <w:top w:val="single" w:sz="6" w:space="0" w:color="D3D3D3"/>
                    <w:left w:val="single" w:sz="6" w:space="0" w:color="D3D3D3"/>
                    <w:bottom w:val="single" w:sz="6" w:space="0" w:color="D3D3D3"/>
                    <w:right w:val="single" w:sz="6" w:space="0" w:color="D3D3D3"/>
                  </w:tcBorders>
                </w:tcPr>
                <w:p w14:paraId="113AA4BA" w14:textId="77777777" w:rsidR="00066508" w:rsidRDefault="00000000">
                  <w:pPr>
                    <w:keepNext/>
                    <w:widowControl w:val="0"/>
                    <w:spacing w:after="60"/>
                    <w:jc w:val="center"/>
                  </w:pPr>
                  <w:r>
                    <w:rPr>
                      <w:rFonts w:ascii="Calibri" w:hAnsi="Calibri"/>
                      <w:sz w:val="20"/>
                    </w:rPr>
                    <w:t>104.0 (51.7%)</w:t>
                  </w:r>
                </w:p>
              </w:tc>
              <w:tc>
                <w:tcPr>
                  <w:tcW w:w="1143" w:type="dxa"/>
                  <w:tcBorders>
                    <w:top w:val="single" w:sz="6" w:space="0" w:color="D3D3D3"/>
                    <w:left w:val="single" w:sz="6" w:space="0" w:color="D3D3D3"/>
                    <w:bottom w:val="single" w:sz="6" w:space="0" w:color="D3D3D3"/>
                    <w:right w:val="single" w:sz="6" w:space="0" w:color="D3D3D3"/>
                  </w:tcBorders>
                </w:tcPr>
                <w:p w14:paraId="11CE3FDA" w14:textId="77777777" w:rsidR="00066508" w:rsidRDefault="00000000">
                  <w:pPr>
                    <w:keepNext/>
                    <w:widowControl w:val="0"/>
                    <w:spacing w:after="60"/>
                    <w:jc w:val="center"/>
                  </w:pPr>
                  <w:r>
                    <w:rPr>
                      <w:rFonts w:ascii="Calibri" w:hAnsi="Calibri"/>
                      <w:sz w:val="20"/>
                    </w:rPr>
                    <w:t>138.0 (50.7%)</w:t>
                  </w:r>
                </w:p>
              </w:tc>
              <w:tc>
                <w:tcPr>
                  <w:tcW w:w="1143" w:type="dxa"/>
                  <w:tcBorders>
                    <w:top w:val="single" w:sz="6" w:space="0" w:color="D3D3D3"/>
                    <w:left w:val="single" w:sz="6" w:space="0" w:color="D3D3D3"/>
                    <w:bottom w:val="single" w:sz="6" w:space="0" w:color="D3D3D3"/>
                    <w:right w:val="single" w:sz="6" w:space="0" w:color="D3D3D3"/>
                  </w:tcBorders>
                </w:tcPr>
                <w:p w14:paraId="30743E3A" w14:textId="77777777" w:rsidR="00066508" w:rsidRDefault="00000000">
                  <w:pPr>
                    <w:keepNext/>
                    <w:widowControl w:val="0"/>
                    <w:spacing w:after="60"/>
                    <w:jc w:val="center"/>
                  </w:pPr>
                  <w:r>
                    <w:rPr>
                      <w:rFonts w:ascii="Calibri" w:hAnsi="Calibri"/>
                      <w:sz w:val="20"/>
                    </w:rPr>
                    <w:t>101.0 (50.8%)</w:t>
                  </w:r>
                </w:p>
              </w:tc>
            </w:tr>
            <w:tr w:rsidR="00066508" w14:paraId="4F3F046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4511F3" w14:textId="77777777" w:rsidR="00066508" w:rsidRDefault="00000000">
                  <w:pPr>
                    <w:keepNext/>
                    <w:widowControl w:val="0"/>
                    <w:spacing w:after="60"/>
                  </w:pPr>
                  <w:r>
                    <w:rPr>
                      <w:rFonts w:ascii="Calibri" w:hAnsi="Calibri"/>
                      <w:sz w:val="20"/>
                    </w:rPr>
                    <w:t>    Daily smoker</w:t>
                  </w:r>
                </w:p>
              </w:tc>
              <w:tc>
                <w:tcPr>
                  <w:tcW w:w="1143" w:type="dxa"/>
                  <w:tcBorders>
                    <w:top w:val="single" w:sz="6" w:space="0" w:color="D3D3D3"/>
                    <w:left w:val="single" w:sz="6" w:space="0" w:color="D3D3D3"/>
                    <w:bottom w:val="single" w:sz="6" w:space="0" w:color="D3D3D3"/>
                    <w:right w:val="single" w:sz="6" w:space="0" w:color="D3D3D3"/>
                  </w:tcBorders>
                </w:tcPr>
                <w:p w14:paraId="34CE7AB5" w14:textId="77777777" w:rsidR="00066508" w:rsidRDefault="00000000">
                  <w:pPr>
                    <w:keepNext/>
                    <w:widowControl w:val="0"/>
                    <w:spacing w:after="60"/>
                    <w:jc w:val="center"/>
                  </w:pPr>
                  <w:r>
                    <w:rPr>
                      <w:rFonts w:ascii="Calibri" w:hAnsi="Calibri"/>
                      <w:sz w:val="20"/>
                    </w:rPr>
                    <w:t>200.0 (15.5%)</w:t>
                  </w:r>
                </w:p>
              </w:tc>
              <w:tc>
                <w:tcPr>
                  <w:tcW w:w="1143" w:type="dxa"/>
                  <w:tcBorders>
                    <w:top w:val="single" w:sz="6" w:space="0" w:color="D3D3D3"/>
                    <w:left w:val="single" w:sz="6" w:space="0" w:color="D3D3D3"/>
                    <w:bottom w:val="single" w:sz="6" w:space="0" w:color="D3D3D3"/>
                    <w:right w:val="single" w:sz="6" w:space="0" w:color="D3D3D3"/>
                  </w:tcBorders>
                </w:tcPr>
                <w:p w14:paraId="70464D04" w14:textId="77777777" w:rsidR="00066508" w:rsidRDefault="00000000">
                  <w:pPr>
                    <w:keepNext/>
                    <w:widowControl w:val="0"/>
                    <w:spacing w:after="60"/>
                    <w:jc w:val="center"/>
                  </w:pPr>
                  <w:r>
                    <w:rPr>
                      <w:rFonts w:ascii="Calibri" w:hAnsi="Calibri"/>
                      <w:sz w:val="20"/>
                    </w:rPr>
                    <w:t>27.0 (13.2%)</w:t>
                  </w:r>
                </w:p>
              </w:tc>
              <w:tc>
                <w:tcPr>
                  <w:tcW w:w="1143" w:type="dxa"/>
                  <w:tcBorders>
                    <w:top w:val="single" w:sz="6" w:space="0" w:color="D3D3D3"/>
                    <w:left w:val="single" w:sz="6" w:space="0" w:color="D3D3D3"/>
                    <w:bottom w:val="single" w:sz="6" w:space="0" w:color="D3D3D3"/>
                    <w:right w:val="single" w:sz="6" w:space="0" w:color="D3D3D3"/>
                  </w:tcBorders>
                </w:tcPr>
                <w:p w14:paraId="5405756F" w14:textId="77777777" w:rsidR="00066508" w:rsidRDefault="00000000">
                  <w:pPr>
                    <w:keepNext/>
                    <w:widowControl w:val="0"/>
                    <w:spacing w:after="60"/>
                    <w:jc w:val="center"/>
                  </w:pPr>
                  <w:r>
                    <w:rPr>
                      <w:rFonts w:ascii="Calibri" w:hAnsi="Calibri"/>
                      <w:sz w:val="20"/>
                    </w:rPr>
                    <w:t>45.0 (22.7%)</w:t>
                  </w:r>
                </w:p>
              </w:tc>
              <w:tc>
                <w:tcPr>
                  <w:tcW w:w="1143" w:type="dxa"/>
                  <w:tcBorders>
                    <w:top w:val="single" w:sz="6" w:space="0" w:color="D3D3D3"/>
                    <w:left w:val="single" w:sz="6" w:space="0" w:color="D3D3D3"/>
                    <w:bottom w:val="single" w:sz="6" w:space="0" w:color="D3D3D3"/>
                    <w:right w:val="single" w:sz="6" w:space="0" w:color="D3D3D3"/>
                  </w:tcBorders>
                </w:tcPr>
                <w:p w14:paraId="7076FB36" w14:textId="77777777" w:rsidR="00066508" w:rsidRDefault="00000000">
                  <w:pPr>
                    <w:keepNext/>
                    <w:widowControl w:val="0"/>
                    <w:spacing w:after="60"/>
                    <w:jc w:val="center"/>
                  </w:pPr>
                  <w:r>
                    <w:rPr>
                      <w:rFonts w:ascii="Calibri" w:hAnsi="Calibri"/>
                      <w:sz w:val="20"/>
                    </w:rPr>
                    <w:t>45.0 (20.5%)</w:t>
                  </w:r>
                </w:p>
              </w:tc>
              <w:tc>
                <w:tcPr>
                  <w:tcW w:w="1143" w:type="dxa"/>
                  <w:tcBorders>
                    <w:top w:val="single" w:sz="6" w:space="0" w:color="D3D3D3"/>
                    <w:left w:val="single" w:sz="6" w:space="0" w:color="D3D3D3"/>
                    <w:bottom w:val="single" w:sz="6" w:space="0" w:color="D3D3D3"/>
                    <w:right w:val="single" w:sz="6" w:space="0" w:color="D3D3D3"/>
                  </w:tcBorders>
                </w:tcPr>
                <w:p w14:paraId="1F90494B" w14:textId="77777777" w:rsidR="00066508" w:rsidRDefault="00000000">
                  <w:pPr>
                    <w:keepNext/>
                    <w:widowControl w:val="0"/>
                    <w:spacing w:after="60"/>
                    <w:jc w:val="center"/>
                  </w:pPr>
                  <w:r>
                    <w:rPr>
                      <w:rFonts w:ascii="Calibri" w:hAnsi="Calibri"/>
                      <w:sz w:val="20"/>
                    </w:rPr>
                    <w:t>24.0 (11.9%)</w:t>
                  </w:r>
                </w:p>
              </w:tc>
              <w:tc>
                <w:tcPr>
                  <w:tcW w:w="1143" w:type="dxa"/>
                  <w:tcBorders>
                    <w:top w:val="single" w:sz="6" w:space="0" w:color="D3D3D3"/>
                    <w:left w:val="single" w:sz="6" w:space="0" w:color="D3D3D3"/>
                    <w:bottom w:val="single" w:sz="6" w:space="0" w:color="D3D3D3"/>
                    <w:right w:val="single" w:sz="6" w:space="0" w:color="D3D3D3"/>
                  </w:tcBorders>
                </w:tcPr>
                <w:p w14:paraId="7D5893B1" w14:textId="77777777" w:rsidR="00066508" w:rsidRDefault="00000000">
                  <w:pPr>
                    <w:keepNext/>
                    <w:widowControl w:val="0"/>
                    <w:spacing w:after="60"/>
                    <w:jc w:val="center"/>
                  </w:pPr>
                  <w:r>
                    <w:rPr>
                      <w:rFonts w:ascii="Calibri" w:hAnsi="Calibri"/>
                      <w:sz w:val="20"/>
                    </w:rPr>
                    <w:t>6.0 (2.2%)</w:t>
                  </w:r>
                </w:p>
              </w:tc>
              <w:tc>
                <w:tcPr>
                  <w:tcW w:w="1143" w:type="dxa"/>
                  <w:tcBorders>
                    <w:top w:val="single" w:sz="6" w:space="0" w:color="D3D3D3"/>
                    <w:left w:val="single" w:sz="6" w:space="0" w:color="D3D3D3"/>
                    <w:bottom w:val="single" w:sz="6" w:space="0" w:color="D3D3D3"/>
                    <w:right w:val="single" w:sz="6" w:space="0" w:color="D3D3D3"/>
                  </w:tcBorders>
                </w:tcPr>
                <w:p w14:paraId="4A26D826" w14:textId="77777777" w:rsidR="00066508" w:rsidRDefault="00000000">
                  <w:pPr>
                    <w:keepNext/>
                    <w:widowControl w:val="0"/>
                    <w:spacing w:after="60"/>
                    <w:jc w:val="center"/>
                  </w:pPr>
                  <w:r>
                    <w:rPr>
                      <w:rFonts w:ascii="Calibri" w:hAnsi="Calibri"/>
                      <w:sz w:val="20"/>
                    </w:rPr>
                    <w:t>53.0 (26.6%)</w:t>
                  </w:r>
                </w:p>
              </w:tc>
            </w:tr>
            <w:tr w:rsidR="00066508" w14:paraId="581AE85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F986152" w14:textId="77777777" w:rsidR="00066508" w:rsidRDefault="00000000">
                  <w:pPr>
                    <w:keepNext/>
                    <w:widowControl w:val="0"/>
                    <w:spacing w:after="60"/>
                  </w:pPr>
                  <w:r>
                    <w:rPr>
                      <w:rFonts w:ascii="Calibri" w:hAnsi="Calibri"/>
                      <w:sz w:val="20"/>
                    </w:rPr>
                    <w:t>    Non-smoker but previously smoked daily</w:t>
                  </w:r>
                </w:p>
              </w:tc>
              <w:tc>
                <w:tcPr>
                  <w:tcW w:w="1143" w:type="dxa"/>
                  <w:tcBorders>
                    <w:top w:val="single" w:sz="6" w:space="0" w:color="D3D3D3"/>
                    <w:left w:val="single" w:sz="6" w:space="0" w:color="D3D3D3"/>
                    <w:bottom w:val="single" w:sz="6" w:space="0" w:color="D3D3D3"/>
                    <w:right w:val="single" w:sz="6" w:space="0" w:color="D3D3D3"/>
                  </w:tcBorders>
                </w:tcPr>
                <w:p w14:paraId="53DA5D55" w14:textId="77777777" w:rsidR="00066508" w:rsidRDefault="00000000">
                  <w:pPr>
                    <w:keepNext/>
                    <w:widowControl w:val="0"/>
                    <w:spacing w:after="60"/>
                    <w:jc w:val="center"/>
                  </w:pPr>
                  <w:r>
                    <w:rPr>
                      <w:rFonts w:ascii="Calibri" w:hAnsi="Calibri"/>
                      <w:sz w:val="20"/>
                    </w:rPr>
                    <w:t>186.0 (14.4%)</w:t>
                  </w:r>
                </w:p>
              </w:tc>
              <w:tc>
                <w:tcPr>
                  <w:tcW w:w="1143" w:type="dxa"/>
                  <w:tcBorders>
                    <w:top w:val="single" w:sz="6" w:space="0" w:color="D3D3D3"/>
                    <w:left w:val="single" w:sz="6" w:space="0" w:color="D3D3D3"/>
                    <w:bottom w:val="single" w:sz="6" w:space="0" w:color="D3D3D3"/>
                    <w:right w:val="single" w:sz="6" w:space="0" w:color="D3D3D3"/>
                  </w:tcBorders>
                </w:tcPr>
                <w:p w14:paraId="7B3B57D9" w14:textId="77777777" w:rsidR="00066508" w:rsidRDefault="00000000">
                  <w:pPr>
                    <w:keepNext/>
                    <w:widowControl w:val="0"/>
                    <w:spacing w:after="60"/>
                    <w:jc w:val="center"/>
                  </w:pPr>
                  <w:r>
                    <w:rPr>
                      <w:rFonts w:ascii="Calibri" w:hAnsi="Calibri"/>
                      <w:sz w:val="20"/>
                    </w:rPr>
                    <w:t>11.0 (5.4%)</w:t>
                  </w:r>
                </w:p>
              </w:tc>
              <w:tc>
                <w:tcPr>
                  <w:tcW w:w="1143" w:type="dxa"/>
                  <w:tcBorders>
                    <w:top w:val="single" w:sz="6" w:space="0" w:color="D3D3D3"/>
                    <w:left w:val="single" w:sz="6" w:space="0" w:color="D3D3D3"/>
                    <w:bottom w:val="single" w:sz="6" w:space="0" w:color="D3D3D3"/>
                    <w:right w:val="single" w:sz="6" w:space="0" w:color="D3D3D3"/>
                  </w:tcBorders>
                </w:tcPr>
                <w:p w14:paraId="2EA61519" w14:textId="77777777" w:rsidR="00066508" w:rsidRDefault="00000000">
                  <w:pPr>
                    <w:keepNext/>
                    <w:widowControl w:val="0"/>
                    <w:spacing w:after="60"/>
                    <w:jc w:val="center"/>
                  </w:pPr>
                  <w:r>
                    <w:rPr>
                      <w:rFonts w:ascii="Calibri" w:hAnsi="Calibri"/>
                      <w:sz w:val="20"/>
                    </w:rPr>
                    <w:t>37.0 (18.7%)</w:t>
                  </w:r>
                </w:p>
              </w:tc>
              <w:tc>
                <w:tcPr>
                  <w:tcW w:w="1143" w:type="dxa"/>
                  <w:tcBorders>
                    <w:top w:val="single" w:sz="6" w:space="0" w:color="D3D3D3"/>
                    <w:left w:val="single" w:sz="6" w:space="0" w:color="D3D3D3"/>
                    <w:bottom w:val="single" w:sz="6" w:space="0" w:color="D3D3D3"/>
                    <w:right w:val="single" w:sz="6" w:space="0" w:color="D3D3D3"/>
                  </w:tcBorders>
                </w:tcPr>
                <w:p w14:paraId="34841DE6" w14:textId="77777777" w:rsidR="00066508" w:rsidRDefault="00000000">
                  <w:pPr>
                    <w:keepNext/>
                    <w:widowControl w:val="0"/>
                    <w:spacing w:after="60"/>
                    <w:jc w:val="center"/>
                  </w:pPr>
                  <w:r>
                    <w:rPr>
                      <w:rFonts w:ascii="Calibri" w:hAnsi="Calibri"/>
                      <w:sz w:val="20"/>
                    </w:rPr>
                    <w:t>42.0 (19.1%)</w:t>
                  </w:r>
                </w:p>
              </w:tc>
              <w:tc>
                <w:tcPr>
                  <w:tcW w:w="1143" w:type="dxa"/>
                  <w:tcBorders>
                    <w:top w:val="single" w:sz="6" w:space="0" w:color="D3D3D3"/>
                    <w:left w:val="single" w:sz="6" w:space="0" w:color="D3D3D3"/>
                    <w:bottom w:val="single" w:sz="6" w:space="0" w:color="D3D3D3"/>
                    <w:right w:val="single" w:sz="6" w:space="0" w:color="D3D3D3"/>
                  </w:tcBorders>
                </w:tcPr>
                <w:p w14:paraId="4B7BD4C6" w14:textId="77777777" w:rsidR="00066508" w:rsidRDefault="00000000">
                  <w:pPr>
                    <w:keepNext/>
                    <w:widowControl w:val="0"/>
                    <w:spacing w:after="60"/>
                    <w:jc w:val="center"/>
                  </w:pPr>
                  <w:r>
                    <w:rPr>
                      <w:rFonts w:ascii="Calibri" w:hAnsi="Calibri"/>
                      <w:sz w:val="20"/>
                    </w:rPr>
                    <w:t>21.0 (10.4%)</w:t>
                  </w:r>
                </w:p>
              </w:tc>
              <w:tc>
                <w:tcPr>
                  <w:tcW w:w="1143" w:type="dxa"/>
                  <w:tcBorders>
                    <w:top w:val="single" w:sz="6" w:space="0" w:color="D3D3D3"/>
                    <w:left w:val="single" w:sz="6" w:space="0" w:color="D3D3D3"/>
                    <w:bottom w:val="single" w:sz="6" w:space="0" w:color="D3D3D3"/>
                    <w:right w:val="single" w:sz="6" w:space="0" w:color="D3D3D3"/>
                  </w:tcBorders>
                </w:tcPr>
                <w:p w14:paraId="689E900F" w14:textId="77777777" w:rsidR="00066508" w:rsidRDefault="00000000">
                  <w:pPr>
                    <w:keepNext/>
                    <w:widowControl w:val="0"/>
                    <w:spacing w:after="60"/>
                    <w:jc w:val="cente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14:paraId="26099160" w14:textId="77777777" w:rsidR="00066508" w:rsidRDefault="00000000">
                  <w:pPr>
                    <w:keepNext/>
                    <w:widowControl w:val="0"/>
                    <w:spacing w:after="60"/>
                    <w:jc w:val="center"/>
                  </w:pPr>
                  <w:r>
                    <w:rPr>
                      <w:rFonts w:ascii="Calibri" w:hAnsi="Calibri"/>
                      <w:sz w:val="20"/>
                    </w:rPr>
                    <w:t>22.0 (11.1%)</w:t>
                  </w:r>
                </w:p>
              </w:tc>
            </w:tr>
            <w:tr w:rsidR="00066508" w14:paraId="29F6245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B51257C" w14:textId="77777777" w:rsidR="00066508" w:rsidRDefault="00000000">
                  <w:pPr>
                    <w:keepNext/>
                    <w:widowControl w:val="0"/>
                    <w:spacing w:after="60"/>
                  </w:pPr>
                  <w:r>
                    <w:rPr>
                      <w:rFonts w:ascii="Calibri" w:hAnsi="Calibri"/>
                      <w:sz w:val="20"/>
                    </w:rPr>
                    <w:lastRenderedPageBreak/>
                    <w:t>    Non-smoker but previously smoked although not daily</w:t>
                  </w:r>
                </w:p>
              </w:tc>
              <w:tc>
                <w:tcPr>
                  <w:tcW w:w="1143" w:type="dxa"/>
                  <w:tcBorders>
                    <w:top w:val="single" w:sz="6" w:space="0" w:color="D3D3D3"/>
                    <w:left w:val="single" w:sz="6" w:space="0" w:color="D3D3D3"/>
                    <w:bottom w:val="single" w:sz="6" w:space="0" w:color="D3D3D3"/>
                    <w:right w:val="single" w:sz="6" w:space="0" w:color="D3D3D3"/>
                  </w:tcBorders>
                </w:tcPr>
                <w:p w14:paraId="1317B687" w14:textId="77777777" w:rsidR="00066508" w:rsidRDefault="00000000">
                  <w:pPr>
                    <w:keepNext/>
                    <w:widowControl w:val="0"/>
                    <w:spacing w:after="60"/>
                    <w:jc w:val="center"/>
                  </w:pPr>
                  <w:r>
                    <w:rPr>
                      <w:rFonts w:ascii="Calibri" w:hAnsi="Calibri"/>
                      <w:sz w:val="20"/>
                    </w:rPr>
                    <w:t>163.0 (12.6%)</w:t>
                  </w:r>
                </w:p>
              </w:tc>
              <w:tc>
                <w:tcPr>
                  <w:tcW w:w="1143" w:type="dxa"/>
                  <w:tcBorders>
                    <w:top w:val="single" w:sz="6" w:space="0" w:color="D3D3D3"/>
                    <w:left w:val="single" w:sz="6" w:space="0" w:color="D3D3D3"/>
                    <w:bottom w:val="single" w:sz="6" w:space="0" w:color="D3D3D3"/>
                    <w:right w:val="single" w:sz="6" w:space="0" w:color="D3D3D3"/>
                  </w:tcBorders>
                </w:tcPr>
                <w:p w14:paraId="0FC22087" w14:textId="77777777" w:rsidR="00066508" w:rsidRDefault="00000000">
                  <w:pPr>
                    <w:keepNext/>
                    <w:widowControl w:val="0"/>
                    <w:spacing w:after="60"/>
                    <w:jc w:val="cente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14:paraId="25669976" w14:textId="77777777" w:rsidR="00066508" w:rsidRDefault="00000000">
                  <w:pPr>
                    <w:keepNext/>
                    <w:widowControl w:val="0"/>
                    <w:spacing w:after="60"/>
                    <w:jc w:val="center"/>
                  </w:pPr>
                  <w:r>
                    <w:rPr>
                      <w:rFonts w:ascii="Calibri" w:hAnsi="Calibri"/>
                      <w:sz w:val="20"/>
                    </w:rPr>
                    <w:t>19.0 (9.6%)</w:t>
                  </w:r>
                </w:p>
              </w:tc>
              <w:tc>
                <w:tcPr>
                  <w:tcW w:w="1143" w:type="dxa"/>
                  <w:tcBorders>
                    <w:top w:val="single" w:sz="6" w:space="0" w:color="D3D3D3"/>
                    <w:left w:val="single" w:sz="6" w:space="0" w:color="D3D3D3"/>
                    <w:bottom w:val="single" w:sz="6" w:space="0" w:color="D3D3D3"/>
                    <w:right w:val="single" w:sz="6" w:space="0" w:color="D3D3D3"/>
                  </w:tcBorders>
                </w:tcPr>
                <w:p w14:paraId="6C1A031B" w14:textId="77777777" w:rsidR="00066508" w:rsidRDefault="00000000">
                  <w:pPr>
                    <w:keepNext/>
                    <w:widowControl w:val="0"/>
                    <w:spacing w:after="60"/>
                    <w:jc w:val="center"/>
                  </w:pPr>
                  <w:r>
                    <w:rPr>
                      <w:rFonts w:ascii="Calibri" w:hAnsi="Calibri"/>
                      <w:sz w:val="20"/>
                    </w:rPr>
                    <w:t>23.0 (10.5%)</w:t>
                  </w:r>
                </w:p>
              </w:tc>
              <w:tc>
                <w:tcPr>
                  <w:tcW w:w="1143" w:type="dxa"/>
                  <w:tcBorders>
                    <w:top w:val="single" w:sz="6" w:space="0" w:color="D3D3D3"/>
                    <w:left w:val="single" w:sz="6" w:space="0" w:color="D3D3D3"/>
                    <w:bottom w:val="single" w:sz="6" w:space="0" w:color="D3D3D3"/>
                    <w:right w:val="single" w:sz="6" w:space="0" w:color="D3D3D3"/>
                  </w:tcBorders>
                </w:tcPr>
                <w:p w14:paraId="3CF60856" w14:textId="77777777" w:rsidR="00066508" w:rsidRDefault="00000000">
                  <w:pPr>
                    <w:keepNext/>
                    <w:widowControl w:val="0"/>
                    <w:spacing w:after="60"/>
                    <w:jc w:val="center"/>
                  </w:pPr>
                  <w:r>
                    <w:rPr>
                      <w:rFonts w:ascii="Calibri" w:hAnsi="Calibri"/>
                      <w:sz w:val="20"/>
                    </w:rPr>
                    <w:t>32.0 (15.9%)</w:t>
                  </w:r>
                </w:p>
              </w:tc>
              <w:tc>
                <w:tcPr>
                  <w:tcW w:w="1143" w:type="dxa"/>
                  <w:tcBorders>
                    <w:top w:val="single" w:sz="6" w:space="0" w:color="D3D3D3"/>
                    <w:left w:val="single" w:sz="6" w:space="0" w:color="D3D3D3"/>
                    <w:bottom w:val="single" w:sz="6" w:space="0" w:color="D3D3D3"/>
                    <w:right w:val="single" w:sz="6" w:space="0" w:color="D3D3D3"/>
                  </w:tcBorders>
                </w:tcPr>
                <w:p w14:paraId="45AAA9E0" w14:textId="77777777" w:rsidR="00066508" w:rsidRDefault="00000000">
                  <w:pPr>
                    <w:keepNext/>
                    <w:widowControl w:val="0"/>
                    <w:spacing w:after="60"/>
                    <w:jc w:val="center"/>
                  </w:pPr>
                  <w:r>
                    <w:rPr>
                      <w:rFonts w:ascii="Calibri" w:hAnsi="Calibri"/>
                      <w:sz w:val="20"/>
                    </w:rPr>
                    <w:t>63.0 (23.2%)</w:t>
                  </w:r>
                </w:p>
              </w:tc>
              <w:tc>
                <w:tcPr>
                  <w:tcW w:w="1143" w:type="dxa"/>
                  <w:tcBorders>
                    <w:top w:val="single" w:sz="6" w:space="0" w:color="D3D3D3"/>
                    <w:left w:val="single" w:sz="6" w:space="0" w:color="D3D3D3"/>
                    <w:bottom w:val="single" w:sz="6" w:space="0" w:color="D3D3D3"/>
                    <w:right w:val="single" w:sz="6" w:space="0" w:color="D3D3D3"/>
                  </w:tcBorders>
                </w:tcPr>
                <w:p w14:paraId="3F43E006" w14:textId="77777777" w:rsidR="00066508" w:rsidRDefault="00000000">
                  <w:pPr>
                    <w:keepNext/>
                    <w:widowControl w:val="0"/>
                    <w:spacing w:after="60"/>
                    <w:jc w:val="center"/>
                  </w:pPr>
                  <w:r>
                    <w:rPr>
                      <w:rFonts w:ascii="Calibri" w:hAnsi="Calibri"/>
                      <w:sz w:val="20"/>
                    </w:rPr>
                    <w:t>14.0 (7.0%)</w:t>
                  </w:r>
                </w:p>
              </w:tc>
            </w:tr>
            <w:tr w:rsidR="00066508" w14:paraId="6F1242B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2DDE9FC" w14:textId="77777777" w:rsidR="00066508" w:rsidRDefault="00000000">
                  <w:pPr>
                    <w:keepNext/>
                    <w:widowControl w:val="0"/>
                    <w:spacing w:after="60"/>
                  </w:pPr>
                  <w:r>
                    <w:rPr>
                      <w:rFonts w:ascii="Calibri" w:hAnsi="Calibri"/>
                      <w:sz w:val="20"/>
                    </w:rPr>
                    <w:t>    Smoker but not daily</w:t>
                  </w:r>
                </w:p>
              </w:tc>
              <w:tc>
                <w:tcPr>
                  <w:tcW w:w="1143" w:type="dxa"/>
                  <w:tcBorders>
                    <w:top w:val="single" w:sz="6" w:space="0" w:color="D3D3D3"/>
                    <w:left w:val="single" w:sz="6" w:space="0" w:color="D3D3D3"/>
                    <w:bottom w:val="single" w:sz="6" w:space="0" w:color="D3D3D3"/>
                    <w:right w:val="single" w:sz="6" w:space="0" w:color="D3D3D3"/>
                  </w:tcBorders>
                </w:tcPr>
                <w:p w14:paraId="76665F74" w14:textId="77777777" w:rsidR="00066508" w:rsidRDefault="00000000">
                  <w:pPr>
                    <w:keepNext/>
                    <w:widowControl w:val="0"/>
                    <w:spacing w:after="60"/>
                    <w:jc w:val="cente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14:paraId="5068EF75" w14:textId="77777777" w:rsidR="00066508" w:rsidRDefault="00000000">
                  <w:pPr>
                    <w:keepNext/>
                    <w:widowControl w:val="0"/>
                    <w:spacing w:after="60"/>
                    <w:jc w:val="cente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14:paraId="64B7412E" w14:textId="77777777" w:rsidR="00066508" w:rsidRDefault="00000000">
                  <w:pPr>
                    <w:keepNext/>
                    <w:widowControl w:val="0"/>
                    <w:spacing w:after="60"/>
                    <w:jc w:val="cente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14:paraId="654C6E35" w14:textId="77777777" w:rsidR="00066508" w:rsidRDefault="00000000">
                  <w:pPr>
                    <w:keepNext/>
                    <w:widowControl w:val="0"/>
                    <w:spacing w:after="60"/>
                    <w:jc w:val="cente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14:paraId="402CC1B1" w14:textId="77777777" w:rsidR="00066508" w:rsidRDefault="00000000">
                  <w:pPr>
                    <w:keepNext/>
                    <w:widowControl w:val="0"/>
                    <w:spacing w:after="60"/>
                    <w:jc w:val="center"/>
                  </w:pPr>
                  <w:r>
                    <w:rPr>
                      <w:rFonts w:ascii="Calibri" w:hAnsi="Calibri"/>
                      <w:sz w:val="20"/>
                    </w:rPr>
                    <w:t>20.0 (10.0%)</w:t>
                  </w:r>
                </w:p>
              </w:tc>
              <w:tc>
                <w:tcPr>
                  <w:tcW w:w="1143" w:type="dxa"/>
                  <w:tcBorders>
                    <w:top w:val="single" w:sz="6" w:space="0" w:color="D3D3D3"/>
                    <w:left w:val="single" w:sz="6" w:space="0" w:color="D3D3D3"/>
                    <w:bottom w:val="single" w:sz="6" w:space="0" w:color="D3D3D3"/>
                    <w:right w:val="single" w:sz="6" w:space="0" w:color="D3D3D3"/>
                  </w:tcBorders>
                </w:tcPr>
                <w:p w14:paraId="100F865C" w14:textId="77777777" w:rsidR="00066508" w:rsidRDefault="00000000">
                  <w:pPr>
                    <w:keepNext/>
                    <w:widowControl w:val="0"/>
                    <w:spacing w:after="60"/>
                    <w:jc w:val="center"/>
                  </w:pPr>
                  <w:r>
                    <w:rPr>
                      <w:rFonts w:ascii="Calibri" w:hAnsi="Calibri"/>
                      <w:sz w:val="20"/>
                    </w:rPr>
                    <w:t>12.0 (4.4%)</w:t>
                  </w:r>
                </w:p>
              </w:tc>
              <w:tc>
                <w:tcPr>
                  <w:tcW w:w="1143" w:type="dxa"/>
                  <w:tcBorders>
                    <w:top w:val="single" w:sz="6" w:space="0" w:color="D3D3D3"/>
                    <w:left w:val="single" w:sz="6" w:space="0" w:color="D3D3D3"/>
                    <w:bottom w:val="single" w:sz="6" w:space="0" w:color="D3D3D3"/>
                    <w:right w:val="single" w:sz="6" w:space="0" w:color="D3D3D3"/>
                  </w:tcBorders>
                </w:tcPr>
                <w:p w14:paraId="3EA22FD8" w14:textId="77777777" w:rsidR="00066508" w:rsidRDefault="00000000">
                  <w:pPr>
                    <w:keepNext/>
                    <w:widowControl w:val="0"/>
                    <w:spacing w:after="60"/>
                    <w:jc w:val="center"/>
                  </w:pPr>
                  <w:r>
                    <w:rPr>
                      <w:rFonts w:ascii="Calibri" w:hAnsi="Calibri"/>
                      <w:sz w:val="20"/>
                    </w:rPr>
                    <w:t>9.0 (4.5%)</w:t>
                  </w:r>
                </w:p>
              </w:tc>
            </w:tr>
            <w:tr w:rsidR="00066508" w14:paraId="44BBD4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A95563F"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E1A6F8D"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73644B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7F63DA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CA7F31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2261891"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A8950A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E74E84" w14:textId="77777777" w:rsidR="00066508" w:rsidRDefault="00000000">
                  <w:pPr>
                    <w:keepNext/>
                    <w:widowControl w:val="0"/>
                    <w:spacing w:after="60"/>
                    <w:jc w:val="center"/>
                  </w:pPr>
                  <w:r>
                    <w:rPr>
                      <w:rFonts w:ascii="Calibri" w:hAnsi="Calibri"/>
                      <w:sz w:val="20"/>
                    </w:rPr>
                    <w:t>0</w:t>
                  </w:r>
                </w:p>
              </w:tc>
            </w:tr>
            <w:tr w:rsidR="00066508" w14:paraId="09E33E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D6F533" w14:textId="77777777" w:rsidR="00066508" w:rsidRDefault="00000000">
                  <w:pPr>
                    <w:keepNext/>
                    <w:widowControl w:val="0"/>
                    <w:spacing w:after="60"/>
                  </w:pPr>
                  <w:r>
                    <w:rPr>
                      <w:rFonts w:ascii="Calibri" w:hAnsi="Calibri"/>
                      <w:sz w:val="20"/>
                    </w:rPr>
                    <w:t>Organic food (times/week)</w:t>
                  </w:r>
                </w:p>
              </w:tc>
              <w:tc>
                <w:tcPr>
                  <w:tcW w:w="1143" w:type="dxa"/>
                  <w:tcBorders>
                    <w:top w:val="single" w:sz="6" w:space="0" w:color="D3D3D3"/>
                    <w:left w:val="single" w:sz="6" w:space="0" w:color="D3D3D3"/>
                    <w:bottom w:val="single" w:sz="6" w:space="0" w:color="D3D3D3"/>
                    <w:right w:val="single" w:sz="6" w:space="0" w:color="D3D3D3"/>
                  </w:tcBorders>
                </w:tcPr>
                <w:p w14:paraId="75899D1C" w14:textId="77777777" w:rsidR="00066508" w:rsidRDefault="00000000">
                  <w:pPr>
                    <w:keepNext/>
                    <w:widowControl w:val="0"/>
                    <w:spacing w:after="60"/>
                    <w:jc w:val="center"/>
                  </w:pPr>
                  <w:r>
                    <w:rPr>
                      <w:rFonts w:ascii="Calibri" w:hAnsi="Calibri"/>
                      <w:sz w:val="20"/>
                    </w:rPr>
                    <w:t>0.5 (0.0, 3.0)</w:t>
                  </w:r>
                </w:p>
              </w:tc>
              <w:tc>
                <w:tcPr>
                  <w:tcW w:w="1143" w:type="dxa"/>
                  <w:tcBorders>
                    <w:top w:val="single" w:sz="6" w:space="0" w:color="D3D3D3"/>
                    <w:left w:val="single" w:sz="6" w:space="0" w:color="D3D3D3"/>
                    <w:bottom w:val="single" w:sz="6" w:space="0" w:color="D3D3D3"/>
                    <w:right w:val="single" w:sz="6" w:space="0" w:color="D3D3D3"/>
                  </w:tcBorders>
                </w:tcPr>
                <w:p w14:paraId="3B5D377B" w14:textId="77777777" w:rsidR="00066508" w:rsidRDefault="00000000">
                  <w:pPr>
                    <w:keepNext/>
                    <w:widowControl w:val="0"/>
                    <w:spacing w:after="60"/>
                    <w:jc w:val="cente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14:paraId="02262A5A" w14:textId="77777777" w:rsidR="00066508" w:rsidRDefault="00000000">
                  <w:pPr>
                    <w:keepNext/>
                    <w:widowControl w:val="0"/>
                    <w:spacing w:after="60"/>
                    <w:jc w:val="center"/>
                  </w:pPr>
                  <w:r>
                    <w:rPr>
                      <w:rFonts w:ascii="Calibri" w:hAnsi="Calibri"/>
                      <w:sz w:val="20"/>
                    </w:rPr>
                    <w:t>0.5 (0.1, 3.0)</w:t>
                  </w:r>
                </w:p>
              </w:tc>
              <w:tc>
                <w:tcPr>
                  <w:tcW w:w="1143" w:type="dxa"/>
                  <w:tcBorders>
                    <w:top w:val="single" w:sz="6" w:space="0" w:color="D3D3D3"/>
                    <w:left w:val="single" w:sz="6" w:space="0" w:color="D3D3D3"/>
                    <w:bottom w:val="single" w:sz="6" w:space="0" w:color="D3D3D3"/>
                    <w:right w:val="single" w:sz="6" w:space="0" w:color="D3D3D3"/>
                  </w:tcBorders>
                </w:tcPr>
                <w:p w14:paraId="0D3368CF" w14:textId="77777777" w:rsidR="00066508" w:rsidRDefault="00000000">
                  <w:pPr>
                    <w:keepNext/>
                    <w:widowControl w:val="0"/>
                    <w:spacing w:after="60"/>
                    <w:jc w:val="cente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14:paraId="084883D4" w14:textId="77777777" w:rsidR="00066508" w:rsidRDefault="00000000">
                  <w:pPr>
                    <w:keepNext/>
                    <w:widowControl w:val="0"/>
                    <w:spacing w:after="60"/>
                    <w:jc w:val="center"/>
                  </w:pPr>
                  <w:r>
                    <w:rPr>
                      <w:rFonts w:ascii="Calibri" w:hAnsi="Calibri"/>
                      <w:sz w:val="20"/>
                    </w:rPr>
                    <w:t>1.0 (0.1, 3.0)</w:t>
                  </w:r>
                </w:p>
              </w:tc>
              <w:tc>
                <w:tcPr>
                  <w:tcW w:w="1143" w:type="dxa"/>
                  <w:tcBorders>
                    <w:top w:val="single" w:sz="6" w:space="0" w:color="D3D3D3"/>
                    <w:left w:val="single" w:sz="6" w:space="0" w:color="D3D3D3"/>
                    <w:bottom w:val="single" w:sz="6" w:space="0" w:color="D3D3D3"/>
                    <w:right w:val="single" w:sz="6" w:space="0" w:color="D3D3D3"/>
                  </w:tcBorders>
                </w:tcPr>
                <w:p w14:paraId="60F61014" w14:textId="77777777" w:rsidR="00066508" w:rsidRDefault="00000000">
                  <w:pPr>
                    <w:keepNext/>
                    <w:widowControl w:val="0"/>
                    <w:spacing w:after="60"/>
                    <w:jc w:val="center"/>
                  </w:pPr>
                  <w:r>
                    <w:rPr>
                      <w:rFonts w:ascii="Calibri" w:hAnsi="Calibri"/>
                      <w:sz w:val="20"/>
                    </w:rPr>
                    <w:t>1.0 (0.5, 3.0)</w:t>
                  </w:r>
                </w:p>
              </w:tc>
              <w:tc>
                <w:tcPr>
                  <w:tcW w:w="1143" w:type="dxa"/>
                  <w:tcBorders>
                    <w:top w:val="single" w:sz="6" w:space="0" w:color="D3D3D3"/>
                    <w:left w:val="single" w:sz="6" w:space="0" w:color="D3D3D3"/>
                    <w:bottom w:val="single" w:sz="6" w:space="0" w:color="D3D3D3"/>
                    <w:right w:val="single" w:sz="6" w:space="0" w:color="D3D3D3"/>
                  </w:tcBorders>
                </w:tcPr>
                <w:p w14:paraId="5AD3C96D" w14:textId="77777777" w:rsidR="00066508" w:rsidRDefault="00000000">
                  <w:pPr>
                    <w:keepNext/>
                    <w:widowControl w:val="0"/>
                    <w:spacing w:after="60"/>
                    <w:jc w:val="center"/>
                  </w:pPr>
                  <w:r>
                    <w:rPr>
                      <w:rFonts w:ascii="Calibri" w:hAnsi="Calibri"/>
                      <w:sz w:val="20"/>
                    </w:rPr>
                    <w:t>0.0 (0.0, 1.0)</w:t>
                  </w:r>
                </w:p>
              </w:tc>
            </w:tr>
            <w:tr w:rsidR="00066508" w14:paraId="21EE2CB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E94C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A2E13D5"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44BBAD9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FE6FA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20F8EE0"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19E8FC6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1A2874E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D1AA30F" w14:textId="77777777" w:rsidR="00066508" w:rsidRDefault="00000000">
                  <w:pPr>
                    <w:keepNext/>
                    <w:widowControl w:val="0"/>
                    <w:spacing w:after="60"/>
                    <w:jc w:val="center"/>
                  </w:pPr>
                  <w:r>
                    <w:rPr>
                      <w:rFonts w:ascii="Calibri" w:hAnsi="Calibri"/>
                      <w:sz w:val="20"/>
                    </w:rPr>
                    <w:t>0</w:t>
                  </w:r>
                </w:p>
              </w:tc>
            </w:tr>
            <w:tr w:rsidR="00066508" w14:paraId="5B03F2D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3595FC" w14:textId="77777777" w:rsidR="00066508" w:rsidRDefault="00000000">
                  <w:pPr>
                    <w:keepNext/>
                    <w:widowControl w:val="0"/>
                    <w:spacing w:after="60"/>
                  </w:pPr>
                  <w:r>
                    <w:rPr>
                      <w:rFonts w:ascii="Calibri" w:hAnsi="Calibri"/>
                      <w:sz w:val="20"/>
                    </w:rPr>
                    <w:t>Pregnancy maternal active smoking</w:t>
                  </w:r>
                </w:p>
              </w:tc>
              <w:tc>
                <w:tcPr>
                  <w:tcW w:w="1143" w:type="dxa"/>
                  <w:tcBorders>
                    <w:top w:val="single" w:sz="6" w:space="0" w:color="D3D3D3"/>
                    <w:left w:val="single" w:sz="6" w:space="0" w:color="D3D3D3"/>
                    <w:bottom w:val="single" w:sz="6" w:space="0" w:color="D3D3D3"/>
                    <w:right w:val="single" w:sz="6" w:space="0" w:color="D3D3D3"/>
                  </w:tcBorders>
                </w:tcPr>
                <w:p w14:paraId="27C7BEEA" w14:textId="77777777" w:rsidR="00066508" w:rsidRDefault="00000000">
                  <w:pPr>
                    <w:keepNext/>
                    <w:widowControl w:val="0"/>
                    <w:spacing w:after="60"/>
                    <w:jc w:val="center"/>
                  </w:pPr>
                  <w:r>
                    <w:rPr>
                      <w:rFonts w:ascii="Calibri" w:hAnsi="Calibri"/>
                      <w:sz w:val="20"/>
                    </w:rPr>
                    <w:t>190.0 (15.1%)</w:t>
                  </w:r>
                </w:p>
              </w:tc>
              <w:tc>
                <w:tcPr>
                  <w:tcW w:w="1143" w:type="dxa"/>
                  <w:tcBorders>
                    <w:top w:val="single" w:sz="6" w:space="0" w:color="D3D3D3"/>
                    <w:left w:val="single" w:sz="6" w:space="0" w:color="D3D3D3"/>
                    <w:bottom w:val="single" w:sz="6" w:space="0" w:color="D3D3D3"/>
                    <w:right w:val="single" w:sz="6" w:space="0" w:color="D3D3D3"/>
                  </w:tcBorders>
                </w:tcPr>
                <w:p w14:paraId="34F3CCBB" w14:textId="77777777" w:rsidR="00066508" w:rsidRDefault="00000000">
                  <w:pPr>
                    <w:keepNext/>
                    <w:widowControl w:val="0"/>
                    <w:spacing w:after="60"/>
                    <w:jc w:val="center"/>
                  </w:pPr>
                  <w:r>
                    <w:rPr>
                      <w:rFonts w:ascii="Calibri" w:hAnsi="Calibri"/>
                      <w:sz w:val="20"/>
                    </w:rPr>
                    <w:t>25.0 (13.7%)</w:t>
                  </w:r>
                </w:p>
              </w:tc>
              <w:tc>
                <w:tcPr>
                  <w:tcW w:w="1143" w:type="dxa"/>
                  <w:tcBorders>
                    <w:top w:val="single" w:sz="6" w:space="0" w:color="D3D3D3"/>
                    <w:left w:val="single" w:sz="6" w:space="0" w:color="D3D3D3"/>
                    <w:bottom w:val="single" w:sz="6" w:space="0" w:color="D3D3D3"/>
                    <w:right w:val="single" w:sz="6" w:space="0" w:color="D3D3D3"/>
                  </w:tcBorders>
                </w:tcPr>
                <w:p w14:paraId="080204D8" w14:textId="77777777" w:rsidR="00066508" w:rsidRDefault="00000000">
                  <w:pPr>
                    <w:keepNext/>
                    <w:widowControl w:val="0"/>
                    <w:spacing w:after="60"/>
                    <w:jc w:val="center"/>
                  </w:pPr>
                  <w:r>
                    <w:rPr>
                      <w:rFonts w:ascii="Calibri" w:hAnsi="Calibri"/>
                      <w:sz w:val="20"/>
                    </w:rPr>
                    <w:t>47.0 (23.7%)</w:t>
                  </w:r>
                </w:p>
              </w:tc>
              <w:tc>
                <w:tcPr>
                  <w:tcW w:w="1143" w:type="dxa"/>
                  <w:tcBorders>
                    <w:top w:val="single" w:sz="6" w:space="0" w:color="D3D3D3"/>
                    <w:left w:val="single" w:sz="6" w:space="0" w:color="D3D3D3"/>
                    <w:bottom w:val="single" w:sz="6" w:space="0" w:color="D3D3D3"/>
                    <w:right w:val="single" w:sz="6" w:space="0" w:color="D3D3D3"/>
                  </w:tcBorders>
                </w:tcPr>
                <w:p w14:paraId="50807CF4" w14:textId="77777777" w:rsidR="00066508" w:rsidRDefault="00000000">
                  <w:pPr>
                    <w:keepNext/>
                    <w:widowControl w:val="0"/>
                    <w:spacing w:after="60"/>
                    <w:jc w:val="center"/>
                  </w:pPr>
                  <w:r>
                    <w:rPr>
                      <w:rFonts w:ascii="Calibri" w:hAnsi="Calibri"/>
                      <w:sz w:val="20"/>
                    </w:rPr>
                    <w:t>55.0 (25.1%)</w:t>
                  </w:r>
                </w:p>
              </w:tc>
              <w:tc>
                <w:tcPr>
                  <w:tcW w:w="1143" w:type="dxa"/>
                  <w:tcBorders>
                    <w:top w:val="single" w:sz="6" w:space="0" w:color="D3D3D3"/>
                    <w:left w:val="single" w:sz="6" w:space="0" w:color="D3D3D3"/>
                    <w:bottom w:val="single" w:sz="6" w:space="0" w:color="D3D3D3"/>
                    <w:right w:val="single" w:sz="6" w:space="0" w:color="D3D3D3"/>
                  </w:tcBorders>
                </w:tcPr>
                <w:p w14:paraId="6C46761A" w14:textId="77777777" w:rsidR="00066508" w:rsidRDefault="00000000">
                  <w:pPr>
                    <w:keepNext/>
                    <w:widowControl w:val="0"/>
                    <w:spacing w:after="60"/>
                    <w:jc w:val="cente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14:paraId="662DBF00" w14:textId="77777777" w:rsidR="00066508" w:rsidRDefault="00000000">
                  <w:pPr>
                    <w:keepNext/>
                    <w:widowControl w:val="0"/>
                    <w:spacing w:after="60"/>
                    <w:jc w:val="center"/>
                  </w:pPr>
                  <w:r>
                    <w:rPr>
                      <w:rFonts w:ascii="Calibri" w:hAnsi="Calibri"/>
                      <w:sz w:val="20"/>
                    </w:rPr>
                    <w:t>9.0 (3.4%)</w:t>
                  </w:r>
                </w:p>
              </w:tc>
              <w:tc>
                <w:tcPr>
                  <w:tcW w:w="1143" w:type="dxa"/>
                  <w:tcBorders>
                    <w:top w:val="single" w:sz="6" w:space="0" w:color="D3D3D3"/>
                    <w:left w:val="single" w:sz="6" w:space="0" w:color="D3D3D3"/>
                    <w:bottom w:val="single" w:sz="6" w:space="0" w:color="D3D3D3"/>
                    <w:right w:val="single" w:sz="6" w:space="0" w:color="D3D3D3"/>
                  </w:tcBorders>
                </w:tcPr>
                <w:p w14:paraId="04055113" w14:textId="77777777" w:rsidR="00066508" w:rsidRDefault="00000000">
                  <w:pPr>
                    <w:keepNext/>
                    <w:widowControl w:val="0"/>
                    <w:spacing w:after="60"/>
                    <w:jc w:val="center"/>
                  </w:pPr>
                  <w:r>
                    <w:rPr>
                      <w:rFonts w:ascii="Calibri" w:hAnsi="Calibri"/>
                      <w:sz w:val="20"/>
                    </w:rPr>
                    <w:t>42.0 (21.2%)</w:t>
                  </w:r>
                </w:p>
              </w:tc>
            </w:tr>
            <w:tr w:rsidR="00066508" w14:paraId="245933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188BB29"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580FA8C" w14:textId="77777777" w:rsidR="00066508" w:rsidRDefault="00000000">
                  <w:pPr>
                    <w:keepNext/>
                    <w:widowControl w:val="0"/>
                    <w:spacing w:after="60"/>
                    <w:jc w:val="center"/>
                  </w:pPr>
                  <w:r>
                    <w:rPr>
                      <w:rFonts w:ascii="Calibri" w:hAnsi="Calibri"/>
                      <w:sz w:val="20"/>
                    </w:rPr>
                    <w:t>40</w:t>
                  </w:r>
                </w:p>
              </w:tc>
              <w:tc>
                <w:tcPr>
                  <w:tcW w:w="1143" w:type="dxa"/>
                  <w:tcBorders>
                    <w:top w:val="single" w:sz="6" w:space="0" w:color="D3D3D3"/>
                    <w:left w:val="single" w:sz="6" w:space="0" w:color="D3D3D3"/>
                    <w:bottom w:val="single" w:sz="6" w:space="0" w:color="D3D3D3"/>
                    <w:right w:val="single" w:sz="6" w:space="0" w:color="D3D3D3"/>
                  </w:tcBorders>
                </w:tcPr>
                <w:p w14:paraId="3018A0DB" w14:textId="77777777" w:rsidR="00066508" w:rsidRDefault="00000000">
                  <w:pPr>
                    <w:keepNext/>
                    <w:widowControl w:val="0"/>
                    <w:spacing w:after="60"/>
                    <w:jc w:val="center"/>
                  </w:pPr>
                  <w:r>
                    <w:rPr>
                      <w:rFonts w:ascii="Calibri" w:hAnsi="Calibri"/>
                      <w:sz w:val="20"/>
                    </w:rPr>
                    <w:t>22</w:t>
                  </w:r>
                </w:p>
              </w:tc>
              <w:tc>
                <w:tcPr>
                  <w:tcW w:w="1143" w:type="dxa"/>
                  <w:tcBorders>
                    <w:top w:val="single" w:sz="6" w:space="0" w:color="D3D3D3"/>
                    <w:left w:val="single" w:sz="6" w:space="0" w:color="D3D3D3"/>
                    <w:bottom w:val="single" w:sz="6" w:space="0" w:color="D3D3D3"/>
                    <w:right w:val="single" w:sz="6" w:space="0" w:color="D3D3D3"/>
                  </w:tcBorders>
                </w:tcPr>
                <w:p w14:paraId="3BDFBC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5A52F3"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12CE548"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4264CD0E"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301B5A05" w14:textId="77777777" w:rsidR="00066508" w:rsidRDefault="00000000">
                  <w:pPr>
                    <w:keepNext/>
                    <w:widowControl w:val="0"/>
                    <w:spacing w:after="60"/>
                    <w:jc w:val="center"/>
                  </w:pPr>
                  <w:r>
                    <w:rPr>
                      <w:rFonts w:ascii="Calibri" w:hAnsi="Calibri"/>
                      <w:sz w:val="20"/>
                    </w:rPr>
                    <w:t>1</w:t>
                  </w:r>
                </w:p>
              </w:tc>
            </w:tr>
            <w:tr w:rsidR="00066508" w14:paraId="1009952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D206717" w14:textId="77777777" w:rsidR="00066508" w:rsidRDefault="00000000">
                  <w:pPr>
                    <w:keepNext/>
                    <w:widowControl w:val="0"/>
                    <w:spacing w:after="60"/>
                  </w:pPr>
                  <w:r>
                    <w:rPr>
                      <w:rFonts w:ascii="Calibri" w:hAnsi="Calibri"/>
                      <w:sz w:val="20"/>
                    </w:rPr>
                    <w:t>Pregnancy maternal passive smoking</w:t>
                  </w:r>
                </w:p>
              </w:tc>
              <w:tc>
                <w:tcPr>
                  <w:tcW w:w="1143" w:type="dxa"/>
                  <w:tcBorders>
                    <w:top w:val="single" w:sz="6" w:space="0" w:color="D3D3D3"/>
                    <w:left w:val="single" w:sz="6" w:space="0" w:color="D3D3D3"/>
                    <w:bottom w:val="single" w:sz="6" w:space="0" w:color="D3D3D3"/>
                    <w:right w:val="single" w:sz="6" w:space="0" w:color="D3D3D3"/>
                  </w:tcBorders>
                </w:tcPr>
                <w:p w14:paraId="2F1F9EC5" w14:textId="77777777" w:rsidR="00066508" w:rsidRDefault="00000000">
                  <w:pPr>
                    <w:keepNext/>
                    <w:widowControl w:val="0"/>
                    <w:spacing w:after="60"/>
                    <w:jc w:val="center"/>
                  </w:pPr>
                  <w:r>
                    <w:rPr>
                      <w:rFonts w:ascii="Calibri" w:hAnsi="Calibri"/>
                      <w:sz w:val="20"/>
                    </w:rPr>
                    <w:t>514.0 (40.3%)</w:t>
                  </w:r>
                </w:p>
              </w:tc>
              <w:tc>
                <w:tcPr>
                  <w:tcW w:w="1143" w:type="dxa"/>
                  <w:tcBorders>
                    <w:top w:val="single" w:sz="6" w:space="0" w:color="D3D3D3"/>
                    <w:left w:val="single" w:sz="6" w:space="0" w:color="D3D3D3"/>
                    <w:bottom w:val="single" w:sz="6" w:space="0" w:color="D3D3D3"/>
                    <w:right w:val="single" w:sz="6" w:space="0" w:color="D3D3D3"/>
                  </w:tcBorders>
                </w:tcPr>
                <w:p w14:paraId="6B1AB4FE" w14:textId="77777777" w:rsidR="00066508" w:rsidRDefault="00000000">
                  <w:pPr>
                    <w:keepNext/>
                    <w:widowControl w:val="0"/>
                    <w:spacing w:after="60"/>
                    <w:jc w:val="center"/>
                  </w:pPr>
                  <w:r>
                    <w:rPr>
                      <w:rFonts w:ascii="Calibri" w:hAnsi="Calibri"/>
                      <w:sz w:val="20"/>
                    </w:rPr>
                    <w:t>55.0 (27.5%)</w:t>
                  </w:r>
                </w:p>
              </w:tc>
              <w:tc>
                <w:tcPr>
                  <w:tcW w:w="1143" w:type="dxa"/>
                  <w:tcBorders>
                    <w:top w:val="single" w:sz="6" w:space="0" w:color="D3D3D3"/>
                    <w:left w:val="single" w:sz="6" w:space="0" w:color="D3D3D3"/>
                    <w:bottom w:val="single" w:sz="6" w:space="0" w:color="D3D3D3"/>
                    <w:right w:val="single" w:sz="6" w:space="0" w:color="D3D3D3"/>
                  </w:tcBorders>
                </w:tcPr>
                <w:p w14:paraId="7A9E74C6" w14:textId="77777777" w:rsidR="00066508" w:rsidRDefault="00000000">
                  <w:pPr>
                    <w:keepNext/>
                    <w:widowControl w:val="0"/>
                    <w:spacing w:after="60"/>
                    <w:jc w:val="center"/>
                  </w:pPr>
                  <w:r>
                    <w:rPr>
                      <w:rFonts w:ascii="Calibri" w:hAnsi="Calibri"/>
                      <w:sz w:val="20"/>
                    </w:rPr>
                    <w:t>43.0 (21.8%)</w:t>
                  </w:r>
                </w:p>
              </w:tc>
              <w:tc>
                <w:tcPr>
                  <w:tcW w:w="1143" w:type="dxa"/>
                  <w:tcBorders>
                    <w:top w:val="single" w:sz="6" w:space="0" w:color="D3D3D3"/>
                    <w:left w:val="single" w:sz="6" w:space="0" w:color="D3D3D3"/>
                    <w:bottom w:val="single" w:sz="6" w:space="0" w:color="D3D3D3"/>
                    <w:right w:val="single" w:sz="6" w:space="0" w:color="D3D3D3"/>
                  </w:tcBorders>
                </w:tcPr>
                <w:p w14:paraId="2BF2BD8D" w14:textId="77777777" w:rsidR="00066508" w:rsidRDefault="00000000">
                  <w:pPr>
                    <w:keepNext/>
                    <w:widowControl w:val="0"/>
                    <w:spacing w:after="60"/>
                    <w:jc w:val="center"/>
                  </w:pPr>
                  <w:r>
                    <w:rPr>
                      <w:rFonts w:ascii="Calibri" w:hAnsi="Calibri"/>
                      <w:sz w:val="20"/>
                    </w:rPr>
                    <w:t>126.0 (57.8%)</w:t>
                  </w:r>
                </w:p>
              </w:tc>
              <w:tc>
                <w:tcPr>
                  <w:tcW w:w="1143" w:type="dxa"/>
                  <w:tcBorders>
                    <w:top w:val="single" w:sz="6" w:space="0" w:color="D3D3D3"/>
                    <w:left w:val="single" w:sz="6" w:space="0" w:color="D3D3D3"/>
                    <w:bottom w:val="single" w:sz="6" w:space="0" w:color="D3D3D3"/>
                    <w:right w:val="single" w:sz="6" w:space="0" w:color="D3D3D3"/>
                  </w:tcBorders>
                </w:tcPr>
                <w:p w14:paraId="1A5E9A2C" w14:textId="77777777" w:rsidR="00066508" w:rsidRDefault="00000000">
                  <w:pPr>
                    <w:keepNext/>
                    <w:widowControl w:val="0"/>
                    <w:spacing w:after="60"/>
                    <w:jc w:val="center"/>
                  </w:pPr>
                  <w:r>
                    <w:rPr>
                      <w:rFonts w:ascii="Calibri" w:hAnsi="Calibri"/>
                      <w:sz w:val="20"/>
                    </w:rPr>
                    <w:t>97.0 (48.7%)</w:t>
                  </w:r>
                </w:p>
              </w:tc>
              <w:tc>
                <w:tcPr>
                  <w:tcW w:w="1143" w:type="dxa"/>
                  <w:tcBorders>
                    <w:top w:val="single" w:sz="6" w:space="0" w:color="D3D3D3"/>
                    <w:left w:val="single" w:sz="6" w:space="0" w:color="D3D3D3"/>
                    <w:bottom w:val="single" w:sz="6" w:space="0" w:color="D3D3D3"/>
                    <w:right w:val="single" w:sz="6" w:space="0" w:color="D3D3D3"/>
                  </w:tcBorders>
                </w:tcPr>
                <w:p w14:paraId="3A4D5C8E" w14:textId="77777777" w:rsidR="00066508" w:rsidRDefault="00000000">
                  <w:pPr>
                    <w:keepNext/>
                    <w:widowControl w:val="0"/>
                    <w:spacing w:after="60"/>
                    <w:jc w:val="center"/>
                  </w:pPr>
                  <w:r>
                    <w:rPr>
                      <w:rFonts w:ascii="Calibri" w:hAnsi="Calibri"/>
                      <w:sz w:val="20"/>
                    </w:rPr>
                    <w:t>14.0 (5.3%)</w:t>
                  </w:r>
                </w:p>
              </w:tc>
              <w:tc>
                <w:tcPr>
                  <w:tcW w:w="1143" w:type="dxa"/>
                  <w:tcBorders>
                    <w:top w:val="single" w:sz="6" w:space="0" w:color="D3D3D3"/>
                    <w:left w:val="single" w:sz="6" w:space="0" w:color="D3D3D3"/>
                    <w:bottom w:val="single" w:sz="6" w:space="0" w:color="D3D3D3"/>
                    <w:right w:val="single" w:sz="6" w:space="0" w:color="D3D3D3"/>
                  </w:tcBorders>
                </w:tcPr>
                <w:p w14:paraId="44E493DE" w14:textId="77777777" w:rsidR="00066508" w:rsidRDefault="00000000">
                  <w:pPr>
                    <w:keepNext/>
                    <w:widowControl w:val="0"/>
                    <w:spacing w:after="60"/>
                    <w:jc w:val="center"/>
                  </w:pPr>
                  <w:r>
                    <w:rPr>
                      <w:rFonts w:ascii="Calibri" w:hAnsi="Calibri"/>
                      <w:sz w:val="20"/>
                    </w:rPr>
                    <w:t>179.0 (90.4%)</w:t>
                  </w:r>
                </w:p>
              </w:tc>
            </w:tr>
            <w:tr w:rsidR="00066508" w14:paraId="1F9A89F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AABA30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59B182C" w14:textId="77777777" w:rsidR="00066508" w:rsidRDefault="00000000">
                  <w:pPr>
                    <w:keepNext/>
                    <w:widowControl w:val="0"/>
                    <w:spacing w:after="60"/>
                    <w:jc w:val="center"/>
                  </w:pPr>
                  <w:r>
                    <w:rPr>
                      <w:rFonts w:ascii="Calibri" w:hAnsi="Calibri"/>
                      <w:sz w:val="20"/>
                    </w:rPr>
                    <w:t>21</w:t>
                  </w:r>
                </w:p>
              </w:tc>
              <w:tc>
                <w:tcPr>
                  <w:tcW w:w="1143" w:type="dxa"/>
                  <w:tcBorders>
                    <w:top w:val="single" w:sz="6" w:space="0" w:color="D3D3D3"/>
                    <w:left w:val="single" w:sz="6" w:space="0" w:color="D3D3D3"/>
                    <w:bottom w:val="single" w:sz="6" w:space="0" w:color="D3D3D3"/>
                    <w:right w:val="single" w:sz="6" w:space="0" w:color="D3D3D3"/>
                  </w:tcBorders>
                </w:tcPr>
                <w:p w14:paraId="29FAF96C"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1C3F68DF"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7A6F52C"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B1881BB"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2635E097" w14:textId="77777777" w:rsidR="00066508" w:rsidRDefault="00000000">
                  <w:pPr>
                    <w:keepNext/>
                    <w:widowControl w:val="0"/>
                    <w:spacing w:after="60"/>
                    <w:jc w:val="cente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14:paraId="7BF5CBDB" w14:textId="77777777" w:rsidR="00066508" w:rsidRDefault="00000000">
                  <w:pPr>
                    <w:keepNext/>
                    <w:widowControl w:val="0"/>
                    <w:spacing w:after="60"/>
                    <w:jc w:val="center"/>
                  </w:pPr>
                  <w:r>
                    <w:rPr>
                      <w:rFonts w:ascii="Calibri" w:hAnsi="Calibri"/>
                      <w:sz w:val="20"/>
                    </w:rPr>
                    <w:t>1</w:t>
                  </w:r>
                </w:p>
              </w:tc>
            </w:tr>
            <w:tr w:rsidR="00066508" w14:paraId="590A1CA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AAC649" w14:textId="77777777" w:rsidR="00066508" w:rsidRDefault="00000000">
                  <w:pPr>
                    <w:keepNext/>
                    <w:widowControl w:val="0"/>
                    <w:spacing w:after="60"/>
                  </w:pPr>
                  <w:r>
                    <w:rPr>
                      <w:rFonts w:ascii="Calibri" w:hAnsi="Calibri"/>
                      <w:sz w:val="20"/>
                    </w:rPr>
                    <w:t>Vegetables (times/week)</w:t>
                  </w:r>
                </w:p>
              </w:tc>
              <w:tc>
                <w:tcPr>
                  <w:tcW w:w="1143" w:type="dxa"/>
                  <w:tcBorders>
                    <w:top w:val="single" w:sz="6" w:space="0" w:color="D3D3D3"/>
                    <w:left w:val="single" w:sz="6" w:space="0" w:color="D3D3D3"/>
                    <w:bottom w:val="single" w:sz="6" w:space="0" w:color="D3D3D3"/>
                    <w:right w:val="single" w:sz="6" w:space="0" w:color="D3D3D3"/>
                  </w:tcBorders>
                </w:tcPr>
                <w:p w14:paraId="608588ED" w14:textId="77777777" w:rsidR="00066508" w:rsidRDefault="00000000">
                  <w:pPr>
                    <w:keepNext/>
                    <w:widowControl w:val="0"/>
                    <w:spacing w:after="60"/>
                    <w:jc w:val="center"/>
                  </w:pPr>
                  <w:r>
                    <w:rPr>
                      <w:rFonts w:ascii="Calibri" w:hAnsi="Calibri"/>
                      <w:sz w:val="20"/>
                    </w:rPr>
                    <w:t>6.5 (4.0, 10.0)</w:t>
                  </w:r>
                </w:p>
              </w:tc>
              <w:tc>
                <w:tcPr>
                  <w:tcW w:w="1143" w:type="dxa"/>
                  <w:tcBorders>
                    <w:top w:val="single" w:sz="6" w:space="0" w:color="D3D3D3"/>
                    <w:left w:val="single" w:sz="6" w:space="0" w:color="D3D3D3"/>
                    <w:bottom w:val="single" w:sz="6" w:space="0" w:color="D3D3D3"/>
                    <w:right w:val="single" w:sz="6" w:space="0" w:color="D3D3D3"/>
                  </w:tcBorders>
                </w:tcPr>
                <w:p w14:paraId="7DE2E4F4" w14:textId="77777777" w:rsidR="00066508" w:rsidRDefault="00000000">
                  <w:pPr>
                    <w:keepNext/>
                    <w:widowControl w:val="0"/>
                    <w:spacing w:after="60"/>
                    <w:jc w:val="center"/>
                  </w:pPr>
                  <w:r>
                    <w:rPr>
                      <w:rFonts w:ascii="Calibri" w:hAnsi="Calibri"/>
                      <w:sz w:val="20"/>
                    </w:rPr>
                    <w:t>6.0 (4.0, 10.0)</w:t>
                  </w:r>
                </w:p>
              </w:tc>
              <w:tc>
                <w:tcPr>
                  <w:tcW w:w="1143" w:type="dxa"/>
                  <w:tcBorders>
                    <w:top w:val="single" w:sz="6" w:space="0" w:color="D3D3D3"/>
                    <w:left w:val="single" w:sz="6" w:space="0" w:color="D3D3D3"/>
                    <w:bottom w:val="single" w:sz="6" w:space="0" w:color="D3D3D3"/>
                    <w:right w:val="single" w:sz="6" w:space="0" w:color="D3D3D3"/>
                  </w:tcBorders>
                </w:tcPr>
                <w:p w14:paraId="04766453" w14:textId="77777777" w:rsidR="00066508" w:rsidRDefault="00000000">
                  <w:pPr>
                    <w:keepNext/>
                    <w:widowControl w:val="0"/>
                    <w:spacing w:after="60"/>
                    <w:jc w:val="center"/>
                  </w:pPr>
                  <w:r>
                    <w:rPr>
                      <w:rFonts w:ascii="Calibri" w:hAnsi="Calibri"/>
                      <w:sz w:val="20"/>
                    </w:rPr>
                    <w:t>8.3 (4.4, 11.0)</w:t>
                  </w:r>
                </w:p>
              </w:tc>
              <w:tc>
                <w:tcPr>
                  <w:tcW w:w="1143" w:type="dxa"/>
                  <w:tcBorders>
                    <w:top w:val="single" w:sz="6" w:space="0" w:color="D3D3D3"/>
                    <w:left w:val="single" w:sz="6" w:space="0" w:color="D3D3D3"/>
                    <w:bottom w:val="single" w:sz="6" w:space="0" w:color="D3D3D3"/>
                    <w:right w:val="single" w:sz="6" w:space="0" w:color="D3D3D3"/>
                  </w:tcBorders>
                </w:tcPr>
                <w:p w14:paraId="4CF3650C" w14:textId="77777777" w:rsidR="00066508" w:rsidRDefault="00000000">
                  <w:pPr>
                    <w:keepNext/>
                    <w:widowControl w:val="0"/>
                    <w:spacing w:after="60"/>
                    <w:jc w:val="center"/>
                  </w:pPr>
                  <w:r>
                    <w:rPr>
                      <w:rFonts w:ascii="Calibri" w:hAnsi="Calibri"/>
                      <w:sz w:val="20"/>
                    </w:rPr>
                    <w:t>6.0 (3.0, 8.5)</w:t>
                  </w:r>
                </w:p>
              </w:tc>
              <w:tc>
                <w:tcPr>
                  <w:tcW w:w="1143" w:type="dxa"/>
                  <w:tcBorders>
                    <w:top w:val="single" w:sz="6" w:space="0" w:color="D3D3D3"/>
                    <w:left w:val="single" w:sz="6" w:space="0" w:color="D3D3D3"/>
                    <w:bottom w:val="single" w:sz="6" w:space="0" w:color="D3D3D3"/>
                    <w:right w:val="single" w:sz="6" w:space="0" w:color="D3D3D3"/>
                  </w:tcBorders>
                </w:tcPr>
                <w:p w14:paraId="30784D3C" w14:textId="77777777" w:rsidR="00066508" w:rsidRDefault="00000000">
                  <w:pPr>
                    <w:keepNext/>
                    <w:widowControl w:val="0"/>
                    <w:spacing w:after="60"/>
                    <w:jc w:val="center"/>
                  </w:pPr>
                  <w:r>
                    <w:rPr>
                      <w:rFonts w:ascii="Calibri" w:hAnsi="Calibri"/>
                      <w:sz w:val="20"/>
                    </w:rPr>
                    <w:t>6.0 (3.5, 8.5)</w:t>
                  </w:r>
                </w:p>
              </w:tc>
              <w:tc>
                <w:tcPr>
                  <w:tcW w:w="1143" w:type="dxa"/>
                  <w:tcBorders>
                    <w:top w:val="single" w:sz="6" w:space="0" w:color="D3D3D3"/>
                    <w:left w:val="single" w:sz="6" w:space="0" w:color="D3D3D3"/>
                    <w:bottom w:val="single" w:sz="6" w:space="0" w:color="D3D3D3"/>
                    <w:right w:val="single" w:sz="6" w:space="0" w:color="D3D3D3"/>
                  </w:tcBorders>
                </w:tcPr>
                <w:p w14:paraId="1237C267" w14:textId="77777777" w:rsidR="00066508" w:rsidRDefault="00000000">
                  <w:pPr>
                    <w:keepNext/>
                    <w:widowControl w:val="0"/>
                    <w:spacing w:after="60"/>
                    <w:jc w:val="center"/>
                  </w:pPr>
                  <w:r>
                    <w:rPr>
                      <w:rFonts w:ascii="Calibri" w:hAnsi="Calibri"/>
                      <w:sz w:val="20"/>
                    </w:rPr>
                    <w:t>8.5 (6.0, 14.0)</w:t>
                  </w:r>
                </w:p>
              </w:tc>
              <w:tc>
                <w:tcPr>
                  <w:tcW w:w="1143" w:type="dxa"/>
                  <w:tcBorders>
                    <w:top w:val="single" w:sz="6" w:space="0" w:color="D3D3D3"/>
                    <w:left w:val="single" w:sz="6" w:space="0" w:color="D3D3D3"/>
                    <w:bottom w:val="single" w:sz="6" w:space="0" w:color="D3D3D3"/>
                    <w:right w:val="single" w:sz="6" w:space="0" w:color="D3D3D3"/>
                  </w:tcBorders>
                </w:tcPr>
                <w:p w14:paraId="0029A776" w14:textId="77777777" w:rsidR="00066508" w:rsidRDefault="00000000">
                  <w:pPr>
                    <w:keepNext/>
                    <w:widowControl w:val="0"/>
                    <w:spacing w:after="60"/>
                    <w:jc w:val="center"/>
                  </w:pPr>
                  <w:r>
                    <w:rPr>
                      <w:rFonts w:ascii="Calibri" w:hAnsi="Calibri"/>
                      <w:sz w:val="20"/>
                    </w:rPr>
                    <w:t>6.5 (4.0, 10.0)</w:t>
                  </w:r>
                </w:p>
              </w:tc>
            </w:tr>
            <w:tr w:rsidR="00066508" w14:paraId="2A04CB3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F92042"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7576F0D"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304C0EEE"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0E585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046D136"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7D4CC7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9B51F37"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47B51FB" w14:textId="77777777" w:rsidR="00066508" w:rsidRDefault="00000000">
                  <w:pPr>
                    <w:keepNext/>
                    <w:widowControl w:val="0"/>
                    <w:spacing w:after="60"/>
                    <w:jc w:val="center"/>
                  </w:pPr>
                  <w:r>
                    <w:rPr>
                      <w:rFonts w:ascii="Calibri" w:hAnsi="Calibri"/>
                      <w:sz w:val="20"/>
                    </w:rPr>
                    <w:t>0</w:t>
                  </w:r>
                </w:p>
              </w:tc>
            </w:tr>
            <w:tr w:rsidR="00066508" w14:paraId="197319C7" w14:textId="77777777">
              <w:trPr>
                <w:cantSplit/>
                <w:jc w:val="center"/>
              </w:trPr>
              <w:tc>
                <w:tcPr>
                  <w:tcW w:w="9143" w:type="dxa"/>
                  <w:gridSpan w:val="8"/>
                </w:tcPr>
                <w:p w14:paraId="14F516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 n (%)</w:t>
                  </w:r>
                </w:p>
              </w:tc>
            </w:tr>
          </w:tbl>
          <w:p w14:paraId="6FB0AC99" w14:textId="77777777" w:rsidR="00066508" w:rsidRDefault="00000000">
            <w:pPr>
              <w:pStyle w:val="ImageCaption"/>
              <w:widowControl w:val="0"/>
              <w:spacing w:before="200"/>
            </w:pPr>
            <w:r>
              <w:t xml:space="preserve">Table S5: </w:t>
            </w:r>
            <w:r>
              <w:rPr>
                <w:b/>
                <w:bCs/>
              </w:rPr>
              <w:t xml:space="preserve">Participant characteristics, by cohort and overall (HELIX </w:t>
            </w:r>
            <w:proofErr w:type="spellStart"/>
            <w:r>
              <w:rPr>
                <w:b/>
                <w:bCs/>
              </w:rPr>
              <w:t>subcohort</w:t>
            </w:r>
            <w:proofErr w:type="spellEnd"/>
            <w:r>
              <w:rPr>
                <w:b/>
                <w:bCs/>
              </w:rPr>
              <w:t>; 2013-2016).</w:t>
            </w:r>
            <w:bookmarkEnd w:id="433"/>
          </w:p>
        </w:tc>
      </w:tr>
    </w:tbl>
    <w:p w14:paraId="4132F487" w14:textId="77777777" w:rsidR="00066508" w:rsidRDefault="00000000">
      <w:pPr>
        <w:pStyle w:val="Heading3"/>
      </w:pPr>
      <w:r>
        <w:lastRenderedPageBreak/>
        <w:t>11.1.6 Concentrations of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2678B85B"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271"/>
              <w:gridCol w:w="1154"/>
              <w:gridCol w:w="1154"/>
              <w:gridCol w:w="1153"/>
              <w:gridCol w:w="1153"/>
              <w:gridCol w:w="1153"/>
              <w:gridCol w:w="1153"/>
              <w:gridCol w:w="1153"/>
            </w:tblGrid>
            <w:tr w:rsidR="00066508" w14:paraId="2D6C51A6" w14:textId="77777777">
              <w:trPr>
                <w:cantSplit/>
                <w:tblHeader/>
                <w:jc w:val="center"/>
              </w:trPr>
              <w:tc>
                <w:tcPr>
                  <w:tcW w:w="1142" w:type="dxa"/>
                  <w:tcBorders>
                    <w:top w:val="single" w:sz="16" w:space="0" w:color="D3D3D3"/>
                    <w:left w:val="single" w:sz="6" w:space="0" w:color="D3D3D3"/>
                    <w:bottom w:val="single" w:sz="16" w:space="0" w:color="D3D3D3"/>
                  </w:tcBorders>
                </w:tcPr>
                <w:p w14:paraId="5ADBB9B4" w14:textId="77777777" w:rsidR="00066508" w:rsidRDefault="00000000">
                  <w:pPr>
                    <w:keepNext/>
                    <w:widowControl w:val="0"/>
                    <w:spacing w:after="60"/>
                  </w:pPr>
                  <w:bookmarkStart w:id="434" w:name="supptbl-chems-desc"/>
                  <w:r>
                    <w:rPr>
                      <w:rFonts w:ascii="Calibri" w:hAnsi="Calibri"/>
                      <w:b/>
                      <w:sz w:val="20"/>
                    </w:rPr>
                    <w:t>Characteristic</w:t>
                  </w:r>
                </w:p>
              </w:tc>
              <w:tc>
                <w:tcPr>
                  <w:tcW w:w="1143" w:type="dxa"/>
                  <w:tcBorders>
                    <w:top w:val="single" w:sz="16" w:space="0" w:color="D3D3D3"/>
                    <w:bottom w:val="single" w:sz="16" w:space="0" w:color="D3D3D3"/>
                  </w:tcBorders>
                </w:tcPr>
                <w:p w14:paraId="3A70265A"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14:paraId="7B7C1D1D"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14:paraId="6375DA3E"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14:paraId="3B426E57"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14:paraId="7E8FD612"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14:paraId="6F1461E7"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7BFCD460"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214FD2B8"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F852100" w14:textId="77777777" w:rsidR="00066508" w:rsidRDefault="00000000">
                  <w:pPr>
                    <w:keepNext/>
                    <w:widowControl w:val="0"/>
                    <w:spacing w:after="60"/>
                  </w:pPr>
                  <w:r>
                    <w:rPr>
                      <w:rFonts w:ascii="Calibri" w:hAnsi="Calibri"/>
                      <w:b/>
                      <w:sz w:val="20"/>
                    </w:rPr>
                    <w:t>OP pesticide metabolites</w:t>
                  </w:r>
                </w:p>
              </w:tc>
            </w:tr>
            <w:tr w:rsidR="00066508" w14:paraId="643A45C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E53AEE5" w14:textId="77777777" w:rsidR="00066508" w:rsidRDefault="00000000">
                  <w:pPr>
                    <w:keepNext/>
                    <w:widowControl w:val="0"/>
                    <w:spacing w:after="60"/>
                  </w:pPr>
                  <w:r>
                    <w:rPr>
                      <w:rFonts w:ascii="Calibri" w:hAnsi="Calibri"/>
                      <w:sz w:val="20"/>
                    </w:rPr>
                    <w:t>DEP</w:t>
                  </w:r>
                </w:p>
              </w:tc>
              <w:tc>
                <w:tcPr>
                  <w:tcW w:w="1143" w:type="dxa"/>
                  <w:tcBorders>
                    <w:top w:val="single" w:sz="6" w:space="0" w:color="D3D3D3"/>
                    <w:left w:val="single" w:sz="6" w:space="0" w:color="D3D3D3"/>
                    <w:bottom w:val="single" w:sz="6" w:space="0" w:color="D3D3D3"/>
                    <w:right w:val="single" w:sz="6" w:space="0" w:color="D3D3D3"/>
                  </w:tcBorders>
                </w:tcPr>
                <w:p w14:paraId="3B6936B2" w14:textId="77777777" w:rsidR="00066508" w:rsidRDefault="00000000">
                  <w:pPr>
                    <w:keepNext/>
                    <w:widowControl w:val="0"/>
                    <w:spacing w:after="60"/>
                    <w:jc w:val="center"/>
                  </w:pPr>
                  <w:r>
                    <w:rPr>
                      <w:rFonts w:ascii="Calibri" w:hAnsi="Calibri"/>
                      <w:sz w:val="20"/>
                    </w:rPr>
                    <w:t>1.8 (0.1, 0.4, 4.6, 9.8)</w:t>
                  </w:r>
                </w:p>
              </w:tc>
              <w:tc>
                <w:tcPr>
                  <w:tcW w:w="1143" w:type="dxa"/>
                  <w:tcBorders>
                    <w:top w:val="single" w:sz="6" w:space="0" w:color="D3D3D3"/>
                    <w:left w:val="single" w:sz="6" w:space="0" w:color="D3D3D3"/>
                    <w:bottom w:val="single" w:sz="6" w:space="0" w:color="D3D3D3"/>
                    <w:right w:val="single" w:sz="6" w:space="0" w:color="D3D3D3"/>
                  </w:tcBorders>
                </w:tcPr>
                <w:p w14:paraId="4E642AA6" w14:textId="77777777" w:rsidR="00066508" w:rsidRDefault="00000000">
                  <w:pPr>
                    <w:keepNext/>
                    <w:widowControl w:val="0"/>
                    <w:spacing w:after="60"/>
                    <w:jc w:val="center"/>
                  </w:pPr>
                  <w:r>
                    <w:rPr>
                      <w:rFonts w:ascii="Calibri" w:hAnsi="Calibri"/>
                      <w:sz w:val="20"/>
                    </w:rPr>
                    <w:t>3.5 (0.1, 1.1, 8.8, 38.5)</w:t>
                  </w:r>
                </w:p>
              </w:tc>
              <w:tc>
                <w:tcPr>
                  <w:tcW w:w="1143" w:type="dxa"/>
                  <w:tcBorders>
                    <w:top w:val="single" w:sz="6" w:space="0" w:color="D3D3D3"/>
                    <w:left w:val="single" w:sz="6" w:space="0" w:color="D3D3D3"/>
                    <w:bottom w:val="single" w:sz="6" w:space="0" w:color="D3D3D3"/>
                    <w:right w:val="single" w:sz="6" w:space="0" w:color="D3D3D3"/>
                  </w:tcBorders>
                </w:tcPr>
                <w:p w14:paraId="73C4EFED" w14:textId="77777777" w:rsidR="00066508" w:rsidRDefault="00000000">
                  <w:pPr>
                    <w:keepNext/>
                    <w:widowControl w:val="0"/>
                    <w:spacing w:after="60"/>
                    <w:jc w:val="center"/>
                  </w:pPr>
                  <w:r>
                    <w:rPr>
                      <w:rFonts w:ascii="Calibri" w:hAnsi="Calibri"/>
                      <w:sz w:val="20"/>
                    </w:rPr>
                    <w:t>2.0 (0.1, 0.4, 4.2, 7.5)</w:t>
                  </w:r>
                </w:p>
              </w:tc>
              <w:tc>
                <w:tcPr>
                  <w:tcW w:w="1143" w:type="dxa"/>
                  <w:tcBorders>
                    <w:top w:val="single" w:sz="6" w:space="0" w:color="D3D3D3"/>
                    <w:left w:val="single" w:sz="6" w:space="0" w:color="D3D3D3"/>
                    <w:bottom w:val="single" w:sz="6" w:space="0" w:color="D3D3D3"/>
                    <w:right w:val="single" w:sz="6" w:space="0" w:color="D3D3D3"/>
                  </w:tcBorders>
                </w:tcPr>
                <w:p w14:paraId="65355E31" w14:textId="77777777" w:rsidR="00066508" w:rsidRDefault="00000000">
                  <w:pPr>
                    <w:keepNext/>
                    <w:widowControl w:val="0"/>
                    <w:spacing w:after="60"/>
                    <w:jc w:val="center"/>
                  </w:pPr>
                  <w:r>
                    <w:rPr>
                      <w:rFonts w:ascii="Calibri" w:hAnsi="Calibri"/>
                      <w:sz w:val="20"/>
                    </w:rPr>
                    <w:t>1.6 (0.1, 0.5, 3.7, 7.6)</w:t>
                  </w:r>
                </w:p>
              </w:tc>
              <w:tc>
                <w:tcPr>
                  <w:tcW w:w="1143" w:type="dxa"/>
                  <w:tcBorders>
                    <w:top w:val="single" w:sz="6" w:space="0" w:color="D3D3D3"/>
                    <w:left w:val="single" w:sz="6" w:space="0" w:color="D3D3D3"/>
                    <w:bottom w:val="single" w:sz="6" w:space="0" w:color="D3D3D3"/>
                    <w:right w:val="single" w:sz="6" w:space="0" w:color="D3D3D3"/>
                  </w:tcBorders>
                </w:tcPr>
                <w:p w14:paraId="4B6B6AD2" w14:textId="77777777" w:rsidR="00066508" w:rsidRDefault="00000000">
                  <w:pPr>
                    <w:keepNext/>
                    <w:widowControl w:val="0"/>
                    <w:spacing w:after="60"/>
                    <w:jc w:val="center"/>
                  </w:pPr>
                  <w:r>
                    <w:rPr>
                      <w:rFonts w:ascii="Calibri" w:hAnsi="Calibri"/>
                      <w:sz w:val="20"/>
                    </w:rPr>
                    <w:t>0.7 (0.1, 0.1, 2.1, 4.0)</w:t>
                  </w:r>
                </w:p>
              </w:tc>
              <w:tc>
                <w:tcPr>
                  <w:tcW w:w="1143" w:type="dxa"/>
                  <w:tcBorders>
                    <w:top w:val="single" w:sz="6" w:space="0" w:color="D3D3D3"/>
                    <w:left w:val="single" w:sz="6" w:space="0" w:color="D3D3D3"/>
                    <w:bottom w:val="single" w:sz="6" w:space="0" w:color="D3D3D3"/>
                    <w:right w:val="single" w:sz="6" w:space="0" w:color="D3D3D3"/>
                  </w:tcBorders>
                </w:tcPr>
                <w:p w14:paraId="72EDDF24" w14:textId="77777777" w:rsidR="00066508" w:rsidRDefault="00000000">
                  <w:pPr>
                    <w:keepNext/>
                    <w:widowControl w:val="0"/>
                    <w:spacing w:after="60"/>
                    <w:jc w:val="center"/>
                  </w:pPr>
                  <w:r>
                    <w:rPr>
                      <w:rFonts w:ascii="Calibri" w:hAnsi="Calibri"/>
                      <w:sz w:val="20"/>
                    </w:rPr>
                    <w:t>2.0 (0.1, 0.6, 5.7, 10.0)</w:t>
                  </w:r>
                </w:p>
              </w:tc>
              <w:tc>
                <w:tcPr>
                  <w:tcW w:w="1143" w:type="dxa"/>
                  <w:tcBorders>
                    <w:top w:val="single" w:sz="6" w:space="0" w:color="D3D3D3"/>
                    <w:left w:val="single" w:sz="6" w:space="0" w:color="D3D3D3"/>
                    <w:bottom w:val="single" w:sz="6" w:space="0" w:color="D3D3D3"/>
                    <w:right w:val="single" w:sz="6" w:space="0" w:color="D3D3D3"/>
                  </w:tcBorders>
                </w:tcPr>
                <w:p w14:paraId="2A9654A7" w14:textId="77777777" w:rsidR="00066508" w:rsidRDefault="00000000">
                  <w:pPr>
                    <w:keepNext/>
                    <w:widowControl w:val="0"/>
                    <w:spacing w:after="60"/>
                    <w:jc w:val="center"/>
                  </w:pPr>
                  <w:r>
                    <w:rPr>
                      <w:rFonts w:ascii="Calibri" w:hAnsi="Calibri"/>
                      <w:sz w:val="20"/>
                    </w:rPr>
                    <w:t>2.0 (0.1, 0.6, 5.4, 10.7)</w:t>
                  </w:r>
                </w:p>
              </w:tc>
            </w:tr>
            <w:tr w:rsidR="00066508" w14:paraId="015F1D5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A9415EC" w14:textId="77777777" w:rsidR="00066508" w:rsidRDefault="00000000">
                  <w:pPr>
                    <w:keepNext/>
                    <w:widowControl w:val="0"/>
                    <w:spacing w:after="60"/>
                  </w:pPr>
                  <w:r>
                    <w:rPr>
                      <w:rFonts w:ascii="Calibri" w:hAnsi="Calibri"/>
                      <w:sz w:val="20"/>
                    </w:rPr>
                    <w:t>DETP</w:t>
                  </w:r>
                </w:p>
              </w:tc>
              <w:tc>
                <w:tcPr>
                  <w:tcW w:w="1143" w:type="dxa"/>
                  <w:tcBorders>
                    <w:top w:val="single" w:sz="6" w:space="0" w:color="D3D3D3"/>
                    <w:left w:val="single" w:sz="6" w:space="0" w:color="D3D3D3"/>
                    <w:bottom w:val="single" w:sz="6" w:space="0" w:color="D3D3D3"/>
                    <w:right w:val="single" w:sz="6" w:space="0" w:color="D3D3D3"/>
                  </w:tcBorders>
                </w:tcPr>
                <w:p w14:paraId="0E19D9C7" w14:textId="77777777" w:rsidR="00066508" w:rsidRDefault="00000000">
                  <w:pPr>
                    <w:keepNext/>
                    <w:widowControl w:val="0"/>
                    <w:spacing w:after="60"/>
                    <w:jc w:val="center"/>
                  </w:pPr>
                  <w:r>
                    <w:rPr>
                      <w:rFonts w:ascii="Calibri" w:hAnsi="Calibri"/>
                      <w:sz w:val="20"/>
                    </w:rPr>
                    <w:t>0.1 (0.1, 0.1, 1.7, 5.0)</w:t>
                  </w:r>
                </w:p>
              </w:tc>
              <w:tc>
                <w:tcPr>
                  <w:tcW w:w="1143" w:type="dxa"/>
                  <w:tcBorders>
                    <w:top w:val="single" w:sz="6" w:space="0" w:color="D3D3D3"/>
                    <w:left w:val="single" w:sz="6" w:space="0" w:color="D3D3D3"/>
                    <w:bottom w:val="single" w:sz="6" w:space="0" w:color="D3D3D3"/>
                    <w:right w:val="single" w:sz="6" w:space="0" w:color="D3D3D3"/>
                  </w:tcBorders>
                </w:tcPr>
                <w:p w14:paraId="10C44F02" w14:textId="77777777" w:rsidR="00066508" w:rsidRDefault="00000000">
                  <w:pPr>
                    <w:keepNext/>
                    <w:widowControl w:val="0"/>
                    <w:spacing w:after="60"/>
                    <w:jc w:val="cente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14:paraId="5617BD8B" w14:textId="77777777" w:rsidR="00066508" w:rsidRDefault="00000000">
                  <w:pPr>
                    <w:keepNext/>
                    <w:widowControl w:val="0"/>
                    <w:spacing w:after="60"/>
                    <w:jc w:val="center"/>
                  </w:pPr>
                  <w:r>
                    <w:rPr>
                      <w:rFonts w:ascii="Calibri" w:hAnsi="Calibri"/>
                      <w:sz w:val="20"/>
                    </w:rPr>
                    <w:t>0.1 (0.1, 0.1, 1.8, 5.7)</w:t>
                  </w:r>
                </w:p>
              </w:tc>
              <w:tc>
                <w:tcPr>
                  <w:tcW w:w="1143" w:type="dxa"/>
                  <w:tcBorders>
                    <w:top w:val="single" w:sz="6" w:space="0" w:color="D3D3D3"/>
                    <w:left w:val="single" w:sz="6" w:space="0" w:color="D3D3D3"/>
                    <w:bottom w:val="single" w:sz="6" w:space="0" w:color="D3D3D3"/>
                    <w:right w:val="single" w:sz="6" w:space="0" w:color="D3D3D3"/>
                  </w:tcBorders>
                </w:tcPr>
                <w:p w14:paraId="67CF51B7" w14:textId="77777777" w:rsidR="00066508" w:rsidRDefault="00000000">
                  <w:pPr>
                    <w:keepNext/>
                    <w:widowControl w:val="0"/>
                    <w:spacing w:after="60"/>
                    <w:jc w:val="center"/>
                  </w:pPr>
                  <w:r>
                    <w:rPr>
                      <w:rFonts w:ascii="Calibri" w:hAnsi="Calibri"/>
                      <w:sz w:val="20"/>
                    </w:rPr>
                    <w:t>0.1 (0.1, 0.1, 1.8, 6.3)</w:t>
                  </w:r>
                </w:p>
              </w:tc>
              <w:tc>
                <w:tcPr>
                  <w:tcW w:w="1143" w:type="dxa"/>
                  <w:tcBorders>
                    <w:top w:val="single" w:sz="6" w:space="0" w:color="D3D3D3"/>
                    <w:left w:val="single" w:sz="6" w:space="0" w:color="D3D3D3"/>
                    <w:bottom w:val="single" w:sz="6" w:space="0" w:color="D3D3D3"/>
                    <w:right w:val="single" w:sz="6" w:space="0" w:color="D3D3D3"/>
                  </w:tcBorders>
                </w:tcPr>
                <w:p w14:paraId="177EB99E" w14:textId="77777777" w:rsidR="00066508" w:rsidRDefault="00000000">
                  <w:pPr>
                    <w:keepNext/>
                    <w:widowControl w:val="0"/>
                    <w:spacing w:after="60"/>
                    <w:jc w:val="center"/>
                  </w:pPr>
                  <w:r>
                    <w:rPr>
                      <w:rFonts w:ascii="Calibri" w:hAnsi="Calibri"/>
                      <w:sz w:val="20"/>
                    </w:rPr>
                    <w:t>0.1 (0.1, 0.1, 0.4, 2.0)</w:t>
                  </w:r>
                </w:p>
              </w:tc>
              <w:tc>
                <w:tcPr>
                  <w:tcW w:w="1143" w:type="dxa"/>
                  <w:tcBorders>
                    <w:top w:val="single" w:sz="6" w:space="0" w:color="D3D3D3"/>
                    <w:left w:val="single" w:sz="6" w:space="0" w:color="D3D3D3"/>
                    <w:bottom w:val="single" w:sz="6" w:space="0" w:color="D3D3D3"/>
                    <w:right w:val="single" w:sz="6" w:space="0" w:color="D3D3D3"/>
                  </w:tcBorders>
                </w:tcPr>
                <w:p w14:paraId="73A39798" w14:textId="77777777" w:rsidR="00066508" w:rsidRDefault="00000000">
                  <w:pPr>
                    <w:keepNext/>
                    <w:widowControl w:val="0"/>
                    <w:spacing w:after="60"/>
                    <w:jc w:val="cente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14:paraId="65FBA112" w14:textId="77777777" w:rsidR="00066508" w:rsidRDefault="00000000">
                  <w:pPr>
                    <w:keepNext/>
                    <w:widowControl w:val="0"/>
                    <w:spacing w:after="60"/>
                    <w:jc w:val="center"/>
                  </w:pPr>
                  <w:r>
                    <w:rPr>
                      <w:rFonts w:ascii="Calibri" w:hAnsi="Calibri"/>
                      <w:sz w:val="20"/>
                    </w:rPr>
                    <w:t>0.7 (0.1, 0.1, 2.9, 6.4)</w:t>
                  </w:r>
                </w:p>
              </w:tc>
            </w:tr>
            <w:tr w:rsidR="00066508" w14:paraId="21CBCF2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8F43D83" w14:textId="77777777" w:rsidR="00066508" w:rsidRDefault="00000000">
                  <w:pPr>
                    <w:keepNext/>
                    <w:widowControl w:val="0"/>
                    <w:spacing w:after="60"/>
                  </w:pPr>
                  <w:r>
                    <w:rPr>
                      <w:rFonts w:ascii="Calibri" w:hAnsi="Calibri"/>
                      <w:sz w:val="20"/>
                    </w:rPr>
                    <w:t>DMP</w:t>
                  </w:r>
                </w:p>
              </w:tc>
              <w:tc>
                <w:tcPr>
                  <w:tcW w:w="1143" w:type="dxa"/>
                  <w:tcBorders>
                    <w:top w:val="single" w:sz="6" w:space="0" w:color="D3D3D3"/>
                    <w:left w:val="single" w:sz="6" w:space="0" w:color="D3D3D3"/>
                    <w:bottom w:val="single" w:sz="6" w:space="0" w:color="D3D3D3"/>
                    <w:right w:val="single" w:sz="6" w:space="0" w:color="D3D3D3"/>
                  </w:tcBorders>
                </w:tcPr>
                <w:p w14:paraId="0CE88DF4" w14:textId="77777777" w:rsidR="00066508" w:rsidRDefault="00000000">
                  <w:pPr>
                    <w:keepNext/>
                    <w:widowControl w:val="0"/>
                    <w:spacing w:after="60"/>
                    <w:jc w:val="center"/>
                  </w:pPr>
                  <w:r>
                    <w:rPr>
                      <w:rFonts w:ascii="Calibri" w:hAnsi="Calibri"/>
                      <w:sz w:val="20"/>
                    </w:rPr>
                    <w:t>0.4 (0.2, 0.3, 4.6, 9.5)</w:t>
                  </w:r>
                </w:p>
              </w:tc>
              <w:tc>
                <w:tcPr>
                  <w:tcW w:w="1143" w:type="dxa"/>
                  <w:tcBorders>
                    <w:top w:val="single" w:sz="6" w:space="0" w:color="D3D3D3"/>
                    <w:left w:val="single" w:sz="6" w:space="0" w:color="D3D3D3"/>
                    <w:bottom w:val="single" w:sz="6" w:space="0" w:color="D3D3D3"/>
                    <w:right w:val="single" w:sz="6" w:space="0" w:color="D3D3D3"/>
                  </w:tcBorders>
                </w:tcPr>
                <w:p w14:paraId="509A93E5" w14:textId="77777777" w:rsidR="00066508" w:rsidRDefault="00000000">
                  <w:pPr>
                    <w:keepNext/>
                    <w:widowControl w:val="0"/>
                    <w:spacing w:after="60"/>
                    <w:jc w:val="center"/>
                  </w:pPr>
                  <w:r>
                    <w:rPr>
                      <w:rFonts w:ascii="Calibri" w:hAnsi="Calibri"/>
                      <w:sz w:val="20"/>
                    </w:rPr>
                    <w:t>0.3 (0.2, 0.3, 3.5, 9.2)</w:t>
                  </w:r>
                </w:p>
              </w:tc>
              <w:tc>
                <w:tcPr>
                  <w:tcW w:w="1143" w:type="dxa"/>
                  <w:tcBorders>
                    <w:top w:val="single" w:sz="6" w:space="0" w:color="D3D3D3"/>
                    <w:left w:val="single" w:sz="6" w:space="0" w:color="D3D3D3"/>
                    <w:bottom w:val="single" w:sz="6" w:space="0" w:color="D3D3D3"/>
                    <w:right w:val="single" w:sz="6" w:space="0" w:color="D3D3D3"/>
                  </w:tcBorders>
                </w:tcPr>
                <w:p w14:paraId="55289241" w14:textId="77777777" w:rsidR="00066508" w:rsidRDefault="00000000">
                  <w:pPr>
                    <w:keepNext/>
                    <w:widowControl w:val="0"/>
                    <w:spacing w:after="60"/>
                    <w:jc w:val="center"/>
                  </w:pPr>
                  <w:r>
                    <w:rPr>
                      <w:rFonts w:ascii="Calibri" w:hAnsi="Calibri"/>
                      <w:sz w:val="20"/>
                    </w:rPr>
                    <w:t>0.6 (0.3, 0.3, 6.8, 12.1)</w:t>
                  </w:r>
                </w:p>
              </w:tc>
              <w:tc>
                <w:tcPr>
                  <w:tcW w:w="1143" w:type="dxa"/>
                  <w:tcBorders>
                    <w:top w:val="single" w:sz="6" w:space="0" w:color="D3D3D3"/>
                    <w:left w:val="single" w:sz="6" w:space="0" w:color="D3D3D3"/>
                    <w:bottom w:val="single" w:sz="6" w:space="0" w:color="D3D3D3"/>
                    <w:right w:val="single" w:sz="6" w:space="0" w:color="D3D3D3"/>
                  </w:tcBorders>
                </w:tcPr>
                <w:p w14:paraId="107FAE31" w14:textId="77777777" w:rsidR="00066508" w:rsidRDefault="00000000">
                  <w:pPr>
                    <w:keepNext/>
                    <w:widowControl w:val="0"/>
                    <w:spacing w:after="60"/>
                    <w:jc w:val="center"/>
                  </w:pPr>
                  <w:r>
                    <w:rPr>
                      <w:rFonts w:ascii="Calibri" w:hAnsi="Calibri"/>
                      <w:sz w:val="20"/>
                    </w:rPr>
                    <w:t>0.4 (0.2, 0.3, 5.9, 9.0)</w:t>
                  </w:r>
                </w:p>
              </w:tc>
              <w:tc>
                <w:tcPr>
                  <w:tcW w:w="1143" w:type="dxa"/>
                  <w:tcBorders>
                    <w:top w:val="single" w:sz="6" w:space="0" w:color="D3D3D3"/>
                    <w:left w:val="single" w:sz="6" w:space="0" w:color="D3D3D3"/>
                    <w:bottom w:val="single" w:sz="6" w:space="0" w:color="D3D3D3"/>
                    <w:right w:val="single" w:sz="6" w:space="0" w:color="D3D3D3"/>
                  </w:tcBorders>
                </w:tcPr>
                <w:p w14:paraId="0D4A5AD5" w14:textId="77777777" w:rsidR="00066508" w:rsidRDefault="00000000">
                  <w:pPr>
                    <w:keepNext/>
                    <w:widowControl w:val="0"/>
                    <w:spacing w:after="60"/>
                    <w:jc w:val="center"/>
                  </w:pPr>
                  <w:r>
                    <w:rPr>
                      <w:rFonts w:ascii="Calibri" w:hAnsi="Calibri"/>
                      <w:sz w:val="20"/>
                    </w:rPr>
                    <w:t>0.3 (0.2, 0.3, 2.3, 4.7)</w:t>
                  </w:r>
                </w:p>
              </w:tc>
              <w:tc>
                <w:tcPr>
                  <w:tcW w:w="1143" w:type="dxa"/>
                  <w:tcBorders>
                    <w:top w:val="single" w:sz="6" w:space="0" w:color="D3D3D3"/>
                    <w:left w:val="single" w:sz="6" w:space="0" w:color="D3D3D3"/>
                    <w:bottom w:val="single" w:sz="6" w:space="0" w:color="D3D3D3"/>
                    <w:right w:val="single" w:sz="6" w:space="0" w:color="D3D3D3"/>
                  </w:tcBorders>
                </w:tcPr>
                <w:p w14:paraId="788B465D" w14:textId="77777777" w:rsidR="00066508" w:rsidRDefault="00000000">
                  <w:pPr>
                    <w:keepNext/>
                    <w:widowControl w:val="0"/>
                    <w:spacing w:after="60"/>
                    <w:jc w:val="center"/>
                  </w:pPr>
                  <w:r>
                    <w:rPr>
                      <w:rFonts w:ascii="Calibri" w:hAnsi="Calibri"/>
                      <w:sz w:val="20"/>
                    </w:rPr>
                    <w:t>1.9 (0.2, 0.3, 4.4, 9.2)</w:t>
                  </w:r>
                </w:p>
              </w:tc>
              <w:tc>
                <w:tcPr>
                  <w:tcW w:w="1143" w:type="dxa"/>
                  <w:tcBorders>
                    <w:top w:val="single" w:sz="6" w:space="0" w:color="D3D3D3"/>
                    <w:left w:val="single" w:sz="6" w:space="0" w:color="D3D3D3"/>
                    <w:bottom w:val="single" w:sz="6" w:space="0" w:color="D3D3D3"/>
                    <w:right w:val="single" w:sz="6" w:space="0" w:color="D3D3D3"/>
                  </w:tcBorders>
                </w:tcPr>
                <w:p w14:paraId="12174557" w14:textId="77777777" w:rsidR="00066508" w:rsidRDefault="00000000">
                  <w:pPr>
                    <w:keepNext/>
                    <w:widowControl w:val="0"/>
                    <w:spacing w:after="60"/>
                    <w:jc w:val="center"/>
                  </w:pPr>
                  <w:r>
                    <w:rPr>
                      <w:rFonts w:ascii="Calibri" w:hAnsi="Calibri"/>
                      <w:sz w:val="20"/>
                    </w:rPr>
                    <w:t>1.6 (0.2, 0.3, 6.5, 11.5)</w:t>
                  </w:r>
                </w:p>
              </w:tc>
            </w:tr>
            <w:tr w:rsidR="00066508" w14:paraId="3EAA9B9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2D60B7E" w14:textId="77777777" w:rsidR="00066508" w:rsidRDefault="00000000">
                  <w:pPr>
                    <w:keepNext/>
                    <w:widowControl w:val="0"/>
                    <w:spacing w:after="60"/>
                  </w:pPr>
                  <w:r>
                    <w:rPr>
                      <w:rFonts w:ascii="Calibri" w:hAnsi="Calibri"/>
                      <w:sz w:val="20"/>
                    </w:rPr>
                    <w:t>DMTP</w:t>
                  </w:r>
                </w:p>
              </w:tc>
              <w:tc>
                <w:tcPr>
                  <w:tcW w:w="1143" w:type="dxa"/>
                  <w:tcBorders>
                    <w:top w:val="single" w:sz="6" w:space="0" w:color="D3D3D3"/>
                    <w:left w:val="single" w:sz="6" w:space="0" w:color="D3D3D3"/>
                    <w:bottom w:val="single" w:sz="6" w:space="0" w:color="D3D3D3"/>
                    <w:right w:val="single" w:sz="6" w:space="0" w:color="D3D3D3"/>
                  </w:tcBorders>
                </w:tcPr>
                <w:p w14:paraId="0883A6D6" w14:textId="77777777" w:rsidR="00066508" w:rsidRDefault="00000000">
                  <w:pPr>
                    <w:keepNext/>
                    <w:widowControl w:val="0"/>
                    <w:spacing w:after="60"/>
                    <w:jc w:val="center"/>
                  </w:pPr>
                  <w:r>
                    <w:rPr>
                      <w:rFonts w:ascii="Calibri" w:hAnsi="Calibri"/>
                      <w:sz w:val="20"/>
                    </w:rPr>
                    <w:t>2.8 (0.2, 1.2, 6.3, 13.1)</w:t>
                  </w:r>
                </w:p>
              </w:tc>
              <w:tc>
                <w:tcPr>
                  <w:tcW w:w="1143" w:type="dxa"/>
                  <w:tcBorders>
                    <w:top w:val="single" w:sz="6" w:space="0" w:color="D3D3D3"/>
                    <w:left w:val="single" w:sz="6" w:space="0" w:color="D3D3D3"/>
                    <w:bottom w:val="single" w:sz="6" w:space="0" w:color="D3D3D3"/>
                    <w:right w:val="single" w:sz="6" w:space="0" w:color="D3D3D3"/>
                  </w:tcBorders>
                </w:tcPr>
                <w:p w14:paraId="3DA40CD9" w14:textId="77777777" w:rsidR="00066508" w:rsidRDefault="00000000">
                  <w:pPr>
                    <w:keepNext/>
                    <w:widowControl w:val="0"/>
                    <w:spacing w:after="60"/>
                    <w:jc w:val="center"/>
                  </w:pPr>
                  <w:r>
                    <w:rPr>
                      <w:rFonts w:ascii="Calibri" w:hAnsi="Calibri"/>
                      <w:sz w:val="20"/>
                    </w:rPr>
                    <w:t>2.2 (0.1, 0.9, 5.5, 11.3)</w:t>
                  </w:r>
                </w:p>
              </w:tc>
              <w:tc>
                <w:tcPr>
                  <w:tcW w:w="1143" w:type="dxa"/>
                  <w:tcBorders>
                    <w:top w:val="single" w:sz="6" w:space="0" w:color="D3D3D3"/>
                    <w:left w:val="single" w:sz="6" w:space="0" w:color="D3D3D3"/>
                    <w:bottom w:val="single" w:sz="6" w:space="0" w:color="D3D3D3"/>
                    <w:right w:val="single" w:sz="6" w:space="0" w:color="D3D3D3"/>
                  </w:tcBorders>
                </w:tcPr>
                <w:p w14:paraId="598DC802" w14:textId="77777777" w:rsidR="00066508" w:rsidRDefault="00000000">
                  <w:pPr>
                    <w:keepNext/>
                    <w:widowControl w:val="0"/>
                    <w:spacing w:after="60"/>
                    <w:jc w:val="center"/>
                  </w:pPr>
                  <w:r>
                    <w:rPr>
                      <w:rFonts w:ascii="Calibri" w:hAnsi="Calibri"/>
                      <w:sz w:val="20"/>
                    </w:rPr>
                    <w:t>4.0 (0.3, 1.6, 9.0, 15.1)</w:t>
                  </w:r>
                </w:p>
              </w:tc>
              <w:tc>
                <w:tcPr>
                  <w:tcW w:w="1143" w:type="dxa"/>
                  <w:tcBorders>
                    <w:top w:val="single" w:sz="6" w:space="0" w:color="D3D3D3"/>
                    <w:left w:val="single" w:sz="6" w:space="0" w:color="D3D3D3"/>
                    <w:bottom w:val="single" w:sz="6" w:space="0" w:color="D3D3D3"/>
                    <w:right w:val="single" w:sz="6" w:space="0" w:color="D3D3D3"/>
                  </w:tcBorders>
                </w:tcPr>
                <w:p w14:paraId="2F3ED323" w14:textId="77777777" w:rsidR="00066508" w:rsidRDefault="00000000">
                  <w:pPr>
                    <w:keepNext/>
                    <w:widowControl w:val="0"/>
                    <w:spacing w:after="60"/>
                    <w:jc w:val="center"/>
                  </w:pPr>
                  <w:r>
                    <w:rPr>
                      <w:rFonts w:ascii="Calibri" w:hAnsi="Calibri"/>
                      <w:sz w:val="20"/>
                    </w:rPr>
                    <w:t>3.5 (0.6, 1.6, 7.9, 14.4)</w:t>
                  </w:r>
                </w:p>
              </w:tc>
              <w:tc>
                <w:tcPr>
                  <w:tcW w:w="1143" w:type="dxa"/>
                  <w:tcBorders>
                    <w:top w:val="single" w:sz="6" w:space="0" w:color="D3D3D3"/>
                    <w:left w:val="single" w:sz="6" w:space="0" w:color="D3D3D3"/>
                    <w:bottom w:val="single" w:sz="6" w:space="0" w:color="D3D3D3"/>
                    <w:right w:val="single" w:sz="6" w:space="0" w:color="D3D3D3"/>
                  </w:tcBorders>
                </w:tcPr>
                <w:p w14:paraId="1836BA76" w14:textId="77777777" w:rsidR="00066508" w:rsidRDefault="00000000">
                  <w:pPr>
                    <w:keepNext/>
                    <w:widowControl w:val="0"/>
                    <w:spacing w:after="60"/>
                    <w:jc w:val="center"/>
                  </w:pPr>
                  <w:r>
                    <w:rPr>
                      <w:rFonts w:ascii="Calibri" w:hAnsi="Calibri"/>
                      <w:sz w:val="20"/>
                    </w:rPr>
                    <w:t>2.4 (0.1, 0.9, 4.6, 10.2)</w:t>
                  </w:r>
                </w:p>
              </w:tc>
              <w:tc>
                <w:tcPr>
                  <w:tcW w:w="1143" w:type="dxa"/>
                  <w:tcBorders>
                    <w:top w:val="single" w:sz="6" w:space="0" w:color="D3D3D3"/>
                    <w:left w:val="single" w:sz="6" w:space="0" w:color="D3D3D3"/>
                    <w:bottom w:val="single" w:sz="6" w:space="0" w:color="D3D3D3"/>
                    <w:right w:val="single" w:sz="6" w:space="0" w:color="D3D3D3"/>
                  </w:tcBorders>
                </w:tcPr>
                <w:p w14:paraId="069C050E" w14:textId="77777777" w:rsidR="00066508" w:rsidRDefault="00000000">
                  <w:pPr>
                    <w:keepNext/>
                    <w:widowControl w:val="0"/>
                    <w:spacing w:after="60"/>
                    <w:jc w:val="center"/>
                  </w:pPr>
                  <w:r>
                    <w:rPr>
                      <w:rFonts w:ascii="Calibri" w:hAnsi="Calibri"/>
                      <w:sz w:val="20"/>
                    </w:rPr>
                    <w:t>2.4 (0.1, 1.0, 5.1, 9.9)</w:t>
                  </w:r>
                </w:p>
              </w:tc>
              <w:tc>
                <w:tcPr>
                  <w:tcW w:w="1143" w:type="dxa"/>
                  <w:tcBorders>
                    <w:top w:val="single" w:sz="6" w:space="0" w:color="D3D3D3"/>
                    <w:left w:val="single" w:sz="6" w:space="0" w:color="D3D3D3"/>
                    <w:bottom w:val="single" w:sz="6" w:space="0" w:color="D3D3D3"/>
                    <w:right w:val="single" w:sz="6" w:space="0" w:color="D3D3D3"/>
                  </w:tcBorders>
                </w:tcPr>
                <w:p w14:paraId="2A7AA8CD" w14:textId="77777777" w:rsidR="00066508" w:rsidRDefault="00000000">
                  <w:pPr>
                    <w:keepNext/>
                    <w:widowControl w:val="0"/>
                    <w:spacing w:after="60"/>
                    <w:jc w:val="center"/>
                  </w:pPr>
                  <w:r>
                    <w:rPr>
                      <w:rFonts w:ascii="Calibri" w:hAnsi="Calibri"/>
                      <w:sz w:val="20"/>
                    </w:rPr>
                    <w:t>3.4 (0.8, 1.7, 6.6, 13.3)</w:t>
                  </w:r>
                </w:p>
              </w:tc>
            </w:tr>
            <w:tr w:rsidR="00066508" w14:paraId="0211CDD5"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321F9E89" w14:textId="77777777" w:rsidR="00066508" w:rsidRDefault="00000000">
                  <w:pPr>
                    <w:keepNext/>
                    <w:widowControl w:val="0"/>
                    <w:spacing w:after="60"/>
                  </w:pPr>
                  <w:r>
                    <w:rPr>
                      <w:rFonts w:ascii="Calibri" w:hAnsi="Calibri"/>
                      <w:b/>
                      <w:sz w:val="20"/>
                    </w:rPr>
                    <w:t>Phenols</w:t>
                  </w:r>
                </w:p>
              </w:tc>
            </w:tr>
            <w:tr w:rsidR="00066508" w14:paraId="05CF423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012129D" w14:textId="77777777" w:rsidR="00066508" w:rsidRDefault="00000000">
                  <w:pPr>
                    <w:keepNext/>
                    <w:widowControl w:val="0"/>
                    <w:spacing w:after="60"/>
                  </w:pPr>
                  <w:r>
                    <w:rPr>
                      <w:rFonts w:ascii="Calibri" w:hAnsi="Calibri"/>
                      <w:sz w:val="20"/>
                    </w:rPr>
                    <w:t>BPA</w:t>
                  </w:r>
                </w:p>
              </w:tc>
              <w:tc>
                <w:tcPr>
                  <w:tcW w:w="1143" w:type="dxa"/>
                  <w:tcBorders>
                    <w:top w:val="single" w:sz="6" w:space="0" w:color="D3D3D3"/>
                    <w:left w:val="single" w:sz="6" w:space="0" w:color="D3D3D3"/>
                    <w:bottom w:val="single" w:sz="6" w:space="0" w:color="D3D3D3"/>
                    <w:right w:val="single" w:sz="6" w:space="0" w:color="D3D3D3"/>
                  </w:tcBorders>
                </w:tcPr>
                <w:p w14:paraId="5060C749" w14:textId="77777777" w:rsidR="00066508" w:rsidRDefault="00000000">
                  <w:pPr>
                    <w:keepNext/>
                    <w:widowControl w:val="0"/>
                    <w:spacing w:after="60"/>
                    <w:jc w:val="center"/>
                  </w:pPr>
                  <w:r>
                    <w:rPr>
                      <w:rFonts w:ascii="Calibri" w:hAnsi="Calibri"/>
                      <w:sz w:val="20"/>
                    </w:rPr>
                    <w:t>3.8 (1.5, 2.3, 7.0, 14.4)</w:t>
                  </w:r>
                </w:p>
              </w:tc>
              <w:tc>
                <w:tcPr>
                  <w:tcW w:w="1143" w:type="dxa"/>
                  <w:tcBorders>
                    <w:top w:val="single" w:sz="6" w:space="0" w:color="D3D3D3"/>
                    <w:left w:val="single" w:sz="6" w:space="0" w:color="D3D3D3"/>
                    <w:bottom w:val="single" w:sz="6" w:space="0" w:color="D3D3D3"/>
                    <w:right w:val="single" w:sz="6" w:space="0" w:color="D3D3D3"/>
                  </w:tcBorders>
                </w:tcPr>
                <w:p w14:paraId="2BCA197A" w14:textId="77777777" w:rsidR="00066508" w:rsidRDefault="00000000">
                  <w:pPr>
                    <w:keepNext/>
                    <w:widowControl w:val="0"/>
                    <w:spacing w:after="60"/>
                    <w:jc w:val="center"/>
                  </w:pPr>
                  <w:r>
                    <w:rPr>
                      <w:rFonts w:ascii="Calibri" w:hAnsi="Calibri"/>
                      <w:sz w:val="20"/>
                    </w:rPr>
                    <w:t>5.2 (1.7, 2.5, 9.7, 20.7)</w:t>
                  </w:r>
                </w:p>
              </w:tc>
              <w:tc>
                <w:tcPr>
                  <w:tcW w:w="1143" w:type="dxa"/>
                  <w:tcBorders>
                    <w:top w:val="single" w:sz="6" w:space="0" w:color="D3D3D3"/>
                    <w:left w:val="single" w:sz="6" w:space="0" w:color="D3D3D3"/>
                    <w:bottom w:val="single" w:sz="6" w:space="0" w:color="D3D3D3"/>
                    <w:right w:val="single" w:sz="6" w:space="0" w:color="D3D3D3"/>
                  </w:tcBorders>
                </w:tcPr>
                <w:p w14:paraId="03401DB0" w14:textId="77777777" w:rsidR="00066508" w:rsidRDefault="00000000">
                  <w:pPr>
                    <w:keepNext/>
                    <w:widowControl w:val="0"/>
                    <w:spacing w:after="60"/>
                    <w:jc w:val="center"/>
                  </w:pPr>
                  <w:r>
                    <w:rPr>
                      <w:rFonts w:ascii="Calibri" w:hAnsi="Calibri"/>
                      <w:sz w:val="20"/>
                    </w:rPr>
                    <w:t>2.9 (1.2, 1.8, 4.6, 7.2)</w:t>
                  </w:r>
                </w:p>
              </w:tc>
              <w:tc>
                <w:tcPr>
                  <w:tcW w:w="1143" w:type="dxa"/>
                  <w:tcBorders>
                    <w:top w:val="single" w:sz="6" w:space="0" w:color="D3D3D3"/>
                    <w:left w:val="single" w:sz="6" w:space="0" w:color="D3D3D3"/>
                    <w:bottom w:val="single" w:sz="6" w:space="0" w:color="D3D3D3"/>
                    <w:right w:val="single" w:sz="6" w:space="0" w:color="D3D3D3"/>
                  </w:tcBorders>
                </w:tcPr>
                <w:p w14:paraId="4DBF9D89" w14:textId="77777777" w:rsidR="00066508" w:rsidRDefault="00000000">
                  <w:pPr>
                    <w:keepNext/>
                    <w:widowControl w:val="0"/>
                    <w:spacing w:after="60"/>
                    <w:jc w:val="center"/>
                  </w:pPr>
                  <w:r>
                    <w:rPr>
                      <w:rFonts w:ascii="Calibri" w:hAnsi="Calibri"/>
                      <w:sz w:val="20"/>
                    </w:rPr>
                    <w:t>4.0 (1.6, 2.3, 7.0, 13.1)</w:t>
                  </w:r>
                </w:p>
              </w:tc>
              <w:tc>
                <w:tcPr>
                  <w:tcW w:w="1143" w:type="dxa"/>
                  <w:tcBorders>
                    <w:top w:val="single" w:sz="6" w:space="0" w:color="D3D3D3"/>
                    <w:left w:val="single" w:sz="6" w:space="0" w:color="D3D3D3"/>
                    <w:bottom w:val="single" w:sz="6" w:space="0" w:color="D3D3D3"/>
                    <w:right w:val="single" w:sz="6" w:space="0" w:color="D3D3D3"/>
                  </w:tcBorders>
                </w:tcPr>
                <w:p w14:paraId="4B0B7E3E" w14:textId="77777777" w:rsidR="00066508" w:rsidRDefault="00000000">
                  <w:pPr>
                    <w:keepNext/>
                    <w:widowControl w:val="0"/>
                    <w:spacing w:after="60"/>
                    <w:jc w:val="center"/>
                  </w:pPr>
                  <w:r>
                    <w:rPr>
                      <w:rFonts w:ascii="Calibri" w:hAnsi="Calibri"/>
                      <w:sz w:val="20"/>
                    </w:rPr>
                    <w:t>3.4 (1.2, 2.1, 5.9, 11.8)</w:t>
                  </w:r>
                </w:p>
              </w:tc>
              <w:tc>
                <w:tcPr>
                  <w:tcW w:w="1143" w:type="dxa"/>
                  <w:tcBorders>
                    <w:top w:val="single" w:sz="6" w:space="0" w:color="D3D3D3"/>
                    <w:left w:val="single" w:sz="6" w:space="0" w:color="D3D3D3"/>
                    <w:bottom w:val="single" w:sz="6" w:space="0" w:color="D3D3D3"/>
                    <w:right w:val="single" w:sz="6" w:space="0" w:color="D3D3D3"/>
                  </w:tcBorders>
                </w:tcPr>
                <w:p w14:paraId="12F6E977" w14:textId="77777777" w:rsidR="00066508" w:rsidRDefault="00000000">
                  <w:pPr>
                    <w:keepNext/>
                    <w:widowControl w:val="0"/>
                    <w:spacing w:after="60"/>
                    <w:jc w:val="center"/>
                  </w:pPr>
                  <w:r>
                    <w:rPr>
                      <w:rFonts w:ascii="Calibri" w:hAnsi="Calibri"/>
                      <w:sz w:val="20"/>
                    </w:rPr>
                    <w:t>4.0 (1.8, 2.7, 7.5, 15.3)</w:t>
                  </w:r>
                </w:p>
              </w:tc>
              <w:tc>
                <w:tcPr>
                  <w:tcW w:w="1143" w:type="dxa"/>
                  <w:tcBorders>
                    <w:top w:val="single" w:sz="6" w:space="0" w:color="D3D3D3"/>
                    <w:left w:val="single" w:sz="6" w:space="0" w:color="D3D3D3"/>
                    <w:bottom w:val="single" w:sz="6" w:space="0" w:color="D3D3D3"/>
                    <w:right w:val="single" w:sz="6" w:space="0" w:color="D3D3D3"/>
                  </w:tcBorders>
                </w:tcPr>
                <w:p w14:paraId="25674503" w14:textId="77777777" w:rsidR="00066508" w:rsidRDefault="00000000">
                  <w:pPr>
                    <w:keepNext/>
                    <w:widowControl w:val="0"/>
                    <w:spacing w:after="60"/>
                    <w:jc w:val="center"/>
                  </w:pPr>
                  <w:r>
                    <w:rPr>
                      <w:rFonts w:ascii="Calibri" w:hAnsi="Calibri"/>
                      <w:sz w:val="20"/>
                    </w:rPr>
                    <w:t>4.4 (1.5, 2.6, 9.2, 21.3)</w:t>
                  </w:r>
                </w:p>
              </w:tc>
            </w:tr>
            <w:tr w:rsidR="00066508" w14:paraId="4545BA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B2BB4FB" w14:textId="77777777" w:rsidR="00066508" w:rsidRDefault="00000000">
                  <w:pPr>
                    <w:keepNext/>
                    <w:widowControl w:val="0"/>
                    <w:spacing w:after="60"/>
                  </w:pPr>
                  <w:r>
                    <w:rPr>
                      <w:rFonts w:ascii="Calibri" w:hAnsi="Calibri"/>
                      <w:sz w:val="20"/>
                    </w:rPr>
                    <w:t>BUPA</w:t>
                  </w:r>
                </w:p>
              </w:tc>
              <w:tc>
                <w:tcPr>
                  <w:tcW w:w="1143" w:type="dxa"/>
                  <w:tcBorders>
                    <w:top w:val="single" w:sz="6" w:space="0" w:color="D3D3D3"/>
                    <w:left w:val="single" w:sz="6" w:space="0" w:color="D3D3D3"/>
                    <w:bottom w:val="single" w:sz="6" w:space="0" w:color="D3D3D3"/>
                    <w:right w:val="single" w:sz="6" w:space="0" w:color="D3D3D3"/>
                  </w:tcBorders>
                </w:tcPr>
                <w:p w14:paraId="56CAF732" w14:textId="77777777" w:rsidR="00066508" w:rsidRDefault="00000000">
                  <w:pPr>
                    <w:keepNext/>
                    <w:widowControl w:val="0"/>
                    <w:spacing w:after="60"/>
                    <w:jc w:val="cente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14:paraId="437A164D" w14:textId="77777777" w:rsidR="00066508" w:rsidRDefault="00000000">
                  <w:pPr>
                    <w:keepNext/>
                    <w:widowControl w:val="0"/>
                    <w:spacing w:after="60"/>
                    <w:jc w:val="cente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14:paraId="3DB65958" w14:textId="77777777" w:rsidR="00066508" w:rsidRDefault="00000000">
                  <w:pPr>
                    <w:keepNext/>
                    <w:widowControl w:val="0"/>
                    <w:spacing w:after="60"/>
                    <w:jc w:val="center"/>
                  </w:pPr>
                  <w:r>
                    <w:rPr>
                      <w:rFonts w:ascii="Calibri" w:hAnsi="Calibri"/>
                      <w:sz w:val="20"/>
                    </w:rPr>
                    <w:t>0.0 (0.0, 0.0, 0.1, 0.2)</w:t>
                  </w:r>
                </w:p>
              </w:tc>
              <w:tc>
                <w:tcPr>
                  <w:tcW w:w="1143" w:type="dxa"/>
                  <w:tcBorders>
                    <w:top w:val="single" w:sz="6" w:space="0" w:color="D3D3D3"/>
                    <w:left w:val="single" w:sz="6" w:space="0" w:color="D3D3D3"/>
                    <w:bottom w:val="single" w:sz="6" w:space="0" w:color="D3D3D3"/>
                    <w:right w:val="single" w:sz="6" w:space="0" w:color="D3D3D3"/>
                  </w:tcBorders>
                </w:tcPr>
                <w:p w14:paraId="178E68DA" w14:textId="77777777" w:rsidR="00066508" w:rsidRDefault="00000000">
                  <w:pPr>
                    <w:keepNext/>
                    <w:widowControl w:val="0"/>
                    <w:spacing w:after="60"/>
                    <w:jc w:val="cente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14:paraId="4D592B8A" w14:textId="77777777" w:rsidR="00066508" w:rsidRDefault="00000000">
                  <w:pPr>
                    <w:keepNext/>
                    <w:widowControl w:val="0"/>
                    <w:spacing w:after="60"/>
                    <w:jc w:val="cente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14:paraId="70E83DBF" w14:textId="77777777" w:rsidR="00066508" w:rsidRDefault="00000000">
                  <w:pPr>
                    <w:keepNext/>
                    <w:widowControl w:val="0"/>
                    <w:spacing w:after="60"/>
                    <w:jc w:val="center"/>
                  </w:pPr>
                  <w:r>
                    <w:rPr>
                      <w:rFonts w:ascii="Calibri" w:hAnsi="Calibri"/>
                      <w:sz w:val="20"/>
                    </w:rPr>
                    <w:t>0.1 (0.0, 0.0, 0.1, 0.2)</w:t>
                  </w:r>
                </w:p>
              </w:tc>
              <w:tc>
                <w:tcPr>
                  <w:tcW w:w="1143" w:type="dxa"/>
                  <w:tcBorders>
                    <w:top w:val="single" w:sz="6" w:space="0" w:color="D3D3D3"/>
                    <w:left w:val="single" w:sz="6" w:space="0" w:color="D3D3D3"/>
                    <w:bottom w:val="single" w:sz="6" w:space="0" w:color="D3D3D3"/>
                    <w:right w:val="single" w:sz="6" w:space="0" w:color="D3D3D3"/>
                  </w:tcBorders>
                </w:tcPr>
                <w:p w14:paraId="1895C8D1" w14:textId="77777777" w:rsidR="00066508" w:rsidRDefault="00000000">
                  <w:pPr>
                    <w:keepNext/>
                    <w:widowControl w:val="0"/>
                    <w:spacing w:after="60"/>
                    <w:jc w:val="center"/>
                  </w:pPr>
                  <w:r>
                    <w:rPr>
                      <w:rFonts w:ascii="Calibri" w:hAnsi="Calibri"/>
                      <w:sz w:val="20"/>
                    </w:rPr>
                    <w:t>0.1 (0.0, 0.0, 0.1, 0.3)</w:t>
                  </w:r>
                </w:p>
              </w:tc>
            </w:tr>
            <w:tr w:rsidR="00066508" w14:paraId="1FBBF0C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F02C41B" w14:textId="77777777" w:rsidR="00066508" w:rsidRDefault="00000000">
                  <w:pPr>
                    <w:keepNext/>
                    <w:widowControl w:val="0"/>
                    <w:spacing w:after="60"/>
                  </w:pPr>
                  <w:r>
                    <w:rPr>
                      <w:rFonts w:ascii="Calibri" w:hAnsi="Calibri"/>
                      <w:sz w:val="20"/>
                    </w:rPr>
                    <w:t>ETPA</w:t>
                  </w:r>
                </w:p>
              </w:tc>
              <w:tc>
                <w:tcPr>
                  <w:tcW w:w="1143" w:type="dxa"/>
                  <w:tcBorders>
                    <w:top w:val="single" w:sz="6" w:space="0" w:color="D3D3D3"/>
                    <w:left w:val="single" w:sz="6" w:space="0" w:color="D3D3D3"/>
                    <w:bottom w:val="single" w:sz="6" w:space="0" w:color="D3D3D3"/>
                    <w:right w:val="single" w:sz="6" w:space="0" w:color="D3D3D3"/>
                  </w:tcBorders>
                </w:tcPr>
                <w:p w14:paraId="482A0F28" w14:textId="77777777" w:rsidR="00066508" w:rsidRDefault="00000000">
                  <w:pPr>
                    <w:keepNext/>
                    <w:widowControl w:val="0"/>
                    <w:spacing w:after="60"/>
                    <w:jc w:val="center"/>
                  </w:pPr>
                  <w:r>
                    <w:rPr>
                      <w:rFonts w:ascii="Calibri" w:hAnsi="Calibri"/>
                      <w:sz w:val="20"/>
                    </w:rPr>
                    <w:t>0.7 (0.3, 0.4, 1.2, 3.3)</w:t>
                  </w:r>
                </w:p>
              </w:tc>
              <w:tc>
                <w:tcPr>
                  <w:tcW w:w="1143" w:type="dxa"/>
                  <w:tcBorders>
                    <w:top w:val="single" w:sz="6" w:space="0" w:color="D3D3D3"/>
                    <w:left w:val="single" w:sz="6" w:space="0" w:color="D3D3D3"/>
                    <w:bottom w:val="single" w:sz="6" w:space="0" w:color="D3D3D3"/>
                    <w:right w:val="single" w:sz="6" w:space="0" w:color="D3D3D3"/>
                  </w:tcBorders>
                </w:tcPr>
                <w:p w14:paraId="10945916" w14:textId="77777777" w:rsidR="00066508" w:rsidRDefault="00000000">
                  <w:pPr>
                    <w:keepNext/>
                    <w:widowControl w:val="0"/>
                    <w:spacing w:after="60"/>
                    <w:jc w:val="center"/>
                  </w:pPr>
                  <w:r>
                    <w:rPr>
                      <w:rFonts w:ascii="Calibri" w:hAnsi="Calibri"/>
                      <w:sz w:val="20"/>
                    </w:rPr>
                    <w:t>0.7 (0.3, 0.4, 1.6, 6.0)</w:t>
                  </w:r>
                </w:p>
              </w:tc>
              <w:tc>
                <w:tcPr>
                  <w:tcW w:w="1143" w:type="dxa"/>
                  <w:tcBorders>
                    <w:top w:val="single" w:sz="6" w:space="0" w:color="D3D3D3"/>
                    <w:left w:val="single" w:sz="6" w:space="0" w:color="D3D3D3"/>
                    <w:bottom w:val="single" w:sz="6" w:space="0" w:color="D3D3D3"/>
                    <w:right w:val="single" w:sz="6" w:space="0" w:color="D3D3D3"/>
                  </w:tcBorders>
                </w:tcPr>
                <w:p w14:paraId="262A5585" w14:textId="77777777" w:rsidR="00066508" w:rsidRDefault="00000000">
                  <w:pPr>
                    <w:keepNext/>
                    <w:widowControl w:val="0"/>
                    <w:spacing w:after="60"/>
                    <w:jc w:val="center"/>
                  </w:pPr>
                  <w:r>
                    <w:rPr>
                      <w:rFonts w:ascii="Calibri" w:hAnsi="Calibri"/>
                      <w:sz w:val="20"/>
                    </w:rPr>
                    <w:t>0.7 (0.3, 0.5, 1.1, 2.4)</w:t>
                  </w:r>
                </w:p>
              </w:tc>
              <w:tc>
                <w:tcPr>
                  <w:tcW w:w="1143" w:type="dxa"/>
                  <w:tcBorders>
                    <w:top w:val="single" w:sz="6" w:space="0" w:color="D3D3D3"/>
                    <w:left w:val="single" w:sz="6" w:space="0" w:color="D3D3D3"/>
                    <w:bottom w:val="single" w:sz="6" w:space="0" w:color="D3D3D3"/>
                    <w:right w:val="single" w:sz="6" w:space="0" w:color="D3D3D3"/>
                  </w:tcBorders>
                </w:tcPr>
                <w:p w14:paraId="411F8F75" w14:textId="77777777" w:rsidR="00066508" w:rsidRDefault="00000000">
                  <w:pPr>
                    <w:keepNext/>
                    <w:widowControl w:val="0"/>
                    <w:spacing w:after="60"/>
                    <w:jc w:val="center"/>
                  </w:pPr>
                  <w:r>
                    <w:rPr>
                      <w:rFonts w:ascii="Calibri" w:hAnsi="Calibri"/>
                      <w:sz w:val="20"/>
                    </w:rPr>
                    <w:t>0.8 (0.3, 0.5, 1.5, 5.6)</w:t>
                  </w:r>
                </w:p>
              </w:tc>
              <w:tc>
                <w:tcPr>
                  <w:tcW w:w="1143" w:type="dxa"/>
                  <w:tcBorders>
                    <w:top w:val="single" w:sz="6" w:space="0" w:color="D3D3D3"/>
                    <w:left w:val="single" w:sz="6" w:space="0" w:color="D3D3D3"/>
                    <w:bottom w:val="single" w:sz="6" w:space="0" w:color="D3D3D3"/>
                    <w:right w:val="single" w:sz="6" w:space="0" w:color="D3D3D3"/>
                  </w:tcBorders>
                </w:tcPr>
                <w:p w14:paraId="72CF418F" w14:textId="77777777" w:rsidR="00066508" w:rsidRDefault="00000000">
                  <w:pPr>
                    <w:keepNext/>
                    <w:widowControl w:val="0"/>
                    <w:spacing w:after="60"/>
                    <w:jc w:val="center"/>
                  </w:pPr>
                  <w:r>
                    <w:rPr>
                      <w:rFonts w:ascii="Calibri" w:hAnsi="Calibri"/>
                      <w:sz w:val="20"/>
                    </w:rPr>
                    <w:t>0.6 (0.2, 0.3, 1.5, 2.7)</w:t>
                  </w:r>
                </w:p>
              </w:tc>
              <w:tc>
                <w:tcPr>
                  <w:tcW w:w="1143" w:type="dxa"/>
                  <w:tcBorders>
                    <w:top w:val="single" w:sz="6" w:space="0" w:color="D3D3D3"/>
                    <w:left w:val="single" w:sz="6" w:space="0" w:color="D3D3D3"/>
                    <w:bottom w:val="single" w:sz="6" w:space="0" w:color="D3D3D3"/>
                    <w:right w:val="single" w:sz="6" w:space="0" w:color="D3D3D3"/>
                  </w:tcBorders>
                </w:tcPr>
                <w:p w14:paraId="141304C9" w14:textId="77777777" w:rsidR="00066508" w:rsidRDefault="00000000">
                  <w:pPr>
                    <w:keepNext/>
                    <w:widowControl w:val="0"/>
                    <w:spacing w:after="60"/>
                    <w:jc w:val="center"/>
                  </w:pPr>
                  <w:r>
                    <w:rPr>
                      <w:rFonts w:ascii="Calibri" w:hAnsi="Calibri"/>
                      <w:sz w:val="20"/>
                    </w:rPr>
                    <w:t>0.6 (0.2, 0.4, 1.0, 2.8)</w:t>
                  </w:r>
                </w:p>
              </w:tc>
              <w:tc>
                <w:tcPr>
                  <w:tcW w:w="1143" w:type="dxa"/>
                  <w:tcBorders>
                    <w:top w:val="single" w:sz="6" w:space="0" w:color="D3D3D3"/>
                    <w:left w:val="single" w:sz="6" w:space="0" w:color="D3D3D3"/>
                    <w:bottom w:val="single" w:sz="6" w:space="0" w:color="D3D3D3"/>
                    <w:right w:val="single" w:sz="6" w:space="0" w:color="D3D3D3"/>
                  </w:tcBorders>
                </w:tcPr>
                <w:p w14:paraId="38AB53D5" w14:textId="77777777" w:rsidR="00066508" w:rsidRDefault="00000000">
                  <w:pPr>
                    <w:keepNext/>
                    <w:widowControl w:val="0"/>
                    <w:spacing w:after="60"/>
                    <w:jc w:val="center"/>
                  </w:pPr>
                  <w:r>
                    <w:rPr>
                      <w:rFonts w:ascii="Calibri" w:hAnsi="Calibri"/>
                      <w:sz w:val="20"/>
                    </w:rPr>
                    <w:t>0.6 (0.2, 0.4, 1.1, 2.1)</w:t>
                  </w:r>
                </w:p>
              </w:tc>
            </w:tr>
            <w:tr w:rsidR="00066508" w14:paraId="14E9A50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8114A21" w14:textId="77777777" w:rsidR="00066508" w:rsidRDefault="00000000">
                  <w:pPr>
                    <w:keepNext/>
                    <w:widowControl w:val="0"/>
                    <w:spacing w:after="60"/>
                  </w:pPr>
                  <w:r>
                    <w:rPr>
                      <w:rFonts w:ascii="Calibri" w:hAnsi="Calibri"/>
                      <w:sz w:val="20"/>
                    </w:rPr>
                    <w:lastRenderedPageBreak/>
                    <w:t>MEPA</w:t>
                  </w:r>
                </w:p>
              </w:tc>
              <w:tc>
                <w:tcPr>
                  <w:tcW w:w="1143" w:type="dxa"/>
                  <w:tcBorders>
                    <w:top w:val="single" w:sz="6" w:space="0" w:color="D3D3D3"/>
                    <w:left w:val="single" w:sz="6" w:space="0" w:color="D3D3D3"/>
                    <w:bottom w:val="single" w:sz="6" w:space="0" w:color="D3D3D3"/>
                    <w:right w:val="single" w:sz="6" w:space="0" w:color="D3D3D3"/>
                  </w:tcBorders>
                </w:tcPr>
                <w:p w14:paraId="1A55982D" w14:textId="77777777" w:rsidR="00066508" w:rsidRDefault="00000000">
                  <w:pPr>
                    <w:keepNext/>
                    <w:widowControl w:val="0"/>
                    <w:spacing w:after="60"/>
                    <w:jc w:val="center"/>
                  </w:pPr>
                  <w:r>
                    <w:rPr>
                      <w:rFonts w:ascii="Calibri" w:hAnsi="Calibri"/>
                      <w:sz w:val="20"/>
                    </w:rPr>
                    <w:t>6.3 (1.9, 3.1, 24.1, 122.3)</w:t>
                  </w:r>
                </w:p>
              </w:tc>
              <w:tc>
                <w:tcPr>
                  <w:tcW w:w="1143" w:type="dxa"/>
                  <w:tcBorders>
                    <w:top w:val="single" w:sz="6" w:space="0" w:color="D3D3D3"/>
                    <w:left w:val="single" w:sz="6" w:space="0" w:color="D3D3D3"/>
                    <w:bottom w:val="single" w:sz="6" w:space="0" w:color="D3D3D3"/>
                    <w:right w:val="single" w:sz="6" w:space="0" w:color="D3D3D3"/>
                  </w:tcBorders>
                </w:tcPr>
                <w:p w14:paraId="60BBB510" w14:textId="77777777" w:rsidR="00066508" w:rsidRDefault="00000000">
                  <w:pPr>
                    <w:keepNext/>
                    <w:widowControl w:val="0"/>
                    <w:spacing w:after="60"/>
                    <w:jc w:val="center"/>
                  </w:pPr>
                  <w:r>
                    <w:rPr>
                      <w:rFonts w:ascii="Calibri" w:hAnsi="Calibri"/>
                      <w:sz w:val="20"/>
                    </w:rPr>
                    <w:t>9.9 (2.8, 5.0, 47.0, 217.6)</w:t>
                  </w:r>
                </w:p>
              </w:tc>
              <w:tc>
                <w:tcPr>
                  <w:tcW w:w="1143" w:type="dxa"/>
                  <w:tcBorders>
                    <w:top w:val="single" w:sz="6" w:space="0" w:color="D3D3D3"/>
                    <w:left w:val="single" w:sz="6" w:space="0" w:color="D3D3D3"/>
                    <w:bottom w:val="single" w:sz="6" w:space="0" w:color="D3D3D3"/>
                    <w:right w:val="single" w:sz="6" w:space="0" w:color="D3D3D3"/>
                  </w:tcBorders>
                </w:tcPr>
                <w:p w14:paraId="1C1E01EE" w14:textId="77777777" w:rsidR="00066508" w:rsidRDefault="00000000">
                  <w:pPr>
                    <w:keepNext/>
                    <w:widowControl w:val="0"/>
                    <w:spacing w:after="60"/>
                    <w:jc w:val="center"/>
                  </w:pPr>
                  <w:r>
                    <w:rPr>
                      <w:rFonts w:ascii="Calibri" w:hAnsi="Calibri"/>
                      <w:sz w:val="20"/>
                    </w:rPr>
                    <w:t>5.3 (2.0, 3.0, 22.2, 116.9)</w:t>
                  </w:r>
                </w:p>
              </w:tc>
              <w:tc>
                <w:tcPr>
                  <w:tcW w:w="1143" w:type="dxa"/>
                  <w:tcBorders>
                    <w:top w:val="single" w:sz="6" w:space="0" w:color="D3D3D3"/>
                    <w:left w:val="single" w:sz="6" w:space="0" w:color="D3D3D3"/>
                    <w:bottom w:val="single" w:sz="6" w:space="0" w:color="D3D3D3"/>
                    <w:right w:val="single" w:sz="6" w:space="0" w:color="D3D3D3"/>
                  </w:tcBorders>
                </w:tcPr>
                <w:p w14:paraId="463CB624" w14:textId="77777777" w:rsidR="00066508" w:rsidRDefault="00000000">
                  <w:pPr>
                    <w:keepNext/>
                    <w:widowControl w:val="0"/>
                    <w:spacing w:after="60"/>
                    <w:jc w:val="center"/>
                  </w:pPr>
                  <w:r>
                    <w:rPr>
                      <w:rFonts w:ascii="Calibri" w:hAnsi="Calibri"/>
                      <w:sz w:val="20"/>
                    </w:rPr>
                    <w:t>14.0 (3.0, 5.1, 65.8, 293.9)</w:t>
                  </w:r>
                </w:p>
              </w:tc>
              <w:tc>
                <w:tcPr>
                  <w:tcW w:w="1143" w:type="dxa"/>
                  <w:tcBorders>
                    <w:top w:val="single" w:sz="6" w:space="0" w:color="D3D3D3"/>
                    <w:left w:val="single" w:sz="6" w:space="0" w:color="D3D3D3"/>
                    <w:bottom w:val="single" w:sz="6" w:space="0" w:color="D3D3D3"/>
                    <w:right w:val="single" w:sz="6" w:space="0" w:color="D3D3D3"/>
                  </w:tcBorders>
                </w:tcPr>
                <w:p w14:paraId="22246323" w14:textId="77777777" w:rsidR="00066508" w:rsidRDefault="00000000">
                  <w:pPr>
                    <w:keepNext/>
                    <w:widowControl w:val="0"/>
                    <w:spacing w:after="60"/>
                    <w:jc w:val="center"/>
                  </w:pPr>
                  <w:r>
                    <w:rPr>
                      <w:rFonts w:ascii="Calibri" w:hAnsi="Calibri"/>
                      <w:sz w:val="20"/>
                    </w:rPr>
                    <w:t>6.4 (1.9, 3.1, 29.7, 129.8)</w:t>
                  </w:r>
                </w:p>
              </w:tc>
              <w:tc>
                <w:tcPr>
                  <w:tcW w:w="1143" w:type="dxa"/>
                  <w:tcBorders>
                    <w:top w:val="single" w:sz="6" w:space="0" w:color="D3D3D3"/>
                    <w:left w:val="single" w:sz="6" w:space="0" w:color="D3D3D3"/>
                    <w:bottom w:val="single" w:sz="6" w:space="0" w:color="D3D3D3"/>
                    <w:right w:val="single" w:sz="6" w:space="0" w:color="D3D3D3"/>
                  </w:tcBorders>
                </w:tcPr>
                <w:p w14:paraId="68FC0A4F" w14:textId="77777777" w:rsidR="00066508" w:rsidRDefault="00000000">
                  <w:pPr>
                    <w:keepNext/>
                    <w:widowControl w:val="0"/>
                    <w:spacing w:after="60"/>
                    <w:jc w:val="center"/>
                  </w:pPr>
                  <w:r>
                    <w:rPr>
                      <w:rFonts w:ascii="Calibri" w:hAnsi="Calibri"/>
                      <w:sz w:val="20"/>
                    </w:rPr>
                    <w:t>3.7 (1.0, 1.9, 8.7, 26.3)</w:t>
                  </w:r>
                </w:p>
              </w:tc>
              <w:tc>
                <w:tcPr>
                  <w:tcW w:w="1143" w:type="dxa"/>
                  <w:tcBorders>
                    <w:top w:val="single" w:sz="6" w:space="0" w:color="D3D3D3"/>
                    <w:left w:val="single" w:sz="6" w:space="0" w:color="D3D3D3"/>
                    <w:bottom w:val="single" w:sz="6" w:space="0" w:color="D3D3D3"/>
                    <w:right w:val="single" w:sz="6" w:space="0" w:color="D3D3D3"/>
                  </w:tcBorders>
                </w:tcPr>
                <w:p w14:paraId="28245550" w14:textId="77777777" w:rsidR="00066508" w:rsidRDefault="00000000">
                  <w:pPr>
                    <w:keepNext/>
                    <w:widowControl w:val="0"/>
                    <w:spacing w:after="60"/>
                    <w:jc w:val="center"/>
                  </w:pPr>
                  <w:r>
                    <w:rPr>
                      <w:rFonts w:ascii="Calibri" w:hAnsi="Calibri"/>
                      <w:sz w:val="20"/>
                    </w:rPr>
                    <w:t>5.2 (1.9, 2.6, 12.5, 59.7)</w:t>
                  </w:r>
                </w:p>
              </w:tc>
            </w:tr>
            <w:tr w:rsidR="00066508" w14:paraId="26DED80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26C8B2E" w14:textId="77777777" w:rsidR="00066508" w:rsidRDefault="00000000">
                  <w:pPr>
                    <w:keepNext/>
                    <w:widowControl w:val="0"/>
                    <w:spacing w:after="60"/>
                  </w:pPr>
                  <w:r>
                    <w:rPr>
                      <w:rFonts w:ascii="Calibri" w:hAnsi="Calibri"/>
                      <w:sz w:val="20"/>
                    </w:rPr>
                    <w:t>OXBE</w:t>
                  </w:r>
                </w:p>
              </w:tc>
              <w:tc>
                <w:tcPr>
                  <w:tcW w:w="1143" w:type="dxa"/>
                  <w:tcBorders>
                    <w:top w:val="single" w:sz="6" w:space="0" w:color="D3D3D3"/>
                    <w:left w:val="single" w:sz="6" w:space="0" w:color="D3D3D3"/>
                    <w:bottom w:val="single" w:sz="6" w:space="0" w:color="D3D3D3"/>
                    <w:right w:val="single" w:sz="6" w:space="0" w:color="D3D3D3"/>
                  </w:tcBorders>
                </w:tcPr>
                <w:p w14:paraId="79243FCB" w14:textId="77777777" w:rsidR="00066508" w:rsidRDefault="00000000">
                  <w:pPr>
                    <w:keepNext/>
                    <w:widowControl w:val="0"/>
                    <w:spacing w:after="60"/>
                    <w:jc w:val="center"/>
                  </w:pPr>
                  <w:r>
                    <w:rPr>
                      <w:rFonts w:ascii="Calibri" w:hAnsi="Calibri"/>
                      <w:sz w:val="20"/>
                    </w:rPr>
                    <w:t>2.0 (0.4, 0.8, 6.6, 23.2)</w:t>
                  </w:r>
                </w:p>
              </w:tc>
              <w:tc>
                <w:tcPr>
                  <w:tcW w:w="1143" w:type="dxa"/>
                  <w:tcBorders>
                    <w:top w:val="single" w:sz="6" w:space="0" w:color="D3D3D3"/>
                    <w:left w:val="single" w:sz="6" w:space="0" w:color="D3D3D3"/>
                    <w:bottom w:val="single" w:sz="6" w:space="0" w:color="D3D3D3"/>
                    <w:right w:val="single" w:sz="6" w:space="0" w:color="D3D3D3"/>
                  </w:tcBorders>
                </w:tcPr>
                <w:p w14:paraId="7EB05803" w14:textId="77777777" w:rsidR="00066508" w:rsidRDefault="00000000">
                  <w:pPr>
                    <w:keepNext/>
                    <w:widowControl w:val="0"/>
                    <w:spacing w:after="60"/>
                    <w:jc w:val="center"/>
                  </w:pPr>
                  <w:r>
                    <w:rPr>
                      <w:rFonts w:ascii="Calibri" w:hAnsi="Calibri"/>
                      <w:sz w:val="20"/>
                    </w:rPr>
                    <w:t>4.0 (0.8, 1.4, 12.8, 61.8)</w:t>
                  </w:r>
                </w:p>
              </w:tc>
              <w:tc>
                <w:tcPr>
                  <w:tcW w:w="1143" w:type="dxa"/>
                  <w:tcBorders>
                    <w:top w:val="single" w:sz="6" w:space="0" w:color="D3D3D3"/>
                    <w:left w:val="single" w:sz="6" w:space="0" w:color="D3D3D3"/>
                    <w:bottom w:val="single" w:sz="6" w:space="0" w:color="D3D3D3"/>
                    <w:right w:val="single" w:sz="6" w:space="0" w:color="D3D3D3"/>
                  </w:tcBorders>
                </w:tcPr>
                <w:p w14:paraId="4E2D624D" w14:textId="77777777" w:rsidR="00066508" w:rsidRDefault="00000000">
                  <w:pPr>
                    <w:keepNext/>
                    <w:widowControl w:val="0"/>
                    <w:spacing w:after="60"/>
                    <w:jc w:val="center"/>
                  </w:pPr>
                  <w:r>
                    <w:rPr>
                      <w:rFonts w:ascii="Calibri" w:hAnsi="Calibri"/>
                      <w:sz w:val="20"/>
                    </w:rPr>
                    <w:t>0.7 (0.2, 0.4, 1.8, 5.1)</w:t>
                  </w:r>
                </w:p>
              </w:tc>
              <w:tc>
                <w:tcPr>
                  <w:tcW w:w="1143" w:type="dxa"/>
                  <w:tcBorders>
                    <w:top w:val="single" w:sz="6" w:space="0" w:color="D3D3D3"/>
                    <w:left w:val="single" w:sz="6" w:space="0" w:color="D3D3D3"/>
                    <w:bottom w:val="single" w:sz="6" w:space="0" w:color="D3D3D3"/>
                    <w:right w:val="single" w:sz="6" w:space="0" w:color="D3D3D3"/>
                  </w:tcBorders>
                </w:tcPr>
                <w:p w14:paraId="3E20FD83" w14:textId="77777777" w:rsidR="00066508" w:rsidRDefault="00000000">
                  <w:pPr>
                    <w:keepNext/>
                    <w:widowControl w:val="0"/>
                    <w:spacing w:after="60"/>
                    <w:jc w:val="center"/>
                  </w:pPr>
                  <w:r>
                    <w:rPr>
                      <w:rFonts w:ascii="Calibri" w:hAnsi="Calibri"/>
                      <w:sz w:val="20"/>
                    </w:rPr>
                    <w:t>2.2 (0.4, 1.0, 6.2, 17.6)</w:t>
                  </w:r>
                </w:p>
              </w:tc>
              <w:tc>
                <w:tcPr>
                  <w:tcW w:w="1143" w:type="dxa"/>
                  <w:tcBorders>
                    <w:top w:val="single" w:sz="6" w:space="0" w:color="D3D3D3"/>
                    <w:left w:val="single" w:sz="6" w:space="0" w:color="D3D3D3"/>
                    <w:bottom w:val="single" w:sz="6" w:space="0" w:color="D3D3D3"/>
                    <w:right w:val="single" w:sz="6" w:space="0" w:color="D3D3D3"/>
                  </w:tcBorders>
                </w:tcPr>
                <w:p w14:paraId="12AA66C1" w14:textId="77777777" w:rsidR="00066508" w:rsidRDefault="00000000">
                  <w:pPr>
                    <w:keepNext/>
                    <w:widowControl w:val="0"/>
                    <w:spacing w:after="60"/>
                    <w:jc w:val="center"/>
                  </w:pPr>
                  <w:r>
                    <w:rPr>
                      <w:rFonts w:ascii="Calibri" w:hAnsi="Calibri"/>
                      <w:sz w:val="20"/>
                    </w:rPr>
                    <w:t>2.1 (0.5, 0.9, 6.3, 32.7)</w:t>
                  </w:r>
                </w:p>
              </w:tc>
              <w:tc>
                <w:tcPr>
                  <w:tcW w:w="1143" w:type="dxa"/>
                  <w:tcBorders>
                    <w:top w:val="single" w:sz="6" w:space="0" w:color="D3D3D3"/>
                    <w:left w:val="single" w:sz="6" w:space="0" w:color="D3D3D3"/>
                    <w:bottom w:val="single" w:sz="6" w:space="0" w:color="D3D3D3"/>
                    <w:right w:val="single" w:sz="6" w:space="0" w:color="D3D3D3"/>
                  </w:tcBorders>
                </w:tcPr>
                <w:p w14:paraId="2E34BDA0" w14:textId="77777777" w:rsidR="00066508" w:rsidRDefault="00000000">
                  <w:pPr>
                    <w:keepNext/>
                    <w:widowControl w:val="0"/>
                    <w:spacing w:after="60"/>
                    <w:jc w:val="center"/>
                  </w:pPr>
                  <w:r>
                    <w:rPr>
                      <w:rFonts w:ascii="Calibri" w:hAnsi="Calibri"/>
                      <w:sz w:val="20"/>
                    </w:rPr>
                    <w:t>3.0 (0.6, 1.1, 7.6, 22.4)</w:t>
                  </w:r>
                </w:p>
              </w:tc>
              <w:tc>
                <w:tcPr>
                  <w:tcW w:w="1143" w:type="dxa"/>
                  <w:tcBorders>
                    <w:top w:val="single" w:sz="6" w:space="0" w:color="D3D3D3"/>
                    <w:left w:val="single" w:sz="6" w:space="0" w:color="D3D3D3"/>
                    <w:bottom w:val="single" w:sz="6" w:space="0" w:color="D3D3D3"/>
                    <w:right w:val="single" w:sz="6" w:space="0" w:color="D3D3D3"/>
                  </w:tcBorders>
                </w:tcPr>
                <w:p w14:paraId="385B6FDA" w14:textId="77777777" w:rsidR="00066508" w:rsidRDefault="00000000">
                  <w:pPr>
                    <w:keepNext/>
                    <w:widowControl w:val="0"/>
                    <w:spacing w:after="60"/>
                    <w:jc w:val="center"/>
                  </w:pPr>
                  <w:r>
                    <w:rPr>
                      <w:rFonts w:ascii="Calibri" w:hAnsi="Calibri"/>
                      <w:sz w:val="20"/>
                    </w:rPr>
                    <w:t>1.6 (0.2, 0.6, 8.3, 23.8)</w:t>
                  </w:r>
                </w:p>
              </w:tc>
            </w:tr>
            <w:tr w:rsidR="00066508" w14:paraId="4956291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12A2F1" w14:textId="77777777" w:rsidR="00066508" w:rsidRDefault="00000000">
                  <w:pPr>
                    <w:keepNext/>
                    <w:widowControl w:val="0"/>
                    <w:spacing w:after="60"/>
                  </w:pPr>
                  <w:r>
                    <w:rPr>
                      <w:rFonts w:ascii="Calibri" w:hAnsi="Calibri"/>
                      <w:sz w:val="20"/>
                    </w:rPr>
                    <w:t>PRPA</w:t>
                  </w:r>
                </w:p>
              </w:tc>
              <w:tc>
                <w:tcPr>
                  <w:tcW w:w="1143" w:type="dxa"/>
                  <w:tcBorders>
                    <w:top w:val="single" w:sz="6" w:space="0" w:color="D3D3D3"/>
                    <w:left w:val="single" w:sz="6" w:space="0" w:color="D3D3D3"/>
                    <w:bottom w:val="single" w:sz="6" w:space="0" w:color="D3D3D3"/>
                    <w:right w:val="single" w:sz="6" w:space="0" w:color="D3D3D3"/>
                  </w:tcBorders>
                </w:tcPr>
                <w:p w14:paraId="3C01D0F1" w14:textId="77777777" w:rsidR="00066508" w:rsidRDefault="00000000">
                  <w:pPr>
                    <w:keepNext/>
                    <w:widowControl w:val="0"/>
                    <w:spacing w:after="60"/>
                    <w:jc w:val="center"/>
                  </w:pPr>
                  <w:r>
                    <w:rPr>
                      <w:rFonts w:ascii="Calibri" w:hAnsi="Calibri"/>
                      <w:sz w:val="20"/>
                    </w:rPr>
                    <w:t>0.2 (0.0, 0.0, 1.6, 14.3)</w:t>
                  </w:r>
                </w:p>
              </w:tc>
              <w:tc>
                <w:tcPr>
                  <w:tcW w:w="1143" w:type="dxa"/>
                  <w:tcBorders>
                    <w:top w:val="single" w:sz="6" w:space="0" w:color="D3D3D3"/>
                    <w:left w:val="single" w:sz="6" w:space="0" w:color="D3D3D3"/>
                    <w:bottom w:val="single" w:sz="6" w:space="0" w:color="D3D3D3"/>
                    <w:right w:val="single" w:sz="6" w:space="0" w:color="D3D3D3"/>
                  </w:tcBorders>
                </w:tcPr>
                <w:p w14:paraId="2CB97BC7" w14:textId="77777777" w:rsidR="00066508" w:rsidRDefault="00000000">
                  <w:pPr>
                    <w:keepNext/>
                    <w:widowControl w:val="0"/>
                    <w:spacing w:after="60"/>
                    <w:jc w:val="center"/>
                  </w:pPr>
                  <w:r>
                    <w:rPr>
                      <w:rFonts w:ascii="Calibri" w:hAnsi="Calibri"/>
                      <w:sz w:val="20"/>
                    </w:rPr>
                    <w:t>0.7 (0.0, 0.2, 4.4, 39.2)</w:t>
                  </w:r>
                </w:p>
              </w:tc>
              <w:tc>
                <w:tcPr>
                  <w:tcW w:w="1143" w:type="dxa"/>
                  <w:tcBorders>
                    <w:top w:val="single" w:sz="6" w:space="0" w:color="D3D3D3"/>
                    <w:left w:val="single" w:sz="6" w:space="0" w:color="D3D3D3"/>
                    <w:bottom w:val="single" w:sz="6" w:space="0" w:color="D3D3D3"/>
                    <w:right w:val="single" w:sz="6" w:space="0" w:color="D3D3D3"/>
                  </w:tcBorders>
                </w:tcPr>
                <w:p w14:paraId="62CE4D0B" w14:textId="77777777" w:rsidR="00066508" w:rsidRDefault="00000000">
                  <w:pPr>
                    <w:keepNext/>
                    <w:widowControl w:val="0"/>
                    <w:spacing w:after="60"/>
                    <w:jc w:val="center"/>
                  </w:pPr>
                  <w:r>
                    <w:rPr>
                      <w:rFonts w:ascii="Calibri" w:hAnsi="Calibri"/>
                      <w:sz w:val="20"/>
                    </w:rPr>
                    <w:t>0.1 (0.0, 0.0, 0.5, 5.2)</w:t>
                  </w:r>
                </w:p>
              </w:tc>
              <w:tc>
                <w:tcPr>
                  <w:tcW w:w="1143" w:type="dxa"/>
                  <w:tcBorders>
                    <w:top w:val="single" w:sz="6" w:space="0" w:color="D3D3D3"/>
                    <w:left w:val="single" w:sz="6" w:space="0" w:color="D3D3D3"/>
                    <w:bottom w:val="single" w:sz="6" w:space="0" w:color="D3D3D3"/>
                    <w:right w:val="single" w:sz="6" w:space="0" w:color="D3D3D3"/>
                  </w:tcBorders>
                </w:tcPr>
                <w:p w14:paraId="1F6E9157" w14:textId="77777777" w:rsidR="00066508" w:rsidRDefault="00000000">
                  <w:pPr>
                    <w:keepNext/>
                    <w:widowControl w:val="0"/>
                    <w:spacing w:after="60"/>
                    <w:jc w:val="center"/>
                  </w:pPr>
                  <w:r>
                    <w:rPr>
                      <w:rFonts w:ascii="Calibri" w:hAnsi="Calibri"/>
                      <w:sz w:val="20"/>
                    </w:rPr>
                    <w:t>1.4 (0.0, 0.2, 8.3, 65.4)</w:t>
                  </w:r>
                </w:p>
              </w:tc>
              <w:tc>
                <w:tcPr>
                  <w:tcW w:w="1143" w:type="dxa"/>
                  <w:tcBorders>
                    <w:top w:val="single" w:sz="6" w:space="0" w:color="D3D3D3"/>
                    <w:left w:val="single" w:sz="6" w:space="0" w:color="D3D3D3"/>
                    <w:bottom w:val="single" w:sz="6" w:space="0" w:color="D3D3D3"/>
                    <w:right w:val="single" w:sz="6" w:space="0" w:color="D3D3D3"/>
                  </w:tcBorders>
                </w:tcPr>
                <w:p w14:paraId="6FCA711F" w14:textId="77777777" w:rsidR="00066508" w:rsidRDefault="00000000">
                  <w:pPr>
                    <w:keepNext/>
                    <w:widowControl w:val="0"/>
                    <w:spacing w:after="60"/>
                    <w:jc w:val="center"/>
                  </w:pPr>
                  <w:r>
                    <w:rPr>
                      <w:rFonts w:ascii="Calibri" w:hAnsi="Calibri"/>
                      <w:sz w:val="20"/>
                    </w:rPr>
                    <w:t>0.1 (0.0, 0.0, 1.2, 13.2)</w:t>
                  </w:r>
                </w:p>
              </w:tc>
              <w:tc>
                <w:tcPr>
                  <w:tcW w:w="1143" w:type="dxa"/>
                  <w:tcBorders>
                    <w:top w:val="single" w:sz="6" w:space="0" w:color="D3D3D3"/>
                    <w:left w:val="single" w:sz="6" w:space="0" w:color="D3D3D3"/>
                    <w:bottom w:val="single" w:sz="6" w:space="0" w:color="D3D3D3"/>
                    <w:right w:val="single" w:sz="6" w:space="0" w:color="D3D3D3"/>
                  </w:tcBorders>
                </w:tcPr>
                <w:p w14:paraId="4462AD25" w14:textId="77777777" w:rsidR="00066508" w:rsidRDefault="00000000">
                  <w:pPr>
                    <w:keepNext/>
                    <w:widowControl w:val="0"/>
                    <w:spacing w:after="60"/>
                    <w:jc w:val="center"/>
                  </w:pPr>
                  <w:r>
                    <w:rPr>
                      <w:rFonts w:ascii="Calibri" w:hAnsi="Calibri"/>
                      <w:sz w:val="20"/>
                    </w:rPr>
                    <w:t>0.0 (0.0, 0.0, 0.4, 1.7)</w:t>
                  </w:r>
                </w:p>
              </w:tc>
              <w:tc>
                <w:tcPr>
                  <w:tcW w:w="1143" w:type="dxa"/>
                  <w:tcBorders>
                    <w:top w:val="single" w:sz="6" w:space="0" w:color="D3D3D3"/>
                    <w:left w:val="single" w:sz="6" w:space="0" w:color="D3D3D3"/>
                    <w:bottom w:val="single" w:sz="6" w:space="0" w:color="D3D3D3"/>
                    <w:right w:val="single" w:sz="6" w:space="0" w:color="D3D3D3"/>
                  </w:tcBorders>
                </w:tcPr>
                <w:p w14:paraId="18993A16" w14:textId="77777777" w:rsidR="00066508" w:rsidRDefault="00000000">
                  <w:pPr>
                    <w:keepNext/>
                    <w:widowControl w:val="0"/>
                    <w:spacing w:after="60"/>
                    <w:jc w:val="center"/>
                  </w:pPr>
                  <w:r>
                    <w:rPr>
                      <w:rFonts w:ascii="Calibri" w:hAnsi="Calibri"/>
                      <w:sz w:val="20"/>
                    </w:rPr>
                    <w:t>0.1 (0.0, 0.0, 0.9, 6.1)</w:t>
                  </w:r>
                </w:p>
              </w:tc>
            </w:tr>
            <w:tr w:rsidR="00066508" w14:paraId="4C6D063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9727188" w14:textId="77777777" w:rsidR="00066508" w:rsidRDefault="00000000">
                  <w:pPr>
                    <w:keepNext/>
                    <w:widowControl w:val="0"/>
                    <w:spacing w:after="60"/>
                  </w:pPr>
                  <w:r>
                    <w:rPr>
                      <w:rFonts w:ascii="Calibri" w:hAnsi="Calibri"/>
                      <w:sz w:val="20"/>
                    </w:rPr>
                    <w:t>TRCS</w:t>
                  </w:r>
                </w:p>
              </w:tc>
              <w:tc>
                <w:tcPr>
                  <w:tcW w:w="1143" w:type="dxa"/>
                  <w:tcBorders>
                    <w:top w:val="single" w:sz="6" w:space="0" w:color="D3D3D3"/>
                    <w:left w:val="single" w:sz="6" w:space="0" w:color="D3D3D3"/>
                    <w:bottom w:val="single" w:sz="6" w:space="0" w:color="D3D3D3"/>
                    <w:right w:val="single" w:sz="6" w:space="0" w:color="D3D3D3"/>
                  </w:tcBorders>
                </w:tcPr>
                <w:p w14:paraId="067A27A8" w14:textId="77777777" w:rsidR="00066508" w:rsidRDefault="00000000">
                  <w:pPr>
                    <w:keepNext/>
                    <w:widowControl w:val="0"/>
                    <w:spacing w:after="60"/>
                    <w:jc w:val="center"/>
                  </w:pPr>
                  <w:r>
                    <w:rPr>
                      <w:rFonts w:ascii="Calibri" w:hAnsi="Calibri"/>
                      <w:sz w:val="20"/>
                    </w:rPr>
                    <w:t>0.6 (0.2, 0.3, 1.5, 4.2)</w:t>
                  </w:r>
                </w:p>
              </w:tc>
              <w:tc>
                <w:tcPr>
                  <w:tcW w:w="1143" w:type="dxa"/>
                  <w:tcBorders>
                    <w:top w:val="single" w:sz="6" w:space="0" w:color="D3D3D3"/>
                    <w:left w:val="single" w:sz="6" w:space="0" w:color="D3D3D3"/>
                    <w:bottom w:val="single" w:sz="6" w:space="0" w:color="D3D3D3"/>
                    <w:right w:val="single" w:sz="6" w:space="0" w:color="D3D3D3"/>
                  </w:tcBorders>
                </w:tcPr>
                <w:p w14:paraId="175002D1" w14:textId="77777777" w:rsidR="00066508" w:rsidRDefault="00000000">
                  <w:pPr>
                    <w:keepNext/>
                    <w:widowControl w:val="0"/>
                    <w:spacing w:after="60"/>
                    <w:jc w:val="center"/>
                  </w:pPr>
                  <w:r>
                    <w:rPr>
                      <w:rFonts w:ascii="Calibri" w:hAnsi="Calibri"/>
                      <w:sz w:val="20"/>
                    </w:rPr>
                    <w:t>1.2 (0.4, 0.6, 2.8, 10.9)</w:t>
                  </w:r>
                </w:p>
              </w:tc>
              <w:tc>
                <w:tcPr>
                  <w:tcW w:w="1143" w:type="dxa"/>
                  <w:tcBorders>
                    <w:top w:val="single" w:sz="6" w:space="0" w:color="D3D3D3"/>
                    <w:left w:val="single" w:sz="6" w:space="0" w:color="D3D3D3"/>
                    <w:bottom w:val="single" w:sz="6" w:space="0" w:color="D3D3D3"/>
                    <w:right w:val="single" w:sz="6" w:space="0" w:color="D3D3D3"/>
                  </w:tcBorders>
                </w:tcPr>
                <w:p w14:paraId="7388DAE6" w14:textId="77777777" w:rsidR="00066508" w:rsidRDefault="00000000">
                  <w:pPr>
                    <w:keepNext/>
                    <w:widowControl w:val="0"/>
                    <w:spacing w:after="60"/>
                    <w:jc w:val="center"/>
                  </w:pPr>
                  <w:r>
                    <w:rPr>
                      <w:rFonts w:ascii="Calibri" w:hAnsi="Calibri"/>
                      <w:sz w:val="20"/>
                    </w:rPr>
                    <w:t>0.7 (0.2, 0.4, 1.5, 5.1)</w:t>
                  </w:r>
                </w:p>
              </w:tc>
              <w:tc>
                <w:tcPr>
                  <w:tcW w:w="1143" w:type="dxa"/>
                  <w:tcBorders>
                    <w:top w:val="single" w:sz="6" w:space="0" w:color="D3D3D3"/>
                    <w:left w:val="single" w:sz="6" w:space="0" w:color="D3D3D3"/>
                    <w:bottom w:val="single" w:sz="6" w:space="0" w:color="D3D3D3"/>
                    <w:right w:val="single" w:sz="6" w:space="0" w:color="D3D3D3"/>
                  </w:tcBorders>
                </w:tcPr>
                <w:p w14:paraId="644294A0" w14:textId="77777777" w:rsidR="00066508" w:rsidRDefault="00000000">
                  <w:pPr>
                    <w:keepNext/>
                    <w:widowControl w:val="0"/>
                    <w:spacing w:after="60"/>
                    <w:jc w:val="center"/>
                  </w:pPr>
                  <w:r>
                    <w:rPr>
                      <w:rFonts w:ascii="Calibri" w:hAnsi="Calibri"/>
                      <w:sz w:val="20"/>
                    </w:rPr>
                    <w:t>1.0 (0.3, 0.5, 2.5, 7.6)</w:t>
                  </w:r>
                </w:p>
              </w:tc>
              <w:tc>
                <w:tcPr>
                  <w:tcW w:w="1143" w:type="dxa"/>
                  <w:tcBorders>
                    <w:top w:val="single" w:sz="6" w:space="0" w:color="D3D3D3"/>
                    <w:left w:val="single" w:sz="6" w:space="0" w:color="D3D3D3"/>
                    <w:bottom w:val="single" w:sz="6" w:space="0" w:color="D3D3D3"/>
                    <w:right w:val="single" w:sz="6" w:space="0" w:color="D3D3D3"/>
                  </w:tcBorders>
                </w:tcPr>
                <w:p w14:paraId="694CADB1" w14:textId="77777777" w:rsidR="00066508" w:rsidRDefault="00000000">
                  <w:pPr>
                    <w:keepNext/>
                    <w:widowControl w:val="0"/>
                    <w:spacing w:after="60"/>
                    <w:jc w:val="center"/>
                  </w:pPr>
                  <w:r>
                    <w:rPr>
                      <w:rFonts w:ascii="Calibri" w:hAnsi="Calibri"/>
                      <w:sz w:val="20"/>
                    </w:rPr>
                    <w:t>0.7 (0.3, 0.4, 1.5, 2.6)</w:t>
                  </w:r>
                </w:p>
              </w:tc>
              <w:tc>
                <w:tcPr>
                  <w:tcW w:w="1143" w:type="dxa"/>
                  <w:tcBorders>
                    <w:top w:val="single" w:sz="6" w:space="0" w:color="D3D3D3"/>
                    <w:left w:val="single" w:sz="6" w:space="0" w:color="D3D3D3"/>
                    <w:bottom w:val="single" w:sz="6" w:space="0" w:color="D3D3D3"/>
                    <w:right w:val="single" w:sz="6" w:space="0" w:color="D3D3D3"/>
                  </w:tcBorders>
                </w:tcPr>
                <w:p w14:paraId="3DB04AE6" w14:textId="77777777" w:rsidR="00066508" w:rsidRDefault="00000000">
                  <w:pPr>
                    <w:keepNext/>
                    <w:widowControl w:val="0"/>
                    <w:spacing w:after="60"/>
                    <w:jc w:val="center"/>
                  </w:pPr>
                  <w:r>
                    <w:rPr>
                      <w:rFonts w:ascii="Calibri" w:hAnsi="Calibri"/>
                      <w:sz w:val="20"/>
                    </w:rPr>
                    <w:t>0.2 (0.1, 0.1, 0.4, 1.0)</w:t>
                  </w:r>
                </w:p>
              </w:tc>
              <w:tc>
                <w:tcPr>
                  <w:tcW w:w="1143" w:type="dxa"/>
                  <w:tcBorders>
                    <w:top w:val="single" w:sz="6" w:space="0" w:color="D3D3D3"/>
                    <w:left w:val="single" w:sz="6" w:space="0" w:color="D3D3D3"/>
                    <w:bottom w:val="single" w:sz="6" w:space="0" w:color="D3D3D3"/>
                    <w:right w:val="single" w:sz="6" w:space="0" w:color="D3D3D3"/>
                  </w:tcBorders>
                </w:tcPr>
                <w:p w14:paraId="2F362D1A" w14:textId="77777777" w:rsidR="00066508" w:rsidRDefault="00000000">
                  <w:pPr>
                    <w:keepNext/>
                    <w:widowControl w:val="0"/>
                    <w:spacing w:after="60"/>
                    <w:jc w:val="center"/>
                  </w:pPr>
                  <w:r>
                    <w:rPr>
                      <w:rFonts w:ascii="Calibri" w:hAnsi="Calibri"/>
                      <w:sz w:val="20"/>
                    </w:rPr>
                    <w:t>0.4 (0.1, 0.2, 1.1, 3.4)</w:t>
                  </w:r>
                </w:p>
              </w:tc>
            </w:tr>
            <w:tr w:rsidR="00066508" w14:paraId="1D97D38B"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0D94B95D" w14:textId="77777777" w:rsidR="00066508" w:rsidRDefault="00000000">
                  <w:pPr>
                    <w:keepNext/>
                    <w:widowControl w:val="0"/>
                    <w:spacing w:after="60"/>
                  </w:pPr>
                  <w:r>
                    <w:rPr>
                      <w:rFonts w:ascii="Calibri" w:hAnsi="Calibri"/>
                      <w:b/>
                      <w:sz w:val="20"/>
                    </w:rPr>
                    <w:t>Phthalate metabolites</w:t>
                  </w:r>
                </w:p>
              </w:tc>
            </w:tr>
            <w:tr w:rsidR="00066508" w14:paraId="5EB4637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49B3C28" w14:textId="77777777" w:rsidR="00066508" w:rsidRDefault="00000000">
                  <w:pPr>
                    <w:keepNext/>
                    <w:widowControl w:val="0"/>
                    <w:spacing w:after="60"/>
                  </w:pPr>
                  <w:proofErr w:type="spellStart"/>
                  <w:r>
                    <w:rPr>
                      <w:rFonts w:ascii="Calibri" w:hAnsi="Calibri"/>
                      <w:sz w:val="20"/>
                    </w:rPr>
                    <w:t>MBzP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325FC15E" w14:textId="77777777" w:rsidR="00066508" w:rsidRDefault="00000000">
                  <w:pPr>
                    <w:keepNext/>
                    <w:widowControl w:val="0"/>
                    <w:spacing w:after="60"/>
                    <w:jc w:val="center"/>
                  </w:pPr>
                  <w:r>
                    <w:rPr>
                      <w:rFonts w:ascii="Calibri" w:hAnsi="Calibri"/>
                      <w:sz w:val="20"/>
                    </w:rPr>
                    <w:t>4.8 (1.7, 2.7, 8.7, 16.9)</w:t>
                  </w:r>
                </w:p>
              </w:tc>
              <w:tc>
                <w:tcPr>
                  <w:tcW w:w="1143" w:type="dxa"/>
                  <w:tcBorders>
                    <w:top w:val="single" w:sz="6" w:space="0" w:color="D3D3D3"/>
                    <w:left w:val="single" w:sz="6" w:space="0" w:color="D3D3D3"/>
                    <w:bottom w:val="single" w:sz="6" w:space="0" w:color="D3D3D3"/>
                    <w:right w:val="single" w:sz="6" w:space="0" w:color="D3D3D3"/>
                  </w:tcBorders>
                </w:tcPr>
                <w:p w14:paraId="1E8A1023" w14:textId="77777777" w:rsidR="00066508" w:rsidRDefault="00000000">
                  <w:pPr>
                    <w:keepNext/>
                    <w:widowControl w:val="0"/>
                    <w:spacing w:after="60"/>
                    <w:jc w:val="center"/>
                  </w:pPr>
                  <w:r>
                    <w:rPr>
                      <w:rFonts w:ascii="Calibri" w:hAnsi="Calibri"/>
                      <w:sz w:val="20"/>
                    </w:rPr>
                    <w:t>2.5 (0.9, 1.5, 4.9, 8.9)</w:t>
                  </w:r>
                </w:p>
              </w:tc>
              <w:tc>
                <w:tcPr>
                  <w:tcW w:w="1143" w:type="dxa"/>
                  <w:tcBorders>
                    <w:top w:val="single" w:sz="6" w:space="0" w:color="D3D3D3"/>
                    <w:left w:val="single" w:sz="6" w:space="0" w:color="D3D3D3"/>
                    <w:bottom w:val="single" w:sz="6" w:space="0" w:color="D3D3D3"/>
                    <w:right w:val="single" w:sz="6" w:space="0" w:color="D3D3D3"/>
                  </w:tcBorders>
                </w:tcPr>
                <w:p w14:paraId="3199D227" w14:textId="77777777" w:rsidR="00066508" w:rsidRDefault="00000000">
                  <w:pPr>
                    <w:keepNext/>
                    <w:widowControl w:val="0"/>
                    <w:spacing w:after="60"/>
                    <w:jc w:val="center"/>
                  </w:pPr>
                  <w:r>
                    <w:rPr>
                      <w:rFonts w:ascii="Calibri" w:hAnsi="Calibri"/>
                      <w:sz w:val="20"/>
                    </w:rPr>
                    <w:t>7.3 (3.2, 4.9, 12.3, 25.1)</w:t>
                  </w:r>
                </w:p>
              </w:tc>
              <w:tc>
                <w:tcPr>
                  <w:tcW w:w="1143" w:type="dxa"/>
                  <w:tcBorders>
                    <w:top w:val="single" w:sz="6" w:space="0" w:color="D3D3D3"/>
                    <w:left w:val="single" w:sz="6" w:space="0" w:color="D3D3D3"/>
                    <w:bottom w:val="single" w:sz="6" w:space="0" w:color="D3D3D3"/>
                    <w:right w:val="single" w:sz="6" w:space="0" w:color="D3D3D3"/>
                  </w:tcBorders>
                </w:tcPr>
                <w:p w14:paraId="751FE7EC" w14:textId="77777777" w:rsidR="00066508" w:rsidRDefault="00000000">
                  <w:pPr>
                    <w:keepNext/>
                    <w:widowControl w:val="0"/>
                    <w:spacing w:after="60"/>
                    <w:jc w:val="center"/>
                  </w:pPr>
                  <w:r>
                    <w:rPr>
                      <w:rFonts w:ascii="Calibri" w:hAnsi="Calibri"/>
                      <w:sz w:val="20"/>
                    </w:rPr>
                    <w:t>5.2 (1.8, 3.1, 8.9, 16.2)</w:t>
                  </w:r>
                </w:p>
              </w:tc>
              <w:tc>
                <w:tcPr>
                  <w:tcW w:w="1143" w:type="dxa"/>
                  <w:tcBorders>
                    <w:top w:val="single" w:sz="6" w:space="0" w:color="D3D3D3"/>
                    <w:left w:val="single" w:sz="6" w:space="0" w:color="D3D3D3"/>
                    <w:bottom w:val="single" w:sz="6" w:space="0" w:color="D3D3D3"/>
                    <w:right w:val="single" w:sz="6" w:space="0" w:color="D3D3D3"/>
                  </w:tcBorders>
                </w:tcPr>
                <w:p w14:paraId="64114D0E" w14:textId="77777777" w:rsidR="00066508" w:rsidRDefault="00000000">
                  <w:pPr>
                    <w:keepNext/>
                    <w:widowControl w:val="0"/>
                    <w:spacing w:after="60"/>
                    <w:jc w:val="center"/>
                  </w:pPr>
                  <w:r>
                    <w:rPr>
                      <w:rFonts w:ascii="Calibri" w:hAnsi="Calibri"/>
                      <w:sz w:val="20"/>
                    </w:rPr>
                    <w:t>6.1 (2.0, 3.5, 10.5, 20.4)</w:t>
                  </w:r>
                </w:p>
              </w:tc>
              <w:tc>
                <w:tcPr>
                  <w:tcW w:w="1143" w:type="dxa"/>
                  <w:tcBorders>
                    <w:top w:val="single" w:sz="6" w:space="0" w:color="D3D3D3"/>
                    <w:left w:val="single" w:sz="6" w:space="0" w:color="D3D3D3"/>
                    <w:bottom w:val="single" w:sz="6" w:space="0" w:color="D3D3D3"/>
                    <w:right w:val="single" w:sz="6" w:space="0" w:color="D3D3D3"/>
                  </w:tcBorders>
                </w:tcPr>
                <w:p w14:paraId="06C609C0" w14:textId="77777777" w:rsidR="00066508" w:rsidRDefault="00000000">
                  <w:pPr>
                    <w:keepNext/>
                    <w:widowControl w:val="0"/>
                    <w:spacing w:after="60"/>
                    <w:jc w:val="center"/>
                  </w:pPr>
                  <w:r>
                    <w:rPr>
                      <w:rFonts w:ascii="Calibri" w:hAnsi="Calibri"/>
                      <w:sz w:val="20"/>
                    </w:rPr>
                    <w:t>3.6 (1.7, 2.4, 6.3, 11.2)</w:t>
                  </w:r>
                </w:p>
              </w:tc>
              <w:tc>
                <w:tcPr>
                  <w:tcW w:w="1143" w:type="dxa"/>
                  <w:tcBorders>
                    <w:top w:val="single" w:sz="6" w:space="0" w:color="D3D3D3"/>
                    <w:left w:val="single" w:sz="6" w:space="0" w:color="D3D3D3"/>
                    <w:bottom w:val="single" w:sz="6" w:space="0" w:color="D3D3D3"/>
                    <w:right w:val="single" w:sz="6" w:space="0" w:color="D3D3D3"/>
                  </w:tcBorders>
                </w:tcPr>
                <w:p w14:paraId="7670C14B" w14:textId="77777777" w:rsidR="00066508" w:rsidRDefault="00000000">
                  <w:pPr>
                    <w:keepNext/>
                    <w:widowControl w:val="0"/>
                    <w:spacing w:after="60"/>
                    <w:jc w:val="center"/>
                  </w:pPr>
                  <w:r>
                    <w:rPr>
                      <w:rFonts w:ascii="Calibri" w:hAnsi="Calibri"/>
                      <w:sz w:val="20"/>
                    </w:rPr>
                    <w:t>6.0 (2.2, 3.5, 10.6, 21.3)</w:t>
                  </w:r>
                </w:p>
              </w:tc>
            </w:tr>
            <w:tr w:rsidR="00066508" w14:paraId="361474B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57B001" w14:textId="77777777" w:rsidR="00066508" w:rsidRDefault="00000000">
                  <w:pPr>
                    <w:keepNext/>
                    <w:widowControl w:val="0"/>
                    <w:spacing w:after="60"/>
                  </w:pPr>
                  <w:r>
                    <w:rPr>
                      <w:rFonts w:ascii="Calibri" w:hAnsi="Calibri"/>
                      <w:sz w:val="20"/>
                    </w:rPr>
                    <w:t>MECPP</w:t>
                  </w:r>
                </w:p>
              </w:tc>
              <w:tc>
                <w:tcPr>
                  <w:tcW w:w="1143" w:type="dxa"/>
                  <w:tcBorders>
                    <w:top w:val="single" w:sz="6" w:space="0" w:color="D3D3D3"/>
                    <w:left w:val="single" w:sz="6" w:space="0" w:color="D3D3D3"/>
                    <w:bottom w:val="single" w:sz="6" w:space="0" w:color="D3D3D3"/>
                    <w:right w:val="single" w:sz="6" w:space="0" w:color="D3D3D3"/>
                  </w:tcBorders>
                </w:tcPr>
                <w:p w14:paraId="4407FAEB" w14:textId="77777777" w:rsidR="00066508" w:rsidRDefault="00000000">
                  <w:pPr>
                    <w:keepNext/>
                    <w:widowControl w:val="0"/>
                    <w:spacing w:after="60"/>
                    <w:jc w:val="center"/>
                  </w:pPr>
                  <w:r>
                    <w:rPr>
                      <w:rFonts w:ascii="Calibri" w:hAnsi="Calibri"/>
                      <w:sz w:val="20"/>
                    </w:rPr>
                    <w:t>32.8 (13.4, 19.9, 57.6, 98.6)</w:t>
                  </w:r>
                </w:p>
              </w:tc>
              <w:tc>
                <w:tcPr>
                  <w:tcW w:w="1143" w:type="dxa"/>
                  <w:tcBorders>
                    <w:top w:val="single" w:sz="6" w:space="0" w:color="D3D3D3"/>
                    <w:left w:val="single" w:sz="6" w:space="0" w:color="D3D3D3"/>
                    <w:bottom w:val="single" w:sz="6" w:space="0" w:color="D3D3D3"/>
                    <w:right w:val="single" w:sz="6" w:space="0" w:color="D3D3D3"/>
                  </w:tcBorders>
                </w:tcPr>
                <w:p w14:paraId="0131DA13" w14:textId="77777777" w:rsidR="00066508" w:rsidRDefault="00000000">
                  <w:pPr>
                    <w:keepNext/>
                    <w:widowControl w:val="0"/>
                    <w:spacing w:after="60"/>
                    <w:jc w:val="center"/>
                  </w:pPr>
                  <w:r>
                    <w:rPr>
                      <w:rFonts w:ascii="Calibri" w:hAnsi="Calibri"/>
                      <w:sz w:val="20"/>
                    </w:rPr>
                    <w:t>41.3 (15.1, 22.7, 67.4, 115.0)</w:t>
                  </w:r>
                </w:p>
              </w:tc>
              <w:tc>
                <w:tcPr>
                  <w:tcW w:w="1143" w:type="dxa"/>
                  <w:tcBorders>
                    <w:top w:val="single" w:sz="6" w:space="0" w:color="D3D3D3"/>
                    <w:left w:val="single" w:sz="6" w:space="0" w:color="D3D3D3"/>
                    <w:bottom w:val="single" w:sz="6" w:space="0" w:color="D3D3D3"/>
                    <w:right w:val="single" w:sz="6" w:space="0" w:color="D3D3D3"/>
                  </w:tcBorders>
                </w:tcPr>
                <w:p w14:paraId="7087B010" w14:textId="77777777" w:rsidR="00066508" w:rsidRDefault="00000000">
                  <w:pPr>
                    <w:keepNext/>
                    <w:widowControl w:val="0"/>
                    <w:spacing w:after="60"/>
                    <w:jc w:val="center"/>
                  </w:pPr>
                  <w:r>
                    <w:rPr>
                      <w:rFonts w:ascii="Calibri" w:hAnsi="Calibri"/>
                      <w:sz w:val="20"/>
                    </w:rPr>
                    <w:t>21.4 (11.0, 15.3, 32.4, 45.7)</w:t>
                  </w:r>
                </w:p>
              </w:tc>
              <w:tc>
                <w:tcPr>
                  <w:tcW w:w="1143" w:type="dxa"/>
                  <w:tcBorders>
                    <w:top w:val="single" w:sz="6" w:space="0" w:color="D3D3D3"/>
                    <w:left w:val="single" w:sz="6" w:space="0" w:color="D3D3D3"/>
                    <w:bottom w:val="single" w:sz="6" w:space="0" w:color="D3D3D3"/>
                    <w:right w:val="single" w:sz="6" w:space="0" w:color="D3D3D3"/>
                  </w:tcBorders>
                </w:tcPr>
                <w:p w14:paraId="207A599D" w14:textId="77777777" w:rsidR="00066508" w:rsidRDefault="00000000">
                  <w:pPr>
                    <w:keepNext/>
                    <w:widowControl w:val="0"/>
                    <w:spacing w:after="60"/>
                    <w:jc w:val="center"/>
                  </w:pPr>
                  <w:r>
                    <w:rPr>
                      <w:rFonts w:ascii="Calibri" w:hAnsi="Calibri"/>
                      <w:sz w:val="20"/>
                    </w:rPr>
                    <w:t>34.4 (17.1, 24.2, 60.5, 101.6)</w:t>
                  </w:r>
                </w:p>
              </w:tc>
              <w:tc>
                <w:tcPr>
                  <w:tcW w:w="1143" w:type="dxa"/>
                  <w:tcBorders>
                    <w:top w:val="single" w:sz="6" w:space="0" w:color="D3D3D3"/>
                    <w:left w:val="single" w:sz="6" w:space="0" w:color="D3D3D3"/>
                    <w:bottom w:val="single" w:sz="6" w:space="0" w:color="D3D3D3"/>
                    <w:right w:val="single" w:sz="6" w:space="0" w:color="D3D3D3"/>
                  </w:tcBorders>
                </w:tcPr>
                <w:p w14:paraId="10CCAE62" w14:textId="77777777" w:rsidR="00066508" w:rsidRDefault="00000000">
                  <w:pPr>
                    <w:keepNext/>
                    <w:widowControl w:val="0"/>
                    <w:spacing w:after="60"/>
                    <w:jc w:val="center"/>
                  </w:pPr>
                  <w:r>
                    <w:rPr>
                      <w:rFonts w:ascii="Calibri" w:hAnsi="Calibri"/>
                      <w:sz w:val="20"/>
                    </w:rPr>
                    <w:t>45.3 (22.3, 33.6, 70.7, 103.8)</w:t>
                  </w:r>
                </w:p>
              </w:tc>
              <w:tc>
                <w:tcPr>
                  <w:tcW w:w="1143" w:type="dxa"/>
                  <w:tcBorders>
                    <w:top w:val="single" w:sz="6" w:space="0" w:color="D3D3D3"/>
                    <w:left w:val="single" w:sz="6" w:space="0" w:color="D3D3D3"/>
                    <w:bottom w:val="single" w:sz="6" w:space="0" w:color="D3D3D3"/>
                    <w:right w:val="single" w:sz="6" w:space="0" w:color="D3D3D3"/>
                  </w:tcBorders>
                </w:tcPr>
                <w:p w14:paraId="174AB0FB" w14:textId="77777777" w:rsidR="00066508" w:rsidRDefault="00000000">
                  <w:pPr>
                    <w:keepNext/>
                    <w:widowControl w:val="0"/>
                    <w:spacing w:after="60"/>
                    <w:jc w:val="center"/>
                  </w:pPr>
                  <w:r>
                    <w:rPr>
                      <w:rFonts w:ascii="Calibri" w:hAnsi="Calibri"/>
                      <w:sz w:val="20"/>
                    </w:rPr>
                    <w:t>19.0 (10.2, 13.5, 29.9, 45.8)</w:t>
                  </w:r>
                </w:p>
              </w:tc>
              <w:tc>
                <w:tcPr>
                  <w:tcW w:w="1143" w:type="dxa"/>
                  <w:tcBorders>
                    <w:top w:val="single" w:sz="6" w:space="0" w:color="D3D3D3"/>
                    <w:left w:val="single" w:sz="6" w:space="0" w:color="D3D3D3"/>
                    <w:bottom w:val="single" w:sz="6" w:space="0" w:color="D3D3D3"/>
                    <w:right w:val="single" w:sz="6" w:space="0" w:color="D3D3D3"/>
                  </w:tcBorders>
                </w:tcPr>
                <w:p w14:paraId="27745CAF" w14:textId="77777777" w:rsidR="00066508" w:rsidRDefault="00000000">
                  <w:pPr>
                    <w:keepNext/>
                    <w:widowControl w:val="0"/>
                    <w:spacing w:after="60"/>
                    <w:jc w:val="center"/>
                  </w:pPr>
                  <w:r>
                    <w:rPr>
                      <w:rFonts w:ascii="Calibri" w:hAnsi="Calibri"/>
                      <w:sz w:val="20"/>
                    </w:rPr>
                    <w:t>62.3 (26.0, 35.3, 96.9, 146.7)</w:t>
                  </w:r>
                </w:p>
              </w:tc>
            </w:tr>
            <w:tr w:rsidR="00066508" w14:paraId="2574865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CDC9AC" w14:textId="77777777" w:rsidR="00066508" w:rsidRDefault="00000000">
                  <w:pPr>
                    <w:keepNext/>
                    <w:widowControl w:val="0"/>
                    <w:spacing w:after="60"/>
                  </w:pPr>
                  <w:r>
                    <w:rPr>
                      <w:rFonts w:ascii="Calibri" w:hAnsi="Calibri"/>
                      <w:sz w:val="20"/>
                    </w:rPr>
                    <w:t>MEHHP</w:t>
                  </w:r>
                </w:p>
              </w:tc>
              <w:tc>
                <w:tcPr>
                  <w:tcW w:w="1143" w:type="dxa"/>
                  <w:tcBorders>
                    <w:top w:val="single" w:sz="6" w:space="0" w:color="D3D3D3"/>
                    <w:left w:val="single" w:sz="6" w:space="0" w:color="D3D3D3"/>
                    <w:bottom w:val="single" w:sz="6" w:space="0" w:color="D3D3D3"/>
                    <w:right w:val="single" w:sz="6" w:space="0" w:color="D3D3D3"/>
                  </w:tcBorders>
                </w:tcPr>
                <w:p w14:paraId="76BEB2BC" w14:textId="77777777" w:rsidR="00066508" w:rsidRDefault="00000000">
                  <w:pPr>
                    <w:keepNext/>
                    <w:widowControl w:val="0"/>
                    <w:spacing w:after="60"/>
                    <w:jc w:val="center"/>
                  </w:pPr>
                  <w:r>
                    <w:rPr>
                      <w:rFonts w:ascii="Calibri" w:hAnsi="Calibri"/>
                      <w:sz w:val="20"/>
                    </w:rPr>
                    <w:t>19.3 (7.1, 11.4, 33.1, 56.0)</w:t>
                  </w:r>
                </w:p>
              </w:tc>
              <w:tc>
                <w:tcPr>
                  <w:tcW w:w="1143" w:type="dxa"/>
                  <w:tcBorders>
                    <w:top w:val="single" w:sz="6" w:space="0" w:color="D3D3D3"/>
                    <w:left w:val="single" w:sz="6" w:space="0" w:color="D3D3D3"/>
                    <w:bottom w:val="single" w:sz="6" w:space="0" w:color="D3D3D3"/>
                    <w:right w:val="single" w:sz="6" w:space="0" w:color="D3D3D3"/>
                  </w:tcBorders>
                </w:tcPr>
                <w:p w14:paraId="0CDBBBAE" w14:textId="77777777" w:rsidR="00066508" w:rsidRDefault="00000000">
                  <w:pPr>
                    <w:keepNext/>
                    <w:widowControl w:val="0"/>
                    <w:spacing w:after="60"/>
                    <w:jc w:val="center"/>
                  </w:pPr>
                  <w:r>
                    <w:rPr>
                      <w:rFonts w:ascii="Calibri" w:hAnsi="Calibri"/>
                      <w:sz w:val="20"/>
                    </w:rPr>
                    <w:t>22.3 (8.7, 13.2, 38.7, 71.3)</w:t>
                  </w:r>
                </w:p>
              </w:tc>
              <w:tc>
                <w:tcPr>
                  <w:tcW w:w="1143" w:type="dxa"/>
                  <w:tcBorders>
                    <w:top w:val="single" w:sz="6" w:space="0" w:color="D3D3D3"/>
                    <w:left w:val="single" w:sz="6" w:space="0" w:color="D3D3D3"/>
                    <w:bottom w:val="single" w:sz="6" w:space="0" w:color="D3D3D3"/>
                    <w:right w:val="single" w:sz="6" w:space="0" w:color="D3D3D3"/>
                  </w:tcBorders>
                </w:tcPr>
                <w:p w14:paraId="64BBAC8B" w14:textId="77777777" w:rsidR="00066508" w:rsidRDefault="00000000">
                  <w:pPr>
                    <w:keepNext/>
                    <w:widowControl w:val="0"/>
                    <w:spacing w:after="60"/>
                    <w:jc w:val="center"/>
                  </w:pPr>
                  <w:r>
                    <w:rPr>
                      <w:rFonts w:ascii="Calibri" w:hAnsi="Calibri"/>
                      <w:sz w:val="20"/>
                    </w:rPr>
                    <w:t>13.5 (6.6, 9.3, 20.9, 30.8)</w:t>
                  </w:r>
                </w:p>
              </w:tc>
              <w:tc>
                <w:tcPr>
                  <w:tcW w:w="1143" w:type="dxa"/>
                  <w:tcBorders>
                    <w:top w:val="single" w:sz="6" w:space="0" w:color="D3D3D3"/>
                    <w:left w:val="single" w:sz="6" w:space="0" w:color="D3D3D3"/>
                    <w:bottom w:val="single" w:sz="6" w:space="0" w:color="D3D3D3"/>
                    <w:right w:val="single" w:sz="6" w:space="0" w:color="D3D3D3"/>
                  </w:tcBorders>
                </w:tcPr>
                <w:p w14:paraId="0ED74264" w14:textId="77777777" w:rsidR="00066508" w:rsidRDefault="00000000">
                  <w:pPr>
                    <w:keepNext/>
                    <w:widowControl w:val="0"/>
                    <w:spacing w:after="60"/>
                    <w:jc w:val="center"/>
                  </w:pPr>
                  <w:r>
                    <w:rPr>
                      <w:rFonts w:ascii="Calibri" w:hAnsi="Calibri"/>
                      <w:sz w:val="20"/>
                    </w:rPr>
                    <w:t>21.3 (10.1, 14.1, 36.8, 62.7)</w:t>
                  </w:r>
                </w:p>
              </w:tc>
              <w:tc>
                <w:tcPr>
                  <w:tcW w:w="1143" w:type="dxa"/>
                  <w:tcBorders>
                    <w:top w:val="single" w:sz="6" w:space="0" w:color="D3D3D3"/>
                    <w:left w:val="single" w:sz="6" w:space="0" w:color="D3D3D3"/>
                    <w:bottom w:val="single" w:sz="6" w:space="0" w:color="D3D3D3"/>
                    <w:right w:val="single" w:sz="6" w:space="0" w:color="D3D3D3"/>
                  </w:tcBorders>
                </w:tcPr>
                <w:p w14:paraId="731AAD66" w14:textId="77777777" w:rsidR="00066508" w:rsidRDefault="00000000">
                  <w:pPr>
                    <w:keepNext/>
                    <w:widowControl w:val="0"/>
                    <w:spacing w:after="60"/>
                    <w:jc w:val="center"/>
                  </w:pPr>
                  <w:r>
                    <w:rPr>
                      <w:rFonts w:ascii="Calibri" w:hAnsi="Calibri"/>
                      <w:sz w:val="20"/>
                    </w:rPr>
                    <w:t>26.1 (11.7, 17.5, 37.9, 55.7)</w:t>
                  </w:r>
                </w:p>
              </w:tc>
              <w:tc>
                <w:tcPr>
                  <w:tcW w:w="1143" w:type="dxa"/>
                  <w:tcBorders>
                    <w:top w:val="single" w:sz="6" w:space="0" w:color="D3D3D3"/>
                    <w:left w:val="single" w:sz="6" w:space="0" w:color="D3D3D3"/>
                    <w:bottom w:val="single" w:sz="6" w:space="0" w:color="D3D3D3"/>
                    <w:right w:val="single" w:sz="6" w:space="0" w:color="D3D3D3"/>
                  </w:tcBorders>
                </w:tcPr>
                <w:p w14:paraId="617B0F4C" w14:textId="77777777" w:rsidR="00066508" w:rsidRDefault="00000000">
                  <w:pPr>
                    <w:keepNext/>
                    <w:widowControl w:val="0"/>
                    <w:spacing w:after="60"/>
                    <w:jc w:val="center"/>
                  </w:pPr>
                  <w:r>
                    <w:rPr>
                      <w:rFonts w:ascii="Calibri" w:hAnsi="Calibri"/>
                      <w:sz w:val="20"/>
                    </w:rPr>
                    <w:t>10.8 (5.3, 6.8, 17.6, 26.7)</w:t>
                  </w:r>
                </w:p>
              </w:tc>
              <w:tc>
                <w:tcPr>
                  <w:tcW w:w="1143" w:type="dxa"/>
                  <w:tcBorders>
                    <w:top w:val="single" w:sz="6" w:space="0" w:color="D3D3D3"/>
                    <w:left w:val="single" w:sz="6" w:space="0" w:color="D3D3D3"/>
                    <w:bottom w:val="single" w:sz="6" w:space="0" w:color="D3D3D3"/>
                    <w:right w:val="single" w:sz="6" w:space="0" w:color="D3D3D3"/>
                  </w:tcBorders>
                </w:tcPr>
                <w:p w14:paraId="4906D05E" w14:textId="77777777" w:rsidR="00066508" w:rsidRDefault="00000000">
                  <w:pPr>
                    <w:keepNext/>
                    <w:widowControl w:val="0"/>
                    <w:spacing w:after="60"/>
                    <w:jc w:val="center"/>
                  </w:pPr>
                  <w:r>
                    <w:rPr>
                      <w:rFonts w:ascii="Calibri" w:hAnsi="Calibri"/>
                      <w:sz w:val="20"/>
                    </w:rPr>
                    <w:t>34.5 (12.1, 20.7, 54.5, 80.9)</w:t>
                  </w:r>
                </w:p>
              </w:tc>
            </w:tr>
            <w:tr w:rsidR="00066508" w14:paraId="313B2BE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533398" w14:textId="77777777" w:rsidR="00066508" w:rsidRDefault="00000000">
                  <w:pPr>
                    <w:keepNext/>
                    <w:widowControl w:val="0"/>
                    <w:spacing w:after="60"/>
                  </w:pPr>
                  <w:r>
                    <w:rPr>
                      <w:rFonts w:ascii="Calibri" w:hAnsi="Calibri"/>
                      <w:sz w:val="20"/>
                    </w:rPr>
                    <w:t>MEHP</w:t>
                  </w:r>
                </w:p>
              </w:tc>
              <w:tc>
                <w:tcPr>
                  <w:tcW w:w="1143" w:type="dxa"/>
                  <w:tcBorders>
                    <w:top w:val="single" w:sz="6" w:space="0" w:color="D3D3D3"/>
                    <w:left w:val="single" w:sz="6" w:space="0" w:color="D3D3D3"/>
                    <w:bottom w:val="single" w:sz="6" w:space="0" w:color="D3D3D3"/>
                    <w:right w:val="single" w:sz="6" w:space="0" w:color="D3D3D3"/>
                  </w:tcBorders>
                </w:tcPr>
                <w:p w14:paraId="4CEEFC39" w14:textId="77777777" w:rsidR="00066508" w:rsidRDefault="00000000">
                  <w:pPr>
                    <w:keepNext/>
                    <w:widowControl w:val="0"/>
                    <w:spacing w:after="60"/>
                    <w:jc w:val="center"/>
                  </w:pPr>
                  <w:r>
                    <w:rPr>
                      <w:rFonts w:ascii="Calibri" w:hAnsi="Calibri"/>
                      <w:sz w:val="20"/>
                    </w:rPr>
                    <w:t>2.8 (1.0, 1.6, 5.1, 8.8)</w:t>
                  </w:r>
                </w:p>
              </w:tc>
              <w:tc>
                <w:tcPr>
                  <w:tcW w:w="1143" w:type="dxa"/>
                  <w:tcBorders>
                    <w:top w:val="single" w:sz="6" w:space="0" w:color="D3D3D3"/>
                    <w:left w:val="single" w:sz="6" w:space="0" w:color="D3D3D3"/>
                    <w:bottom w:val="single" w:sz="6" w:space="0" w:color="D3D3D3"/>
                    <w:right w:val="single" w:sz="6" w:space="0" w:color="D3D3D3"/>
                  </w:tcBorders>
                </w:tcPr>
                <w:p w14:paraId="074F04C8" w14:textId="77777777" w:rsidR="00066508" w:rsidRDefault="00000000">
                  <w:pPr>
                    <w:keepNext/>
                    <w:widowControl w:val="0"/>
                    <w:spacing w:after="60"/>
                    <w:jc w:val="center"/>
                  </w:pPr>
                  <w:r>
                    <w:rPr>
                      <w:rFonts w:ascii="Calibri" w:hAnsi="Calibri"/>
                      <w:sz w:val="20"/>
                    </w:rPr>
                    <w:t>3.3 (0.9, 1.7, 6.1, 9.9)</w:t>
                  </w:r>
                </w:p>
              </w:tc>
              <w:tc>
                <w:tcPr>
                  <w:tcW w:w="1143" w:type="dxa"/>
                  <w:tcBorders>
                    <w:top w:val="single" w:sz="6" w:space="0" w:color="D3D3D3"/>
                    <w:left w:val="single" w:sz="6" w:space="0" w:color="D3D3D3"/>
                    <w:bottom w:val="single" w:sz="6" w:space="0" w:color="D3D3D3"/>
                    <w:right w:val="single" w:sz="6" w:space="0" w:color="D3D3D3"/>
                  </w:tcBorders>
                </w:tcPr>
                <w:p w14:paraId="7D77309D" w14:textId="77777777" w:rsidR="00066508" w:rsidRDefault="00000000">
                  <w:pPr>
                    <w:keepNext/>
                    <w:widowControl w:val="0"/>
                    <w:spacing w:after="60"/>
                    <w:jc w:val="center"/>
                  </w:pPr>
                  <w:r>
                    <w:rPr>
                      <w:rFonts w:ascii="Calibri" w:hAnsi="Calibri"/>
                      <w:sz w:val="20"/>
                    </w:rPr>
                    <w:t>2.3 (0.9, 1.3, 3.7, 5.6)</w:t>
                  </w:r>
                </w:p>
              </w:tc>
              <w:tc>
                <w:tcPr>
                  <w:tcW w:w="1143" w:type="dxa"/>
                  <w:tcBorders>
                    <w:top w:val="single" w:sz="6" w:space="0" w:color="D3D3D3"/>
                    <w:left w:val="single" w:sz="6" w:space="0" w:color="D3D3D3"/>
                    <w:bottom w:val="single" w:sz="6" w:space="0" w:color="D3D3D3"/>
                    <w:right w:val="single" w:sz="6" w:space="0" w:color="D3D3D3"/>
                  </w:tcBorders>
                </w:tcPr>
                <w:p w14:paraId="6090ED92" w14:textId="77777777" w:rsidR="00066508" w:rsidRDefault="00000000">
                  <w:pPr>
                    <w:keepNext/>
                    <w:widowControl w:val="0"/>
                    <w:spacing w:after="60"/>
                    <w:jc w:val="center"/>
                  </w:pPr>
                  <w:r>
                    <w:rPr>
                      <w:rFonts w:ascii="Calibri" w:hAnsi="Calibri"/>
                      <w:sz w:val="20"/>
                    </w:rPr>
                    <w:t>3.3 (1.3, 1.9, 6.0, 10.1)</w:t>
                  </w:r>
                </w:p>
              </w:tc>
              <w:tc>
                <w:tcPr>
                  <w:tcW w:w="1143" w:type="dxa"/>
                  <w:tcBorders>
                    <w:top w:val="single" w:sz="6" w:space="0" w:color="D3D3D3"/>
                    <w:left w:val="single" w:sz="6" w:space="0" w:color="D3D3D3"/>
                    <w:bottom w:val="single" w:sz="6" w:space="0" w:color="D3D3D3"/>
                    <w:right w:val="single" w:sz="6" w:space="0" w:color="D3D3D3"/>
                  </w:tcBorders>
                </w:tcPr>
                <w:p w14:paraId="32F6E184" w14:textId="77777777" w:rsidR="00066508" w:rsidRDefault="00000000">
                  <w:pPr>
                    <w:keepNext/>
                    <w:widowControl w:val="0"/>
                    <w:spacing w:after="60"/>
                    <w:jc w:val="center"/>
                  </w:pPr>
                  <w:r>
                    <w:rPr>
                      <w:rFonts w:ascii="Calibri" w:hAnsi="Calibri"/>
                      <w:sz w:val="20"/>
                    </w:rPr>
                    <w:t>3.2 (1.1, 1.8, 4.8, 8.2)</w:t>
                  </w:r>
                </w:p>
              </w:tc>
              <w:tc>
                <w:tcPr>
                  <w:tcW w:w="1143" w:type="dxa"/>
                  <w:tcBorders>
                    <w:top w:val="single" w:sz="6" w:space="0" w:color="D3D3D3"/>
                    <w:left w:val="single" w:sz="6" w:space="0" w:color="D3D3D3"/>
                    <w:bottom w:val="single" w:sz="6" w:space="0" w:color="D3D3D3"/>
                    <w:right w:val="single" w:sz="6" w:space="0" w:color="D3D3D3"/>
                  </w:tcBorders>
                </w:tcPr>
                <w:p w14:paraId="443658DF" w14:textId="77777777" w:rsidR="00066508" w:rsidRDefault="00000000">
                  <w:pPr>
                    <w:keepNext/>
                    <w:widowControl w:val="0"/>
                    <w:spacing w:after="60"/>
                    <w:jc w:val="center"/>
                  </w:pPr>
                  <w:r>
                    <w:rPr>
                      <w:rFonts w:ascii="Calibri" w:hAnsi="Calibri"/>
                      <w:sz w:val="20"/>
                    </w:rPr>
                    <w:t>1.7 (0.8, 1.1, 2.8, 4.4)</w:t>
                  </w:r>
                </w:p>
              </w:tc>
              <w:tc>
                <w:tcPr>
                  <w:tcW w:w="1143" w:type="dxa"/>
                  <w:tcBorders>
                    <w:top w:val="single" w:sz="6" w:space="0" w:color="D3D3D3"/>
                    <w:left w:val="single" w:sz="6" w:space="0" w:color="D3D3D3"/>
                    <w:bottom w:val="single" w:sz="6" w:space="0" w:color="D3D3D3"/>
                    <w:right w:val="single" w:sz="6" w:space="0" w:color="D3D3D3"/>
                  </w:tcBorders>
                </w:tcPr>
                <w:p w14:paraId="73FC4DA2" w14:textId="77777777" w:rsidR="00066508" w:rsidRDefault="00000000">
                  <w:pPr>
                    <w:keepNext/>
                    <w:widowControl w:val="0"/>
                    <w:spacing w:after="60"/>
                    <w:jc w:val="center"/>
                  </w:pPr>
                  <w:r>
                    <w:rPr>
                      <w:rFonts w:ascii="Calibri" w:hAnsi="Calibri"/>
                      <w:sz w:val="20"/>
                    </w:rPr>
                    <w:t>4.7 (1.5, 2.7, 8.3, 15.0)</w:t>
                  </w:r>
                </w:p>
              </w:tc>
            </w:tr>
            <w:tr w:rsidR="00066508" w14:paraId="57E5BC6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0FED8C" w14:textId="77777777" w:rsidR="00066508" w:rsidRDefault="00000000">
                  <w:pPr>
                    <w:keepNext/>
                    <w:widowControl w:val="0"/>
                    <w:spacing w:after="60"/>
                  </w:pPr>
                  <w:r>
                    <w:rPr>
                      <w:rFonts w:ascii="Calibri" w:hAnsi="Calibri"/>
                      <w:sz w:val="20"/>
                    </w:rPr>
                    <w:t>MEOHP</w:t>
                  </w:r>
                </w:p>
              </w:tc>
              <w:tc>
                <w:tcPr>
                  <w:tcW w:w="1143" w:type="dxa"/>
                  <w:tcBorders>
                    <w:top w:val="single" w:sz="6" w:space="0" w:color="D3D3D3"/>
                    <w:left w:val="single" w:sz="6" w:space="0" w:color="D3D3D3"/>
                    <w:bottom w:val="single" w:sz="6" w:space="0" w:color="D3D3D3"/>
                    <w:right w:val="single" w:sz="6" w:space="0" w:color="D3D3D3"/>
                  </w:tcBorders>
                </w:tcPr>
                <w:p w14:paraId="6C18E946" w14:textId="77777777" w:rsidR="00066508" w:rsidRDefault="00000000">
                  <w:pPr>
                    <w:keepNext/>
                    <w:widowControl w:val="0"/>
                    <w:spacing w:after="60"/>
                    <w:jc w:val="center"/>
                  </w:pPr>
                  <w:r>
                    <w:rPr>
                      <w:rFonts w:ascii="Calibri" w:hAnsi="Calibri"/>
                      <w:sz w:val="20"/>
                    </w:rPr>
                    <w:t>12.2 (4.5, 7.1, 20.4, 34.0)</w:t>
                  </w:r>
                </w:p>
              </w:tc>
              <w:tc>
                <w:tcPr>
                  <w:tcW w:w="1143" w:type="dxa"/>
                  <w:tcBorders>
                    <w:top w:val="single" w:sz="6" w:space="0" w:color="D3D3D3"/>
                    <w:left w:val="single" w:sz="6" w:space="0" w:color="D3D3D3"/>
                    <w:bottom w:val="single" w:sz="6" w:space="0" w:color="D3D3D3"/>
                    <w:right w:val="single" w:sz="6" w:space="0" w:color="D3D3D3"/>
                  </w:tcBorders>
                </w:tcPr>
                <w:p w14:paraId="12BA2555" w14:textId="77777777" w:rsidR="00066508" w:rsidRDefault="00000000">
                  <w:pPr>
                    <w:keepNext/>
                    <w:widowControl w:val="0"/>
                    <w:spacing w:after="60"/>
                    <w:jc w:val="center"/>
                  </w:pPr>
                  <w:r>
                    <w:rPr>
                      <w:rFonts w:ascii="Calibri" w:hAnsi="Calibri"/>
                      <w:sz w:val="20"/>
                    </w:rPr>
                    <w:t>13.7 (4.7, 7.9, 24.1, 44.0)</w:t>
                  </w:r>
                </w:p>
              </w:tc>
              <w:tc>
                <w:tcPr>
                  <w:tcW w:w="1143" w:type="dxa"/>
                  <w:tcBorders>
                    <w:top w:val="single" w:sz="6" w:space="0" w:color="D3D3D3"/>
                    <w:left w:val="single" w:sz="6" w:space="0" w:color="D3D3D3"/>
                    <w:bottom w:val="single" w:sz="6" w:space="0" w:color="D3D3D3"/>
                    <w:right w:val="single" w:sz="6" w:space="0" w:color="D3D3D3"/>
                  </w:tcBorders>
                </w:tcPr>
                <w:p w14:paraId="0A36EDF2" w14:textId="77777777" w:rsidR="00066508" w:rsidRDefault="00000000">
                  <w:pPr>
                    <w:keepNext/>
                    <w:widowControl w:val="0"/>
                    <w:spacing w:after="60"/>
                    <w:jc w:val="center"/>
                  </w:pPr>
                  <w:r>
                    <w:rPr>
                      <w:rFonts w:ascii="Calibri" w:hAnsi="Calibri"/>
                      <w:sz w:val="20"/>
                    </w:rPr>
                    <w:t>8.3 (3.9, 5.4, 13.5, 18.4)</w:t>
                  </w:r>
                </w:p>
              </w:tc>
              <w:tc>
                <w:tcPr>
                  <w:tcW w:w="1143" w:type="dxa"/>
                  <w:tcBorders>
                    <w:top w:val="single" w:sz="6" w:space="0" w:color="D3D3D3"/>
                    <w:left w:val="single" w:sz="6" w:space="0" w:color="D3D3D3"/>
                    <w:bottom w:val="single" w:sz="6" w:space="0" w:color="D3D3D3"/>
                    <w:right w:val="single" w:sz="6" w:space="0" w:color="D3D3D3"/>
                  </w:tcBorders>
                </w:tcPr>
                <w:p w14:paraId="78531C00" w14:textId="77777777" w:rsidR="00066508" w:rsidRDefault="00000000">
                  <w:pPr>
                    <w:keepNext/>
                    <w:widowControl w:val="0"/>
                    <w:spacing w:after="60"/>
                    <w:jc w:val="center"/>
                  </w:pPr>
                  <w:r>
                    <w:rPr>
                      <w:rFonts w:ascii="Calibri" w:hAnsi="Calibri"/>
                      <w:sz w:val="20"/>
                    </w:rPr>
                    <w:t>12.7 (6.0, 8.5, 21.4, 37.7)</w:t>
                  </w:r>
                </w:p>
              </w:tc>
              <w:tc>
                <w:tcPr>
                  <w:tcW w:w="1143" w:type="dxa"/>
                  <w:tcBorders>
                    <w:top w:val="single" w:sz="6" w:space="0" w:color="D3D3D3"/>
                    <w:left w:val="single" w:sz="6" w:space="0" w:color="D3D3D3"/>
                    <w:bottom w:val="single" w:sz="6" w:space="0" w:color="D3D3D3"/>
                    <w:right w:val="single" w:sz="6" w:space="0" w:color="D3D3D3"/>
                  </w:tcBorders>
                </w:tcPr>
                <w:p w14:paraId="276629F5" w14:textId="77777777" w:rsidR="00066508" w:rsidRDefault="00000000">
                  <w:pPr>
                    <w:keepNext/>
                    <w:widowControl w:val="0"/>
                    <w:spacing w:after="60"/>
                    <w:jc w:val="center"/>
                  </w:pPr>
                  <w:r>
                    <w:rPr>
                      <w:rFonts w:ascii="Calibri" w:hAnsi="Calibri"/>
                      <w:sz w:val="20"/>
                    </w:rPr>
                    <w:t>16.7 (7.7, 11.3, 24.5, 36.4)</w:t>
                  </w:r>
                </w:p>
              </w:tc>
              <w:tc>
                <w:tcPr>
                  <w:tcW w:w="1143" w:type="dxa"/>
                  <w:tcBorders>
                    <w:top w:val="single" w:sz="6" w:space="0" w:color="D3D3D3"/>
                    <w:left w:val="single" w:sz="6" w:space="0" w:color="D3D3D3"/>
                    <w:bottom w:val="single" w:sz="6" w:space="0" w:color="D3D3D3"/>
                    <w:right w:val="single" w:sz="6" w:space="0" w:color="D3D3D3"/>
                  </w:tcBorders>
                </w:tcPr>
                <w:p w14:paraId="15645C85" w14:textId="77777777" w:rsidR="00066508" w:rsidRDefault="00000000">
                  <w:pPr>
                    <w:keepNext/>
                    <w:widowControl w:val="0"/>
                    <w:spacing w:after="60"/>
                    <w:jc w:val="center"/>
                  </w:pPr>
                  <w:r>
                    <w:rPr>
                      <w:rFonts w:ascii="Calibri" w:hAnsi="Calibri"/>
                      <w:sz w:val="20"/>
                    </w:rPr>
                    <w:t>6.8 (3.4, 4.5, 10.7, 16.6)</w:t>
                  </w:r>
                </w:p>
              </w:tc>
              <w:tc>
                <w:tcPr>
                  <w:tcW w:w="1143" w:type="dxa"/>
                  <w:tcBorders>
                    <w:top w:val="single" w:sz="6" w:space="0" w:color="D3D3D3"/>
                    <w:left w:val="single" w:sz="6" w:space="0" w:color="D3D3D3"/>
                    <w:bottom w:val="single" w:sz="6" w:space="0" w:color="D3D3D3"/>
                    <w:right w:val="single" w:sz="6" w:space="0" w:color="D3D3D3"/>
                  </w:tcBorders>
                </w:tcPr>
                <w:p w14:paraId="463E1CDA" w14:textId="77777777" w:rsidR="00066508" w:rsidRDefault="00000000">
                  <w:pPr>
                    <w:keepNext/>
                    <w:widowControl w:val="0"/>
                    <w:spacing w:after="60"/>
                    <w:jc w:val="center"/>
                  </w:pPr>
                  <w:r>
                    <w:rPr>
                      <w:rFonts w:ascii="Calibri" w:hAnsi="Calibri"/>
                      <w:sz w:val="20"/>
                    </w:rPr>
                    <w:t>21.1 (8.2, 12.9, 33.8, 50.4)</w:t>
                  </w:r>
                </w:p>
              </w:tc>
            </w:tr>
            <w:tr w:rsidR="00066508" w14:paraId="2807866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37A6449" w14:textId="77777777" w:rsidR="00066508" w:rsidRDefault="00000000">
                  <w:pPr>
                    <w:keepNext/>
                    <w:widowControl w:val="0"/>
                    <w:spacing w:after="60"/>
                  </w:pPr>
                  <w:r>
                    <w:rPr>
                      <w:rFonts w:ascii="Calibri" w:hAnsi="Calibri"/>
                      <w:sz w:val="20"/>
                    </w:rPr>
                    <w:t>MEP</w:t>
                  </w:r>
                </w:p>
              </w:tc>
              <w:tc>
                <w:tcPr>
                  <w:tcW w:w="1143" w:type="dxa"/>
                  <w:tcBorders>
                    <w:top w:val="single" w:sz="6" w:space="0" w:color="D3D3D3"/>
                    <w:left w:val="single" w:sz="6" w:space="0" w:color="D3D3D3"/>
                    <w:bottom w:val="single" w:sz="6" w:space="0" w:color="D3D3D3"/>
                    <w:right w:val="single" w:sz="6" w:space="0" w:color="D3D3D3"/>
                  </w:tcBorders>
                </w:tcPr>
                <w:p w14:paraId="29661153" w14:textId="77777777" w:rsidR="00066508" w:rsidRDefault="00000000">
                  <w:pPr>
                    <w:keepNext/>
                    <w:widowControl w:val="0"/>
                    <w:spacing w:after="60"/>
                    <w:jc w:val="center"/>
                  </w:pPr>
                  <w:r>
                    <w:rPr>
                      <w:rFonts w:ascii="Calibri" w:hAnsi="Calibri"/>
                      <w:sz w:val="20"/>
                    </w:rPr>
                    <w:t>32.5 (8.8, 15.0, 79.2, 173.3)</w:t>
                  </w:r>
                </w:p>
              </w:tc>
              <w:tc>
                <w:tcPr>
                  <w:tcW w:w="1143" w:type="dxa"/>
                  <w:tcBorders>
                    <w:top w:val="single" w:sz="6" w:space="0" w:color="D3D3D3"/>
                    <w:left w:val="single" w:sz="6" w:space="0" w:color="D3D3D3"/>
                    <w:bottom w:val="single" w:sz="6" w:space="0" w:color="D3D3D3"/>
                    <w:right w:val="single" w:sz="6" w:space="0" w:color="D3D3D3"/>
                  </w:tcBorders>
                </w:tcPr>
                <w:p w14:paraId="4BB35799" w14:textId="77777777" w:rsidR="00066508" w:rsidRDefault="00000000">
                  <w:pPr>
                    <w:keepNext/>
                    <w:widowControl w:val="0"/>
                    <w:spacing w:after="60"/>
                    <w:jc w:val="center"/>
                  </w:pPr>
                  <w:r>
                    <w:rPr>
                      <w:rFonts w:ascii="Calibri" w:hAnsi="Calibri"/>
                      <w:sz w:val="20"/>
                    </w:rPr>
                    <w:t>45.2 (12.6, 20.4, 113.8, 249.0)</w:t>
                  </w:r>
                </w:p>
              </w:tc>
              <w:tc>
                <w:tcPr>
                  <w:tcW w:w="1143" w:type="dxa"/>
                  <w:tcBorders>
                    <w:top w:val="single" w:sz="6" w:space="0" w:color="D3D3D3"/>
                    <w:left w:val="single" w:sz="6" w:space="0" w:color="D3D3D3"/>
                    <w:bottom w:val="single" w:sz="6" w:space="0" w:color="D3D3D3"/>
                    <w:right w:val="single" w:sz="6" w:space="0" w:color="D3D3D3"/>
                  </w:tcBorders>
                </w:tcPr>
                <w:p w14:paraId="3A345622" w14:textId="77777777" w:rsidR="00066508" w:rsidRDefault="00000000">
                  <w:pPr>
                    <w:keepNext/>
                    <w:widowControl w:val="0"/>
                    <w:spacing w:after="60"/>
                    <w:jc w:val="center"/>
                  </w:pPr>
                  <w:r>
                    <w:rPr>
                      <w:rFonts w:ascii="Calibri" w:hAnsi="Calibri"/>
                      <w:sz w:val="20"/>
                    </w:rPr>
                    <w:t>50.0 (13.1, 26.4, 97.6, 225.8)</w:t>
                  </w:r>
                </w:p>
              </w:tc>
              <w:tc>
                <w:tcPr>
                  <w:tcW w:w="1143" w:type="dxa"/>
                  <w:tcBorders>
                    <w:top w:val="single" w:sz="6" w:space="0" w:color="D3D3D3"/>
                    <w:left w:val="single" w:sz="6" w:space="0" w:color="D3D3D3"/>
                    <w:bottom w:val="single" w:sz="6" w:space="0" w:color="D3D3D3"/>
                    <w:right w:val="single" w:sz="6" w:space="0" w:color="D3D3D3"/>
                  </w:tcBorders>
                </w:tcPr>
                <w:p w14:paraId="04D9301F" w14:textId="77777777" w:rsidR="00066508" w:rsidRDefault="00000000">
                  <w:pPr>
                    <w:keepNext/>
                    <w:widowControl w:val="0"/>
                    <w:spacing w:after="60"/>
                    <w:jc w:val="center"/>
                  </w:pPr>
                  <w:r>
                    <w:rPr>
                      <w:rFonts w:ascii="Calibri" w:hAnsi="Calibri"/>
                      <w:sz w:val="20"/>
                    </w:rPr>
                    <w:t>86.7 (23.1, 41.4, 169.5, 345.1)</w:t>
                  </w:r>
                </w:p>
              </w:tc>
              <w:tc>
                <w:tcPr>
                  <w:tcW w:w="1143" w:type="dxa"/>
                  <w:tcBorders>
                    <w:top w:val="single" w:sz="6" w:space="0" w:color="D3D3D3"/>
                    <w:left w:val="single" w:sz="6" w:space="0" w:color="D3D3D3"/>
                    <w:bottom w:val="single" w:sz="6" w:space="0" w:color="D3D3D3"/>
                    <w:right w:val="single" w:sz="6" w:space="0" w:color="D3D3D3"/>
                  </w:tcBorders>
                </w:tcPr>
                <w:p w14:paraId="1B17B99B" w14:textId="77777777" w:rsidR="00066508" w:rsidRDefault="00000000">
                  <w:pPr>
                    <w:keepNext/>
                    <w:widowControl w:val="0"/>
                    <w:spacing w:after="60"/>
                    <w:jc w:val="center"/>
                  </w:pPr>
                  <w:r>
                    <w:rPr>
                      <w:rFonts w:ascii="Calibri" w:hAnsi="Calibri"/>
                      <w:sz w:val="20"/>
                    </w:rPr>
                    <w:t>26.1 (10.1, 14.0, 54.4, 84.7)</w:t>
                  </w:r>
                </w:p>
              </w:tc>
              <w:tc>
                <w:tcPr>
                  <w:tcW w:w="1143" w:type="dxa"/>
                  <w:tcBorders>
                    <w:top w:val="single" w:sz="6" w:space="0" w:color="D3D3D3"/>
                    <w:left w:val="single" w:sz="6" w:space="0" w:color="D3D3D3"/>
                    <w:bottom w:val="single" w:sz="6" w:space="0" w:color="D3D3D3"/>
                    <w:right w:val="single" w:sz="6" w:space="0" w:color="D3D3D3"/>
                  </w:tcBorders>
                </w:tcPr>
                <w:p w14:paraId="78382674" w14:textId="77777777" w:rsidR="00066508" w:rsidRDefault="00000000">
                  <w:pPr>
                    <w:keepNext/>
                    <w:widowControl w:val="0"/>
                    <w:spacing w:after="60"/>
                    <w:jc w:val="center"/>
                  </w:pPr>
                  <w:r>
                    <w:rPr>
                      <w:rFonts w:ascii="Calibri" w:hAnsi="Calibri"/>
                      <w:sz w:val="20"/>
                    </w:rPr>
                    <w:t>12.8 (5.8, 8.3, 20.9, 38.8)</w:t>
                  </w:r>
                </w:p>
              </w:tc>
              <w:tc>
                <w:tcPr>
                  <w:tcW w:w="1143" w:type="dxa"/>
                  <w:tcBorders>
                    <w:top w:val="single" w:sz="6" w:space="0" w:color="D3D3D3"/>
                    <w:left w:val="single" w:sz="6" w:space="0" w:color="D3D3D3"/>
                    <w:bottom w:val="single" w:sz="6" w:space="0" w:color="D3D3D3"/>
                    <w:right w:val="single" w:sz="6" w:space="0" w:color="D3D3D3"/>
                  </w:tcBorders>
                </w:tcPr>
                <w:p w14:paraId="1D28245B" w14:textId="77777777" w:rsidR="00066508" w:rsidRDefault="00000000">
                  <w:pPr>
                    <w:keepNext/>
                    <w:widowControl w:val="0"/>
                    <w:spacing w:after="60"/>
                    <w:jc w:val="center"/>
                  </w:pPr>
                  <w:r>
                    <w:rPr>
                      <w:rFonts w:ascii="Calibri" w:hAnsi="Calibri"/>
                      <w:sz w:val="20"/>
                    </w:rPr>
                    <w:t>28.1 (9.3, 14.2, 62.1, 109.6)</w:t>
                  </w:r>
                </w:p>
              </w:tc>
            </w:tr>
            <w:tr w:rsidR="00066508" w14:paraId="3EAA89A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3BC2B55" w14:textId="77777777" w:rsidR="00066508" w:rsidRDefault="00000000">
                  <w:pPr>
                    <w:keepNext/>
                    <w:widowControl w:val="0"/>
                    <w:spacing w:after="60"/>
                  </w:pPr>
                  <w:proofErr w:type="spellStart"/>
                  <w:r>
                    <w:rPr>
                      <w:rFonts w:ascii="Calibri" w:hAnsi="Calibri"/>
                      <w:sz w:val="20"/>
                    </w:rPr>
                    <w:t>MiBP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24D736C5" w14:textId="77777777" w:rsidR="00066508" w:rsidRDefault="00000000">
                  <w:pPr>
                    <w:keepNext/>
                    <w:widowControl w:val="0"/>
                    <w:spacing w:after="60"/>
                    <w:jc w:val="center"/>
                  </w:pPr>
                  <w:r>
                    <w:rPr>
                      <w:rFonts w:ascii="Calibri" w:hAnsi="Calibri"/>
                      <w:sz w:val="20"/>
                    </w:rPr>
                    <w:t>40.2 (14.6, 24.5, 71.1, 123.1)</w:t>
                  </w:r>
                </w:p>
              </w:tc>
              <w:tc>
                <w:tcPr>
                  <w:tcW w:w="1143" w:type="dxa"/>
                  <w:tcBorders>
                    <w:top w:val="single" w:sz="6" w:space="0" w:color="D3D3D3"/>
                    <w:left w:val="single" w:sz="6" w:space="0" w:color="D3D3D3"/>
                    <w:bottom w:val="single" w:sz="6" w:space="0" w:color="D3D3D3"/>
                    <w:right w:val="single" w:sz="6" w:space="0" w:color="D3D3D3"/>
                  </w:tcBorders>
                </w:tcPr>
                <w:p w14:paraId="6F5CE3B4" w14:textId="77777777" w:rsidR="00066508" w:rsidRDefault="00000000">
                  <w:pPr>
                    <w:keepNext/>
                    <w:widowControl w:val="0"/>
                    <w:spacing w:after="60"/>
                    <w:jc w:val="center"/>
                  </w:pPr>
                  <w:r>
                    <w:rPr>
                      <w:rFonts w:ascii="Calibri" w:hAnsi="Calibri"/>
                      <w:sz w:val="20"/>
                    </w:rPr>
                    <w:t>61.9 (24.6, 38.8, 103.2, 168.4)</w:t>
                  </w:r>
                </w:p>
              </w:tc>
              <w:tc>
                <w:tcPr>
                  <w:tcW w:w="1143" w:type="dxa"/>
                  <w:tcBorders>
                    <w:top w:val="single" w:sz="6" w:space="0" w:color="D3D3D3"/>
                    <w:left w:val="single" w:sz="6" w:space="0" w:color="D3D3D3"/>
                    <w:bottom w:val="single" w:sz="6" w:space="0" w:color="D3D3D3"/>
                    <w:right w:val="single" w:sz="6" w:space="0" w:color="D3D3D3"/>
                  </w:tcBorders>
                </w:tcPr>
                <w:p w14:paraId="59985CD0" w14:textId="77777777" w:rsidR="00066508" w:rsidRDefault="00000000">
                  <w:pPr>
                    <w:keepNext/>
                    <w:widowControl w:val="0"/>
                    <w:spacing w:after="60"/>
                    <w:jc w:val="center"/>
                  </w:pPr>
                  <w:r>
                    <w:rPr>
                      <w:rFonts w:ascii="Calibri" w:hAnsi="Calibri"/>
                      <w:sz w:val="20"/>
                    </w:rPr>
                    <w:t>47.4 (16.3, 27.5, 82.4, 159.2)</w:t>
                  </w:r>
                </w:p>
              </w:tc>
              <w:tc>
                <w:tcPr>
                  <w:tcW w:w="1143" w:type="dxa"/>
                  <w:tcBorders>
                    <w:top w:val="single" w:sz="6" w:space="0" w:color="D3D3D3"/>
                    <w:left w:val="single" w:sz="6" w:space="0" w:color="D3D3D3"/>
                    <w:bottom w:val="single" w:sz="6" w:space="0" w:color="D3D3D3"/>
                    <w:right w:val="single" w:sz="6" w:space="0" w:color="D3D3D3"/>
                  </w:tcBorders>
                </w:tcPr>
                <w:p w14:paraId="452D6B1C" w14:textId="77777777" w:rsidR="00066508" w:rsidRDefault="00000000">
                  <w:pPr>
                    <w:keepNext/>
                    <w:widowControl w:val="0"/>
                    <w:spacing w:after="60"/>
                    <w:jc w:val="center"/>
                  </w:pPr>
                  <w:r>
                    <w:rPr>
                      <w:rFonts w:ascii="Calibri" w:hAnsi="Calibri"/>
                      <w:sz w:val="20"/>
                    </w:rPr>
                    <w:t>28.5 (13.1, 17.7, 44.6, 61.4)</w:t>
                  </w:r>
                </w:p>
              </w:tc>
              <w:tc>
                <w:tcPr>
                  <w:tcW w:w="1143" w:type="dxa"/>
                  <w:tcBorders>
                    <w:top w:val="single" w:sz="6" w:space="0" w:color="D3D3D3"/>
                    <w:left w:val="single" w:sz="6" w:space="0" w:color="D3D3D3"/>
                    <w:bottom w:val="single" w:sz="6" w:space="0" w:color="D3D3D3"/>
                    <w:right w:val="single" w:sz="6" w:space="0" w:color="D3D3D3"/>
                  </w:tcBorders>
                </w:tcPr>
                <w:p w14:paraId="7A72D8F3" w14:textId="77777777" w:rsidR="00066508" w:rsidRDefault="00000000">
                  <w:pPr>
                    <w:keepNext/>
                    <w:widowControl w:val="0"/>
                    <w:spacing w:after="60"/>
                    <w:jc w:val="center"/>
                  </w:pPr>
                  <w:r>
                    <w:rPr>
                      <w:rFonts w:ascii="Calibri" w:hAnsi="Calibri"/>
                      <w:sz w:val="20"/>
                    </w:rPr>
                    <w:t>69.9 (28.7, 42.4, 108.6, 164.6)</w:t>
                  </w:r>
                </w:p>
              </w:tc>
              <w:tc>
                <w:tcPr>
                  <w:tcW w:w="1143" w:type="dxa"/>
                  <w:tcBorders>
                    <w:top w:val="single" w:sz="6" w:space="0" w:color="D3D3D3"/>
                    <w:left w:val="single" w:sz="6" w:space="0" w:color="D3D3D3"/>
                    <w:bottom w:val="single" w:sz="6" w:space="0" w:color="D3D3D3"/>
                    <w:right w:val="single" w:sz="6" w:space="0" w:color="D3D3D3"/>
                  </w:tcBorders>
                </w:tcPr>
                <w:p w14:paraId="22F9E2EE" w14:textId="77777777" w:rsidR="00066508" w:rsidRDefault="00000000">
                  <w:pPr>
                    <w:keepNext/>
                    <w:widowControl w:val="0"/>
                    <w:spacing w:after="60"/>
                    <w:jc w:val="center"/>
                  </w:pPr>
                  <w:r>
                    <w:rPr>
                      <w:rFonts w:ascii="Calibri" w:hAnsi="Calibri"/>
                      <w:sz w:val="20"/>
                    </w:rPr>
                    <w:t>23.5 (9.5, 14.2, 36.5, 53.9)</w:t>
                  </w:r>
                </w:p>
              </w:tc>
              <w:tc>
                <w:tcPr>
                  <w:tcW w:w="1143" w:type="dxa"/>
                  <w:tcBorders>
                    <w:top w:val="single" w:sz="6" w:space="0" w:color="D3D3D3"/>
                    <w:left w:val="single" w:sz="6" w:space="0" w:color="D3D3D3"/>
                    <w:bottom w:val="single" w:sz="6" w:space="0" w:color="D3D3D3"/>
                    <w:right w:val="single" w:sz="6" w:space="0" w:color="D3D3D3"/>
                  </w:tcBorders>
                </w:tcPr>
                <w:p w14:paraId="678399A7" w14:textId="77777777" w:rsidR="00066508" w:rsidRDefault="00000000">
                  <w:pPr>
                    <w:keepNext/>
                    <w:widowControl w:val="0"/>
                    <w:spacing w:after="60"/>
                    <w:jc w:val="center"/>
                  </w:pPr>
                  <w:r>
                    <w:rPr>
                      <w:rFonts w:ascii="Calibri" w:hAnsi="Calibri"/>
                      <w:sz w:val="20"/>
                    </w:rPr>
                    <w:t>43.2 (22.0, 30.0, 71.8, 117.6)</w:t>
                  </w:r>
                </w:p>
              </w:tc>
            </w:tr>
            <w:tr w:rsidR="00066508" w14:paraId="17037C3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F700B1C" w14:textId="77777777" w:rsidR="00066508" w:rsidRDefault="00000000">
                  <w:pPr>
                    <w:keepNext/>
                    <w:widowControl w:val="0"/>
                    <w:spacing w:after="60"/>
                  </w:pPr>
                  <w:proofErr w:type="spellStart"/>
                  <w:r>
                    <w:rPr>
                      <w:rFonts w:ascii="Calibri" w:hAnsi="Calibri"/>
                      <w:sz w:val="20"/>
                    </w:rPr>
                    <w:t>MnBP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78670E88" w14:textId="77777777" w:rsidR="00066508" w:rsidRDefault="00000000">
                  <w:pPr>
                    <w:keepNext/>
                    <w:widowControl w:val="0"/>
                    <w:spacing w:after="60"/>
                    <w:jc w:val="center"/>
                  </w:pPr>
                  <w:r>
                    <w:rPr>
                      <w:rFonts w:ascii="Calibri" w:hAnsi="Calibri"/>
                      <w:sz w:val="20"/>
                    </w:rPr>
                    <w:t>22.7 (9.5, 14.5, 38.8, 66.7)</w:t>
                  </w:r>
                </w:p>
              </w:tc>
              <w:tc>
                <w:tcPr>
                  <w:tcW w:w="1143" w:type="dxa"/>
                  <w:tcBorders>
                    <w:top w:val="single" w:sz="6" w:space="0" w:color="D3D3D3"/>
                    <w:left w:val="single" w:sz="6" w:space="0" w:color="D3D3D3"/>
                    <w:bottom w:val="single" w:sz="6" w:space="0" w:color="D3D3D3"/>
                    <w:right w:val="single" w:sz="6" w:space="0" w:color="D3D3D3"/>
                  </w:tcBorders>
                </w:tcPr>
                <w:p w14:paraId="24A55DAF" w14:textId="77777777" w:rsidR="00066508" w:rsidRDefault="00000000">
                  <w:pPr>
                    <w:keepNext/>
                    <w:widowControl w:val="0"/>
                    <w:spacing w:after="60"/>
                    <w:jc w:val="center"/>
                  </w:pPr>
                  <w:r>
                    <w:rPr>
                      <w:rFonts w:ascii="Calibri" w:hAnsi="Calibri"/>
                      <w:sz w:val="20"/>
                    </w:rPr>
                    <w:t>25.4 (8.6, 16.8, 42.0, 65.3)</w:t>
                  </w:r>
                </w:p>
              </w:tc>
              <w:tc>
                <w:tcPr>
                  <w:tcW w:w="1143" w:type="dxa"/>
                  <w:tcBorders>
                    <w:top w:val="single" w:sz="6" w:space="0" w:color="D3D3D3"/>
                    <w:left w:val="single" w:sz="6" w:space="0" w:color="D3D3D3"/>
                    <w:bottom w:val="single" w:sz="6" w:space="0" w:color="D3D3D3"/>
                    <w:right w:val="single" w:sz="6" w:space="0" w:color="D3D3D3"/>
                  </w:tcBorders>
                </w:tcPr>
                <w:p w14:paraId="7707DA2A" w14:textId="77777777" w:rsidR="00066508" w:rsidRDefault="00000000">
                  <w:pPr>
                    <w:keepNext/>
                    <w:widowControl w:val="0"/>
                    <w:spacing w:after="60"/>
                    <w:jc w:val="center"/>
                  </w:pPr>
                  <w:r>
                    <w:rPr>
                      <w:rFonts w:ascii="Calibri" w:hAnsi="Calibri"/>
                      <w:sz w:val="20"/>
                    </w:rPr>
                    <w:t>21.7 (10.1, 13.8, 37.5, 55.1)</w:t>
                  </w:r>
                </w:p>
              </w:tc>
              <w:tc>
                <w:tcPr>
                  <w:tcW w:w="1143" w:type="dxa"/>
                  <w:tcBorders>
                    <w:top w:val="single" w:sz="6" w:space="0" w:color="D3D3D3"/>
                    <w:left w:val="single" w:sz="6" w:space="0" w:color="D3D3D3"/>
                    <w:bottom w:val="single" w:sz="6" w:space="0" w:color="D3D3D3"/>
                    <w:right w:val="single" w:sz="6" w:space="0" w:color="D3D3D3"/>
                  </w:tcBorders>
                </w:tcPr>
                <w:p w14:paraId="03496410" w14:textId="77777777" w:rsidR="00066508" w:rsidRDefault="00000000">
                  <w:pPr>
                    <w:keepNext/>
                    <w:widowControl w:val="0"/>
                    <w:spacing w:after="60"/>
                    <w:jc w:val="center"/>
                  </w:pPr>
                  <w:r>
                    <w:rPr>
                      <w:rFonts w:ascii="Calibri" w:hAnsi="Calibri"/>
                      <w:sz w:val="20"/>
                    </w:rPr>
                    <w:t>15.0 (6.6, 10.2, 23.2, 38.0)</w:t>
                  </w:r>
                </w:p>
              </w:tc>
              <w:tc>
                <w:tcPr>
                  <w:tcW w:w="1143" w:type="dxa"/>
                  <w:tcBorders>
                    <w:top w:val="single" w:sz="6" w:space="0" w:color="D3D3D3"/>
                    <w:left w:val="single" w:sz="6" w:space="0" w:color="D3D3D3"/>
                    <w:bottom w:val="single" w:sz="6" w:space="0" w:color="D3D3D3"/>
                    <w:right w:val="single" w:sz="6" w:space="0" w:color="D3D3D3"/>
                  </w:tcBorders>
                </w:tcPr>
                <w:p w14:paraId="31907562" w14:textId="77777777" w:rsidR="00066508" w:rsidRDefault="00000000">
                  <w:pPr>
                    <w:keepNext/>
                    <w:widowControl w:val="0"/>
                    <w:spacing w:after="60"/>
                    <w:jc w:val="center"/>
                  </w:pPr>
                  <w:r>
                    <w:rPr>
                      <w:rFonts w:ascii="Calibri" w:hAnsi="Calibri"/>
                      <w:sz w:val="20"/>
                    </w:rPr>
                    <w:t>39.9 (17.7, 25.6, 60.5, 90.7)</w:t>
                  </w:r>
                </w:p>
              </w:tc>
              <w:tc>
                <w:tcPr>
                  <w:tcW w:w="1143" w:type="dxa"/>
                  <w:tcBorders>
                    <w:top w:val="single" w:sz="6" w:space="0" w:color="D3D3D3"/>
                    <w:left w:val="single" w:sz="6" w:space="0" w:color="D3D3D3"/>
                    <w:bottom w:val="single" w:sz="6" w:space="0" w:color="D3D3D3"/>
                    <w:right w:val="single" w:sz="6" w:space="0" w:color="D3D3D3"/>
                  </w:tcBorders>
                </w:tcPr>
                <w:p w14:paraId="0DF3F398" w14:textId="77777777" w:rsidR="00066508" w:rsidRDefault="00000000">
                  <w:pPr>
                    <w:keepNext/>
                    <w:widowControl w:val="0"/>
                    <w:spacing w:after="60"/>
                    <w:jc w:val="center"/>
                  </w:pPr>
                  <w:r>
                    <w:rPr>
                      <w:rFonts w:ascii="Calibri" w:hAnsi="Calibri"/>
                      <w:sz w:val="20"/>
                    </w:rPr>
                    <w:t>20.4 (10.8, 15.0, 32.6, 55.9)</w:t>
                  </w:r>
                </w:p>
              </w:tc>
              <w:tc>
                <w:tcPr>
                  <w:tcW w:w="1143" w:type="dxa"/>
                  <w:tcBorders>
                    <w:top w:val="single" w:sz="6" w:space="0" w:color="D3D3D3"/>
                    <w:left w:val="single" w:sz="6" w:space="0" w:color="D3D3D3"/>
                    <w:bottom w:val="single" w:sz="6" w:space="0" w:color="D3D3D3"/>
                    <w:right w:val="single" w:sz="6" w:space="0" w:color="D3D3D3"/>
                  </w:tcBorders>
                </w:tcPr>
                <w:p w14:paraId="62D4C12B" w14:textId="77777777" w:rsidR="00066508" w:rsidRDefault="00000000">
                  <w:pPr>
                    <w:keepNext/>
                    <w:widowControl w:val="0"/>
                    <w:spacing w:after="60"/>
                    <w:jc w:val="center"/>
                  </w:pPr>
                  <w:r>
                    <w:rPr>
                      <w:rFonts w:ascii="Calibri" w:hAnsi="Calibri"/>
                      <w:sz w:val="20"/>
                    </w:rPr>
                    <w:t>22.5 (9.7, 14.0, 38.9, 78.4)</w:t>
                  </w:r>
                </w:p>
              </w:tc>
            </w:tr>
            <w:tr w:rsidR="00066508" w14:paraId="056C542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BC22665"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6247E2A8" w14:textId="77777777" w:rsidR="00066508" w:rsidRDefault="00000000">
                  <w:pPr>
                    <w:keepNext/>
                    <w:widowControl w:val="0"/>
                    <w:spacing w:after="60"/>
                    <w:jc w:val="center"/>
                  </w:pPr>
                  <w:r>
                    <w:rPr>
                      <w:rFonts w:ascii="Calibri" w:hAnsi="Calibri"/>
                      <w:sz w:val="20"/>
                    </w:rPr>
                    <w:t>5.0 (2.1, 3.1, 9.3, 17.4)</w:t>
                  </w:r>
                </w:p>
              </w:tc>
              <w:tc>
                <w:tcPr>
                  <w:tcW w:w="1143" w:type="dxa"/>
                  <w:tcBorders>
                    <w:top w:val="single" w:sz="6" w:space="0" w:color="D3D3D3"/>
                    <w:left w:val="single" w:sz="6" w:space="0" w:color="D3D3D3"/>
                    <w:bottom w:val="single" w:sz="6" w:space="0" w:color="D3D3D3"/>
                    <w:right w:val="single" w:sz="6" w:space="0" w:color="D3D3D3"/>
                  </w:tcBorders>
                </w:tcPr>
                <w:p w14:paraId="7ACF2B82" w14:textId="77777777" w:rsidR="00066508" w:rsidRDefault="00000000">
                  <w:pPr>
                    <w:keepNext/>
                    <w:widowControl w:val="0"/>
                    <w:spacing w:after="60"/>
                    <w:jc w:val="center"/>
                  </w:pPr>
                  <w:r>
                    <w:rPr>
                      <w:rFonts w:ascii="Calibri" w:hAnsi="Calibri"/>
                      <w:sz w:val="20"/>
                    </w:rPr>
                    <w:t>8.2 (2.8, 4.5, 14.4, 27.6)</w:t>
                  </w:r>
                </w:p>
              </w:tc>
              <w:tc>
                <w:tcPr>
                  <w:tcW w:w="1143" w:type="dxa"/>
                  <w:tcBorders>
                    <w:top w:val="single" w:sz="6" w:space="0" w:color="D3D3D3"/>
                    <w:left w:val="single" w:sz="6" w:space="0" w:color="D3D3D3"/>
                    <w:bottom w:val="single" w:sz="6" w:space="0" w:color="D3D3D3"/>
                    <w:right w:val="single" w:sz="6" w:space="0" w:color="D3D3D3"/>
                  </w:tcBorders>
                </w:tcPr>
                <w:p w14:paraId="78C50A51" w14:textId="77777777" w:rsidR="00066508" w:rsidRDefault="00000000">
                  <w:pPr>
                    <w:keepNext/>
                    <w:widowControl w:val="0"/>
                    <w:spacing w:after="60"/>
                    <w:jc w:val="center"/>
                  </w:pPr>
                  <w:r>
                    <w:rPr>
                      <w:rFonts w:ascii="Calibri" w:hAnsi="Calibri"/>
                      <w:sz w:val="20"/>
                    </w:rPr>
                    <w:t>4.5 (1.9, 2.9, 8.4, 14.2)</w:t>
                  </w:r>
                </w:p>
              </w:tc>
              <w:tc>
                <w:tcPr>
                  <w:tcW w:w="1143" w:type="dxa"/>
                  <w:tcBorders>
                    <w:top w:val="single" w:sz="6" w:space="0" w:color="D3D3D3"/>
                    <w:left w:val="single" w:sz="6" w:space="0" w:color="D3D3D3"/>
                    <w:bottom w:val="single" w:sz="6" w:space="0" w:color="D3D3D3"/>
                    <w:right w:val="single" w:sz="6" w:space="0" w:color="D3D3D3"/>
                  </w:tcBorders>
                </w:tcPr>
                <w:p w14:paraId="3A29BB70" w14:textId="77777777" w:rsidR="00066508" w:rsidRDefault="00000000">
                  <w:pPr>
                    <w:keepNext/>
                    <w:widowControl w:val="0"/>
                    <w:spacing w:after="60"/>
                    <w:jc w:val="center"/>
                  </w:pPr>
                  <w:r>
                    <w:rPr>
                      <w:rFonts w:ascii="Calibri" w:hAnsi="Calibri"/>
                      <w:sz w:val="20"/>
                    </w:rPr>
                    <w:t>5.4 (2.2, 3.4, 10.2, 18.0)</w:t>
                  </w:r>
                </w:p>
              </w:tc>
              <w:tc>
                <w:tcPr>
                  <w:tcW w:w="1143" w:type="dxa"/>
                  <w:tcBorders>
                    <w:top w:val="single" w:sz="6" w:space="0" w:color="D3D3D3"/>
                    <w:left w:val="single" w:sz="6" w:space="0" w:color="D3D3D3"/>
                    <w:bottom w:val="single" w:sz="6" w:space="0" w:color="D3D3D3"/>
                    <w:right w:val="single" w:sz="6" w:space="0" w:color="D3D3D3"/>
                  </w:tcBorders>
                </w:tcPr>
                <w:p w14:paraId="6E0894D2" w14:textId="77777777" w:rsidR="00066508" w:rsidRDefault="00000000">
                  <w:pPr>
                    <w:keepNext/>
                    <w:widowControl w:val="0"/>
                    <w:spacing w:after="60"/>
                    <w:jc w:val="center"/>
                  </w:pPr>
                  <w:r>
                    <w:rPr>
                      <w:rFonts w:ascii="Calibri" w:hAnsi="Calibri"/>
                      <w:sz w:val="20"/>
                    </w:rPr>
                    <w:t>4.5 (1.8, 2.6, 7.5, 14.1)</w:t>
                  </w:r>
                </w:p>
              </w:tc>
              <w:tc>
                <w:tcPr>
                  <w:tcW w:w="1143" w:type="dxa"/>
                  <w:tcBorders>
                    <w:top w:val="single" w:sz="6" w:space="0" w:color="D3D3D3"/>
                    <w:left w:val="single" w:sz="6" w:space="0" w:color="D3D3D3"/>
                    <w:bottom w:val="single" w:sz="6" w:space="0" w:color="D3D3D3"/>
                    <w:right w:val="single" w:sz="6" w:space="0" w:color="D3D3D3"/>
                  </w:tcBorders>
                </w:tcPr>
                <w:p w14:paraId="5A423406" w14:textId="77777777" w:rsidR="00066508" w:rsidRDefault="00000000">
                  <w:pPr>
                    <w:keepNext/>
                    <w:widowControl w:val="0"/>
                    <w:spacing w:after="60"/>
                    <w:jc w:val="center"/>
                  </w:pPr>
                  <w:r>
                    <w:rPr>
                      <w:rFonts w:ascii="Calibri" w:hAnsi="Calibri"/>
                      <w:sz w:val="20"/>
                    </w:rPr>
                    <w:t>4.4 (2.1, 2.9, 7.7, 15.3)</w:t>
                  </w:r>
                </w:p>
              </w:tc>
              <w:tc>
                <w:tcPr>
                  <w:tcW w:w="1143" w:type="dxa"/>
                  <w:tcBorders>
                    <w:top w:val="single" w:sz="6" w:space="0" w:color="D3D3D3"/>
                    <w:left w:val="single" w:sz="6" w:space="0" w:color="D3D3D3"/>
                    <w:bottom w:val="single" w:sz="6" w:space="0" w:color="D3D3D3"/>
                    <w:right w:val="single" w:sz="6" w:space="0" w:color="D3D3D3"/>
                  </w:tcBorders>
                </w:tcPr>
                <w:p w14:paraId="38D2AE0F" w14:textId="77777777" w:rsidR="00066508" w:rsidRDefault="00000000">
                  <w:pPr>
                    <w:keepNext/>
                    <w:widowControl w:val="0"/>
                    <w:spacing w:after="60"/>
                    <w:jc w:val="center"/>
                  </w:pPr>
                  <w:r>
                    <w:rPr>
                      <w:rFonts w:ascii="Calibri" w:hAnsi="Calibri"/>
                      <w:sz w:val="20"/>
                    </w:rPr>
                    <w:t>5.3 (2.3, 3.3, 8.6, 14.8)</w:t>
                  </w:r>
                </w:p>
              </w:tc>
            </w:tr>
            <w:tr w:rsidR="00066508" w14:paraId="1791E6B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E57326"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287F52DF" w14:textId="77777777" w:rsidR="00066508" w:rsidRDefault="00000000">
                  <w:pPr>
                    <w:keepNext/>
                    <w:widowControl w:val="0"/>
                    <w:spacing w:after="60"/>
                    <w:jc w:val="center"/>
                  </w:pPr>
                  <w:r>
                    <w:rPr>
                      <w:rFonts w:ascii="Calibri" w:hAnsi="Calibri"/>
                      <w:sz w:val="20"/>
                    </w:rPr>
                    <w:t>2.7 (1.1, 1.7, 5.0, 9.1)</w:t>
                  </w:r>
                </w:p>
              </w:tc>
              <w:tc>
                <w:tcPr>
                  <w:tcW w:w="1143" w:type="dxa"/>
                  <w:tcBorders>
                    <w:top w:val="single" w:sz="6" w:space="0" w:color="D3D3D3"/>
                    <w:left w:val="single" w:sz="6" w:space="0" w:color="D3D3D3"/>
                    <w:bottom w:val="single" w:sz="6" w:space="0" w:color="D3D3D3"/>
                    <w:right w:val="single" w:sz="6" w:space="0" w:color="D3D3D3"/>
                  </w:tcBorders>
                </w:tcPr>
                <w:p w14:paraId="379AF53A" w14:textId="77777777" w:rsidR="00066508" w:rsidRDefault="00000000">
                  <w:pPr>
                    <w:keepNext/>
                    <w:widowControl w:val="0"/>
                    <w:spacing w:after="60"/>
                    <w:jc w:val="center"/>
                  </w:pPr>
                  <w:r>
                    <w:rPr>
                      <w:rFonts w:ascii="Calibri" w:hAnsi="Calibri"/>
                      <w:sz w:val="20"/>
                    </w:rPr>
                    <w:t>3.1 (1.3, 1.9, 5.7, 8.4)</w:t>
                  </w:r>
                </w:p>
              </w:tc>
              <w:tc>
                <w:tcPr>
                  <w:tcW w:w="1143" w:type="dxa"/>
                  <w:tcBorders>
                    <w:top w:val="single" w:sz="6" w:space="0" w:color="D3D3D3"/>
                    <w:left w:val="single" w:sz="6" w:space="0" w:color="D3D3D3"/>
                    <w:bottom w:val="single" w:sz="6" w:space="0" w:color="D3D3D3"/>
                    <w:right w:val="single" w:sz="6" w:space="0" w:color="D3D3D3"/>
                  </w:tcBorders>
                </w:tcPr>
                <w:p w14:paraId="4EBE7F19" w14:textId="77777777" w:rsidR="00066508" w:rsidRDefault="00000000">
                  <w:pPr>
                    <w:keepNext/>
                    <w:widowControl w:val="0"/>
                    <w:spacing w:after="60"/>
                    <w:jc w:val="center"/>
                  </w:pPr>
                  <w:r>
                    <w:rPr>
                      <w:rFonts w:ascii="Calibri" w:hAnsi="Calibri"/>
                      <w:sz w:val="20"/>
                    </w:rPr>
                    <w:t>2.3 (1.0, 1.5, 3.9, 6.4)</w:t>
                  </w:r>
                </w:p>
              </w:tc>
              <w:tc>
                <w:tcPr>
                  <w:tcW w:w="1143" w:type="dxa"/>
                  <w:tcBorders>
                    <w:top w:val="single" w:sz="6" w:space="0" w:color="D3D3D3"/>
                    <w:left w:val="single" w:sz="6" w:space="0" w:color="D3D3D3"/>
                    <w:bottom w:val="single" w:sz="6" w:space="0" w:color="D3D3D3"/>
                    <w:right w:val="single" w:sz="6" w:space="0" w:color="D3D3D3"/>
                  </w:tcBorders>
                </w:tcPr>
                <w:p w14:paraId="7D1EB16D" w14:textId="77777777" w:rsidR="00066508" w:rsidRDefault="00000000">
                  <w:pPr>
                    <w:keepNext/>
                    <w:widowControl w:val="0"/>
                    <w:spacing w:after="60"/>
                    <w:jc w:val="center"/>
                  </w:pPr>
                  <w:r>
                    <w:rPr>
                      <w:rFonts w:ascii="Calibri" w:hAnsi="Calibri"/>
                      <w:sz w:val="20"/>
                    </w:rPr>
                    <w:t>3.1 (1.4, 2.0, 5.3, 11.7)</w:t>
                  </w:r>
                </w:p>
              </w:tc>
              <w:tc>
                <w:tcPr>
                  <w:tcW w:w="1143" w:type="dxa"/>
                  <w:tcBorders>
                    <w:top w:val="single" w:sz="6" w:space="0" w:color="D3D3D3"/>
                    <w:left w:val="single" w:sz="6" w:space="0" w:color="D3D3D3"/>
                    <w:bottom w:val="single" w:sz="6" w:space="0" w:color="D3D3D3"/>
                    <w:right w:val="single" w:sz="6" w:space="0" w:color="D3D3D3"/>
                  </w:tcBorders>
                </w:tcPr>
                <w:p w14:paraId="1D89B084" w14:textId="77777777" w:rsidR="00066508" w:rsidRDefault="00000000">
                  <w:pPr>
                    <w:keepNext/>
                    <w:widowControl w:val="0"/>
                    <w:spacing w:after="60"/>
                    <w:jc w:val="center"/>
                  </w:pPr>
                  <w:r>
                    <w:rPr>
                      <w:rFonts w:ascii="Calibri" w:hAnsi="Calibri"/>
                      <w:sz w:val="20"/>
                    </w:rPr>
                    <w:t>2.4 (1.1, 1.5, 4.3, 8.1)</w:t>
                  </w:r>
                </w:p>
              </w:tc>
              <w:tc>
                <w:tcPr>
                  <w:tcW w:w="1143" w:type="dxa"/>
                  <w:tcBorders>
                    <w:top w:val="single" w:sz="6" w:space="0" w:color="D3D3D3"/>
                    <w:left w:val="single" w:sz="6" w:space="0" w:color="D3D3D3"/>
                    <w:bottom w:val="single" w:sz="6" w:space="0" w:color="D3D3D3"/>
                    <w:right w:val="single" w:sz="6" w:space="0" w:color="D3D3D3"/>
                  </w:tcBorders>
                </w:tcPr>
                <w:p w14:paraId="46456C7A" w14:textId="77777777" w:rsidR="00066508" w:rsidRDefault="00000000">
                  <w:pPr>
                    <w:keepNext/>
                    <w:widowControl w:val="0"/>
                    <w:spacing w:after="60"/>
                    <w:jc w:val="center"/>
                  </w:pPr>
                  <w:r>
                    <w:rPr>
                      <w:rFonts w:ascii="Calibri" w:hAnsi="Calibri"/>
                      <w:sz w:val="20"/>
                    </w:rPr>
                    <w:t>2.2 (1.0, 1.4, 4.0, 9.3)</w:t>
                  </w:r>
                </w:p>
              </w:tc>
              <w:tc>
                <w:tcPr>
                  <w:tcW w:w="1143" w:type="dxa"/>
                  <w:tcBorders>
                    <w:top w:val="single" w:sz="6" w:space="0" w:color="D3D3D3"/>
                    <w:left w:val="single" w:sz="6" w:space="0" w:color="D3D3D3"/>
                    <w:bottom w:val="single" w:sz="6" w:space="0" w:color="D3D3D3"/>
                    <w:right w:val="single" w:sz="6" w:space="0" w:color="D3D3D3"/>
                  </w:tcBorders>
                </w:tcPr>
                <w:p w14:paraId="705F6AD2" w14:textId="77777777" w:rsidR="00066508" w:rsidRDefault="00000000">
                  <w:pPr>
                    <w:keepNext/>
                    <w:widowControl w:val="0"/>
                    <w:spacing w:after="60"/>
                    <w:jc w:val="center"/>
                  </w:pPr>
                  <w:r>
                    <w:rPr>
                      <w:rFonts w:ascii="Calibri" w:hAnsi="Calibri"/>
                      <w:sz w:val="20"/>
                    </w:rPr>
                    <w:t>3.5 (1.4, 2.1, 6.7, 9.5)</w:t>
                  </w:r>
                </w:p>
              </w:tc>
            </w:tr>
            <w:tr w:rsidR="00066508" w14:paraId="3EC8EC8A" w14:textId="77777777">
              <w:trPr>
                <w:cantSplit/>
                <w:jc w:val="center"/>
              </w:trPr>
              <w:tc>
                <w:tcPr>
                  <w:tcW w:w="9143" w:type="dxa"/>
                  <w:gridSpan w:val="8"/>
                </w:tcPr>
                <w:p w14:paraId="534CA7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3D27446C" w14:textId="77777777" w:rsidR="00066508" w:rsidRDefault="00000000">
            <w:pPr>
              <w:pStyle w:val="ImageCaption"/>
              <w:widowControl w:val="0"/>
              <w:spacing w:before="200"/>
            </w:pPr>
            <w:r>
              <w:t xml:space="preserve">Table S6: </w:t>
            </w:r>
            <w:r>
              <w:rPr>
                <w:b/>
                <w:bCs/>
              </w:rPr>
              <w:t xml:space="preserve">Participants non-persistent endocrine disrupting chemicals (EDCs) concentrations, by cohort and overall (HELIX </w:t>
            </w:r>
            <w:proofErr w:type="spellStart"/>
            <w:r>
              <w:rPr>
                <w:b/>
                <w:bCs/>
              </w:rPr>
              <w:t>subcohort</w:t>
            </w:r>
            <w:proofErr w:type="spellEnd"/>
            <w:r>
              <w:rPr>
                <w:b/>
                <w:bCs/>
              </w:rPr>
              <w:t>; 2013-2016).</w:t>
            </w:r>
            <w:bookmarkEnd w:id="434"/>
          </w:p>
        </w:tc>
      </w:tr>
    </w:tbl>
    <w:p w14:paraId="00453BBA" w14:textId="77777777" w:rsidR="00066508" w:rsidRDefault="00000000">
      <w:pPr>
        <w:pStyle w:val="Heading3"/>
      </w:pPr>
      <w:r>
        <w:lastRenderedPageBreak/>
        <w:t>11.1.7 Concentrations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7C09A169"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423"/>
              <w:gridCol w:w="1131"/>
              <w:gridCol w:w="1132"/>
              <w:gridCol w:w="1132"/>
              <w:gridCol w:w="1130"/>
              <w:gridCol w:w="1132"/>
              <w:gridCol w:w="1132"/>
              <w:gridCol w:w="1132"/>
            </w:tblGrid>
            <w:tr w:rsidR="00066508" w14:paraId="46C256BE" w14:textId="77777777">
              <w:trPr>
                <w:cantSplit/>
                <w:tblHeader/>
                <w:jc w:val="center"/>
              </w:trPr>
              <w:tc>
                <w:tcPr>
                  <w:tcW w:w="1142" w:type="dxa"/>
                  <w:tcBorders>
                    <w:top w:val="single" w:sz="16" w:space="0" w:color="D3D3D3"/>
                    <w:left w:val="single" w:sz="6" w:space="0" w:color="D3D3D3"/>
                    <w:bottom w:val="single" w:sz="16" w:space="0" w:color="D3D3D3"/>
                  </w:tcBorders>
                </w:tcPr>
                <w:p w14:paraId="7B10F8AD" w14:textId="77777777" w:rsidR="00066508" w:rsidRDefault="00000000">
                  <w:pPr>
                    <w:keepNext/>
                    <w:widowControl w:val="0"/>
                    <w:spacing w:after="60"/>
                  </w:pPr>
                  <w:bookmarkStart w:id="435" w:name="supptbl-met-desc"/>
                  <w:r>
                    <w:rPr>
                      <w:rFonts w:ascii="Calibri" w:hAnsi="Calibri"/>
                      <w:b/>
                      <w:sz w:val="20"/>
                    </w:rPr>
                    <w:t>Characteristic</w:t>
                  </w:r>
                </w:p>
              </w:tc>
              <w:tc>
                <w:tcPr>
                  <w:tcW w:w="1143" w:type="dxa"/>
                  <w:tcBorders>
                    <w:top w:val="single" w:sz="16" w:space="0" w:color="D3D3D3"/>
                    <w:bottom w:val="single" w:sz="16" w:space="0" w:color="D3D3D3"/>
                  </w:tcBorders>
                </w:tcPr>
                <w:p w14:paraId="55210833" w14:textId="77777777" w:rsidR="00066508" w:rsidRDefault="00000000">
                  <w:pPr>
                    <w:keepNext/>
                    <w:widowControl w:val="0"/>
                    <w:spacing w:after="60"/>
                    <w:jc w:val="cente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1143" w:type="dxa"/>
                  <w:tcBorders>
                    <w:top w:val="single" w:sz="16" w:space="0" w:color="D3D3D3"/>
                    <w:bottom w:val="single" w:sz="16" w:space="0" w:color="D3D3D3"/>
                  </w:tcBorders>
                </w:tcPr>
                <w:p w14:paraId="6F445E46" w14:textId="77777777" w:rsidR="00066508" w:rsidRDefault="00000000">
                  <w:pPr>
                    <w:keepNext/>
                    <w:widowControl w:val="0"/>
                    <w:spacing w:after="60"/>
                    <w:jc w:val="center"/>
                  </w:pPr>
                  <w:r>
                    <w:rPr>
                      <w:rFonts w:ascii="Calibri" w:hAnsi="Calibri"/>
                      <w:b/>
                      <w:sz w:val="20"/>
                    </w:rPr>
                    <w:t>BIB</w:t>
                  </w:r>
                  <w:r>
                    <w:rPr>
                      <w:rFonts w:ascii="Calibri" w:hAnsi="Calibri"/>
                      <w:sz w:val="20"/>
                    </w:rPr>
                    <w:t>, N = 154</w:t>
                  </w:r>
                  <w:r>
                    <w:rPr>
                      <w:rFonts w:ascii="Calibri" w:hAnsi="Calibri"/>
                      <w:i/>
                      <w:sz w:val="20"/>
                      <w:vertAlign w:val="superscript"/>
                    </w:rPr>
                    <w:t>a</w:t>
                  </w:r>
                </w:p>
              </w:tc>
              <w:tc>
                <w:tcPr>
                  <w:tcW w:w="1143" w:type="dxa"/>
                  <w:tcBorders>
                    <w:top w:val="single" w:sz="16" w:space="0" w:color="D3D3D3"/>
                    <w:bottom w:val="single" w:sz="16" w:space="0" w:color="D3D3D3"/>
                  </w:tcBorders>
                </w:tcPr>
                <w:p w14:paraId="2CE183CA" w14:textId="77777777" w:rsidR="00066508" w:rsidRDefault="00000000">
                  <w:pPr>
                    <w:keepNext/>
                    <w:widowControl w:val="0"/>
                    <w:spacing w:after="60"/>
                    <w:jc w:val="cente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1143" w:type="dxa"/>
                  <w:tcBorders>
                    <w:top w:val="single" w:sz="16" w:space="0" w:color="D3D3D3"/>
                    <w:bottom w:val="single" w:sz="16" w:space="0" w:color="D3D3D3"/>
                  </w:tcBorders>
                </w:tcPr>
                <w:p w14:paraId="6289A67C" w14:textId="77777777" w:rsidR="00066508" w:rsidRDefault="00000000">
                  <w:pPr>
                    <w:keepNext/>
                    <w:widowControl w:val="0"/>
                    <w:spacing w:after="60"/>
                    <w:jc w:val="cente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1143" w:type="dxa"/>
                  <w:tcBorders>
                    <w:top w:val="single" w:sz="16" w:space="0" w:color="D3D3D3"/>
                    <w:bottom w:val="single" w:sz="16" w:space="0" w:color="D3D3D3"/>
                  </w:tcBorders>
                </w:tcPr>
                <w:p w14:paraId="55C4D589" w14:textId="77777777" w:rsidR="00066508" w:rsidRDefault="00000000">
                  <w:pPr>
                    <w:keepNext/>
                    <w:widowControl w:val="0"/>
                    <w:spacing w:after="60"/>
                    <w:jc w:val="cente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1143" w:type="dxa"/>
                  <w:tcBorders>
                    <w:top w:val="single" w:sz="16" w:space="0" w:color="D3D3D3"/>
                    <w:bottom w:val="single" w:sz="16" w:space="0" w:color="D3D3D3"/>
                  </w:tcBorders>
                </w:tcPr>
                <w:p w14:paraId="7B40D796" w14:textId="77777777" w:rsidR="00066508" w:rsidRDefault="00000000">
                  <w:pPr>
                    <w:keepNext/>
                    <w:widowControl w:val="0"/>
                    <w:spacing w:after="60"/>
                    <w:jc w:val="cente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019B8823" w14:textId="77777777" w:rsidR="00066508" w:rsidRDefault="00000000">
                  <w:pPr>
                    <w:keepNext/>
                    <w:widowControl w:val="0"/>
                    <w:spacing w:after="60"/>
                    <w:jc w:val="center"/>
                  </w:pPr>
                  <w:r>
                    <w:rPr>
                      <w:rFonts w:ascii="Calibri" w:hAnsi="Calibri"/>
                      <w:b/>
                      <w:sz w:val="20"/>
                    </w:rPr>
                    <w:t>RHEA</w:t>
                  </w:r>
                  <w:r>
                    <w:rPr>
                      <w:rFonts w:ascii="Calibri" w:hAnsi="Calibri"/>
                      <w:sz w:val="20"/>
                    </w:rPr>
                    <w:t>, N = 128</w:t>
                  </w:r>
                  <w:r>
                    <w:rPr>
                      <w:rFonts w:ascii="Calibri" w:hAnsi="Calibri"/>
                      <w:i/>
                      <w:sz w:val="20"/>
                      <w:vertAlign w:val="superscript"/>
                    </w:rPr>
                    <w:t>a</w:t>
                  </w:r>
                </w:p>
              </w:tc>
            </w:tr>
            <w:tr w:rsidR="00066508" w14:paraId="4FEB8ED7"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886A16D" w14:textId="77777777" w:rsidR="00066508" w:rsidRDefault="00000000">
                  <w:pPr>
                    <w:keepNext/>
                    <w:widowControl w:val="0"/>
                    <w:spacing w:after="60"/>
                  </w:pPr>
                  <w:r>
                    <w:rPr>
                      <w:rFonts w:ascii="Calibri" w:hAnsi="Calibri"/>
                      <w:b/>
                      <w:sz w:val="20"/>
                    </w:rPr>
                    <w:t>Glucocorticosteroid</w:t>
                  </w:r>
                </w:p>
              </w:tc>
            </w:tr>
            <w:tr w:rsidR="00066508" w14:paraId="7B3F87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AD3A972" w14:textId="77777777" w:rsidR="00066508" w:rsidRDefault="00000000">
                  <w:pPr>
                    <w:keepNext/>
                    <w:widowControl w:val="0"/>
                    <w:spacing w:after="60"/>
                  </w:pPr>
                  <w:r>
                    <w:rPr>
                      <w:rFonts w:ascii="Calibri" w:hAnsi="Calibri"/>
                      <w:sz w:val="20"/>
                    </w:rPr>
                    <w:lastRenderedPageBreak/>
                    <w:t>A</w:t>
                  </w:r>
                </w:p>
              </w:tc>
              <w:tc>
                <w:tcPr>
                  <w:tcW w:w="1143" w:type="dxa"/>
                  <w:tcBorders>
                    <w:top w:val="single" w:sz="6" w:space="0" w:color="D3D3D3"/>
                    <w:left w:val="single" w:sz="6" w:space="0" w:color="D3D3D3"/>
                    <w:bottom w:val="single" w:sz="6" w:space="0" w:color="D3D3D3"/>
                    <w:right w:val="single" w:sz="6" w:space="0" w:color="D3D3D3"/>
                  </w:tcBorders>
                </w:tcPr>
                <w:p w14:paraId="45183E00" w14:textId="77777777" w:rsidR="00066508" w:rsidRDefault="00000000">
                  <w:pPr>
                    <w:keepNext/>
                    <w:widowControl w:val="0"/>
                    <w:spacing w:after="60"/>
                    <w:jc w:val="center"/>
                  </w:pPr>
                  <w:r>
                    <w:rPr>
                      <w:rFonts w:ascii="Calibri" w:hAnsi="Calibri"/>
                      <w:sz w:val="20"/>
                    </w:rPr>
                    <w:t>4.3 (1.4, 2.4, 8.2, 16.4)</w:t>
                  </w:r>
                </w:p>
              </w:tc>
              <w:tc>
                <w:tcPr>
                  <w:tcW w:w="1143" w:type="dxa"/>
                  <w:tcBorders>
                    <w:top w:val="single" w:sz="6" w:space="0" w:color="D3D3D3"/>
                    <w:left w:val="single" w:sz="6" w:space="0" w:color="D3D3D3"/>
                    <w:bottom w:val="single" w:sz="6" w:space="0" w:color="D3D3D3"/>
                    <w:right w:val="single" w:sz="6" w:space="0" w:color="D3D3D3"/>
                  </w:tcBorders>
                </w:tcPr>
                <w:p w14:paraId="4E0F59B2" w14:textId="77777777" w:rsidR="00066508" w:rsidRDefault="00000000">
                  <w:pPr>
                    <w:keepNext/>
                    <w:widowControl w:val="0"/>
                    <w:spacing w:after="60"/>
                    <w:jc w:val="center"/>
                  </w:pPr>
                  <w:r>
                    <w:rPr>
                      <w:rFonts w:ascii="Calibri" w:hAnsi="Calibri"/>
                      <w:sz w:val="20"/>
                    </w:rPr>
                    <w:t>4.8 (1.5, 2.8, 9.0, 18.6)</w:t>
                  </w:r>
                </w:p>
              </w:tc>
              <w:tc>
                <w:tcPr>
                  <w:tcW w:w="1143" w:type="dxa"/>
                  <w:tcBorders>
                    <w:top w:val="single" w:sz="6" w:space="0" w:color="D3D3D3"/>
                    <w:left w:val="single" w:sz="6" w:space="0" w:color="D3D3D3"/>
                    <w:bottom w:val="single" w:sz="6" w:space="0" w:color="D3D3D3"/>
                    <w:right w:val="single" w:sz="6" w:space="0" w:color="D3D3D3"/>
                  </w:tcBorders>
                </w:tcPr>
                <w:p w14:paraId="3DF0D762" w14:textId="77777777" w:rsidR="00066508" w:rsidRDefault="00000000">
                  <w:pPr>
                    <w:keepNext/>
                    <w:widowControl w:val="0"/>
                    <w:spacing w:after="60"/>
                    <w:jc w:val="center"/>
                  </w:pPr>
                  <w:r>
                    <w:rPr>
                      <w:rFonts w:ascii="Calibri" w:hAnsi="Calibri"/>
                      <w:sz w:val="20"/>
                    </w:rPr>
                    <w:t>5.1 (1.7, 2.6, 9.1, 18.0)</w:t>
                  </w:r>
                </w:p>
              </w:tc>
              <w:tc>
                <w:tcPr>
                  <w:tcW w:w="1143" w:type="dxa"/>
                  <w:tcBorders>
                    <w:top w:val="single" w:sz="6" w:space="0" w:color="D3D3D3"/>
                    <w:left w:val="single" w:sz="6" w:space="0" w:color="D3D3D3"/>
                    <w:bottom w:val="single" w:sz="6" w:space="0" w:color="D3D3D3"/>
                    <w:right w:val="single" w:sz="6" w:space="0" w:color="D3D3D3"/>
                  </w:tcBorders>
                </w:tcPr>
                <w:p w14:paraId="5B839CA6" w14:textId="77777777" w:rsidR="00066508" w:rsidRDefault="00000000">
                  <w:pPr>
                    <w:keepNext/>
                    <w:widowControl w:val="0"/>
                    <w:spacing w:after="60"/>
                    <w:jc w:val="center"/>
                  </w:pPr>
                  <w:r>
                    <w:rPr>
                      <w:rFonts w:ascii="Calibri" w:hAnsi="Calibri"/>
                      <w:sz w:val="20"/>
                    </w:rPr>
                    <w:t>3.0 (0.7, 1.6, 5.6, 9.9)</w:t>
                  </w:r>
                </w:p>
              </w:tc>
              <w:tc>
                <w:tcPr>
                  <w:tcW w:w="1143" w:type="dxa"/>
                  <w:tcBorders>
                    <w:top w:val="single" w:sz="6" w:space="0" w:color="D3D3D3"/>
                    <w:left w:val="single" w:sz="6" w:space="0" w:color="D3D3D3"/>
                    <w:bottom w:val="single" w:sz="6" w:space="0" w:color="D3D3D3"/>
                    <w:right w:val="single" w:sz="6" w:space="0" w:color="D3D3D3"/>
                  </w:tcBorders>
                </w:tcPr>
                <w:p w14:paraId="631D622C" w14:textId="77777777" w:rsidR="00066508" w:rsidRDefault="00000000">
                  <w:pPr>
                    <w:keepNext/>
                    <w:widowControl w:val="0"/>
                    <w:spacing w:after="60"/>
                    <w:jc w:val="center"/>
                  </w:pPr>
                  <w:r>
                    <w:rPr>
                      <w:rFonts w:ascii="Calibri" w:hAnsi="Calibri"/>
                      <w:sz w:val="20"/>
                    </w:rPr>
                    <w:t>3.8 (1.1, 2.0, 7.3, 15.1)</w:t>
                  </w:r>
                </w:p>
              </w:tc>
              <w:tc>
                <w:tcPr>
                  <w:tcW w:w="1143" w:type="dxa"/>
                  <w:tcBorders>
                    <w:top w:val="single" w:sz="6" w:space="0" w:color="D3D3D3"/>
                    <w:left w:val="single" w:sz="6" w:space="0" w:color="D3D3D3"/>
                    <w:bottom w:val="single" w:sz="6" w:space="0" w:color="D3D3D3"/>
                    <w:right w:val="single" w:sz="6" w:space="0" w:color="D3D3D3"/>
                  </w:tcBorders>
                </w:tcPr>
                <w:p w14:paraId="794C11F7" w14:textId="77777777" w:rsidR="00066508" w:rsidRDefault="00000000">
                  <w:pPr>
                    <w:keepNext/>
                    <w:widowControl w:val="0"/>
                    <w:spacing w:after="60"/>
                    <w:jc w:val="center"/>
                  </w:pPr>
                  <w:r>
                    <w:rPr>
                      <w:rFonts w:ascii="Calibri" w:hAnsi="Calibri"/>
                      <w:sz w:val="20"/>
                    </w:rPr>
                    <w:t>4.3 (2.0, 2.7, 8.4, 14.7)</w:t>
                  </w:r>
                </w:p>
              </w:tc>
              <w:tc>
                <w:tcPr>
                  <w:tcW w:w="1143" w:type="dxa"/>
                  <w:tcBorders>
                    <w:top w:val="single" w:sz="6" w:space="0" w:color="D3D3D3"/>
                    <w:left w:val="single" w:sz="6" w:space="0" w:color="D3D3D3"/>
                    <w:bottom w:val="single" w:sz="6" w:space="0" w:color="D3D3D3"/>
                    <w:right w:val="single" w:sz="6" w:space="0" w:color="D3D3D3"/>
                  </w:tcBorders>
                </w:tcPr>
                <w:p w14:paraId="765A24B7" w14:textId="77777777" w:rsidR="00066508" w:rsidRDefault="00000000">
                  <w:pPr>
                    <w:keepNext/>
                    <w:widowControl w:val="0"/>
                    <w:spacing w:after="60"/>
                    <w:jc w:val="center"/>
                  </w:pPr>
                  <w:r>
                    <w:rPr>
                      <w:rFonts w:ascii="Calibri" w:hAnsi="Calibri"/>
                      <w:sz w:val="20"/>
                    </w:rPr>
                    <w:t>5.9 (2.1, 3.5, 14.9, 23.6)</w:t>
                  </w:r>
                </w:p>
              </w:tc>
            </w:tr>
            <w:tr w:rsidR="00066508" w14:paraId="58B7209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F40FF6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B93B72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CE693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4B2E69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E45CDF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6FBF1D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A78E4C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AEC5CF5" w14:textId="77777777" w:rsidR="00066508" w:rsidRDefault="00000000">
                  <w:pPr>
                    <w:keepNext/>
                    <w:widowControl w:val="0"/>
                    <w:spacing w:after="60"/>
                    <w:jc w:val="center"/>
                  </w:pPr>
                  <w:r>
                    <w:rPr>
                      <w:rFonts w:ascii="Calibri" w:hAnsi="Calibri"/>
                      <w:sz w:val="20"/>
                    </w:rPr>
                    <w:t>0</w:t>
                  </w:r>
                </w:p>
              </w:tc>
            </w:tr>
            <w:tr w:rsidR="00066508" w14:paraId="4418B5B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469DE75" w14:textId="77777777" w:rsidR="00066508" w:rsidRDefault="00000000">
                  <w:pPr>
                    <w:keepNext/>
                    <w:widowControl w:val="0"/>
                    <w:spacing w:after="60"/>
                  </w:pPr>
                  <w:r>
                    <w:rPr>
                      <w:rFonts w:ascii="Calibri" w:hAnsi="Calibri"/>
                      <w:sz w:val="20"/>
                    </w:rPr>
                    <w:t>E</w:t>
                  </w:r>
                </w:p>
              </w:tc>
              <w:tc>
                <w:tcPr>
                  <w:tcW w:w="1143" w:type="dxa"/>
                  <w:tcBorders>
                    <w:top w:val="single" w:sz="6" w:space="0" w:color="D3D3D3"/>
                    <w:left w:val="single" w:sz="6" w:space="0" w:color="D3D3D3"/>
                    <w:bottom w:val="single" w:sz="6" w:space="0" w:color="D3D3D3"/>
                    <w:right w:val="single" w:sz="6" w:space="0" w:color="D3D3D3"/>
                  </w:tcBorders>
                </w:tcPr>
                <w:p w14:paraId="6C87D850" w14:textId="77777777" w:rsidR="00066508" w:rsidRDefault="00000000">
                  <w:pPr>
                    <w:keepNext/>
                    <w:widowControl w:val="0"/>
                    <w:spacing w:after="60"/>
                    <w:jc w:val="center"/>
                  </w:pPr>
                  <w:r>
                    <w:rPr>
                      <w:rFonts w:ascii="Calibri" w:hAnsi="Calibri"/>
                      <w:sz w:val="20"/>
                    </w:rPr>
                    <w:t>22.9 (7.7, 13.1, 38.5, 62.9)</w:t>
                  </w:r>
                </w:p>
              </w:tc>
              <w:tc>
                <w:tcPr>
                  <w:tcW w:w="1143" w:type="dxa"/>
                  <w:tcBorders>
                    <w:top w:val="single" w:sz="6" w:space="0" w:color="D3D3D3"/>
                    <w:left w:val="single" w:sz="6" w:space="0" w:color="D3D3D3"/>
                    <w:bottom w:val="single" w:sz="6" w:space="0" w:color="D3D3D3"/>
                    <w:right w:val="single" w:sz="6" w:space="0" w:color="D3D3D3"/>
                  </w:tcBorders>
                </w:tcPr>
                <w:p w14:paraId="32825C8A" w14:textId="77777777" w:rsidR="00066508" w:rsidRDefault="00000000">
                  <w:pPr>
                    <w:keepNext/>
                    <w:widowControl w:val="0"/>
                    <w:spacing w:after="60"/>
                    <w:jc w:val="center"/>
                  </w:pPr>
                  <w:r>
                    <w:rPr>
                      <w:rFonts w:ascii="Calibri" w:hAnsi="Calibri"/>
                      <w:sz w:val="20"/>
                    </w:rPr>
                    <w:t>25.7 (8.0, 14.5, 41.4, 61.2)</w:t>
                  </w:r>
                </w:p>
              </w:tc>
              <w:tc>
                <w:tcPr>
                  <w:tcW w:w="1143" w:type="dxa"/>
                  <w:tcBorders>
                    <w:top w:val="single" w:sz="6" w:space="0" w:color="D3D3D3"/>
                    <w:left w:val="single" w:sz="6" w:space="0" w:color="D3D3D3"/>
                    <w:bottom w:val="single" w:sz="6" w:space="0" w:color="D3D3D3"/>
                    <w:right w:val="single" w:sz="6" w:space="0" w:color="D3D3D3"/>
                  </w:tcBorders>
                </w:tcPr>
                <w:p w14:paraId="4E24EE20" w14:textId="77777777" w:rsidR="00066508" w:rsidRDefault="00000000">
                  <w:pPr>
                    <w:keepNext/>
                    <w:widowControl w:val="0"/>
                    <w:spacing w:after="60"/>
                    <w:jc w:val="center"/>
                  </w:pPr>
                  <w:r>
                    <w:rPr>
                      <w:rFonts w:ascii="Calibri" w:hAnsi="Calibri"/>
                      <w:sz w:val="20"/>
                    </w:rPr>
                    <w:t>28.6 (9.1, 14.1, 42.0, 73.6)</w:t>
                  </w:r>
                </w:p>
              </w:tc>
              <w:tc>
                <w:tcPr>
                  <w:tcW w:w="1143" w:type="dxa"/>
                  <w:tcBorders>
                    <w:top w:val="single" w:sz="6" w:space="0" w:color="D3D3D3"/>
                    <w:left w:val="single" w:sz="6" w:space="0" w:color="D3D3D3"/>
                    <w:bottom w:val="single" w:sz="6" w:space="0" w:color="D3D3D3"/>
                    <w:right w:val="single" w:sz="6" w:space="0" w:color="D3D3D3"/>
                  </w:tcBorders>
                </w:tcPr>
                <w:p w14:paraId="79D03337" w14:textId="77777777" w:rsidR="00066508" w:rsidRDefault="00000000">
                  <w:pPr>
                    <w:keepNext/>
                    <w:widowControl w:val="0"/>
                    <w:spacing w:after="60"/>
                    <w:jc w:val="center"/>
                  </w:pPr>
                  <w:r>
                    <w:rPr>
                      <w:rFonts w:ascii="Calibri" w:hAnsi="Calibri"/>
                      <w:sz w:val="20"/>
                    </w:rPr>
                    <w:t>17.1 (6.6, 10.3, 27.4, 40.9)</w:t>
                  </w:r>
                </w:p>
              </w:tc>
              <w:tc>
                <w:tcPr>
                  <w:tcW w:w="1143" w:type="dxa"/>
                  <w:tcBorders>
                    <w:top w:val="single" w:sz="6" w:space="0" w:color="D3D3D3"/>
                    <w:left w:val="single" w:sz="6" w:space="0" w:color="D3D3D3"/>
                    <w:bottom w:val="single" w:sz="6" w:space="0" w:color="D3D3D3"/>
                    <w:right w:val="single" w:sz="6" w:space="0" w:color="D3D3D3"/>
                  </w:tcBorders>
                </w:tcPr>
                <w:p w14:paraId="4349ACE8" w14:textId="77777777" w:rsidR="00066508" w:rsidRDefault="00000000">
                  <w:pPr>
                    <w:keepNext/>
                    <w:widowControl w:val="0"/>
                    <w:spacing w:after="60"/>
                    <w:jc w:val="center"/>
                  </w:pPr>
                  <w:r>
                    <w:rPr>
                      <w:rFonts w:ascii="Calibri" w:hAnsi="Calibri"/>
                      <w:sz w:val="20"/>
                    </w:rPr>
                    <w:t>21.4 (7.4, 12.0, 33.7, 51.5)</w:t>
                  </w:r>
                </w:p>
              </w:tc>
              <w:tc>
                <w:tcPr>
                  <w:tcW w:w="1143" w:type="dxa"/>
                  <w:tcBorders>
                    <w:top w:val="single" w:sz="6" w:space="0" w:color="D3D3D3"/>
                    <w:left w:val="single" w:sz="6" w:space="0" w:color="D3D3D3"/>
                    <w:bottom w:val="single" w:sz="6" w:space="0" w:color="D3D3D3"/>
                    <w:right w:val="single" w:sz="6" w:space="0" w:color="D3D3D3"/>
                  </w:tcBorders>
                </w:tcPr>
                <w:p w14:paraId="7C7B17B8" w14:textId="77777777" w:rsidR="00066508" w:rsidRDefault="00000000">
                  <w:pPr>
                    <w:keepNext/>
                    <w:widowControl w:val="0"/>
                    <w:spacing w:after="60"/>
                    <w:jc w:val="center"/>
                  </w:pPr>
                  <w:r>
                    <w:rPr>
                      <w:rFonts w:ascii="Calibri" w:hAnsi="Calibri"/>
                      <w:sz w:val="20"/>
                    </w:rPr>
                    <w:t>23.3 (8.5, 14.1, 38.1, 62.2)</w:t>
                  </w:r>
                </w:p>
              </w:tc>
              <w:tc>
                <w:tcPr>
                  <w:tcW w:w="1143" w:type="dxa"/>
                  <w:tcBorders>
                    <w:top w:val="single" w:sz="6" w:space="0" w:color="D3D3D3"/>
                    <w:left w:val="single" w:sz="6" w:space="0" w:color="D3D3D3"/>
                    <w:bottom w:val="single" w:sz="6" w:space="0" w:color="D3D3D3"/>
                    <w:right w:val="single" w:sz="6" w:space="0" w:color="D3D3D3"/>
                  </w:tcBorders>
                </w:tcPr>
                <w:p w14:paraId="1949ED13" w14:textId="77777777" w:rsidR="00066508" w:rsidRDefault="00000000">
                  <w:pPr>
                    <w:keepNext/>
                    <w:widowControl w:val="0"/>
                    <w:spacing w:after="60"/>
                    <w:jc w:val="center"/>
                  </w:pPr>
                  <w:r>
                    <w:rPr>
                      <w:rFonts w:ascii="Calibri" w:hAnsi="Calibri"/>
                      <w:sz w:val="20"/>
                    </w:rPr>
                    <w:t>28.9 (10.0, 19.3, 59.4, 98.8)</w:t>
                  </w:r>
                </w:p>
              </w:tc>
            </w:tr>
            <w:tr w:rsidR="00066508" w14:paraId="291208F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FFEFB9" w14:textId="77777777" w:rsidR="00066508" w:rsidRDefault="00000000">
                  <w:pPr>
                    <w:keepNext/>
                    <w:widowControl w:val="0"/>
                    <w:spacing w:after="60"/>
                  </w:pPr>
                  <w:r>
                    <w:rPr>
                      <w:rFonts w:ascii="Calibri" w:hAnsi="Calibri"/>
                      <w:sz w:val="20"/>
                    </w:rPr>
                    <w:t>F</w:t>
                  </w:r>
                </w:p>
              </w:tc>
              <w:tc>
                <w:tcPr>
                  <w:tcW w:w="1143" w:type="dxa"/>
                  <w:tcBorders>
                    <w:top w:val="single" w:sz="6" w:space="0" w:color="D3D3D3"/>
                    <w:left w:val="single" w:sz="6" w:space="0" w:color="D3D3D3"/>
                    <w:bottom w:val="single" w:sz="6" w:space="0" w:color="D3D3D3"/>
                    <w:right w:val="single" w:sz="6" w:space="0" w:color="D3D3D3"/>
                  </w:tcBorders>
                </w:tcPr>
                <w:p w14:paraId="2F9C2F33" w14:textId="77777777" w:rsidR="00066508" w:rsidRDefault="00000000">
                  <w:pPr>
                    <w:keepNext/>
                    <w:widowControl w:val="0"/>
                    <w:spacing w:after="60"/>
                    <w:jc w:val="center"/>
                  </w:pPr>
                  <w:r>
                    <w:rPr>
                      <w:rFonts w:ascii="Calibri" w:hAnsi="Calibri"/>
                      <w:sz w:val="20"/>
                    </w:rPr>
                    <w:t>5.5 (1.9, 3.2, 9.5, 16.4)</w:t>
                  </w:r>
                </w:p>
              </w:tc>
              <w:tc>
                <w:tcPr>
                  <w:tcW w:w="1143" w:type="dxa"/>
                  <w:tcBorders>
                    <w:top w:val="single" w:sz="6" w:space="0" w:color="D3D3D3"/>
                    <w:left w:val="single" w:sz="6" w:space="0" w:color="D3D3D3"/>
                    <w:bottom w:val="single" w:sz="6" w:space="0" w:color="D3D3D3"/>
                    <w:right w:val="single" w:sz="6" w:space="0" w:color="D3D3D3"/>
                  </w:tcBorders>
                </w:tcPr>
                <w:p w14:paraId="15CB8AB4" w14:textId="77777777" w:rsidR="00066508" w:rsidRDefault="00000000">
                  <w:pPr>
                    <w:keepNext/>
                    <w:widowControl w:val="0"/>
                    <w:spacing w:after="60"/>
                    <w:jc w:val="center"/>
                  </w:pPr>
                  <w:r>
                    <w:rPr>
                      <w:rFonts w:ascii="Calibri" w:hAnsi="Calibri"/>
                      <w:sz w:val="20"/>
                    </w:rPr>
                    <w:t>6.3 (2.2, 4.2, 10.4, 16.1)</w:t>
                  </w:r>
                </w:p>
              </w:tc>
              <w:tc>
                <w:tcPr>
                  <w:tcW w:w="1143" w:type="dxa"/>
                  <w:tcBorders>
                    <w:top w:val="single" w:sz="6" w:space="0" w:color="D3D3D3"/>
                    <w:left w:val="single" w:sz="6" w:space="0" w:color="D3D3D3"/>
                    <w:bottom w:val="single" w:sz="6" w:space="0" w:color="D3D3D3"/>
                    <w:right w:val="single" w:sz="6" w:space="0" w:color="D3D3D3"/>
                  </w:tcBorders>
                </w:tcPr>
                <w:p w14:paraId="3C94D755" w14:textId="77777777" w:rsidR="00066508" w:rsidRDefault="00000000">
                  <w:pPr>
                    <w:keepNext/>
                    <w:widowControl w:val="0"/>
                    <w:spacing w:after="60"/>
                    <w:jc w:val="center"/>
                  </w:pPr>
                  <w:r>
                    <w:rPr>
                      <w:rFonts w:ascii="Calibri" w:hAnsi="Calibri"/>
                      <w:sz w:val="20"/>
                    </w:rPr>
                    <w:t>7.8 (2.8, 4.2, 11.4, 19.8)</w:t>
                  </w:r>
                </w:p>
              </w:tc>
              <w:tc>
                <w:tcPr>
                  <w:tcW w:w="1143" w:type="dxa"/>
                  <w:tcBorders>
                    <w:top w:val="single" w:sz="6" w:space="0" w:color="D3D3D3"/>
                    <w:left w:val="single" w:sz="6" w:space="0" w:color="D3D3D3"/>
                    <w:bottom w:val="single" w:sz="6" w:space="0" w:color="D3D3D3"/>
                    <w:right w:val="single" w:sz="6" w:space="0" w:color="D3D3D3"/>
                  </w:tcBorders>
                </w:tcPr>
                <w:p w14:paraId="3515BDB5" w14:textId="77777777" w:rsidR="00066508" w:rsidRDefault="00000000">
                  <w:pPr>
                    <w:keepNext/>
                    <w:widowControl w:val="0"/>
                    <w:spacing w:after="60"/>
                    <w:jc w:val="center"/>
                  </w:pPr>
                  <w:r>
                    <w:rPr>
                      <w:rFonts w:ascii="Calibri" w:hAnsi="Calibri"/>
                      <w:sz w:val="20"/>
                    </w:rPr>
                    <w:t>4.6 (1.6, 2.9, 7.1, 11.1)</w:t>
                  </w:r>
                </w:p>
              </w:tc>
              <w:tc>
                <w:tcPr>
                  <w:tcW w:w="1143" w:type="dxa"/>
                  <w:tcBorders>
                    <w:top w:val="single" w:sz="6" w:space="0" w:color="D3D3D3"/>
                    <w:left w:val="single" w:sz="6" w:space="0" w:color="D3D3D3"/>
                    <w:bottom w:val="single" w:sz="6" w:space="0" w:color="D3D3D3"/>
                    <w:right w:val="single" w:sz="6" w:space="0" w:color="D3D3D3"/>
                  </w:tcBorders>
                </w:tcPr>
                <w:p w14:paraId="1E1B9CD3" w14:textId="77777777" w:rsidR="00066508" w:rsidRDefault="00000000">
                  <w:pPr>
                    <w:keepNext/>
                    <w:widowControl w:val="0"/>
                    <w:spacing w:after="60"/>
                    <w:jc w:val="center"/>
                  </w:pPr>
                  <w:r>
                    <w:rPr>
                      <w:rFonts w:ascii="Calibri" w:hAnsi="Calibri"/>
                      <w:sz w:val="20"/>
                    </w:rPr>
                    <w:t>4.9 (1.7, 2.7, 8.2, 14.9)</w:t>
                  </w:r>
                </w:p>
              </w:tc>
              <w:tc>
                <w:tcPr>
                  <w:tcW w:w="1143" w:type="dxa"/>
                  <w:tcBorders>
                    <w:top w:val="single" w:sz="6" w:space="0" w:color="D3D3D3"/>
                    <w:left w:val="single" w:sz="6" w:space="0" w:color="D3D3D3"/>
                    <w:bottom w:val="single" w:sz="6" w:space="0" w:color="D3D3D3"/>
                    <w:right w:val="single" w:sz="6" w:space="0" w:color="D3D3D3"/>
                  </w:tcBorders>
                </w:tcPr>
                <w:p w14:paraId="245C1CDA" w14:textId="77777777" w:rsidR="00066508" w:rsidRDefault="00000000">
                  <w:pPr>
                    <w:keepNext/>
                    <w:widowControl w:val="0"/>
                    <w:spacing w:after="60"/>
                    <w:jc w:val="center"/>
                  </w:pPr>
                  <w:r>
                    <w:rPr>
                      <w:rFonts w:ascii="Calibri" w:hAnsi="Calibri"/>
                      <w:sz w:val="20"/>
                    </w:rPr>
                    <w:t>5.2 (1.6, 3.0, 9.1, 15.7)</w:t>
                  </w:r>
                </w:p>
              </w:tc>
              <w:tc>
                <w:tcPr>
                  <w:tcW w:w="1143" w:type="dxa"/>
                  <w:tcBorders>
                    <w:top w:val="single" w:sz="6" w:space="0" w:color="D3D3D3"/>
                    <w:left w:val="single" w:sz="6" w:space="0" w:color="D3D3D3"/>
                    <w:bottom w:val="single" w:sz="6" w:space="0" w:color="D3D3D3"/>
                    <w:right w:val="single" w:sz="6" w:space="0" w:color="D3D3D3"/>
                  </w:tcBorders>
                </w:tcPr>
                <w:p w14:paraId="7CCB94A2" w14:textId="77777777" w:rsidR="00066508" w:rsidRDefault="00000000">
                  <w:pPr>
                    <w:keepNext/>
                    <w:widowControl w:val="0"/>
                    <w:spacing w:after="60"/>
                    <w:jc w:val="center"/>
                  </w:pPr>
                  <w:r>
                    <w:rPr>
                      <w:rFonts w:ascii="Calibri" w:hAnsi="Calibri"/>
                      <w:sz w:val="20"/>
                    </w:rPr>
                    <w:t>6.2 (2.2, 3.4, 13.1, 18.7)</w:t>
                  </w:r>
                </w:p>
              </w:tc>
            </w:tr>
            <w:tr w:rsidR="00066508" w14:paraId="0436E33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3EE6D7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CE9DBC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12A2071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F6B8F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023FEF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F8BB46"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4351DB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4C27CB5" w14:textId="77777777" w:rsidR="00066508" w:rsidRDefault="00000000">
                  <w:pPr>
                    <w:keepNext/>
                    <w:widowControl w:val="0"/>
                    <w:spacing w:after="60"/>
                    <w:jc w:val="center"/>
                  </w:pPr>
                  <w:r>
                    <w:rPr>
                      <w:rFonts w:ascii="Calibri" w:hAnsi="Calibri"/>
                      <w:sz w:val="20"/>
                    </w:rPr>
                    <w:t>0</w:t>
                  </w:r>
                </w:p>
              </w:tc>
            </w:tr>
            <w:tr w:rsidR="00066508" w14:paraId="30514D68"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48B70540" w14:textId="77777777" w:rsidR="00066508" w:rsidRDefault="00000000">
                  <w:pPr>
                    <w:keepNext/>
                    <w:widowControl w:val="0"/>
                    <w:spacing w:after="60"/>
                  </w:pPr>
                  <w:r>
                    <w:rPr>
                      <w:rFonts w:ascii="Calibri" w:hAnsi="Calibri"/>
                      <w:b/>
                      <w:sz w:val="20"/>
                    </w:rPr>
                    <w:t>Glucocorticosteroid metabolite</w:t>
                  </w:r>
                </w:p>
              </w:tc>
            </w:tr>
            <w:tr w:rsidR="00066508" w14:paraId="32EBDDB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A134A80" w14:textId="77777777" w:rsidR="00066508" w:rsidRDefault="00000000">
                  <w:pPr>
                    <w:keepNext/>
                    <w:widowControl w:val="0"/>
                    <w:spacing w:after="60"/>
                  </w:pPr>
                  <w:r>
                    <w:rPr>
                      <w:rFonts w:ascii="Calibri" w:hAnsi="Calibri"/>
                      <w:sz w:val="20"/>
                    </w:rPr>
                    <w:t>11OHAndros</w:t>
                  </w:r>
                </w:p>
              </w:tc>
              <w:tc>
                <w:tcPr>
                  <w:tcW w:w="1143" w:type="dxa"/>
                  <w:tcBorders>
                    <w:top w:val="single" w:sz="6" w:space="0" w:color="D3D3D3"/>
                    <w:left w:val="single" w:sz="6" w:space="0" w:color="D3D3D3"/>
                    <w:bottom w:val="single" w:sz="6" w:space="0" w:color="D3D3D3"/>
                    <w:right w:val="single" w:sz="6" w:space="0" w:color="D3D3D3"/>
                  </w:tcBorders>
                </w:tcPr>
                <w:p w14:paraId="111DE16D" w14:textId="77777777" w:rsidR="00066508" w:rsidRDefault="00000000">
                  <w:pPr>
                    <w:keepNext/>
                    <w:widowControl w:val="0"/>
                    <w:spacing w:after="60"/>
                    <w:jc w:val="center"/>
                  </w:pPr>
                  <w:r>
                    <w:rPr>
                      <w:rFonts w:ascii="Calibri" w:hAnsi="Calibri"/>
                      <w:sz w:val="20"/>
                    </w:rPr>
                    <w:t>234.2 (72.3, 130.3, 390.5, 565.2)</w:t>
                  </w:r>
                </w:p>
              </w:tc>
              <w:tc>
                <w:tcPr>
                  <w:tcW w:w="1143" w:type="dxa"/>
                  <w:tcBorders>
                    <w:top w:val="single" w:sz="6" w:space="0" w:color="D3D3D3"/>
                    <w:left w:val="single" w:sz="6" w:space="0" w:color="D3D3D3"/>
                    <w:bottom w:val="single" w:sz="6" w:space="0" w:color="D3D3D3"/>
                    <w:right w:val="single" w:sz="6" w:space="0" w:color="D3D3D3"/>
                  </w:tcBorders>
                </w:tcPr>
                <w:p w14:paraId="425DCCAB" w14:textId="77777777" w:rsidR="00066508" w:rsidRDefault="00000000">
                  <w:pPr>
                    <w:keepNext/>
                    <w:widowControl w:val="0"/>
                    <w:spacing w:after="60"/>
                    <w:jc w:val="center"/>
                  </w:pPr>
                  <w:r>
                    <w:rPr>
                      <w:rFonts w:ascii="Calibri" w:hAnsi="Calibri"/>
                      <w:sz w:val="20"/>
                    </w:rPr>
                    <w:t>259.7 (86.5, 151.9, 375.0, 475.1)</w:t>
                  </w:r>
                </w:p>
              </w:tc>
              <w:tc>
                <w:tcPr>
                  <w:tcW w:w="1143" w:type="dxa"/>
                  <w:tcBorders>
                    <w:top w:val="single" w:sz="6" w:space="0" w:color="D3D3D3"/>
                    <w:left w:val="single" w:sz="6" w:space="0" w:color="D3D3D3"/>
                    <w:bottom w:val="single" w:sz="6" w:space="0" w:color="D3D3D3"/>
                    <w:right w:val="single" w:sz="6" w:space="0" w:color="D3D3D3"/>
                  </w:tcBorders>
                </w:tcPr>
                <w:p w14:paraId="23818D32" w14:textId="77777777" w:rsidR="00066508" w:rsidRDefault="00000000">
                  <w:pPr>
                    <w:keepNext/>
                    <w:widowControl w:val="0"/>
                    <w:spacing w:after="60"/>
                    <w:jc w:val="center"/>
                  </w:pPr>
                  <w:r>
                    <w:rPr>
                      <w:rFonts w:ascii="Calibri" w:hAnsi="Calibri"/>
                      <w:sz w:val="20"/>
                    </w:rPr>
                    <w:t>413.0 (161.6, 221.7, 617.0, 786.7)</w:t>
                  </w:r>
                </w:p>
              </w:tc>
              <w:tc>
                <w:tcPr>
                  <w:tcW w:w="1143" w:type="dxa"/>
                  <w:tcBorders>
                    <w:top w:val="single" w:sz="6" w:space="0" w:color="D3D3D3"/>
                    <w:left w:val="single" w:sz="6" w:space="0" w:color="D3D3D3"/>
                    <w:bottom w:val="single" w:sz="6" w:space="0" w:color="D3D3D3"/>
                    <w:right w:val="single" w:sz="6" w:space="0" w:color="D3D3D3"/>
                  </w:tcBorders>
                </w:tcPr>
                <w:p w14:paraId="3C127F2C" w14:textId="77777777" w:rsidR="00066508" w:rsidRDefault="00000000">
                  <w:pPr>
                    <w:keepNext/>
                    <w:widowControl w:val="0"/>
                    <w:spacing w:after="60"/>
                    <w:jc w:val="center"/>
                  </w:pPr>
                  <w:r>
                    <w:rPr>
                      <w:rFonts w:ascii="Calibri" w:hAnsi="Calibri"/>
                      <w:sz w:val="20"/>
                    </w:rPr>
                    <w:t>256.7 (80.1, 142.9, 365.1, 512.1)</w:t>
                  </w:r>
                </w:p>
              </w:tc>
              <w:tc>
                <w:tcPr>
                  <w:tcW w:w="1143" w:type="dxa"/>
                  <w:tcBorders>
                    <w:top w:val="single" w:sz="6" w:space="0" w:color="D3D3D3"/>
                    <w:left w:val="single" w:sz="6" w:space="0" w:color="D3D3D3"/>
                    <w:bottom w:val="single" w:sz="6" w:space="0" w:color="D3D3D3"/>
                    <w:right w:val="single" w:sz="6" w:space="0" w:color="D3D3D3"/>
                  </w:tcBorders>
                </w:tcPr>
                <w:p w14:paraId="2CA583D1" w14:textId="77777777" w:rsidR="00066508" w:rsidRDefault="00000000">
                  <w:pPr>
                    <w:keepNext/>
                    <w:widowControl w:val="0"/>
                    <w:spacing w:after="60"/>
                    <w:jc w:val="center"/>
                  </w:pPr>
                  <w:r>
                    <w:rPr>
                      <w:rFonts w:ascii="Calibri" w:hAnsi="Calibri"/>
                      <w:sz w:val="20"/>
                    </w:rPr>
                    <w:t>163.3 (38.9, 80.7, 298.5, 421.0)</w:t>
                  </w:r>
                </w:p>
              </w:tc>
              <w:tc>
                <w:tcPr>
                  <w:tcW w:w="1143" w:type="dxa"/>
                  <w:tcBorders>
                    <w:top w:val="single" w:sz="6" w:space="0" w:color="D3D3D3"/>
                    <w:left w:val="single" w:sz="6" w:space="0" w:color="D3D3D3"/>
                    <w:bottom w:val="single" w:sz="6" w:space="0" w:color="D3D3D3"/>
                    <w:right w:val="single" w:sz="6" w:space="0" w:color="D3D3D3"/>
                  </w:tcBorders>
                </w:tcPr>
                <w:p w14:paraId="64BEB1AE" w14:textId="77777777" w:rsidR="00066508" w:rsidRDefault="00000000">
                  <w:pPr>
                    <w:keepNext/>
                    <w:widowControl w:val="0"/>
                    <w:spacing w:after="60"/>
                    <w:jc w:val="center"/>
                  </w:pPr>
                  <w:r>
                    <w:rPr>
                      <w:rFonts w:ascii="Calibri" w:hAnsi="Calibri"/>
                      <w:sz w:val="20"/>
                    </w:rPr>
                    <w:t>254.4 (89.3, 151.5, 408.4, 531.4)</w:t>
                  </w:r>
                </w:p>
              </w:tc>
              <w:tc>
                <w:tcPr>
                  <w:tcW w:w="1143" w:type="dxa"/>
                  <w:tcBorders>
                    <w:top w:val="single" w:sz="6" w:space="0" w:color="D3D3D3"/>
                    <w:left w:val="single" w:sz="6" w:space="0" w:color="D3D3D3"/>
                    <w:bottom w:val="single" w:sz="6" w:space="0" w:color="D3D3D3"/>
                    <w:right w:val="single" w:sz="6" w:space="0" w:color="D3D3D3"/>
                  </w:tcBorders>
                </w:tcPr>
                <w:p w14:paraId="02B3485E" w14:textId="77777777" w:rsidR="00066508" w:rsidRDefault="00000000">
                  <w:pPr>
                    <w:keepNext/>
                    <w:widowControl w:val="0"/>
                    <w:spacing w:after="60"/>
                    <w:jc w:val="center"/>
                  </w:pPr>
                  <w:r>
                    <w:rPr>
                      <w:rFonts w:ascii="Calibri" w:hAnsi="Calibri"/>
                      <w:sz w:val="20"/>
                    </w:rPr>
                    <w:t>165.4 (62.3, 95.9, 304.2, 470.7)</w:t>
                  </w:r>
                </w:p>
              </w:tc>
            </w:tr>
            <w:tr w:rsidR="00066508" w14:paraId="0629820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DA4BB3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3AE7396"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695161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7D269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C3ECF4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A23E11"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B33F9B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4002F76" w14:textId="77777777" w:rsidR="00066508" w:rsidRDefault="00000000">
                  <w:pPr>
                    <w:keepNext/>
                    <w:widowControl w:val="0"/>
                    <w:spacing w:after="60"/>
                    <w:jc w:val="center"/>
                  </w:pPr>
                  <w:r>
                    <w:rPr>
                      <w:rFonts w:ascii="Calibri" w:hAnsi="Calibri"/>
                      <w:sz w:val="20"/>
                    </w:rPr>
                    <w:t>0</w:t>
                  </w:r>
                </w:p>
              </w:tc>
            </w:tr>
            <w:tr w:rsidR="00066508" w14:paraId="524F439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6D4CCA" w14:textId="77777777" w:rsidR="00066508" w:rsidRDefault="00000000">
                  <w:pPr>
                    <w:keepNext/>
                    <w:widowControl w:val="0"/>
                    <w:spacing w:after="60"/>
                  </w:pPr>
                  <w:r>
                    <w:rPr>
                      <w:rFonts w:ascii="Calibri" w:hAnsi="Calibri"/>
                      <w:sz w:val="20"/>
                    </w:rPr>
                    <w:t>17-DO-cortolone</w:t>
                  </w:r>
                </w:p>
              </w:tc>
              <w:tc>
                <w:tcPr>
                  <w:tcW w:w="1143" w:type="dxa"/>
                  <w:tcBorders>
                    <w:top w:val="single" w:sz="6" w:space="0" w:color="D3D3D3"/>
                    <w:left w:val="single" w:sz="6" w:space="0" w:color="D3D3D3"/>
                    <w:bottom w:val="single" w:sz="6" w:space="0" w:color="D3D3D3"/>
                    <w:right w:val="single" w:sz="6" w:space="0" w:color="D3D3D3"/>
                  </w:tcBorders>
                </w:tcPr>
                <w:p w14:paraId="59278E7D" w14:textId="77777777" w:rsidR="00066508" w:rsidRDefault="00000000">
                  <w:pPr>
                    <w:keepNext/>
                    <w:widowControl w:val="0"/>
                    <w:spacing w:after="60"/>
                    <w:jc w:val="center"/>
                  </w:pPr>
                  <w:r>
                    <w:rPr>
                      <w:rFonts w:ascii="Calibri" w:hAnsi="Calibri"/>
                      <w:sz w:val="20"/>
                    </w:rPr>
                    <w:t>57.5 (10.7, 29.1, 101.7, 158.8)</w:t>
                  </w:r>
                </w:p>
              </w:tc>
              <w:tc>
                <w:tcPr>
                  <w:tcW w:w="1143" w:type="dxa"/>
                  <w:tcBorders>
                    <w:top w:val="single" w:sz="6" w:space="0" w:color="D3D3D3"/>
                    <w:left w:val="single" w:sz="6" w:space="0" w:color="D3D3D3"/>
                    <w:bottom w:val="single" w:sz="6" w:space="0" w:color="D3D3D3"/>
                    <w:right w:val="single" w:sz="6" w:space="0" w:color="D3D3D3"/>
                  </w:tcBorders>
                </w:tcPr>
                <w:p w14:paraId="5D923896" w14:textId="77777777" w:rsidR="00066508" w:rsidRDefault="00000000">
                  <w:pPr>
                    <w:keepNext/>
                    <w:widowControl w:val="0"/>
                    <w:spacing w:after="60"/>
                    <w:jc w:val="center"/>
                  </w:pPr>
                  <w:r>
                    <w:rPr>
                      <w:rFonts w:ascii="Calibri" w:hAnsi="Calibri"/>
                      <w:sz w:val="20"/>
                    </w:rPr>
                    <w:t>56.1 (11.2, 32.8, 100.6, 170.9)</w:t>
                  </w:r>
                </w:p>
              </w:tc>
              <w:tc>
                <w:tcPr>
                  <w:tcW w:w="1143" w:type="dxa"/>
                  <w:tcBorders>
                    <w:top w:val="single" w:sz="6" w:space="0" w:color="D3D3D3"/>
                    <w:left w:val="single" w:sz="6" w:space="0" w:color="D3D3D3"/>
                    <w:bottom w:val="single" w:sz="6" w:space="0" w:color="D3D3D3"/>
                    <w:right w:val="single" w:sz="6" w:space="0" w:color="D3D3D3"/>
                  </w:tcBorders>
                </w:tcPr>
                <w:p w14:paraId="4D91BC5E" w14:textId="77777777" w:rsidR="00066508" w:rsidRDefault="00000000">
                  <w:pPr>
                    <w:keepNext/>
                    <w:widowControl w:val="0"/>
                    <w:spacing w:after="60"/>
                    <w:jc w:val="center"/>
                  </w:pPr>
                  <w:r>
                    <w:rPr>
                      <w:rFonts w:ascii="Calibri" w:hAnsi="Calibri"/>
                      <w:sz w:val="20"/>
                    </w:rPr>
                    <w:t>76.5 (22.9, 46.0, 137.6, 236.6)</w:t>
                  </w:r>
                </w:p>
              </w:tc>
              <w:tc>
                <w:tcPr>
                  <w:tcW w:w="1143" w:type="dxa"/>
                  <w:tcBorders>
                    <w:top w:val="single" w:sz="6" w:space="0" w:color="D3D3D3"/>
                    <w:left w:val="single" w:sz="6" w:space="0" w:color="D3D3D3"/>
                    <w:bottom w:val="single" w:sz="6" w:space="0" w:color="D3D3D3"/>
                    <w:right w:val="single" w:sz="6" w:space="0" w:color="D3D3D3"/>
                  </w:tcBorders>
                </w:tcPr>
                <w:p w14:paraId="6AF42EDF" w14:textId="77777777" w:rsidR="00066508" w:rsidRDefault="00000000">
                  <w:pPr>
                    <w:keepNext/>
                    <w:widowControl w:val="0"/>
                    <w:spacing w:after="60"/>
                    <w:jc w:val="center"/>
                  </w:pPr>
                  <w:r>
                    <w:rPr>
                      <w:rFonts w:ascii="Calibri" w:hAnsi="Calibri"/>
                      <w:sz w:val="20"/>
                    </w:rPr>
                    <w:t>61.3 (17.1, 32.5, 102.1, 145.7)</w:t>
                  </w:r>
                </w:p>
              </w:tc>
              <w:tc>
                <w:tcPr>
                  <w:tcW w:w="1143" w:type="dxa"/>
                  <w:tcBorders>
                    <w:top w:val="single" w:sz="6" w:space="0" w:color="D3D3D3"/>
                    <w:left w:val="single" w:sz="6" w:space="0" w:color="D3D3D3"/>
                    <w:bottom w:val="single" w:sz="6" w:space="0" w:color="D3D3D3"/>
                    <w:right w:val="single" w:sz="6" w:space="0" w:color="D3D3D3"/>
                  </w:tcBorders>
                </w:tcPr>
                <w:p w14:paraId="34B72137" w14:textId="77777777" w:rsidR="00066508" w:rsidRDefault="00000000">
                  <w:pPr>
                    <w:keepNext/>
                    <w:widowControl w:val="0"/>
                    <w:spacing w:after="60"/>
                    <w:jc w:val="center"/>
                  </w:pPr>
                  <w:r>
                    <w:rPr>
                      <w:rFonts w:ascii="Calibri" w:hAnsi="Calibri"/>
                      <w:sz w:val="20"/>
                    </w:rPr>
                    <w:t>43.7 (4.7, 15.1, 93.4, 133.7)</w:t>
                  </w:r>
                </w:p>
              </w:tc>
              <w:tc>
                <w:tcPr>
                  <w:tcW w:w="1143" w:type="dxa"/>
                  <w:tcBorders>
                    <w:top w:val="single" w:sz="6" w:space="0" w:color="D3D3D3"/>
                    <w:left w:val="single" w:sz="6" w:space="0" w:color="D3D3D3"/>
                    <w:bottom w:val="single" w:sz="6" w:space="0" w:color="D3D3D3"/>
                    <w:right w:val="single" w:sz="6" w:space="0" w:color="D3D3D3"/>
                  </w:tcBorders>
                </w:tcPr>
                <w:p w14:paraId="70820CB9" w14:textId="77777777" w:rsidR="00066508" w:rsidRDefault="00000000">
                  <w:pPr>
                    <w:keepNext/>
                    <w:widowControl w:val="0"/>
                    <w:spacing w:after="60"/>
                    <w:jc w:val="center"/>
                  </w:pPr>
                  <w:r>
                    <w:rPr>
                      <w:rFonts w:ascii="Calibri" w:hAnsi="Calibri"/>
                      <w:sz w:val="20"/>
                    </w:rPr>
                    <w:t>56.4 (11.7, 26.4, 92.0, 136.1)</w:t>
                  </w:r>
                </w:p>
              </w:tc>
              <w:tc>
                <w:tcPr>
                  <w:tcW w:w="1143" w:type="dxa"/>
                  <w:tcBorders>
                    <w:top w:val="single" w:sz="6" w:space="0" w:color="D3D3D3"/>
                    <w:left w:val="single" w:sz="6" w:space="0" w:color="D3D3D3"/>
                    <w:bottom w:val="single" w:sz="6" w:space="0" w:color="D3D3D3"/>
                    <w:right w:val="single" w:sz="6" w:space="0" w:color="D3D3D3"/>
                  </w:tcBorders>
                </w:tcPr>
                <w:p w14:paraId="482F1BEE" w14:textId="77777777" w:rsidR="00066508" w:rsidRDefault="00000000">
                  <w:pPr>
                    <w:keepNext/>
                    <w:widowControl w:val="0"/>
                    <w:spacing w:after="60"/>
                    <w:jc w:val="center"/>
                  </w:pPr>
                  <w:r>
                    <w:rPr>
                      <w:rFonts w:ascii="Calibri" w:hAnsi="Calibri"/>
                      <w:sz w:val="20"/>
                    </w:rPr>
                    <w:t>51.2 (9.4, 28.5, 94.3, 148.8)</w:t>
                  </w:r>
                </w:p>
              </w:tc>
            </w:tr>
            <w:tr w:rsidR="00066508" w14:paraId="47B1D4C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5DFDDC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84CF04B"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AAB39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5CAA01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96BBD0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53EFA3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C1155C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13EE82" w14:textId="77777777" w:rsidR="00066508" w:rsidRDefault="00000000">
                  <w:pPr>
                    <w:keepNext/>
                    <w:widowControl w:val="0"/>
                    <w:spacing w:after="60"/>
                    <w:jc w:val="center"/>
                  </w:pPr>
                  <w:r>
                    <w:rPr>
                      <w:rFonts w:ascii="Calibri" w:hAnsi="Calibri"/>
                      <w:sz w:val="20"/>
                    </w:rPr>
                    <w:t>1</w:t>
                  </w:r>
                </w:p>
              </w:tc>
            </w:tr>
            <w:tr w:rsidR="00066508" w14:paraId="5DF92F8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C3DCC1D" w14:textId="77777777" w:rsidR="00066508" w:rsidRDefault="00000000">
                  <w:pPr>
                    <w:keepNext/>
                    <w:widowControl w:val="0"/>
                    <w:spacing w:after="60"/>
                  </w:pPr>
                  <w:r>
                    <w:rPr>
                      <w:rFonts w:ascii="Calibri" w:hAnsi="Calibri"/>
                      <w:sz w:val="20"/>
                    </w:rPr>
                    <w:t>20aDHE</w:t>
                  </w:r>
                </w:p>
              </w:tc>
              <w:tc>
                <w:tcPr>
                  <w:tcW w:w="1143" w:type="dxa"/>
                  <w:tcBorders>
                    <w:top w:val="single" w:sz="6" w:space="0" w:color="D3D3D3"/>
                    <w:left w:val="single" w:sz="6" w:space="0" w:color="D3D3D3"/>
                    <w:bottom w:val="single" w:sz="6" w:space="0" w:color="D3D3D3"/>
                    <w:right w:val="single" w:sz="6" w:space="0" w:color="D3D3D3"/>
                  </w:tcBorders>
                </w:tcPr>
                <w:p w14:paraId="39CC2FE1" w14:textId="77777777" w:rsidR="00066508" w:rsidRDefault="00000000">
                  <w:pPr>
                    <w:keepNext/>
                    <w:widowControl w:val="0"/>
                    <w:spacing w:after="60"/>
                    <w:jc w:val="center"/>
                  </w:pPr>
                  <w:r>
                    <w:rPr>
                      <w:rFonts w:ascii="Calibri" w:hAnsi="Calibri"/>
                      <w:sz w:val="20"/>
                    </w:rPr>
                    <w:t>16.6 (5.9, 9.7, 27.5, 40.8)</w:t>
                  </w:r>
                </w:p>
              </w:tc>
              <w:tc>
                <w:tcPr>
                  <w:tcW w:w="1143" w:type="dxa"/>
                  <w:tcBorders>
                    <w:top w:val="single" w:sz="6" w:space="0" w:color="D3D3D3"/>
                    <w:left w:val="single" w:sz="6" w:space="0" w:color="D3D3D3"/>
                    <w:bottom w:val="single" w:sz="6" w:space="0" w:color="D3D3D3"/>
                    <w:right w:val="single" w:sz="6" w:space="0" w:color="D3D3D3"/>
                  </w:tcBorders>
                </w:tcPr>
                <w:p w14:paraId="69559F2E" w14:textId="77777777" w:rsidR="00066508" w:rsidRDefault="00000000">
                  <w:pPr>
                    <w:keepNext/>
                    <w:widowControl w:val="0"/>
                    <w:spacing w:after="60"/>
                    <w:jc w:val="center"/>
                  </w:pPr>
                  <w:r>
                    <w:rPr>
                      <w:rFonts w:ascii="Calibri" w:hAnsi="Calibri"/>
                      <w:sz w:val="20"/>
                    </w:rPr>
                    <w:t>14.2 (3.2, 7.0, 25.8, 38.1)</w:t>
                  </w:r>
                </w:p>
              </w:tc>
              <w:tc>
                <w:tcPr>
                  <w:tcW w:w="1143" w:type="dxa"/>
                  <w:tcBorders>
                    <w:top w:val="single" w:sz="6" w:space="0" w:color="D3D3D3"/>
                    <w:left w:val="single" w:sz="6" w:space="0" w:color="D3D3D3"/>
                    <w:bottom w:val="single" w:sz="6" w:space="0" w:color="D3D3D3"/>
                    <w:right w:val="single" w:sz="6" w:space="0" w:color="D3D3D3"/>
                  </w:tcBorders>
                </w:tcPr>
                <w:p w14:paraId="14C89CC0" w14:textId="77777777" w:rsidR="00066508" w:rsidRDefault="00000000">
                  <w:pPr>
                    <w:keepNext/>
                    <w:widowControl w:val="0"/>
                    <w:spacing w:after="60"/>
                    <w:jc w:val="center"/>
                  </w:pPr>
                  <w:r>
                    <w:rPr>
                      <w:rFonts w:ascii="Calibri" w:hAnsi="Calibri"/>
                      <w:sz w:val="20"/>
                    </w:rPr>
                    <w:t>25.8 (10.2, 15.1, 37.8, 49.8)</w:t>
                  </w:r>
                </w:p>
              </w:tc>
              <w:tc>
                <w:tcPr>
                  <w:tcW w:w="1143" w:type="dxa"/>
                  <w:tcBorders>
                    <w:top w:val="single" w:sz="6" w:space="0" w:color="D3D3D3"/>
                    <w:left w:val="single" w:sz="6" w:space="0" w:color="D3D3D3"/>
                    <w:bottom w:val="single" w:sz="6" w:space="0" w:color="D3D3D3"/>
                    <w:right w:val="single" w:sz="6" w:space="0" w:color="D3D3D3"/>
                  </w:tcBorders>
                </w:tcPr>
                <w:p w14:paraId="6F3240F2" w14:textId="77777777" w:rsidR="00066508" w:rsidRDefault="00000000">
                  <w:pPr>
                    <w:keepNext/>
                    <w:widowControl w:val="0"/>
                    <w:spacing w:after="60"/>
                    <w:jc w:val="center"/>
                  </w:pPr>
                  <w:r>
                    <w:rPr>
                      <w:rFonts w:ascii="Calibri" w:hAnsi="Calibri"/>
                      <w:sz w:val="20"/>
                    </w:rPr>
                    <w:t>15.6 (6.0, 10.2, 23.0, 34.0)</w:t>
                  </w:r>
                </w:p>
              </w:tc>
              <w:tc>
                <w:tcPr>
                  <w:tcW w:w="1143" w:type="dxa"/>
                  <w:tcBorders>
                    <w:top w:val="single" w:sz="6" w:space="0" w:color="D3D3D3"/>
                    <w:left w:val="single" w:sz="6" w:space="0" w:color="D3D3D3"/>
                    <w:bottom w:val="single" w:sz="6" w:space="0" w:color="D3D3D3"/>
                    <w:right w:val="single" w:sz="6" w:space="0" w:color="D3D3D3"/>
                  </w:tcBorders>
                </w:tcPr>
                <w:p w14:paraId="75F283E3" w14:textId="77777777" w:rsidR="00066508" w:rsidRDefault="00000000">
                  <w:pPr>
                    <w:keepNext/>
                    <w:widowControl w:val="0"/>
                    <w:spacing w:after="60"/>
                    <w:jc w:val="center"/>
                  </w:pPr>
                  <w:r>
                    <w:rPr>
                      <w:rFonts w:ascii="Calibri" w:hAnsi="Calibri"/>
                      <w:sz w:val="20"/>
                    </w:rPr>
                    <w:t>14.8 (4.3, 7.7, 25.6, 40.8)</w:t>
                  </w:r>
                </w:p>
              </w:tc>
              <w:tc>
                <w:tcPr>
                  <w:tcW w:w="1143" w:type="dxa"/>
                  <w:tcBorders>
                    <w:top w:val="single" w:sz="6" w:space="0" w:color="D3D3D3"/>
                    <w:left w:val="single" w:sz="6" w:space="0" w:color="D3D3D3"/>
                    <w:bottom w:val="single" w:sz="6" w:space="0" w:color="D3D3D3"/>
                    <w:right w:val="single" w:sz="6" w:space="0" w:color="D3D3D3"/>
                  </w:tcBorders>
                </w:tcPr>
                <w:p w14:paraId="73BAA4F5" w14:textId="77777777" w:rsidR="00066508" w:rsidRDefault="00000000">
                  <w:pPr>
                    <w:keepNext/>
                    <w:widowControl w:val="0"/>
                    <w:spacing w:after="60"/>
                    <w:jc w:val="center"/>
                  </w:pPr>
                  <w:r>
                    <w:rPr>
                      <w:rFonts w:ascii="Calibri" w:hAnsi="Calibri"/>
                      <w:sz w:val="20"/>
                    </w:rPr>
                    <w:t>17.5 (8.1, 11.7, 26.1, 38.1)</w:t>
                  </w:r>
                </w:p>
              </w:tc>
              <w:tc>
                <w:tcPr>
                  <w:tcW w:w="1143" w:type="dxa"/>
                  <w:tcBorders>
                    <w:top w:val="single" w:sz="6" w:space="0" w:color="D3D3D3"/>
                    <w:left w:val="single" w:sz="6" w:space="0" w:color="D3D3D3"/>
                    <w:bottom w:val="single" w:sz="6" w:space="0" w:color="D3D3D3"/>
                    <w:right w:val="single" w:sz="6" w:space="0" w:color="D3D3D3"/>
                  </w:tcBorders>
                </w:tcPr>
                <w:p w14:paraId="5A5730D5" w14:textId="77777777" w:rsidR="00066508" w:rsidRDefault="00000000">
                  <w:pPr>
                    <w:keepNext/>
                    <w:widowControl w:val="0"/>
                    <w:spacing w:after="60"/>
                    <w:jc w:val="center"/>
                  </w:pPr>
                  <w:r>
                    <w:rPr>
                      <w:rFonts w:ascii="Calibri" w:hAnsi="Calibri"/>
                      <w:sz w:val="20"/>
                    </w:rPr>
                    <w:t>14.8 (5.3, 8.7, 27.6, 41.9)</w:t>
                  </w:r>
                </w:p>
              </w:tc>
            </w:tr>
            <w:tr w:rsidR="00066508" w14:paraId="0E8DDCE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A100D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AAA3E27"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01F3648"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872596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5DB7CF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055AEFB"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42267CD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9904402" w14:textId="77777777" w:rsidR="00066508" w:rsidRDefault="00000000">
                  <w:pPr>
                    <w:keepNext/>
                    <w:widowControl w:val="0"/>
                    <w:spacing w:after="60"/>
                    <w:jc w:val="center"/>
                  </w:pPr>
                  <w:r>
                    <w:rPr>
                      <w:rFonts w:ascii="Calibri" w:hAnsi="Calibri"/>
                      <w:sz w:val="20"/>
                    </w:rPr>
                    <w:t>0</w:t>
                  </w:r>
                </w:p>
              </w:tc>
            </w:tr>
            <w:tr w:rsidR="00066508" w14:paraId="74C0E83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5FDA56" w14:textId="77777777" w:rsidR="00066508" w:rsidRDefault="00000000">
                  <w:pPr>
                    <w:keepNext/>
                    <w:widowControl w:val="0"/>
                    <w:spacing w:after="60"/>
                  </w:pPr>
                  <w:r>
                    <w:rPr>
                      <w:rFonts w:ascii="Calibri" w:hAnsi="Calibri"/>
                      <w:sz w:val="20"/>
                    </w:rPr>
                    <w:t>20aDHF</w:t>
                  </w:r>
                </w:p>
              </w:tc>
              <w:tc>
                <w:tcPr>
                  <w:tcW w:w="1143" w:type="dxa"/>
                  <w:tcBorders>
                    <w:top w:val="single" w:sz="6" w:space="0" w:color="D3D3D3"/>
                    <w:left w:val="single" w:sz="6" w:space="0" w:color="D3D3D3"/>
                    <w:bottom w:val="single" w:sz="6" w:space="0" w:color="D3D3D3"/>
                    <w:right w:val="single" w:sz="6" w:space="0" w:color="D3D3D3"/>
                  </w:tcBorders>
                </w:tcPr>
                <w:p w14:paraId="3F480855" w14:textId="77777777" w:rsidR="00066508" w:rsidRDefault="00000000">
                  <w:pPr>
                    <w:keepNext/>
                    <w:widowControl w:val="0"/>
                    <w:spacing w:after="60"/>
                    <w:jc w:val="center"/>
                  </w:pPr>
                  <w:r>
                    <w:rPr>
                      <w:rFonts w:ascii="Calibri" w:hAnsi="Calibri"/>
                      <w:sz w:val="20"/>
                    </w:rPr>
                    <w:t>6.6 (1.8, 3.3, 13.3, 23.0)</w:t>
                  </w:r>
                </w:p>
              </w:tc>
              <w:tc>
                <w:tcPr>
                  <w:tcW w:w="1143" w:type="dxa"/>
                  <w:tcBorders>
                    <w:top w:val="single" w:sz="6" w:space="0" w:color="D3D3D3"/>
                    <w:left w:val="single" w:sz="6" w:space="0" w:color="D3D3D3"/>
                    <w:bottom w:val="single" w:sz="6" w:space="0" w:color="D3D3D3"/>
                    <w:right w:val="single" w:sz="6" w:space="0" w:color="D3D3D3"/>
                  </w:tcBorders>
                </w:tcPr>
                <w:p w14:paraId="49747EB8" w14:textId="77777777" w:rsidR="00066508" w:rsidRDefault="00000000">
                  <w:pPr>
                    <w:keepNext/>
                    <w:widowControl w:val="0"/>
                    <w:spacing w:after="60"/>
                    <w:jc w:val="center"/>
                  </w:pPr>
                  <w:r>
                    <w:rPr>
                      <w:rFonts w:ascii="Calibri" w:hAnsi="Calibri"/>
                      <w:sz w:val="20"/>
                    </w:rPr>
                    <w:t>7.2 (1.8, 3.8, 14.0, 24.0)</w:t>
                  </w:r>
                </w:p>
              </w:tc>
              <w:tc>
                <w:tcPr>
                  <w:tcW w:w="1143" w:type="dxa"/>
                  <w:tcBorders>
                    <w:top w:val="single" w:sz="6" w:space="0" w:color="D3D3D3"/>
                    <w:left w:val="single" w:sz="6" w:space="0" w:color="D3D3D3"/>
                    <w:bottom w:val="single" w:sz="6" w:space="0" w:color="D3D3D3"/>
                    <w:right w:val="single" w:sz="6" w:space="0" w:color="D3D3D3"/>
                  </w:tcBorders>
                </w:tcPr>
                <w:p w14:paraId="152E2A85" w14:textId="77777777" w:rsidR="00066508" w:rsidRDefault="00000000">
                  <w:pPr>
                    <w:keepNext/>
                    <w:widowControl w:val="0"/>
                    <w:spacing w:after="60"/>
                    <w:jc w:val="center"/>
                  </w:pPr>
                  <w:r>
                    <w:rPr>
                      <w:rFonts w:ascii="Calibri" w:hAnsi="Calibri"/>
                      <w:sz w:val="20"/>
                    </w:rPr>
                    <w:t>10.0 (2.9, 5.7, 19.5, 31.5)</w:t>
                  </w:r>
                </w:p>
              </w:tc>
              <w:tc>
                <w:tcPr>
                  <w:tcW w:w="1143" w:type="dxa"/>
                  <w:tcBorders>
                    <w:top w:val="single" w:sz="6" w:space="0" w:color="D3D3D3"/>
                    <w:left w:val="single" w:sz="6" w:space="0" w:color="D3D3D3"/>
                    <w:bottom w:val="single" w:sz="6" w:space="0" w:color="D3D3D3"/>
                    <w:right w:val="single" w:sz="6" w:space="0" w:color="D3D3D3"/>
                  </w:tcBorders>
                </w:tcPr>
                <w:p w14:paraId="2721E358" w14:textId="77777777" w:rsidR="00066508" w:rsidRDefault="00000000">
                  <w:pPr>
                    <w:keepNext/>
                    <w:widowControl w:val="0"/>
                    <w:spacing w:after="60"/>
                    <w:jc w:val="center"/>
                  </w:pPr>
                  <w:r>
                    <w:rPr>
                      <w:rFonts w:ascii="Calibri" w:hAnsi="Calibri"/>
                      <w:sz w:val="20"/>
                    </w:rPr>
                    <w:t>5.5 (1.8, 3.0, 9.4, 15.7)</w:t>
                  </w:r>
                </w:p>
              </w:tc>
              <w:tc>
                <w:tcPr>
                  <w:tcW w:w="1143" w:type="dxa"/>
                  <w:tcBorders>
                    <w:top w:val="single" w:sz="6" w:space="0" w:color="D3D3D3"/>
                    <w:left w:val="single" w:sz="6" w:space="0" w:color="D3D3D3"/>
                    <w:bottom w:val="single" w:sz="6" w:space="0" w:color="D3D3D3"/>
                    <w:right w:val="single" w:sz="6" w:space="0" w:color="D3D3D3"/>
                  </w:tcBorders>
                </w:tcPr>
                <w:p w14:paraId="5A1B7531" w14:textId="77777777" w:rsidR="00066508" w:rsidRDefault="00000000">
                  <w:pPr>
                    <w:keepNext/>
                    <w:widowControl w:val="0"/>
                    <w:spacing w:after="60"/>
                    <w:jc w:val="center"/>
                  </w:pPr>
                  <w:r>
                    <w:rPr>
                      <w:rFonts w:ascii="Calibri" w:hAnsi="Calibri"/>
                      <w:sz w:val="20"/>
                    </w:rPr>
                    <w:t>4.8 (1.1, 2.2, 11.4, 21.4)</w:t>
                  </w:r>
                </w:p>
              </w:tc>
              <w:tc>
                <w:tcPr>
                  <w:tcW w:w="1143" w:type="dxa"/>
                  <w:tcBorders>
                    <w:top w:val="single" w:sz="6" w:space="0" w:color="D3D3D3"/>
                    <w:left w:val="single" w:sz="6" w:space="0" w:color="D3D3D3"/>
                    <w:bottom w:val="single" w:sz="6" w:space="0" w:color="D3D3D3"/>
                    <w:right w:val="single" w:sz="6" w:space="0" w:color="D3D3D3"/>
                  </w:tcBorders>
                </w:tcPr>
                <w:p w14:paraId="6A6BCAEA" w14:textId="77777777" w:rsidR="00066508" w:rsidRDefault="00000000">
                  <w:pPr>
                    <w:keepNext/>
                    <w:widowControl w:val="0"/>
                    <w:spacing w:after="60"/>
                    <w:jc w:val="center"/>
                  </w:pPr>
                  <w:r>
                    <w:rPr>
                      <w:rFonts w:ascii="Calibri" w:hAnsi="Calibri"/>
                      <w:sz w:val="20"/>
                    </w:rPr>
                    <w:t>7.4 (2.4, 4.2, 14.0, 24.1)</w:t>
                  </w:r>
                </w:p>
              </w:tc>
              <w:tc>
                <w:tcPr>
                  <w:tcW w:w="1143" w:type="dxa"/>
                  <w:tcBorders>
                    <w:top w:val="single" w:sz="6" w:space="0" w:color="D3D3D3"/>
                    <w:left w:val="single" w:sz="6" w:space="0" w:color="D3D3D3"/>
                    <w:bottom w:val="single" w:sz="6" w:space="0" w:color="D3D3D3"/>
                    <w:right w:val="single" w:sz="6" w:space="0" w:color="D3D3D3"/>
                  </w:tcBorders>
                </w:tcPr>
                <w:p w14:paraId="44546559" w14:textId="77777777" w:rsidR="00066508" w:rsidRDefault="00000000">
                  <w:pPr>
                    <w:keepNext/>
                    <w:widowControl w:val="0"/>
                    <w:spacing w:after="60"/>
                    <w:jc w:val="center"/>
                  </w:pPr>
                  <w:r>
                    <w:rPr>
                      <w:rFonts w:ascii="Calibri" w:hAnsi="Calibri"/>
                      <w:sz w:val="20"/>
                    </w:rPr>
                    <w:t>6.5 (1.8, 2.9, 13.8, 23.2)</w:t>
                  </w:r>
                </w:p>
              </w:tc>
            </w:tr>
            <w:tr w:rsidR="00066508" w14:paraId="3A977BD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995A8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31B625"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B257485"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56F3EC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6BD4BF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7175411"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2500B8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7BDE218" w14:textId="77777777" w:rsidR="00066508" w:rsidRDefault="00000000">
                  <w:pPr>
                    <w:keepNext/>
                    <w:widowControl w:val="0"/>
                    <w:spacing w:after="60"/>
                    <w:jc w:val="center"/>
                  </w:pPr>
                  <w:r>
                    <w:rPr>
                      <w:rFonts w:ascii="Calibri" w:hAnsi="Calibri"/>
                      <w:sz w:val="20"/>
                    </w:rPr>
                    <w:t>0</w:t>
                  </w:r>
                </w:p>
              </w:tc>
            </w:tr>
            <w:tr w:rsidR="00066508" w14:paraId="58CD10A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0771876" w14:textId="77777777" w:rsidR="00066508" w:rsidRDefault="00000000">
                  <w:pPr>
                    <w:keepNext/>
                    <w:widowControl w:val="0"/>
                    <w:spacing w:after="60"/>
                  </w:pPr>
                  <w:r>
                    <w:rPr>
                      <w:rFonts w:ascii="Calibri" w:hAnsi="Calibri"/>
                      <w:sz w:val="20"/>
                    </w:rPr>
                    <w:t>20bDHE</w:t>
                  </w:r>
                </w:p>
              </w:tc>
              <w:tc>
                <w:tcPr>
                  <w:tcW w:w="1143" w:type="dxa"/>
                  <w:tcBorders>
                    <w:top w:val="single" w:sz="6" w:space="0" w:color="D3D3D3"/>
                    <w:left w:val="single" w:sz="6" w:space="0" w:color="D3D3D3"/>
                    <w:bottom w:val="single" w:sz="6" w:space="0" w:color="D3D3D3"/>
                    <w:right w:val="single" w:sz="6" w:space="0" w:color="D3D3D3"/>
                  </w:tcBorders>
                </w:tcPr>
                <w:p w14:paraId="53F23E88" w14:textId="77777777" w:rsidR="00066508" w:rsidRDefault="00000000">
                  <w:pPr>
                    <w:keepNext/>
                    <w:widowControl w:val="0"/>
                    <w:spacing w:after="60"/>
                    <w:jc w:val="center"/>
                  </w:pPr>
                  <w:r>
                    <w:rPr>
                      <w:rFonts w:ascii="Calibri" w:hAnsi="Calibri"/>
                      <w:sz w:val="20"/>
                    </w:rPr>
                    <w:t>9.5 (3.7, 6.2, 14.3, 20.0)</w:t>
                  </w:r>
                </w:p>
              </w:tc>
              <w:tc>
                <w:tcPr>
                  <w:tcW w:w="1143" w:type="dxa"/>
                  <w:tcBorders>
                    <w:top w:val="single" w:sz="6" w:space="0" w:color="D3D3D3"/>
                    <w:left w:val="single" w:sz="6" w:space="0" w:color="D3D3D3"/>
                    <w:bottom w:val="single" w:sz="6" w:space="0" w:color="D3D3D3"/>
                    <w:right w:val="single" w:sz="6" w:space="0" w:color="D3D3D3"/>
                  </w:tcBorders>
                </w:tcPr>
                <w:p w14:paraId="0F55D52E" w14:textId="77777777" w:rsidR="00066508" w:rsidRDefault="00000000">
                  <w:pPr>
                    <w:keepNext/>
                    <w:widowControl w:val="0"/>
                    <w:spacing w:after="60"/>
                    <w:jc w:val="center"/>
                  </w:pPr>
                  <w:r>
                    <w:rPr>
                      <w:rFonts w:ascii="Calibri" w:hAnsi="Calibri"/>
                      <w:sz w:val="20"/>
                    </w:rPr>
                    <w:t>8.7 (2.3, 4.8, 14.8, 22.2)</w:t>
                  </w:r>
                </w:p>
              </w:tc>
              <w:tc>
                <w:tcPr>
                  <w:tcW w:w="1143" w:type="dxa"/>
                  <w:tcBorders>
                    <w:top w:val="single" w:sz="6" w:space="0" w:color="D3D3D3"/>
                    <w:left w:val="single" w:sz="6" w:space="0" w:color="D3D3D3"/>
                    <w:bottom w:val="single" w:sz="6" w:space="0" w:color="D3D3D3"/>
                    <w:right w:val="single" w:sz="6" w:space="0" w:color="D3D3D3"/>
                  </w:tcBorders>
                </w:tcPr>
                <w:p w14:paraId="6ADFFD28" w14:textId="77777777" w:rsidR="00066508" w:rsidRDefault="00000000">
                  <w:pPr>
                    <w:keepNext/>
                    <w:widowControl w:val="0"/>
                    <w:spacing w:after="60"/>
                    <w:jc w:val="center"/>
                  </w:pPr>
                  <w:r>
                    <w:rPr>
                      <w:rFonts w:ascii="Calibri" w:hAnsi="Calibri"/>
                      <w:sz w:val="20"/>
                    </w:rPr>
                    <w:t>13.2 (7.5, 9.7, 17.3, 22.7)</w:t>
                  </w:r>
                </w:p>
              </w:tc>
              <w:tc>
                <w:tcPr>
                  <w:tcW w:w="1143" w:type="dxa"/>
                  <w:tcBorders>
                    <w:top w:val="single" w:sz="6" w:space="0" w:color="D3D3D3"/>
                    <w:left w:val="single" w:sz="6" w:space="0" w:color="D3D3D3"/>
                    <w:bottom w:val="single" w:sz="6" w:space="0" w:color="D3D3D3"/>
                    <w:right w:val="single" w:sz="6" w:space="0" w:color="D3D3D3"/>
                  </w:tcBorders>
                </w:tcPr>
                <w:p w14:paraId="2DFFD142" w14:textId="77777777" w:rsidR="00066508" w:rsidRDefault="00000000">
                  <w:pPr>
                    <w:keepNext/>
                    <w:widowControl w:val="0"/>
                    <w:spacing w:after="60"/>
                    <w:jc w:val="center"/>
                  </w:pPr>
                  <w:r>
                    <w:rPr>
                      <w:rFonts w:ascii="Calibri" w:hAnsi="Calibri"/>
                      <w:sz w:val="20"/>
                    </w:rPr>
                    <w:t>9.0 (4.7, 6.6, 11.7, 15.6)</w:t>
                  </w:r>
                </w:p>
              </w:tc>
              <w:tc>
                <w:tcPr>
                  <w:tcW w:w="1143" w:type="dxa"/>
                  <w:tcBorders>
                    <w:top w:val="single" w:sz="6" w:space="0" w:color="D3D3D3"/>
                    <w:left w:val="single" w:sz="6" w:space="0" w:color="D3D3D3"/>
                    <w:bottom w:val="single" w:sz="6" w:space="0" w:color="D3D3D3"/>
                    <w:right w:val="single" w:sz="6" w:space="0" w:color="D3D3D3"/>
                  </w:tcBorders>
                </w:tcPr>
                <w:p w14:paraId="4A0B8FD7" w14:textId="77777777" w:rsidR="00066508" w:rsidRDefault="00000000">
                  <w:pPr>
                    <w:keepNext/>
                    <w:widowControl w:val="0"/>
                    <w:spacing w:after="60"/>
                    <w:jc w:val="center"/>
                  </w:pPr>
                  <w:r>
                    <w:rPr>
                      <w:rFonts w:ascii="Calibri" w:hAnsi="Calibri"/>
                      <w:sz w:val="20"/>
                    </w:rPr>
                    <w:t>8.9 (3.2, 5.1, 13.7, 19.4)</w:t>
                  </w:r>
                </w:p>
              </w:tc>
              <w:tc>
                <w:tcPr>
                  <w:tcW w:w="1143" w:type="dxa"/>
                  <w:tcBorders>
                    <w:top w:val="single" w:sz="6" w:space="0" w:color="D3D3D3"/>
                    <w:left w:val="single" w:sz="6" w:space="0" w:color="D3D3D3"/>
                    <w:bottom w:val="single" w:sz="6" w:space="0" w:color="D3D3D3"/>
                    <w:right w:val="single" w:sz="6" w:space="0" w:color="D3D3D3"/>
                  </w:tcBorders>
                </w:tcPr>
                <w:p w14:paraId="389A1428" w14:textId="77777777" w:rsidR="00066508" w:rsidRDefault="00000000">
                  <w:pPr>
                    <w:keepNext/>
                    <w:widowControl w:val="0"/>
                    <w:spacing w:after="60"/>
                    <w:jc w:val="center"/>
                  </w:pPr>
                  <w:r>
                    <w:rPr>
                      <w:rFonts w:ascii="Calibri" w:hAnsi="Calibri"/>
                      <w:sz w:val="20"/>
                    </w:rPr>
                    <w:t>9.0 (3.4, 5.9, 14.3, 19.1)</w:t>
                  </w:r>
                </w:p>
              </w:tc>
              <w:tc>
                <w:tcPr>
                  <w:tcW w:w="1143" w:type="dxa"/>
                  <w:tcBorders>
                    <w:top w:val="single" w:sz="6" w:space="0" w:color="D3D3D3"/>
                    <w:left w:val="single" w:sz="6" w:space="0" w:color="D3D3D3"/>
                    <w:bottom w:val="single" w:sz="6" w:space="0" w:color="D3D3D3"/>
                    <w:right w:val="single" w:sz="6" w:space="0" w:color="D3D3D3"/>
                  </w:tcBorders>
                </w:tcPr>
                <w:p w14:paraId="0A040F56" w14:textId="77777777" w:rsidR="00066508" w:rsidRDefault="00000000">
                  <w:pPr>
                    <w:keepNext/>
                    <w:widowControl w:val="0"/>
                    <w:spacing w:after="60"/>
                    <w:jc w:val="center"/>
                  </w:pPr>
                  <w:r>
                    <w:rPr>
                      <w:rFonts w:ascii="Calibri" w:hAnsi="Calibri"/>
                      <w:sz w:val="20"/>
                    </w:rPr>
                    <w:t>8.7 (3.3, 5.3, 15.2, 21.9)</w:t>
                  </w:r>
                </w:p>
              </w:tc>
            </w:tr>
            <w:tr w:rsidR="00066508" w14:paraId="7BC29BB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05FD7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6DA7E2C" w14:textId="77777777" w:rsidR="00066508" w:rsidRDefault="00000000">
                  <w:pPr>
                    <w:keepNext/>
                    <w:widowControl w:val="0"/>
                    <w:spacing w:after="60"/>
                    <w:jc w:val="center"/>
                  </w:pPr>
                  <w:r>
                    <w:rPr>
                      <w:rFonts w:ascii="Calibri" w:hAnsi="Calibri"/>
                      <w:sz w:val="20"/>
                    </w:rPr>
                    <w:t>17</w:t>
                  </w:r>
                </w:p>
              </w:tc>
              <w:tc>
                <w:tcPr>
                  <w:tcW w:w="1143" w:type="dxa"/>
                  <w:tcBorders>
                    <w:top w:val="single" w:sz="6" w:space="0" w:color="D3D3D3"/>
                    <w:left w:val="single" w:sz="6" w:space="0" w:color="D3D3D3"/>
                    <w:bottom w:val="single" w:sz="6" w:space="0" w:color="D3D3D3"/>
                    <w:right w:val="single" w:sz="6" w:space="0" w:color="D3D3D3"/>
                  </w:tcBorders>
                </w:tcPr>
                <w:p w14:paraId="17274F0E" w14:textId="77777777" w:rsidR="00066508" w:rsidRDefault="00000000">
                  <w:pPr>
                    <w:keepNext/>
                    <w:widowControl w:val="0"/>
                    <w:spacing w:after="60"/>
                    <w:jc w:val="center"/>
                  </w:pPr>
                  <w:r>
                    <w:rPr>
                      <w:rFonts w:ascii="Calibri" w:hAnsi="Calibri"/>
                      <w:sz w:val="20"/>
                    </w:rPr>
                    <w:t>14</w:t>
                  </w:r>
                </w:p>
              </w:tc>
              <w:tc>
                <w:tcPr>
                  <w:tcW w:w="1143" w:type="dxa"/>
                  <w:tcBorders>
                    <w:top w:val="single" w:sz="6" w:space="0" w:color="D3D3D3"/>
                    <w:left w:val="single" w:sz="6" w:space="0" w:color="D3D3D3"/>
                    <w:bottom w:val="single" w:sz="6" w:space="0" w:color="D3D3D3"/>
                    <w:right w:val="single" w:sz="6" w:space="0" w:color="D3D3D3"/>
                  </w:tcBorders>
                </w:tcPr>
                <w:p w14:paraId="5A10833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68762A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E04994"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0173935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9E89C57" w14:textId="77777777" w:rsidR="00066508" w:rsidRDefault="00000000">
                  <w:pPr>
                    <w:keepNext/>
                    <w:widowControl w:val="0"/>
                    <w:spacing w:after="60"/>
                    <w:jc w:val="center"/>
                  </w:pPr>
                  <w:r>
                    <w:rPr>
                      <w:rFonts w:ascii="Calibri" w:hAnsi="Calibri"/>
                      <w:sz w:val="20"/>
                    </w:rPr>
                    <w:t>0</w:t>
                  </w:r>
                </w:p>
              </w:tc>
            </w:tr>
            <w:tr w:rsidR="00066508" w14:paraId="147521B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DD5056" w14:textId="77777777" w:rsidR="00066508" w:rsidRDefault="00000000">
                  <w:pPr>
                    <w:keepNext/>
                    <w:widowControl w:val="0"/>
                    <w:spacing w:after="60"/>
                  </w:pPr>
                  <w:r>
                    <w:rPr>
                      <w:rFonts w:ascii="Calibri" w:hAnsi="Calibri"/>
                      <w:sz w:val="20"/>
                    </w:rPr>
                    <w:t>20bDHF</w:t>
                  </w:r>
                </w:p>
              </w:tc>
              <w:tc>
                <w:tcPr>
                  <w:tcW w:w="1143" w:type="dxa"/>
                  <w:tcBorders>
                    <w:top w:val="single" w:sz="6" w:space="0" w:color="D3D3D3"/>
                    <w:left w:val="single" w:sz="6" w:space="0" w:color="D3D3D3"/>
                    <w:bottom w:val="single" w:sz="6" w:space="0" w:color="D3D3D3"/>
                    <w:right w:val="single" w:sz="6" w:space="0" w:color="D3D3D3"/>
                  </w:tcBorders>
                </w:tcPr>
                <w:p w14:paraId="0C5FF9BE" w14:textId="77777777" w:rsidR="00066508" w:rsidRDefault="00000000">
                  <w:pPr>
                    <w:keepNext/>
                    <w:widowControl w:val="0"/>
                    <w:spacing w:after="60"/>
                    <w:jc w:val="center"/>
                  </w:pPr>
                  <w:r>
                    <w:rPr>
                      <w:rFonts w:ascii="Calibri" w:hAnsi="Calibri"/>
                      <w:sz w:val="20"/>
                    </w:rPr>
                    <w:t>15.2 (5.3, 9.1, 24.8, 37.3)</w:t>
                  </w:r>
                </w:p>
              </w:tc>
              <w:tc>
                <w:tcPr>
                  <w:tcW w:w="1143" w:type="dxa"/>
                  <w:tcBorders>
                    <w:top w:val="single" w:sz="6" w:space="0" w:color="D3D3D3"/>
                    <w:left w:val="single" w:sz="6" w:space="0" w:color="D3D3D3"/>
                    <w:bottom w:val="single" w:sz="6" w:space="0" w:color="D3D3D3"/>
                    <w:right w:val="single" w:sz="6" w:space="0" w:color="D3D3D3"/>
                  </w:tcBorders>
                </w:tcPr>
                <w:p w14:paraId="58FCA34C" w14:textId="77777777" w:rsidR="00066508" w:rsidRDefault="00000000">
                  <w:pPr>
                    <w:keepNext/>
                    <w:widowControl w:val="0"/>
                    <w:spacing w:after="60"/>
                    <w:jc w:val="center"/>
                  </w:pPr>
                  <w:r>
                    <w:rPr>
                      <w:rFonts w:ascii="Calibri" w:hAnsi="Calibri"/>
                      <w:sz w:val="20"/>
                    </w:rPr>
                    <w:t>16.5 (6.7, 10.8, 26.5, 38.5)</w:t>
                  </w:r>
                </w:p>
              </w:tc>
              <w:tc>
                <w:tcPr>
                  <w:tcW w:w="1143" w:type="dxa"/>
                  <w:tcBorders>
                    <w:top w:val="single" w:sz="6" w:space="0" w:color="D3D3D3"/>
                    <w:left w:val="single" w:sz="6" w:space="0" w:color="D3D3D3"/>
                    <w:bottom w:val="single" w:sz="6" w:space="0" w:color="D3D3D3"/>
                    <w:right w:val="single" w:sz="6" w:space="0" w:color="D3D3D3"/>
                  </w:tcBorders>
                </w:tcPr>
                <w:p w14:paraId="6F117A11" w14:textId="77777777" w:rsidR="00066508" w:rsidRDefault="00000000">
                  <w:pPr>
                    <w:keepNext/>
                    <w:widowControl w:val="0"/>
                    <w:spacing w:after="60"/>
                    <w:jc w:val="center"/>
                  </w:pPr>
                  <w:r>
                    <w:rPr>
                      <w:rFonts w:ascii="Calibri" w:hAnsi="Calibri"/>
                      <w:sz w:val="20"/>
                    </w:rPr>
                    <w:t>19.9 (7.8, 12.0, 32.0, 44.0)</w:t>
                  </w:r>
                </w:p>
              </w:tc>
              <w:tc>
                <w:tcPr>
                  <w:tcW w:w="1143" w:type="dxa"/>
                  <w:tcBorders>
                    <w:top w:val="single" w:sz="6" w:space="0" w:color="D3D3D3"/>
                    <w:left w:val="single" w:sz="6" w:space="0" w:color="D3D3D3"/>
                    <w:bottom w:val="single" w:sz="6" w:space="0" w:color="D3D3D3"/>
                    <w:right w:val="single" w:sz="6" w:space="0" w:color="D3D3D3"/>
                  </w:tcBorders>
                </w:tcPr>
                <w:p w14:paraId="0C84C7C1" w14:textId="77777777" w:rsidR="00066508" w:rsidRDefault="00000000">
                  <w:pPr>
                    <w:keepNext/>
                    <w:widowControl w:val="0"/>
                    <w:spacing w:after="60"/>
                    <w:jc w:val="center"/>
                  </w:pPr>
                  <w:r>
                    <w:rPr>
                      <w:rFonts w:ascii="Calibri" w:hAnsi="Calibri"/>
                      <w:sz w:val="20"/>
                    </w:rPr>
                    <w:t>13.0 (4.4, 8.0, 18.1, 26.9)</w:t>
                  </w:r>
                </w:p>
              </w:tc>
              <w:tc>
                <w:tcPr>
                  <w:tcW w:w="1143" w:type="dxa"/>
                  <w:tcBorders>
                    <w:top w:val="single" w:sz="6" w:space="0" w:color="D3D3D3"/>
                    <w:left w:val="single" w:sz="6" w:space="0" w:color="D3D3D3"/>
                    <w:bottom w:val="single" w:sz="6" w:space="0" w:color="D3D3D3"/>
                    <w:right w:val="single" w:sz="6" w:space="0" w:color="D3D3D3"/>
                  </w:tcBorders>
                </w:tcPr>
                <w:p w14:paraId="5CEFE80A" w14:textId="77777777" w:rsidR="00066508" w:rsidRDefault="00000000">
                  <w:pPr>
                    <w:keepNext/>
                    <w:widowControl w:val="0"/>
                    <w:spacing w:after="60"/>
                    <w:jc w:val="center"/>
                  </w:pPr>
                  <w:r>
                    <w:rPr>
                      <w:rFonts w:ascii="Calibri" w:hAnsi="Calibri"/>
                      <w:sz w:val="20"/>
                    </w:rPr>
                    <w:t>14.0 (4.9, 8.5, 24.5, 36.5)</w:t>
                  </w:r>
                </w:p>
              </w:tc>
              <w:tc>
                <w:tcPr>
                  <w:tcW w:w="1143" w:type="dxa"/>
                  <w:tcBorders>
                    <w:top w:val="single" w:sz="6" w:space="0" w:color="D3D3D3"/>
                    <w:left w:val="single" w:sz="6" w:space="0" w:color="D3D3D3"/>
                    <w:bottom w:val="single" w:sz="6" w:space="0" w:color="D3D3D3"/>
                    <w:right w:val="single" w:sz="6" w:space="0" w:color="D3D3D3"/>
                  </w:tcBorders>
                </w:tcPr>
                <w:p w14:paraId="7AA5B8EC" w14:textId="77777777" w:rsidR="00066508" w:rsidRDefault="00000000">
                  <w:pPr>
                    <w:keepNext/>
                    <w:widowControl w:val="0"/>
                    <w:spacing w:after="60"/>
                    <w:jc w:val="center"/>
                  </w:pPr>
                  <w:r>
                    <w:rPr>
                      <w:rFonts w:ascii="Calibri" w:hAnsi="Calibri"/>
                      <w:sz w:val="20"/>
                    </w:rPr>
                    <w:t>14.2 (4.7, 8.4, 23.5, 34.2)</w:t>
                  </w:r>
                </w:p>
              </w:tc>
              <w:tc>
                <w:tcPr>
                  <w:tcW w:w="1143" w:type="dxa"/>
                  <w:tcBorders>
                    <w:top w:val="single" w:sz="6" w:space="0" w:color="D3D3D3"/>
                    <w:left w:val="single" w:sz="6" w:space="0" w:color="D3D3D3"/>
                    <w:bottom w:val="single" w:sz="6" w:space="0" w:color="D3D3D3"/>
                    <w:right w:val="single" w:sz="6" w:space="0" w:color="D3D3D3"/>
                  </w:tcBorders>
                </w:tcPr>
                <w:p w14:paraId="42B42826" w14:textId="77777777" w:rsidR="00066508" w:rsidRDefault="00000000">
                  <w:pPr>
                    <w:keepNext/>
                    <w:widowControl w:val="0"/>
                    <w:spacing w:after="60"/>
                    <w:jc w:val="center"/>
                  </w:pPr>
                  <w:r>
                    <w:rPr>
                      <w:rFonts w:ascii="Calibri" w:hAnsi="Calibri"/>
                      <w:sz w:val="20"/>
                    </w:rPr>
                    <w:t>14.3 (5.5, 7.9, 27.5, 42.4)</w:t>
                  </w:r>
                </w:p>
              </w:tc>
            </w:tr>
            <w:tr w:rsidR="00066508" w14:paraId="5048CDC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9BDA4C" w14:textId="77777777" w:rsidR="00066508" w:rsidRDefault="00000000">
                  <w:pPr>
                    <w:keepNext/>
                    <w:widowControl w:val="0"/>
                    <w:spacing w:after="60"/>
                  </w:pPr>
                  <w:r>
                    <w:rPr>
                      <w:rFonts w:ascii="Calibri" w:hAnsi="Calibri"/>
                      <w:sz w:val="20"/>
                    </w:rPr>
                    <w:t>5a20acortol</w:t>
                  </w:r>
                </w:p>
              </w:tc>
              <w:tc>
                <w:tcPr>
                  <w:tcW w:w="1143" w:type="dxa"/>
                  <w:tcBorders>
                    <w:top w:val="single" w:sz="6" w:space="0" w:color="D3D3D3"/>
                    <w:left w:val="single" w:sz="6" w:space="0" w:color="D3D3D3"/>
                    <w:bottom w:val="single" w:sz="6" w:space="0" w:color="D3D3D3"/>
                    <w:right w:val="single" w:sz="6" w:space="0" w:color="D3D3D3"/>
                  </w:tcBorders>
                </w:tcPr>
                <w:p w14:paraId="32128DDF" w14:textId="77777777" w:rsidR="00066508" w:rsidRDefault="00000000">
                  <w:pPr>
                    <w:keepNext/>
                    <w:widowControl w:val="0"/>
                    <w:spacing w:after="60"/>
                    <w:jc w:val="center"/>
                  </w:pPr>
                  <w:r>
                    <w:rPr>
                      <w:rFonts w:ascii="Calibri" w:hAnsi="Calibri"/>
                      <w:sz w:val="20"/>
                    </w:rPr>
                    <w:t>88.9 (31.1, 52.1, 141.6, 208.0)</w:t>
                  </w:r>
                </w:p>
              </w:tc>
              <w:tc>
                <w:tcPr>
                  <w:tcW w:w="1143" w:type="dxa"/>
                  <w:tcBorders>
                    <w:top w:val="single" w:sz="6" w:space="0" w:color="D3D3D3"/>
                    <w:left w:val="single" w:sz="6" w:space="0" w:color="D3D3D3"/>
                    <w:bottom w:val="single" w:sz="6" w:space="0" w:color="D3D3D3"/>
                    <w:right w:val="single" w:sz="6" w:space="0" w:color="D3D3D3"/>
                  </w:tcBorders>
                </w:tcPr>
                <w:p w14:paraId="0CD96C05" w14:textId="77777777" w:rsidR="00066508" w:rsidRDefault="00000000">
                  <w:pPr>
                    <w:keepNext/>
                    <w:widowControl w:val="0"/>
                    <w:spacing w:after="60"/>
                    <w:jc w:val="center"/>
                  </w:pPr>
                  <w:r>
                    <w:rPr>
                      <w:rFonts w:ascii="Calibri" w:hAnsi="Calibri"/>
                      <w:sz w:val="20"/>
                    </w:rPr>
                    <w:t>109.8 (36.4, 61.7, 177.3, 283.2)</w:t>
                  </w:r>
                </w:p>
              </w:tc>
              <w:tc>
                <w:tcPr>
                  <w:tcW w:w="1143" w:type="dxa"/>
                  <w:tcBorders>
                    <w:top w:val="single" w:sz="6" w:space="0" w:color="D3D3D3"/>
                    <w:left w:val="single" w:sz="6" w:space="0" w:color="D3D3D3"/>
                    <w:bottom w:val="single" w:sz="6" w:space="0" w:color="D3D3D3"/>
                    <w:right w:val="single" w:sz="6" w:space="0" w:color="D3D3D3"/>
                  </w:tcBorders>
                </w:tcPr>
                <w:p w14:paraId="0C11C4A6" w14:textId="77777777" w:rsidR="00066508" w:rsidRDefault="00000000">
                  <w:pPr>
                    <w:keepNext/>
                    <w:widowControl w:val="0"/>
                    <w:spacing w:after="60"/>
                    <w:jc w:val="center"/>
                  </w:pPr>
                  <w:r>
                    <w:rPr>
                      <w:rFonts w:ascii="Calibri" w:hAnsi="Calibri"/>
                      <w:sz w:val="20"/>
                    </w:rPr>
                    <w:t>103.0 (35.1, 58.0, 153.8, 213.2)</w:t>
                  </w:r>
                </w:p>
              </w:tc>
              <w:tc>
                <w:tcPr>
                  <w:tcW w:w="1143" w:type="dxa"/>
                  <w:tcBorders>
                    <w:top w:val="single" w:sz="6" w:space="0" w:color="D3D3D3"/>
                    <w:left w:val="single" w:sz="6" w:space="0" w:color="D3D3D3"/>
                    <w:bottom w:val="single" w:sz="6" w:space="0" w:color="D3D3D3"/>
                    <w:right w:val="single" w:sz="6" w:space="0" w:color="D3D3D3"/>
                  </w:tcBorders>
                </w:tcPr>
                <w:p w14:paraId="20B1DD10" w14:textId="77777777" w:rsidR="00066508" w:rsidRDefault="00000000">
                  <w:pPr>
                    <w:keepNext/>
                    <w:widowControl w:val="0"/>
                    <w:spacing w:after="60"/>
                    <w:jc w:val="center"/>
                  </w:pPr>
                  <w:r>
                    <w:rPr>
                      <w:rFonts w:ascii="Calibri" w:hAnsi="Calibri"/>
                      <w:sz w:val="20"/>
                    </w:rPr>
                    <w:t>83.0 (22.8, 45.9, 118.7, 171.4)</w:t>
                  </w:r>
                </w:p>
              </w:tc>
              <w:tc>
                <w:tcPr>
                  <w:tcW w:w="1143" w:type="dxa"/>
                  <w:tcBorders>
                    <w:top w:val="single" w:sz="6" w:space="0" w:color="D3D3D3"/>
                    <w:left w:val="single" w:sz="6" w:space="0" w:color="D3D3D3"/>
                    <w:bottom w:val="single" w:sz="6" w:space="0" w:color="D3D3D3"/>
                    <w:right w:val="single" w:sz="6" w:space="0" w:color="D3D3D3"/>
                  </w:tcBorders>
                </w:tcPr>
                <w:p w14:paraId="627A7099" w14:textId="77777777" w:rsidR="00066508" w:rsidRDefault="00000000">
                  <w:pPr>
                    <w:keepNext/>
                    <w:widowControl w:val="0"/>
                    <w:spacing w:after="60"/>
                    <w:jc w:val="center"/>
                  </w:pPr>
                  <w:r>
                    <w:rPr>
                      <w:rFonts w:ascii="Calibri" w:hAnsi="Calibri"/>
                      <w:sz w:val="20"/>
                    </w:rPr>
                    <w:t>84.7 (28.3, 46.9, 145.9, 221.9)</w:t>
                  </w:r>
                </w:p>
              </w:tc>
              <w:tc>
                <w:tcPr>
                  <w:tcW w:w="1143" w:type="dxa"/>
                  <w:tcBorders>
                    <w:top w:val="single" w:sz="6" w:space="0" w:color="D3D3D3"/>
                    <w:left w:val="single" w:sz="6" w:space="0" w:color="D3D3D3"/>
                    <w:bottom w:val="single" w:sz="6" w:space="0" w:color="D3D3D3"/>
                    <w:right w:val="single" w:sz="6" w:space="0" w:color="D3D3D3"/>
                  </w:tcBorders>
                </w:tcPr>
                <w:p w14:paraId="0E3E89DB" w14:textId="77777777" w:rsidR="00066508" w:rsidRDefault="00000000">
                  <w:pPr>
                    <w:keepNext/>
                    <w:widowControl w:val="0"/>
                    <w:spacing w:after="60"/>
                    <w:jc w:val="center"/>
                  </w:pPr>
                  <w:r>
                    <w:rPr>
                      <w:rFonts w:ascii="Calibri" w:hAnsi="Calibri"/>
                      <w:sz w:val="20"/>
                    </w:rPr>
                    <w:t>88.6 (35.7, 53.7, 138.2, 182.3)</w:t>
                  </w:r>
                </w:p>
              </w:tc>
              <w:tc>
                <w:tcPr>
                  <w:tcW w:w="1143" w:type="dxa"/>
                  <w:tcBorders>
                    <w:top w:val="single" w:sz="6" w:space="0" w:color="D3D3D3"/>
                    <w:left w:val="single" w:sz="6" w:space="0" w:color="D3D3D3"/>
                    <w:bottom w:val="single" w:sz="6" w:space="0" w:color="D3D3D3"/>
                    <w:right w:val="single" w:sz="6" w:space="0" w:color="D3D3D3"/>
                  </w:tcBorders>
                </w:tcPr>
                <w:p w14:paraId="103B5C18" w14:textId="77777777" w:rsidR="00066508" w:rsidRDefault="00000000">
                  <w:pPr>
                    <w:keepNext/>
                    <w:widowControl w:val="0"/>
                    <w:spacing w:after="60"/>
                    <w:jc w:val="center"/>
                  </w:pPr>
                  <w:r>
                    <w:rPr>
                      <w:rFonts w:ascii="Calibri" w:hAnsi="Calibri"/>
                      <w:sz w:val="20"/>
                    </w:rPr>
                    <w:t>72.4 (29.0, 47.2, 130.2, 211.4)</w:t>
                  </w:r>
                </w:p>
              </w:tc>
            </w:tr>
            <w:tr w:rsidR="00066508" w14:paraId="063067E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0B029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56F36A6"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16901EFA"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320117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FA785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9E7D19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D6141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7183184" w14:textId="77777777" w:rsidR="00066508" w:rsidRDefault="00000000">
                  <w:pPr>
                    <w:keepNext/>
                    <w:widowControl w:val="0"/>
                    <w:spacing w:after="60"/>
                    <w:jc w:val="center"/>
                  </w:pPr>
                  <w:r>
                    <w:rPr>
                      <w:rFonts w:ascii="Calibri" w:hAnsi="Calibri"/>
                      <w:sz w:val="20"/>
                    </w:rPr>
                    <w:t>0</w:t>
                  </w:r>
                </w:p>
              </w:tc>
            </w:tr>
            <w:tr w:rsidR="00066508" w14:paraId="2729516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0EBF52" w14:textId="77777777" w:rsidR="00066508" w:rsidRDefault="00000000">
                  <w:pPr>
                    <w:keepNext/>
                    <w:widowControl w:val="0"/>
                    <w:spacing w:after="60"/>
                  </w:pPr>
                  <w:r>
                    <w:rPr>
                      <w:rFonts w:ascii="Calibri" w:hAnsi="Calibri"/>
                      <w:sz w:val="20"/>
                    </w:rPr>
                    <w:t>5a20bcortol</w:t>
                  </w:r>
                </w:p>
              </w:tc>
              <w:tc>
                <w:tcPr>
                  <w:tcW w:w="1143" w:type="dxa"/>
                  <w:tcBorders>
                    <w:top w:val="single" w:sz="6" w:space="0" w:color="D3D3D3"/>
                    <w:left w:val="single" w:sz="6" w:space="0" w:color="D3D3D3"/>
                    <w:bottom w:val="single" w:sz="6" w:space="0" w:color="D3D3D3"/>
                    <w:right w:val="single" w:sz="6" w:space="0" w:color="D3D3D3"/>
                  </w:tcBorders>
                </w:tcPr>
                <w:p w14:paraId="72CE5B51" w14:textId="77777777" w:rsidR="00066508" w:rsidRDefault="00000000">
                  <w:pPr>
                    <w:keepNext/>
                    <w:widowControl w:val="0"/>
                    <w:spacing w:after="60"/>
                    <w:jc w:val="center"/>
                  </w:pPr>
                  <w:r>
                    <w:rPr>
                      <w:rFonts w:ascii="Calibri" w:hAnsi="Calibri"/>
                      <w:sz w:val="20"/>
                    </w:rPr>
                    <w:t>122.4 (43.8, 70.4, 185.0, 262.5)</w:t>
                  </w:r>
                </w:p>
              </w:tc>
              <w:tc>
                <w:tcPr>
                  <w:tcW w:w="1143" w:type="dxa"/>
                  <w:tcBorders>
                    <w:top w:val="single" w:sz="6" w:space="0" w:color="D3D3D3"/>
                    <w:left w:val="single" w:sz="6" w:space="0" w:color="D3D3D3"/>
                    <w:bottom w:val="single" w:sz="6" w:space="0" w:color="D3D3D3"/>
                    <w:right w:val="single" w:sz="6" w:space="0" w:color="D3D3D3"/>
                  </w:tcBorders>
                </w:tcPr>
                <w:p w14:paraId="71922AE8" w14:textId="77777777" w:rsidR="00066508" w:rsidRDefault="00000000">
                  <w:pPr>
                    <w:keepNext/>
                    <w:widowControl w:val="0"/>
                    <w:spacing w:after="60"/>
                    <w:jc w:val="center"/>
                  </w:pPr>
                  <w:r>
                    <w:rPr>
                      <w:rFonts w:ascii="Calibri" w:hAnsi="Calibri"/>
                      <w:sz w:val="20"/>
                    </w:rPr>
                    <w:t>131.0 (41.7, 66.3, 182.3, 279.0)</w:t>
                  </w:r>
                </w:p>
              </w:tc>
              <w:tc>
                <w:tcPr>
                  <w:tcW w:w="1143" w:type="dxa"/>
                  <w:tcBorders>
                    <w:top w:val="single" w:sz="6" w:space="0" w:color="D3D3D3"/>
                    <w:left w:val="single" w:sz="6" w:space="0" w:color="D3D3D3"/>
                    <w:bottom w:val="single" w:sz="6" w:space="0" w:color="D3D3D3"/>
                    <w:right w:val="single" w:sz="6" w:space="0" w:color="D3D3D3"/>
                  </w:tcBorders>
                </w:tcPr>
                <w:p w14:paraId="0F85097C" w14:textId="77777777" w:rsidR="00066508" w:rsidRDefault="00000000">
                  <w:pPr>
                    <w:keepNext/>
                    <w:widowControl w:val="0"/>
                    <w:spacing w:after="60"/>
                    <w:jc w:val="center"/>
                  </w:pPr>
                  <w:r>
                    <w:rPr>
                      <w:rFonts w:ascii="Calibri" w:hAnsi="Calibri"/>
                      <w:sz w:val="20"/>
                    </w:rPr>
                    <w:t>148.8 (64.2, 108.8, 226.1, 291.5)</w:t>
                  </w:r>
                </w:p>
              </w:tc>
              <w:tc>
                <w:tcPr>
                  <w:tcW w:w="1143" w:type="dxa"/>
                  <w:tcBorders>
                    <w:top w:val="single" w:sz="6" w:space="0" w:color="D3D3D3"/>
                    <w:left w:val="single" w:sz="6" w:space="0" w:color="D3D3D3"/>
                    <w:bottom w:val="single" w:sz="6" w:space="0" w:color="D3D3D3"/>
                    <w:right w:val="single" w:sz="6" w:space="0" w:color="D3D3D3"/>
                  </w:tcBorders>
                </w:tcPr>
                <w:p w14:paraId="7DC98F9E" w14:textId="77777777" w:rsidR="00066508" w:rsidRDefault="00000000">
                  <w:pPr>
                    <w:keepNext/>
                    <w:widowControl w:val="0"/>
                    <w:spacing w:after="60"/>
                    <w:jc w:val="center"/>
                  </w:pPr>
                  <w:r>
                    <w:rPr>
                      <w:rFonts w:ascii="Calibri" w:hAnsi="Calibri"/>
                      <w:sz w:val="20"/>
                    </w:rPr>
                    <w:t>124.3 (41.4, 68.9, 178.8, 241.6)</w:t>
                  </w:r>
                </w:p>
              </w:tc>
              <w:tc>
                <w:tcPr>
                  <w:tcW w:w="1143" w:type="dxa"/>
                  <w:tcBorders>
                    <w:top w:val="single" w:sz="6" w:space="0" w:color="D3D3D3"/>
                    <w:left w:val="single" w:sz="6" w:space="0" w:color="D3D3D3"/>
                    <w:bottom w:val="single" w:sz="6" w:space="0" w:color="D3D3D3"/>
                    <w:right w:val="single" w:sz="6" w:space="0" w:color="D3D3D3"/>
                  </w:tcBorders>
                </w:tcPr>
                <w:p w14:paraId="38979BBB" w14:textId="77777777" w:rsidR="00066508" w:rsidRDefault="00000000">
                  <w:pPr>
                    <w:keepNext/>
                    <w:widowControl w:val="0"/>
                    <w:spacing w:after="60"/>
                    <w:jc w:val="center"/>
                  </w:pPr>
                  <w:r>
                    <w:rPr>
                      <w:rFonts w:ascii="Calibri" w:hAnsi="Calibri"/>
                      <w:sz w:val="20"/>
                    </w:rPr>
                    <w:t>115.2 (40.5, 62.9, 189.2, 272.4)</w:t>
                  </w:r>
                </w:p>
              </w:tc>
              <w:tc>
                <w:tcPr>
                  <w:tcW w:w="1143" w:type="dxa"/>
                  <w:tcBorders>
                    <w:top w:val="single" w:sz="6" w:space="0" w:color="D3D3D3"/>
                    <w:left w:val="single" w:sz="6" w:space="0" w:color="D3D3D3"/>
                    <w:bottom w:val="single" w:sz="6" w:space="0" w:color="D3D3D3"/>
                    <w:right w:val="single" w:sz="6" w:space="0" w:color="D3D3D3"/>
                  </w:tcBorders>
                </w:tcPr>
                <w:p w14:paraId="2B3E2E06" w14:textId="77777777" w:rsidR="00066508" w:rsidRDefault="00000000">
                  <w:pPr>
                    <w:keepNext/>
                    <w:widowControl w:val="0"/>
                    <w:spacing w:after="60"/>
                    <w:jc w:val="center"/>
                  </w:pPr>
                  <w:r>
                    <w:rPr>
                      <w:rFonts w:ascii="Calibri" w:hAnsi="Calibri"/>
                      <w:sz w:val="20"/>
                    </w:rPr>
                    <w:t>114.7 (44.3, 67.8, 172.7, 236.0)</w:t>
                  </w:r>
                </w:p>
              </w:tc>
              <w:tc>
                <w:tcPr>
                  <w:tcW w:w="1143" w:type="dxa"/>
                  <w:tcBorders>
                    <w:top w:val="single" w:sz="6" w:space="0" w:color="D3D3D3"/>
                    <w:left w:val="single" w:sz="6" w:space="0" w:color="D3D3D3"/>
                    <w:bottom w:val="single" w:sz="6" w:space="0" w:color="D3D3D3"/>
                    <w:right w:val="single" w:sz="6" w:space="0" w:color="D3D3D3"/>
                  </w:tcBorders>
                </w:tcPr>
                <w:p w14:paraId="0B7874E6" w14:textId="77777777" w:rsidR="00066508" w:rsidRDefault="00000000">
                  <w:pPr>
                    <w:keepNext/>
                    <w:widowControl w:val="0"/>
                    <w:spacing w:after="60"/>
                    <w:jc w:val="center"/>
                  </w:pPr>
                  <w:r>
                    <w:rPr>
                      <w:rFonts w:ascii="Calibri" w:hAnsi="Calibri"/>
                      <w:sz w:val="20"/>
                    </w:rPr>
                    <w:t>105.3 (43.3, 72.6, 175.0, 239.8)</w:t>
                  </w:r>
                </w:p>
              </w:tc>
            </w:tr>
            <w:tr w:rsidR="00066508" w14:paraId="06833DD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725B37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C61BEA7"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4CDC0D52"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30F7D7F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25A62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64FF1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799E62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6200C43" w14:textId="77777777" w:rsidR="00066508" w:rsidRDefault="00000000">
                  <w:pPr>
                    <w:keepNext/>
                    <w:widowControl w:val="0"/>
                    <w:spacing w:after="60"/>
                    <w:jc w:val="center"/>
                  </w:pPr>
                  <w:r>
                    <w:rPr>
                      <w:rFonts w:ascii="Calibri" w:hAnsi="Calibri"/>
                      <w:sz w:val="20"/>
                    </w:rPr>
                    <w:t>0</w:t>
                  </w:r>
                </w:p>
              </w:tc>
            </w:tr>
            <w:tr w:rsidR="00066508" w14:paraId="152C386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E8DA64" w14:textId="77777777" w:rsidR="00066508" w:rsidRDefault="00000000">
                  <w:pPr>
                    <w:keepNext/>
                    <w:widowControl w:val="0"/>
                    <w:spacing w:after="60"/>
                  </w:pPr>
                  <w:r>
                    <w:rPr>
                      <w:rFonts w:ascii="Calibri" w:hAnsi="Calibri"/>
                      <w:sz w:val="20"/>
                    </w:rPr>
                    <w:lastRenderedPageBreak/>
                    <w:t>5aTHB</w:t>
                  </w:r>
                </w:p>
              </w:tc>
              <w:tc>
                <w:tcPr>
                  <w:tcW w:w="1143" w:type="dxa"/>
                  <w:tcBorders>
                    <w:top w:val="single" w:sz="6" w:space="0" w:color="D3D3D3"/>
                    <w:left w:val="single" w:sz="6" w:space="0" w:color="D3D3D3"/>
                    <w:bottom w:val="single" w:sz="6" w:space="0" w:color="D3D3D3"/>
                    <w:right w:val="single" w:sz="6" w:space="0" w:color="D3D3D3"/>
                  </w:tcBorders>
                </w:tcPr>
                <w:p w14:paraId="470F1461" w14:textId="77777777" w:rsidR="00066508" w:rsidRDefault="00000000">
                  <w:pPr>
                    <w:keepNext/>
                    <w:widowControl w:val="0"/>
                    <w:spacing w:after="60"/>
                    <w:jc w:val="center"/>
                  </w:pPr>
                  <w:r>
                    <w:rPr>
                      <w:rFonts w:ascii="Calibri" w:hAnsi="Calibri"/>
                      <w:sz w:val="20"/>
                    </w:rPr>
                    <w:t>133.1 (43.3, 76.1, 222.4, 359.7)</w:t>
                  </w:r>
                </w:p>
              </w:tc>
              <w:tc>
                <w:tcPr>
                  <w:tcW w:w="1143" w:type="dxa"/>
                  <w:tcBorders>
                    <w:top w:val="single" w:sz="6" w:space="0" w:color="D3D3D3"/>
                    <w:left w:val="single" w:sz="6" w:space="0" w:color="D3D3D3"/>
                    <w:bottom w:val="single" w:sz="6" w:space="0" w:color="D3D3D3"/>
                    <w:right w:val="single" w:sz="6" w:space="0" w:color="D3D3D3"/>
                  </w:tcBorders>
                </w:tcPr>
                <w:p w14:paraId="288DB637" w14:textId="77777777" w:rsidR="00066508" w:rsidRDefault="00000000">
                  <w:pPr>
                    <w:keepNext/>
                    <w:widowControl w:val="0"/>
                    <w:spacing w:after="60"/>
                    <w:jc w:val="center"/>
                  </w:pPr>
                  <w:r>
                    <w:rPr>
                      <w:rFonts w:ascii="Calibri" w:hAnsi="Calibri"/>
                      <w:sz w:val="20"/>
                    </w:rPr>
                    <w:t>159.8 (59.2, 101.7, 241.3, 428.4)</w:t>
                  </w:r>
                </w:p>
              </w:tc>
              <w:tc>
                <w:tcPr>
                  <w:tcW w:w="1143" w:type="dxa"/>
                  <w:tcBorders>
                    <w:top w:val="single" w:sz="6" w:space="0" w:color="D3D3D3"/>
                    <w:left w:val="single" w:sz="6" w:space="0" w:color="D3D3D3"/>
                    <w:bottom w:val="single" w:sz="6" w:space="0" w:color="D3D3D3"/>
                    <w:right w:val="single" w:sz="6" w:space="0" w:color="D3D3D3"/>
                  </w:tcBorders>
                </w:tcPr>
                <w:p w14:paraId="5F9421D0" w14:textId="77777777" w:rsidR="00066508" w:rsidRDefault="00000000">
                  <w:pPr>
                    <w:keepNext/>
                    <w:widowControl w:val="0"/>
                    <w:spacing w:after="60"/>
                    <w:jc w:val="center"/>
                  </w:pPr>
                  <w:r>
                    <w:rPr>
                      <w:rFonts w:ascii="Calibri" w:hAnsi="Calibri"/>
                      <w:sz w:val="20"/>
                    </w:rPr>
                    <w:t>144.2 (58.7, 87.9, 255.3, 365.2)</w:t>
                  </w:r>
                </w:p>
              </w:tc>
              <w:tc>
                <w:tcPr>
                  <w:tcW w:w="1143" w:type="dxa"/>
                  <w:tcBorders>
                    <w:top w:val="single" w:sz="6" w:space="0" w:color="D3D3D3"/>
                    <w:left w:val="single" w:sz="6" w:space="0" w:color="D3D3D3"/>
                    <w:bottom w:val="single" w:sz="6" w:space="0" w:color="D3D3D3"/>
                    <w:right w:val="single" w:sz="6" w:space="0" w:color="D3D3D3"/>
                  </w:tcBorders>
                </w:tcPr>
                <w:p w14:paraId="50E20D7D" w14:textId="77777777" w:rsidR="00066508" w:rsidRDefault="00000000">
                  <w:pPr>
                    <w:keepNext/>
                    <w:widowControl w:val="0"/>
                    <w:spacing w:after="60"/>
                    <w:jc w:val="center"/>
                  </w:pPr>
                  <w:r>
                    <w:rPr>
                      <w:rFonts w:ascii="Calibri" w:hAnsi="Calibri"/>
                      <w:sz w:val="20"/>
                    </w:rPr>
                    <w:t>115.7 (34.2, 73.3, 171.7, 256.8)</w:t>
                  </w:r>
                </w:p>
              </w:tc>
              <w:tc>
                <w:tcPr>
                  <w:tcW w:w="1143" w:type="dxa"/>
                  <w:tcBorders>
                    <w:top w:val="single" w:sz="6" w:space="0" w:color="D3D3D3"/>
                    <w:left w:val="single" w:sz="6" w:space="0" w:color="D3D3D3"/>
                    <w:bottom w:val="single" w:sz="6" w:space="0" w:color="D3D3D3"/>
                    <w:right w:val="single" w:sz="6" w:space="0" w:color="D3D3D3"/>
                  </w:tcBorders>
                </w:tcPr>
                <w:p w14:paraId="0B2C67F4" w14:textId="77777777" w:rsidR="00066508" w:rsidRDefault="00000000">
                  <w:pPr>
                    <w:keepNext/>
                    <w:widowControl w:val="0"/>
                    <w:spacing w:after="60"/>
                    <w:jc w:val="center"/>
                  </w:pPr>
                  <w:r>
                    <w:rPr>
                      <w:rFonts w:ascii="Calibri" w:hAnsi="Calibri"/>
                      <w:sz w:val="20"/>
                    </w:rPr>
                    <w:t>148.0 (42.6, 82.6, 245.6, 411.5)</w:t>
                  </w:r>
                </w:p>
              </w:tc>
              <w:tc>
                <w:tcPr>
                  <w:tcW w:w="1143" w:type="dxa"/>
                  <w:tcBorders>
                    <w:top w:val="single" w:sz="6" w:space="0" w:color="D3D3D3"/>
                    <w:left w:val="single" w:sz="6" w:space="0" w:color="D3D3D3"/>
                    <w:bottom w:val="single" w:sz="6" w:space="0" w:color="D3D3D3"/>
                    <w:right w:val="single" w:sz="6" w:space="0" w:color="D3D3D3"/>
                  </w:tcBorders>
                </w:tcPr>
                <w:p w14:paraId="419CB290" w14:textId="77777777" w:rsidR="00066508" w:rsidRDefault="00000000">
                  <w:pPr>
                    <w:keepNext/>
                    <w:widowControl w:val="0"/>
                    <w:spacing w:after="60"/>
                    <w:jc w:val="center"/>
                  </w:pPr>
                  <w:r>
                    <w:rPr>
                      <w:rFonts w:ascii="Calibri" w:hAnsi="Calibri"/>
                      <w:sz w:val="20"/>
                    </w:rPr>
                    <w:t>106.1 (38.0, 61.1, 184.9, 293.4)</w:t>
                  </w:r>
                </w:p>
              </w:tc>
              <w:tc>
                <w:tcPr>
                  <w:tcW w:w="1143" w:type="dxa"/>
                  <w:tcBorders>
                    <w:top w:val="single" w:sz="6" w:space="0" w:color="D3D3D3"/>
                    <w:left w:val="single" w:sz="6" w:space="0" w:color="D3D3D3"/>
                    <w:bottom w:val="single" w:sz="6" w:space="0" w:color="D3D3D3"/>
                    <w:right w:val="single" w:sz="6" w:space="0" w:color="D3D3D3"/>
                  </w:tcBorders>
                </w:tcPr>
                <w:p w14:paraId="337B1D9F" w14:textId="77777777" w:rsidR="00066508" w:rsidRDefault="00000000">
                  <w:pPr>
                    <w:keepNext/>
                    <w:widowControl w:val="0"/>
                    <w:spacing w:after="60"/>
                    <w:jc w:val="center"/>
                  </w:pPr>
                  <w:r>
                    <w:rPr>
                      <w:rFonts w:ascii="Calibri" w:hAnsi="Calibri"/>
                      <w:sz w:val="20"/>
                    </w:rPr>
                    <w:t>139.9 (48.8, 74.6, 260.5, 385.0)</w:t>
                  </w:r>
                </w:p>
              </w:tc>
            </w:tr>
            <w:tr w:rsidR="00066508" w14:paraId="2620032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C7C8083" w14:textId="77777777" w:rsidR="00066508" w:rsidRDefault="00000000">
                  <w:pPr>
                    <w:keepNext/>
                    <w:widowControl w:val="0"/>
                    <w:spacing w:after="60"/>
                  </w:pPr>
                  <w:r>
                    <w:rPr>
                      <w:rFonts w:ascii="Calibri" w:hAnsi="Calibri"/>
                      <w:sz w:val="20"/>
                    </w:rPr>
                    <w:t>5aTHE</w:t>
                  </w:r>
                </w:p>
              </w:tc>
              <w:tc>
                <w:tcPr>
                  <w:tcW w:w="1143" w:type="dxa"/>
                  <w:tcBorders>
                    <w:top w:val="single" w:sz="6" w:space="0" w:color="D3D3D3"/>
                    <w:left w:val="single" w:sz="6" w:space="0" w:color="D3D3D3"/>
                    <w:bottom w:val="single" w:sz="6" w:space="0" w:color="D3D3D3"/>
                    <w:right w:val="single" w:sz="6" w:space="0" w:color="D3D3D3"/>
                  </w:tcBorders>
                </w:tcPr>
                <w:p w14:paraId="2F5B0B2A" w14:textId="77777777" w:rsidR="00066508" w:rsidRDefault="00000000">
                  <w:pPr>
                    <w:keepNext/>
                    <w:widowControl w:val="0"/>
                    <w:spacing w:after="60"/>
                    <w:jc w:val="center"/>
                  </w:pPr>
                  <w:r>
                    <w:rPr>
                      <w:rFonts w:ascii="Calibri" w:hAnsi="Calibri"/>
                      <w:sz w:val="20"/>
                    </w:rPr>
                    <w:t>73.9 (22.3, 39.7, 124.0, 195.9)</w:t>
                  </w:r>
                </w:p>
              </w:tc>
              <w:tc>
                <w:tcPr>
                  <w:tcW w:w="1143" w:type="dxa"/>
                  <w:tcBorders>
                    <w:top w:val="single" w:sz="6" w:space="0" w:color="D3D3D3"/>
                    <w:left w:val="single" w:sz="6" w:space="0" w:color="D3D3D3"/>
                    <w:bottom w:val="single" w:sz="6" w:space="0" w:color="D3D3D3"/>
                    <w:right w:val="single" w:sz="6" w:space="0" w:color="D3D3D3"/>
                  </w:tcBorders>
                </w:tcPr>
                <w:p w14:paraId="52C82179" w14:textId="77777777" w:rsidR="00066508" w:rsidRDefault="00000000">
                  <w:pPr>
                    <w:keepNext/>
                    <w:widowControl w:val="0"/>
                    <w:spacing w:after="60"/>
                    <w:jc w:val="center"/>
                  </w:pPr>
                  <w:r>
                    <w:rPr>
                      <w:rFonts w:ascii="Calibri" w:hAnsi="Calibri"/>
                      <w:sz w:val="20"/>
                    </w:rPr>
                    <w:t>82.0 (25.7, 52.1, 145.7, 214.4)</w:t>
                  </w:r>
                </w:p>
              </w:tc>
              <w:tc>
                <w:tcPr>
                  <w:tcW w:w="1143" w:type="dxa"/>
                  <w:tcBorders>
                    <w:top w:val="single" w:sz="6" w:space="0" w:color="D3D3D3"/>
                    <w:left w:val="single" w:sz="6" w:space="0" w:color="D3D3D3"/>
                    <w:bottom w:val="single" w:sz="6" w:space="0" w:color="D3D3D3"/>
                    <w:right w:val="single" w:sz="6" w:space="0" w:color="D3D3D3"/>
                  </w:tcBorders>
                </w:tcPr>
                <w:p w14:paraId="62B90947" w14:textId="77777777" w:rsidR="00066508" w:rsidRDefault="00000000">
                  <w:pPr>
                    <w:keepNext/>
                    <w:widowControl w:val="0"/>
                    <w:spacing w:after="60"/>
                    <w:jc w:val="center"/>
                  </w:pPr>
                  <w:r>
                    <w:rPr>
                      <w:rFonts w:ascii="Calibri" w:hAnsi="Calibri"/>
                      <w:sz w:val="20"/>
                    </w:rPr>
                    <w:t>83.9 (27.0, 41.5, 132.7, 203.9)</w:t>
                  </w:r>
                </w:p>
              </w:tc>
              <w:tc>
                <w:tcPr>
                  <w:tcW w:w="1143" w:type="dxa"/>
                  <w:tcBorders>
                    <w:top w:val="single" w:sz="6" w:space="0" w:color="D3D3D3"/>
                    <w:left w:val="single" w:sz="6" w:space="0" w:color="D3D3D3"/>
                    <w:bottom w:val="single" w:sz="6" w:space="0" w:color="D3D3D3"/>
                    <w:right w:val="single" w:sz="6" w:space="0" w:color="D3D3D3"/>
                  </w:tcBorders>
                </w:tcPr>
                <w:p w14:paraId="6FA5DF54" w14:textId="77777777" w:rsidR="00066508" w:rsidRDefault="00000000">
                  <w:pPr>
                    <w:keepNext/>
                    <w:widowControl w:val="0"/>
                    <w:spacing w:after="60"/>
                    <w:jc w:val="center"/>
                  </w:pPr>
                  <w:r>
                    <w:rPr>
                      <w:rFonts w:ascii="Calibri" w:hAnsi="Calibri"/>
                      <w:sz w:val="20"/>
                    </w:rPr>
                    <w:t>62.2 (15.5, 32.3, 97.3, 141.2)</w:t>
                  </w:r>
                </w:p>
              </w:tc>
              <w:tc>
                <w:tcPr>
                  <w:tcW w:w="1143" w:type="dxa"/>
                  <w:tcBorders>
                    <w:top w:val="single" w:sz="6" w:space="0" w:color="D3D3D3"/>
                    <w:left w:val="single" w:sz="6" w:space="0" w:color="D3D3D3"/>
                    <w:bottom w:val="single" w:sz="6" w:space="0" w:color="D3D3D3"/>
                    <w:right w:val="single" w:sz="6" w:space="0" w:color="D3D3D3"/>
                  </w:tcBorders>
                </w:tcPr>
                <w:p w14:paraId="497580FE" w14:textId="77777777" w:rsidR="00066508" w:rsidRDefault="00000000">
                  <w:pPr>
                    <w:keepNext/>
                    <w:widowControl w:val="0"/>
                    <w:spacing w:after="60"/>
                    <w:jc w:val="center"/>
                  </w:pPr>
                  <w:r>
                    <w:rPr>
                      <w:rFonts w:ascii="Calibri" w:hAnsi="Calibri"/>
                      <w:sz w:val="20"/>
                    </w:rPr>
                    <w:t>71.3 (23.6, 40.3, 121.7, 197.7)</w:t>
                  </w:r>
                </w:p>
              </w:tc>
              <w:tc>
                <w:tcPr>
                  <w:tcW w:w="1143" w:type="dxa"/>
                  <w:tcBorders>
                    <w:top w:val="single" w:sz="6" w:space="0" w:color="D3D3D3"/>
                    <w:left w:val="single" w:sz="6" w:space="0" w:color="D3D3D3"/>
                    <w:bottom w:val="single" w:sz="6" w:space="0" w:color="D3D3D3"/>
                    <w:right w:val="single" w:sz="6" w:space="0" w:color="D3D3D3"/>
                  </w:tcBorders>
                </w:tcPr>
                <w:p w14:paraId="3BE26445" w14:textId="77777777" w:rsidR="00066508" w:rsidRDefault="00000000">
                  <w:pPr>
                    <w:keepNext/>
                    <w:widowControl w:val="0"/>
                    <w:spacing w:after="60"/>
                    <w:jc w:val="center"/>
                  </w:pPr>
                  <w:r>
                    <w:rPr>
                      <w:rFonts w:ascii="Calibri" w:hAnsi="Calibri"/>
                      <w:sz w:val="20"/>
                    </w:rPr>
                    <w:t>64.5 (20.9, 36.4, 103.9, 156.8)</w:t>
                  </w:r>
                </w:p>
              </w:tc>
              <w:tc>
                <w:tcPr>
                  <w:tcW w:w="1143" w:type="dxa"/>
                  <w:tcBorders>
                    <w:top w:val="single" w:sz="6" w:space="0" w:color="D3D3D3"/>
                    <w:left w:val="single" w:sz="6" w:space="0" w:color="D3D3D3"/>
                    <w:bottom w:val="single" w:sz="6" w:space="0" w:color="D3D3D3"/>
                    <w:right w:val="single" w:sz="6" w:space="0" w:color="D3D3D3"/>
                  </w:tcBorders>
                </w:tcPr>
                <w:p w14:paraId="772D764B" w14:textId="77777777" w:rsidR="00066508" w:rsidRDefault="00000000">
                  <w:pPr>
                    <w:keepNext/>
                    <w:widowControl w:val="0"/>
                    <w:spacing w:after="60"/>
                    <w:jc w:val="center"/>
                  </w:pPr>
                  <w:r>
                    <w:rPr>
                      <w:rFonts w:ascii="Calibri" w:hAnsi="Calibri"/>
                      <w:sz w:val="20"/>
                    </w:rPr>
                    <w:t>107.9 (28.0, 51.2, 183.2, 355.7)</w:t>
                  </w:r>
                </w:p>
              </w:tc>
            </w:tr>
            <w:tr w:rsidR="00066508" w14:paraId="71771F9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526866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1FFDC77"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FB9850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B31B93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9BFC2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425375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2C8CFE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DCE62C" w14:textId="77777777" w:rsidR="00066508" w:rsidRDefault="00000000">
                  <w:pPr>
                    <w:keepNext/>
                    <w:widowControl w:val="0"/>
                    <w:spacing w:after="60"/>
                    <w:jc w:val="center"/>
                  </w:pPr>
                  <w:r>
                    <w:rPr>
                      <w:rFonts w:ascii="Calibri" w:hAnsi="Calibri"/>
                      <w:sz w:val="20"/>
                    </w:rPr>
                    <w:t>1</w:t>
                  </w:r>
                </w:p>
              </w:tc>
            </w:tr>
            <w:tr w:rsidR="00066508" w14:paraId="0BCE4D6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03F37F" w14:textId="77777777" w:rsidR="00066508" w:rsidRDefault="00000000">
                  <w:pPr>
                    <w:keepNext/>
                    <w:widowControl w:val="0"/>
                    <w:spacing w:after="60"/>
                  </w:pPr>
                  <w:r>
                    <w:rPr>
                      <w:rFonts w:ascii="Calibri" w:hAnsi="Calibri"/>
                      <w:sz w:val="20"/>
                    </w:rPr>
                    <w:t>5aTHF</w:t>
                  </w:r>
                </w:p>
              </w:tc>
              <w:tc>
                <w:tcPr>
                  <w:tcW w:w="1143" w:type="dxa"/>
                  <w:tcBorders>
                    <w:top w:val="single" w:sz="6" w:space="0" w:color="D3D3D3"/>
                    <w:left w:val="single" w:sz="6" w:space="0" w:color="D3D3D3"/>
                    <w:bottom w:val="single" w:sz="6" w:space="0" w:color="D3D3D3"/>
                    <w:right w:val="single" w:sz="6" w:space="0" w:color="D3D3D3"/>
                  </w:tcBorders>
                </w:tcPr>
                <w:p w14:paraId="6CA10A8D" w14:textId="77777777" w:rsidR="00066508" w:rsidRDefault="00000000">
                  <w:pPr>
                    <w:keepNext/>
                    <w:widowControl w:val="0"/>
                    <w:spacing w:after="60"/>
                    <w:jc w:val="center"/>
                  </w:pPr>
                  <w:r>
                    <w:rPr>
                      <w:rFonts w:ascii="Calibri" w:hAnsi="Calibri"/>
                      <w:sz w:val="20"/>
                    </w:rPr>
                    <w:t>2,870.0 (979.4, 1,663.7, 4,389.0, 6,150.4)</w:t>
                  </w:r>
                </w:p>
              </w:tc>
              <w:tc>
                <w:tcPr>
                  <w:tcW w:w="1143" w:type="dxa"/>
                  <w:tcBorders>
                    <w:top w:val="single" w:sz="6" w:space="0" w:color="D3D3D3"/>
                    <w:left w:val="single" w:sz="6" w:space="0" w:color="D3D3D3"/>
                    <w:bottom w:val="single" w:sz="6" w:space="0" w:color="D3D3D3"/>
                    <w:right w:val="single" w:sz="6" w:space="0" w:color="D3D3D3"/>
                  </w:tcBorders>
                </w:tcPr>
                <w:p w14:paraId="791EC4FF" w14:textId="77777777" w:rsidR="00066508" w:rsidRDefault="00000000">
                  <w:pPr>
                    <w:keepNext/>
                    <w:widowControl w:val="0"/>
                    <w:spacing w:after="60"/>
                    <w:jc w:val="center"/>
                  </w:pPr>
                  <w:r>
                    <w:rPr>
                      <w:rFonts w:ascii="Calibri" w:hAnsi="Calibri"/>
                      <w:sz w:val="20"/>
                    </w:rPr>
                    <w:t>3,394.6 (1,364.9, 2,288.1, 5,308.1, 7,169.4)</w:t>
                  </w:r>
                </w:p>
              </w:tc>
              <w:tc>
                <w:tcPr>
                  <w:tcW w:w="1143" w:type="dxa"/>
                  <w:tcBorders>
                    <w:top w:val="single" w:sz="6" w:space="0" w:color="D3D3D3"/>
                    <w:left w:val="single" w:sz="6" w:space="0" w:color="D3D3D3"/>
                    <w:bottom w:val="single" w:sz="6" w:space="0" w:color="D3D3D3"/>
                    <w:right w:val="single" w:sz="6" w:space="0" w:color="D3D3D3"/>
                  </w:tcBorders>
                </w:tcPr>
                <w:p w14:paraId="2C78727C" w14:textId="77777777" w:rsidR="00066508" w:rsidRDefault="00000000">
                  <w:pPr>
                    <w:keepNext/>
                    <w:widowControl w:val="0"/>
                    <w:spacing w:after="60"/>
                    <w:jc w:val="center"/>
                  </w:pPr>
                  <w:r>
                    <w:rPr>
                      <w:rFonts w:ascii="Calibri" w:hAnsi="Calibri"/>
                      <w:sz w:val="20"/>
                    </w:rPr>
                    <w:t>3,474.2 (1,301.5, 1,856.1, 5,253.4, 6,625.7)</w:t>
                  </w:r>
                </w:p>
              </w:tc>
              <w:tc>
                <w:tcPr>
                  <w:tcW w:w="1143" w:type="dxa"/>
                  <w:tcBorders>
                    <w:top w:val="single" w:sz="6" w:space="0" w:color="D3D3D3"/>
                    <w:left w:val="single" w:sz="6" w:space="0" w:color="D3D3D3"/>
                    <w:bottom w:val="single" w:sz="6" w:space="0" w:color="D3D3D3"/>
                    <w:right w:val="single" w:sz="6" w:space="0" w:color="D3D3D3"/>
                  </w:tcBorders>
                </w:tcPr>
                <w:p w14:paraId="23CCBEAA" w14:textId="77777777" w:rsidR="00066508" w:rsidRDefault="00000000">
                  <w:pPr>
                    <w:keepNext/>
                    <w:widowControl w:val="0"/>
                    <w:spacing w:after="60"/>
                    <w:jc w:val="center"/>
                  </w:pPr>
                  <w:r>
                    <w:rPr>
                      <w:rFonts w:ascii="Calibri" w:hAnsi="Calibri"/>
                      <w:sz w:val="20"/>
                    </w:rPr>
                    <w:t>2,756.9 (804.1, 1,565.6, 3,758.3, 5,438.7)</w:t>
                  </w:r>
                </w:p>
              </w:tc>
              <w:tc>
                <w:tcPr>
                  <w:tcW w:w="1143" w:type="dxa"/>
                  <w:tcBorders>
                    <w:top w:val="single" w:sz="6" w:space="0" w:color="D3D3D3"/>
                    <w:left w:val="single" w:sz="6" w:space="0" w:color="D3D3D3"/>
                    <w:bottom w:val="single" w:sz="6" w:space="0" w:color="D3D3D3"/>
                    <w:right w:val="single" w:sz="6" w:space="0" w:color="D3D3D3"/>
                  </w:tcBorders>
                </w:tcPr>
                <w:p w14:paraId="00BB3B68" w14:textId="77777777" w:rsidR="00066508" w:rsidRDefault="00000000">
                  <w:pPr>
                    <w:keepNext/>
                    <w:widowControl w:val="0"/>
                    <w:spacing w:after="60"/>
                    <w:jc w:val="center"/>
                  </w:pPr>
                  <w:r>
                    <w:rPr>
                      <w:rFonts w:ascii="Calibri" w:hAnsi="Calibri"/>
                      <w:sz w:val="20"/>
                    </w:rPr>
                    <w:t>2,907.3 (1,017.8, 1,656.1, 4,621.2, 6,464.2)</w:t>
                  </w:r>
                </w:p>
              </w:tc>
              <w:tc>
                <w:tcPr>
                  <w:tcW w:w="1143" w:type="dxa"/>
                  <w:tcBorders>
                    <w:top w:val="single" w:sz="6" w:space="0" w:color="D3D3D3"/>
                    <w:left w:val="single" w:sz="6" w:space="0" w:color="D3D3D3"/>
                    <w:bottom w:val="single" w:sz="6" w:space="0" w:color="D3D3D3"/>
                    <w:right w:val="single" w:sz="6" w:space="0" w:color="D3D3D3"/>
                  </w:tcBorders>
                </w:tcPr>
                <w:p w14:paraId="29E2A860" w14:textId="77777777" w:rsidR="00066508" w:rsidRDefault="00000000">
                  <w:pPr>
                    <w:keepNext/>
                    <w:widowControl w:val="0"/>
                    <w:spacing w:after="60"/>
                    <w:jc w:val="center"/>
                  </w:pPr>
                  <w:r>
                    <w:rPr>
                      <w:rFonts w:ascii="Calibri" w:hAnsi="Calibri"/>
                      <w:sz w:val="20"/>
                    </w:rPr>
                    <w:t>2,283.3 (840.7, 1,259.8, 3,454.6, 4,906.8)</w:t>
                  </w:r>
                </w:p>
              </w:tc>
              <w:tc>
                <w:tcPr>
                  <w:tcW w:w="1143" w:type="dxa"/>
                  <w:tcBorders>
                    <w:top w:val="single" w:sz="6" w:space="0" w:color="D3D3D3"/>
                    <w:left w:val="single" w:sz="6" w:space="0" w:color="D3D3D3"/>
                    <w:bottom w:val="single" w:sz="6" w:space="0" w:color="D3D3D3"/>
                    <w:right w:val="single" w:sz="6" w:space="0" w:color="D3D3D3"/>
                  </w:tcBorders>
                </w:tcPr>
                <w:p w14:paraId="77622910" w14:textId="77777777" w:rsidR="00066508" w:rsidRDefault="00000000">
                  <w:pPr>
                    <w:keepNext/>
                    <w:widowControl w:val="0"/>
                    <w:spacing w:after="60"/>
                    <w:jc w:val="center"/>
                  </w:pPr>
                  <w:r>
                    <w:rPr>
                      <w:rFonts w:ascii="Calibri" w:hAnsi="Calibri"/>
                      <w:sz w:val="20"/>
                    </w:rPr>
                    <w:t>3,001.9 (1,040.7, 1,652.3, 4,613.6, 6,203.4)</w:t>
                  </w:r>
                </w:p>
              </w:tc>
            </w:tr>
            <w:tr w:rsidR="00066508" w14:paraId="6BEC8BB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47B3605" w14:textId="77777777" w:rsidR="00066508" w:rsidRDefault="00000000">
                  <w:pPr>
                    <w:keepNext/>
                    <w:widowControl w:val="0"/>
                    <w:spacing w:after="60"/>
                  </w:pPr>
                  <w:r>
                    <w:rPr>
                      <w:rFonts w:ascii="Calibri" w:hAnsi="Calibri"/>
                      <w:sz w:val="20"/>
                    </w:rPr>
                    <w:t>5b20acortol</w:t>
                  </w:r>
                </w:p>
              </w:tc>
              <w:tc>
                <w:tcPr>
                  <w:tcW w:w="1143" w:type="dxa"/>
                  <w:tcBorders>
                    <w:top w:val="single" w:sz="6" w:space="0" w:color="D3D3D3"/>
                    <w:left w:val="single" w:sz="6" w:space="0" w:color="D3D3D3"/>
                    <w:bottom w:val="single" w:sz="6" w:space="0" w:color="D3D3D3"/>
                    <w:right w:val="single" w:sz="6" w:space="0" w:color="D3D3D3"/>
                  </w:tcBorders>
                </w:tcPr>
                <w:p w14:paraId="05D3FEA4" w14:textId="77777777" w:rsidR="00066508" w:rsidRDefault="00000000">
                  <w:pPr>
                    <w:keepNext/>
                    <w:widowControl w:val="0"/>
                    <w:spacing w:after="60"/>
                    <w:jc w:val="center"/>
                  </w:pPr>
                  <w:r>
                    <w:rPr>
                      <w:rFonts w:ascii="Calibri" w:hAnsi="Calibri"/>
                      <w:sz w:val="20"/>
                    </w:rPr>
                    <w:t>147.7 (51.7, 83.5, 225.8, 320.2)</w:t>
                  </w:r>
                </w:p>
              </w:tc>
              <w:tc>
                <w:tcPr>
                  <w:tcW w:w="1143" w:type="dxa"/>
                  <w:tcBorders>
                    <w:top w:val="single" w:sz="6" w:space="0" w:color="D3D3D3"/>
                    <w:left w:val="single" w:sz="6" w:space="0" w:color="D3D3D3"/>
                    <w:bottom w:val="single" w:sz="6" w:space="0" w:color="D3D3D3"/>
                    <w:right w:val="single" w:sz="6" w:space="0" w:color="D3D3D3"/>
                  </w:tcBorders>
                </w:tcPr>
                <w:p w14:paraId="30DC7C1F" w14:textId="77777777" w:rsidR="00066508" w:rsidRDefault="00000000">
                  <w:pPr>
                    <w:keepNext/>
                    <w:widowControl w:val="0"/>
                    <w:spacing w:after="60"/>
                    <w:jc w:val="center"/>
                  </w:pPr>
                  <w:r>
                    <w:rPr>
                      <w:rFonts w:ascii="Calibri" w:hAnsi="Calibri"/>
                      <w:sz w:val="20"/>
                    </w:rPr>
                    <w:t>177.4 (46.4, 98.9, 302.3, 430.2)</w:t>
                  </w:r>
                </w:p>
              </w:tc>
              <w:tc>
                <w:tcPr>
                  <w:tcW w:w="1143" w:type="dxa"/>
                  <w:tcBorders>
                    <w:top w:val="single" w:sz="6" w:space="0" w:color="D3D3D3"/>
                    <w:left w:val="single" w:sz="6" w:space="0" w:color="D3D3D3"/>
                    <w:bottom w:val="single" w:sz="6" w:space="0" w:color="D3D3D3"/>
                    <w:right w:val="single" w:sz="6" w:space="0" w:color="D3D3D3"/>
                  </w:tcBorders>
                </w:tcPr>
                <w:p w14:paraId="159280FD" w14:textId="77777777" w:rsidR="00066508" w:rsidRDefault="00000000">
                  <w:pPr>
                    <w:keepNext/>
                    <w:widowControl w:val="0"/>
                    <w:spacing w:after="60"/>
                    <w:jc w:val="center"/>
                  </w:pPr>
                  <w:r>
                    <w:rPr>
                      <w:rFonts w:ascii="Calibri" w:hAnsi="Calibri"/>
                      <w:sz w:val="20"/>
                    </w:rPr>
                    <w:t>169.7 (64.2, 91.1, 252.9, 331.8)</w:t>
                  </w:r>
                </w:p>
              </w:tc>
              <w:tc>
                <w:tcPr>
                  <w:tcW w:w="1143" w:type="dxa"/>
                  <w:tcBorders>
                    <w:top w:val="single" w:sz="6" w:space="0" w:color="D3D3D3"/>
                    <w:left w:val="single" w:sz="6" w:space="0" w:color="D3D3D3"/>
                    <w:bottom w:val="single" w:sz="6" w:space="0" w:color="D3D3D3"/>
                    <w:right w:val="single" w:sz="6" w:space="0" w:color="D3D3D3"/>
                  </w:tcBorders>
                </w:tcPr>
                <w:p w14:paraId="306B2794" w14:textId="77777777" w:rsidR="00066508" w:rsidRDefault="00000000">
                  <w:pPr>
                    <w:keepNext/>
                    <w:widowControl w:val="0"/>
                    <w:spacing w:after="60"/>
                    <w:jc w:val="center"/>
                  </w:pPr>
                  <w:r>
                    <w:rPr>
                      <w:rFonts w:ascii="Calibri" w:hAnsi="Calibri"/>
                      <w:sz w:val="20"/>
                    </w:rPr>
                    <w:t>141.9 (37.8, 76.6, 187.6, 271.1)</w:t>
                  </w:r>
                </w:p>
              </w:tc>
              <w:tc>
                <w:tcPr>
                  <w:tcW w:w="1143" w:type="dxa"/>
                  <w:tcBorders>
                    <w:top w:val="single" w:sz="6" w:space="0" w:color="D3D3D3"/>
                    <w:left w:val="single" w:sz="6" w:space="0" w:color="D3D3D3"/>
                    <w:bottom w:val="single" w:sz="6" w:space="0" w:color="D3D3D3"/>
                    <w:right w:val="single" w:sz="6" w:space="0" w:color="D3D3D3"/>
                  </w:tcBorders>
                </w:tcPr>
                <w:p w14:paraId="19DA1F0D" w14:textId="77777777" w:rsidR="00066508" w:rsidRDefault="00000000">
                  <w:pPr>
                    <w:keepNext/>
                    <w:widowControl w:val="0"/>
                    <w:spacing w:after="60"/>
                    <w:jc w:val="center"/>
                  </w:pPr>
                  <w:r>
                    <w:rPr>
                      <w:rFonts w:ascii="Calibri" w:hAnsi="Calibri"/>
                      <w:sz w:val="20"/>
                    </w:rPr>
                    <w:t>143.0 (49.8, 80.2, 229.8, 310.1)</w:t>
                  </w:r>
                </w:p>
              </w:tc>
              <w:tc>
                <w:tcPr>
                  <w:tcW w:w="1143" w:type="dxa"/>
                  <w:tcBorders>
                    <w:top w:val="single" w:sz="6" w:space="0" w:color="D3D3D3"/>
                    <w:left w:val="single" w:sz="6" w:space="0" w:color="D3D3D3"/>
                    <w:bottom w:val="single" w:sz="6" w:space="0" w:color="D3D3D3"/>
                    <w:right w:val="single" w:sz="6" w:space="0" w:color="D3D3D3"/>
                  </w:tcBorders>
                </w:tcPr>
                <w:p w14:paraId="5FE5F7BC" w14:textId="77777777" w:rsidR="00066508" w:rsidRDefault="00000000">
                  <w:pPr>
                    <w:keepNext/>
                    <w:widowControl w:val="0"/>
                    <w:spacing w:after="60"/>
                    <w:jc w:val="center"/>
                  </w:pPr>
                  <w:r>
                    <w:rPr>
                      <w:rFonts w:ascii="Calibri" w:hAnsi="Calibri"/>
                      <w:sz w:val="20"/>
                    </w:rPr>
                    <w:t>143.7 (60.6, 86.6, 204.2, 289.0)</w:t>
                  </w:r>
                </w:p>
              </w:tc>
              <w:tc>
                <w:tcPr>
                  <w:tcW w:w="1143" w:type="dxa"/>
                  <w:tcBorders>
                    <w:top w:val="single" w:sz="6" w:space="0" w:color="D3D3D3"/>
                    <w:left w:val="single" w:sz="6" w:space="0" w:color="D3D3D3"/>
                    <w:bottom w:val="single" w:sz="6" w:space="0" w:color="D3D3D3"/>
                    <w:right w:val="single" w:sz="6" w:space="0" w:color="D3D3D3"/>
                  </w:tcBorders>
                </w:tcPr>
                <w:p w14:paraId="145DC21D" w14:textId="77777777" w:rsidR="00066508" w:rsidRDefault="00000000">
                  <w:pPr>
                    <w:keepNext/>
                    <w:widowControl w:val="0"/>
                    <w:spacing w:after="60"/>
                    <w:jc w:val="center"/>
                  </w:pPr>
                  <w:r>
                    <w:rPr>
                      <w:rFonts w:ascii="Calibri" w:hAnsi="Calibri"/>
                      <w:sz w:val="20"/>
                    </w:rPr>
                    <w:t>137.7 (51.2, 79.6, 220.5, 310.0)</w:t>
                  </w:r>
                </w:p>
              </w:tc>
            </w:tr>
            <w:tr w:rsidR="00066508" w14:paraId="284A435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B868E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99E6BEB"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4D9F0125"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7FBBC2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F6D60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219545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C6966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D83E738" w14:textId="77777777" w:rsidR="00066508" w:rsidRDefault="00000000">
                  <w:pPr>
                    <w:keepNext/>
                    <w:widowControl w:val="0"/>
                    <w:spacing w:after="60"/>
                    <w:jc w:val="center"/>
                  </w:pPr>
                  <w:r>
                    <w:rPr>
                      <w:rFonts w:ascii="Calibri" w:hAnsi="Calibri"/>
                      <w:sz w:val="20"/>
                    </w:rPr>
                    <w:t>0</w:t>
                  </w:r>
                </w:p>
              </w:tc>
            </w:tr>
            <w:tr w:rsidR="00066508" w14:paraId="32A96E0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4060013" w14:textId="77777777" w:rsidR="00066508" w:rsidRDefault="00000000">
                  <w:pPr>
                    <w:keepNext/>
                    <w:widowControl w:val="0"/>
                    <w:spacing w:after="60"/>
                  </w:pPr>
                  <w:r>
                    <w:rPr>
                      <w:rFonts w:ascii="Calibri" w:hAnsi="Calibri"/>
                      <w:sz w:val="20"/>
                    </w:rPr>
                    <w:t>5b20acortolone</w:t>
                  </w:r>
                </w:p>
              </w:tc>
              <w:tc>
                <w:tcPr>
                  <w:tcW w:w="1143" w:type="dxa"/>
                  <w:tcBorders>
                    <w:top w:val="single" w:sz="6" w:space="0" w:color="D3D3D3"/>
                    <w:left w:val="single" w:sz="6" w:space="0" w:color="D3D3D3"/>
                    <w:bottom w:val="single" w:sz="6" w:space="0" w:color="D3D3D3"/>
                    <w:right w:val="single" w:sz="6" w:space="0" w:color="D3D3D3"/>
                  </w:tcBorders>
                </w:tcPr>
                <w:p w14:paraId="353DBDD5" w14:textId="77777777" w:rsidR="00066508" w:rsidRDefault="00000000">
                  <w:pPr>
                    <w:keepNext/>
                    <w:widowControl w:val="0"/>
                    <w:spacing w:after="60"/>
                    <w:jc w:val="center"/>
                  </w:pPr>
                  <w:r>
                    <w:rPr>
                      <w:rFonts w:ascii="Calibri" w:hAnsi="Calibri"/>
                      <w:sz w:val="20"/>
                    </w:rPr>
                    <w:t>641.9 (206.0, 366.0, 983.1, 1,402.2)</w:t>
                  </w:r>
                </w:p>
              </w:tc>
              <w:tc>
                <w:tcPr>
                  <w:tcW w:w="1143" w:type="dxa"/>
                  <w:tcBorders>
                    <w:top w:val="single" w:sz="6" w:space="0" w:color="D3D3D3"/>
                    <w:left w:val="single" w:sz="6" w:space="0" w:color="D3D3D3"/>
                    <w:bottom w:val="single" w:sz="6" w:space="0" w:color="D3D3D3"/>
                    <w:right w:val="single" w:sz="6" w:space="0" w:color="D3D3D3"/>
                  </w:tcBorders>
                </w:tcPr>
                <w:p w14:paraId="1CA8618F" w14:textId="77777777" w:rsidR="00066508" w:rsidRDefault="00000000">
                  <w:pPr>
                    <w:keepNext/>
                    <w:widowControl w:val="0"/>
                    <w:spacing w:after="60"/>
                    <w:jc w:val="center"/>
                  </w:pPr>
                  <w:r>
                    <w:rPr>
                      <w:rFonts w:ascii="Calibri" w:hAnsi="Calibri"/>
                      <w:sz w:val="20"/>
                    </w:rPr>
                    <w:t>638.3 (213.4, 385.0, 1,028.2, 1,432.2)</w:t>
                  </w:r>
                </w:p>
              </w:tc>
              <w:tc>
                <w:tcPr>
                  <w:tcW w:w="1143" w:type="dxa"/>
                  <w:tcBorders>
                    <w:top w:val="single" w:sz="6" w:space="0" w:color="D3D3D3"/>
                    <w:left w:val="single" w:sz="6" w:space="0" w:color="D3D3D3"/>
                    <w:bottom w:val="single" w:sz="6" w:space="0" w:color="D3D3D3"/>
                    <w:right w:val="single" w:sz="6" w:space="0" w:color="D3D3D3"/>
                  </w:tcBorders>
                </w:tcPr>
                <w:p w14:paraId="02B361E0" w14:textId="77777777" w:rsidR="00066508" w:rsidRDefault="00000000">
                  <w:pPr>
                    <w:keepNext/>
                    <w:widowControl w:val="0"/>
                    <w:spacing w:after="60"/>
                    <w:jc w:val="center"/>
                  </w:pPr>
                  <w:r>
                    <w:rPr>
                      <w:rFonts w:ascii="Calibri" w:hAnsi="Calibri"/>
                      <w:sz w:val="20"/>
                    </w:rPr>
                    <w:t>903.7 (401.7, 574.5, 1,296.1, 1,775.1)</w:t>
                  </w:r>
                </w:p>
              </w:tc>
              <w:tc>
                <w:tcPr>
                  <w:tcW w:w="1143" w:type="dxa"/>
                  <w:tcBorders>
                    <w:top w:val="single" w:sz="6" w:space="0" w:color="D3D3D3"/>
                    <w:left w:val="single" w:sz="6" w:space="0" w:color="D3D3D3"/>
                    <w:bottom w:val="single" w:sz="6" w:space="0" w:color="D3D3D3"/>
                    <w:right w:val="single" w:sz="6" w:space="0" w:color="D3D3D3"/>
                  </w:tcBorders>
                </w:tcPr>
                <w:p w14:paraId="36BE8752" w14:textId="77777777" w:rsidR="00066508" w:rsidRDefault="00000000">
                  <w:pPr>
                    <w:keepNext/>
                    <w:widowControl w:val="0"/>
                    <w:spacing w:after="60"/>
                    <w:jc w:val="center"/>
                  </w:pPr>
                  <w:r>
                    <w:rPr>
                      <w:rFonts w:ascii="Calibri" w:hAnsi="Calibri"/>
                      <w:sz w:val="20"/>
                    </w:rPr>
                    <w:t>654.6 (189.4, 398.7, 890.7, 1,143.2)</w:t>
                  </w:r>
                </w:p>
              </w:tc>
              <w:tc>
                <w:tcPr>
                  <w:tcW w:w="1143" w:type="dxa"/>
                  <w:tcBorders>
                    <w:top w:val="single" w:sz="6" w:space="0" w:color="D3D3D3"/>
                    <w:left w:val="single" w:sz="6" w:space="0" w:color="D3D3D3"/>
                    <w:bottom w:val="single" w:sz="6" w:space="0" w:color="D3D3D3"/>
                    <w:right w:val="single" w:sz="6" w:space="0" w:color="D3D3D3"/>
                  </w:tcBorders>
                </w:tcPr>
                <w:p w14:paraId="465A306E" w14:textId="77777777" w:rsidR="00066508" w:rsidRDefault="00000000">
                  <w:pPr>
                    <w:keepNext/>
                    <w:widowControl w:val="0"/>
                    <w:spacing w:after="60"/>
                    <w:jc w:val="center"/>
                  </w:pPr>
                  <w:r>
                    <w:rPr>
                      <w:rFonts w:ascii="Calibri" w:hAnsi="Calibri"/>
                      <w:sz w:val="20"/>
                    </w:rPr>
                    <w:t>518.0 (157.9, 261.2, 870.2, 1,338.1)</w:t>
                  </w:r>
                </w:p>
              </w:tc>
              <w:tc>
                <w:tcPr>
                  <w:tcW w:w="1143" w:type="dxa"/>
                  <w:tcBorders>
                    <w:top w:val="single" w:sz="6" w:space="0" w:color="D3D3D3"/>
                    <w:left w:val="single" w:sz="6" w:space="0" w:color="D3D3D3"/>
                    <w:bottom w:val="single" w:sz="6" w:space="0" w:color="D3D3D3"/>
                    <w:right w:val="single" w:sz="6" w:space="0" w:color="D3D3D3"/>
                  </w:tcBorders>
                </w:tcPr>
                <w:p w14:paraId="0D00BC10" w14:textId="77777777" w:rsidR="00066508" w:rsidRDefault="00000000">
                  <w:pPr>
                    <w:keepNext/>
                    <w:widowControl w:val="0"/>
                    <w:spacing w:after="60"/>
                    <w:jc w:val="center"/>
                  </w:pPr>
                  <w:r>
                    <w:rPr>
                      <w:rFonts w:ascii="Calibri" w:hAnsi="Calibri"/>
                      <w:sz w:val="20"/>
                    </w:rPr>
                    <w:t>580.6 (200.2, 318.0, 901.5, 1,298.0)</w:t>
                  </w:r>
                </w:p>
              </w:tc>
              <w:tc>
                <w:tcPr>
                  <w:tcW w:w="1143" w:type="dxa"/>
                  <w:tcBorders>
                    <w:top w:val="single" w:sz="6" w:space="0" w:color="D3D3D3"/>
                    <w:left w:val="single" w:sz="6" w:space="0" w:color="D3D3D3"/>
                    <w:bottom w:val="single" w:sz="6" w:space="0" w:color="D3D3D3"/>
                    <w:right w:val="single" w:sz="6" w:space="0" w:color="D3D3D3"/>
                  </w:tcBorders>
                </w:tcPr>
                <w:p w14:paraId="703B6BF4" w14:textId="77777777" w:rsidR="00066508" w:rsidRDefault="00000000">
                  <w:pPr>
                    <w:keepNext/>
                    <w:widowControl w:val="0"/>
                    <w:spacing w:after="60"/>
                    <w:jc w:val="center"/>
                  </w:pPr>
                  <w:r>
                    <w:rPr>
                      <w:rFonts w:ascii="Calibri" w:hAnsi="Calibri"/>
                      <w:sz w:val="20"/>
                    </w:rPr>
                    <w:t>629.3 (265.8, 400.9, 962.4, 1,418.5)</w:t>
                  </w:r>
                </w:p>
              </w:tc>
            </w:tr>
            <w:tr w:rsidR="00066508" w14:paraId="094BEB8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8EF8652" w14:textId="77777777" w:rsidR="00066508" w:rsidRDefault="00000000">
                  <w:pPr>
                    <w:keepNext/>
                    <w:widowControl w:val="0"/>
                    <w:spacing w:after="60"/>
                  </w:pPr>
                  <w:r>
                    <w:rPr>
                      <w:rFonts w:ascii="Calibri" w:hAnsi="Calibri"/>
                      <w:sz w:val="20"/>
                    </w:rPr>
                    <w:t>5b20bcortol</w:t>
                  </w:r>
                </w:p>
              </w:tc>
              <w:tc>
                <w:tcPr>
                  <w:tcW w:w="1143" w:type="dxa"/>
                  <w:tcBorders>
                    <w:top w:val="single" w:sz="6" w:space="0" w:color="D3D3D3"/>
                    <w:left w:val="single" w:sz="6" w:space="0" w:color="D3D3D3"/>
                    <w:bottom w:val="single" w:sz="6" w:space="0" w:color="D3D3D3"/>
                    <w:right w:val="single" w:sz="6" w:space="0" w:color="D3D3D3"/>
                  </w:tcBorders>
                </w:tcPr>
                <w:p w14:paraId="0800C7F7" w14:textId="77777777" w:rsidR="00066508" w:rsidRDefault="00000000">
                  <w:pPr>
                    <w:keepNext/>
                    <w:widowControl w:val="0"/>
                    <w:spacing w:after="60"/>
                    <w:jc w:val="center"/>
                  </w:pPr>
                  <w:r>
                    <w:rPr>
                      <w:rFonts w:ascii="Calibri" w:hAnsi="Calibri"/>
                      <w:sz w:val="20"/>
                    </w:rPr>
                    <w:t>195.7 (67.8, 120.1, 302.4, 438.7)</w:t>
                  </w:r>
                </w:p>
              </w:tc>
              <w:tc>
                <w:tcPr>
                  <w:tcW w:w="1143" w:type="dxa"/>
                  <w:tcBorders>
                    <w:top w:val="single" w:sz="6" w:space="0" w:color="D3D3D3"/>
                    <w:left w:val="single" w:sz="6" w:space="0" w:color="D3D3D3"/>
                    <w:bottom w:val="single" w:sz="6" w:space="0" w:color="D3D3D3"/>
                    <w:right w:val="single" w:sz="6" w:space="0" w:color="D3D3D3"/>
                  </w:tcBorders>
                </w:tcPr>
                <w:p w14:paraId="21040FD8" w14:textId="77777777" w:rsidR="00066508" w:rsidRDefault="00000000">
                  <w:pPr>
                    <w:keepNext/>
                    <w:widowControl w:val="0"/>
                    <w:spacing w:after="60"/>
                    <w:jc w:val="center"/>
                  </w:pPr>
                  <w:r>
                    <w:rPr>
                      <w:rFonts w:ascii="Calibri" w:hAnsi="Calibri"/>
                      <w:sz w:val="20"/>
                    </w:rPr>
                    <w:t>242.7 (87.6, 152.0, 356.8, 502.2)</w:t>
                  </w:r>
                </w:p>
              </w:tc>
              <w:tc>
                <w:tcPr>
                  <w:tcW w:w="1143" w:type="dxa"/>
                  <w:tcBorders>
                    <w:top w:val="single" w:sz="6" w:space="0" w:color="D3D3D3"/>
                    <w:left w:val="single" w:sz="6" w:space="0" w:color="D3D3D3"/>
                    <w:bottom w:val="single" w:sz="6" w:space="0" w:color="D3D3D3"/>
                    <w:right w:val="single" w:sz="6" w:space="0" w:color="D3D3D3"/>
                  </w:tcBorders>
                </w:tcPr>
                <w:p w14:paraId="33E0A564" w14:textId="77777777" w:rsidR="00066508" w:rsidRDefault="00000000">
                  <w:pPr>
                    <w:keepNext/>
                    <w:widowControl w:val="0"/>
                    <w:spacing w:after="60"/>
                    <w:jc w:val="center"/>
                  </w:pPr>
                  <w:r>
                    <w:rPr>
                      <w:rFonts w:ascii="Calibri" w:hAnsi="Calibri"/>
                      <w:sz w:val="20"/>
                    </w:rPr>
                    <w:t>225.2 (97.8, 142.1, 371.5, 504.5)</w:t>
                  </w:r>
                </w:p>
              </w:tc>
              <w:tc>
                <w:tcPr>
                  <w:tcW w:w="1143" w:type="dxa"/>
                  <w:tcBorders>
                    <w:top w:val="single" w:sz="6" w:space="0" w:color="D3D3D3"/>
                    <w:left w:val="single" w:sz="6" w:space="0" w:color="D3D3D3"/>
                    <w:bottom w:val="single" w:sz="6" w:space="0" w:color="D3D3D3"/>
                    <w:right w:val="single" w:sz="6" w:space="0" w:color="D3D3D3"/>
                  </w:tcBorders>
                </w:tcPr>
                <w:p w14:paraId="4C35B196" w14:textId="77777777" w:rsidR="00066508" w:rsidRDefault="00000000">
                  <w:pPr>
                    <w:keepNext/>
                    <w:widowControl w:val="0"/>
                    <w:spacing w:after="60"/>
                    <w:jc w:val="center"/>
                  </w:pPr>
                  <w:r>
                    <w:rPr>
                      <w:rFonts w:ascii="Calibri" w:hAnsi="Calibri"/>
                      <w:sz w:val="20"/>
                    </w:rPr>
                    <w:t>199.9 (58.8, 130.5, 289.3, 407.2)</w:t>
                  </w:r>
                </w:p>
              </w:tc>
              <w:tc>
                <w:tcPr>
                  <w:tcW w:w="1143" w:type="dxa"/>
                  <w:tcBorders>
                    <w:top w:val="single" w:sz="6" w:space="0" w:color="D3D3D3"/>
                    <w:left w:val="single" w:sz="6" w:space="0" w:color="D3D3D3"/>
                    <w:bottom w:val="single" w:sz="6" w:space="0" w:color="D3D3D3"/>
                    <w:right w:val="single" w:sz="6" w:space="0" w:color="D3D3D3"/>
                  </w:tcBorders>
                </w:tcPr>
                <w:p w14:paraId="42EAB38A" w14:textId="77777777" w:rsidR="00066508" w:rsidRDefault="00000000">
                  <w:pPr>
                    <w:keepNext/>
                    <w:widowControl w:val="0"/>
                    <w:spacing w:after="60"/>
                    <w:jc w:val="center"/>
                  </w:pPr>
                  <w:r>
                    <w:rPr>
                      <w:rFonts w:ascii="Calibri" w:hAnsi="Calibri"/>
                      <w:sz w:val="20"/>
                    </w:rPr>
                    <w:t>155.8 (45.4, 88.0, 270.4, 343.5)</w:t>
                  </w:r>
                </w:p>
              </w:tc>
              <w:tc>
                <w:tcPr>
                  <w:tcW w:w="1143" w:type="dxa"/>
                  <w:tcBorders>
                    <w:top w:val="single" w:sz="6" w:space="0" w:color="D3D3D3"/>
                    <w:left w:val="single" w:sz="6" w:space="0" w:color="D3D3D3"/>
                    <w:bottom w:val="single" w:sz="6" w:space="0" w:color="D3D3D3"/>
                    <w:right w:val="single" w:sz="6" w:space="0" w:color="D3D3D3"/>
                  </w:tcBorders>
                </w:tcPr>
                <w:p w14:paraId="40F68C20" w14:textId="77777777" w:rsidR="00066508" w:rsidRDefault="00000000">
                  <w:pPr>
                    <w:keepNext/>
                    <w:widowControl w:val="0"/>
                    <w:spacing w:after="60"/>
                    <w:jc w:val="center"/>
                  </w:pPr>
                  <w:r>
                    <w:rPr>
                      <w:rFonts w:ascii="Calibri" w:hAnsi="Calibri"/>
                      <w:sz w:val="20"/>
                    </w:rPr>
                    <w:t>186.3 (80.6, 115.5, 269.4, 391.8)</w:t>
                  </w:r>
                </w:p>
              </w:tc>
              <w:tc>
                <w:tcPr>
                  <w:tcW w:w="1143" w:type="dxa"/>
                  <w:tcBorders>
                    <w:top w:val="single" w:sz="6" w:space="0" w:color="D3D3D3"/>
                    <w:left w:val="single" w:sz="6" w:space="0" w:color="D3D3D3"/>
                    <w:bottom w:val="single" w:sz="6" w:space="0" w:color="D3D3D3"/>
                    <w:right w:val="single" w:sz="6" w:space="0" w:color="D3D3D3"/>
                  </w:tcBorders>
                </w:tcPr>
                <w:p w14:paraId="4D6A7D0B" w14:textId="77777777" w:rsidR="00066508" w:rsidRDefault="00000000">
                  <w:pPr>
                    <w:keepNext/>
                    <w:widowControl w:val="0"/>
                    <w:spacing w:after="60"/>
                    <w:jc w:val="center"/>
                  </w:pPr>
                  <w:r>
                    <w:rPr>
                      <w:rFonts w:ascii="Calibri" w:hAnsi="Calibri"/>
                      <w:sz w:val="20"/>
                    </w:rPr>
                    <w:t>177.5 (66.2, 113.7, 301.7, 450.8)</w:t>
                  </w:r>
                </w:p>
              </w:tc>
            </w:tr>
            <w:tr w:rsidR="00066508" w14:paraId="0B4F402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97A6C2"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14E53EF7"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39AD3F15"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4659C8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7513C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83AAB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938A24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CB5F39B" w14:textId="77777777" w:rsidR="00066508" w:rsidRDefault="00000000">
                  <w:pPr>
                    <w:keepNext/>
                    <w:widowControl w:val="0"/>
                    <w:spacing w:after="60"/>
                    <w:jc w:val="center"/>
                  </w:pPr>
                  <w:r>
                    <w:rPr>
                      <w:rFonts w:ascii="Calibri" w:hAnsi="Calibri"/>
                      <w:sz w:val="20"/>
                    </w:rPr>
                    <w:t>0</w:t>
                  </w:r>
                </w:p>
              </w:tc>
            </w:tr>
            <w:tr w:rsidR="00066508" w14:paraId="6581DE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A5DC108" w14:textId="77777777" w:rsidR="00066508" w:rsidRDefault="00000000">
                  <w:pPr>
                    <w:keepNext/>
                    <w:widowControl w:val="0"/>
                    <w:spacing w:after="60"/>
                  </w:pPr>
                  <w:r>
                    <w:rPr>
                      <w:rFonts w:ascii="Calibri" w:hAnsi="Calibri"/>
                      <w:sz w:val="20"/>
                    </w:rPr>
                    <w:t>5b20bcortolone</w:t>
                  </w:r>
                </w:p>
              </w:tc>
              <w:tc>
                <w:tcPr>
                  <w:tcW w:w="1143" w:type="dxa"/>
                  <w:tcBorders>
                    <w:top w:val="single" w:sz="6" w:space="0" w:color="D3D3D3"/>
                    <w:left w:val="single" w:sz="6" w:space="0" w:color="D3D3D3"/>
                    <w:bottom w:val="single" w:sz="6" w:space="0" w:color="D3D3D3"/>
                    <w:right w:val="single" w:sz="6" w:space="0" w:color="D3D3D3"/>
                  </w:tcBorders>
                </w:tcPr>
                <w:p w14:paraId="79C34311" w14:textId="77777777" w:rsidR="00066508" w:rsidRDefault="00000000">
                  <w:pPr>
                    <w:keepNext/>
                    <w:widowControl w:val="0"/>
                    <w:spacing w:after="60"/>
                    <w:jc w:val="center"/>
                  </w:pPr>
                  <w:r>
                    <w:rPr>
                      <w:rFonts w:ascii="Calibri" w:hAnsi="Calibri"/>
                      <w:sz w:val="20"/>
                    </w:rPr>
                    <w:t>546.9 (184.8, 336.3, 837.1, 1,224.3)</w:t>
                  </w:r>
                </w:p>
              </w:tc>
              <w:tc>
                <w:tcPr>
                  <w:tcW w:w="1143" w:type="dxa"/>
                  <w:tcBorders>
                    <w:top w:val="single" w:sz="6" w:space="0" w:color="D3D3D3"/>
                    <w:left w:val="single" w:sz="6" w:space="0" w:color="D3D3D3"/>
                    <w:bottom w:val="single" w:sz="6" w:space="0" w:color="D3D3D3"/>
                    <w:right w:val="single" w:sz="6" w:space="0" w:color="D3D3D3"/>
                  </w:tcBorders>
                </w:tcPr>
                <w:p w14:paraId="52F0EA6C" w14:textId="77777777" w:rsidR="00066508" w:rsidRDefault="00000000">
                  <w:pPr>
                    <w:keepNext/>
                    <w:widowControl w:val="0"/>
                    <w:spacing w:after="60"/>
                    <w:jc w:val="center"/>
                  </w:pPr>
                  <w:r>
                    <w:rPr>
                      <w:rFonts w:ascii="Calibri" w:hAnsi="Calibri"/>
                      <w:sz w:val="20"/>
                    </w:rPr>
                    <w:t>561.3 (230.0, 331.3, 889.9, 1,372.6)</w:t>
                  </w:r>
                </w:p>
              </w:tc>
              <w:tc>
                <w:tcPr>
                  <w:tcW w:w="1143" w:type="dxa"/>
                  <w:tcBorders>
                    <w:top w:val="single" w:sz="6" w:space="0" w:color="D3D3D3"/>
                    <w:left w:val="single" w:sz="6" w:space="0" w:color="D3D3D3"/>
                    <w:bottom w:val="single" w:sz="6" w:space="0" w:color="D3D3D3"/>
                    <w:right w:val="single" w:sz="6" w:space="0" w:color="D3D3D3"/>
                  </w:tcBorders>
                </w:tcPr>
                <w:p w14:paraId="7F5E05D3" w14:textId="77777777" w:rsidR="00066508" w:rsidRDefault="00000000">
                  <w:pPr>
                    <w:keepNext/>
                    <w:widowControl w:val="0"/>
                    <w:spacing w:after="60"/>
                    <w:jc w:val="center"/>
                  </w:pPr>
                  <w:r>
                    <w:rPr>
                      <w:rFonts w:ascii="Calibri" w:hAnsi="Calibri"/>
                      <w:sz w:val="20"/>
                    </w:rPr>
                    <w:t>682.3 (298.5, 452.0, 1,031.1, 1,363.8)</w:t>
                  </w:r>
                </w:p>
              </w:tc>
              <w:tc>
                <w:tcPr>
                  <w:tcW w:w="1143" w:type="dxa"/>
                  <w:tcBorders>
                    <w:top w:val="single" w:sz="6" w:space="0" w:color="D3D3D3"/>
                    <w:left w:val="single" w:sz="6" w:space="0" w:color="D3D3D3"/>
                    <w:bottom w:val="single" w:sz="6" w:space="0" w:color="D3D3D3"/>
                    <w:right w:val="single" w:sz="6" w:space="0" w:color="D3D3D3"/>
                  </w:tcBorders>
                </w:tcPr>
                <w:p w14:paraId="551272A0" w14:textId="77777777" w:rsidR="00066508" w:rsidRDefault="00000000">
                  <w:pPr>
                    <w:keepNext/>
                    <w:widowControl w:val="0"/>
                    <w:spacing w:after="60"/>
                    <w:jc w:val="center"/>
                  </w:pPr>
                  <w:r>
                    <w:rPr>
                      <w:rFonts w:ascii="Calibri" w:hAnsi="Calibri"/>
                      <w:sz w:val="20"/>
                    </w:rPr>
                    <w:t>534.1 (163.5, 372.6, 792.7, 1,071.7)</w:t>
                  </w:r>
                </w:p>
              </w:tc>
              <w:tc>
                <w:tcPr>
                  <w:tcW w:w="1143" w:type="dxa"/>
                  <w:tcBorders>
                    <w:top w:val="single" w:sz="6" w:space="0" w:color="D3D3D3"/>
                    <w:left w:val="single" w:sz="6" w:space="0" w:color="D3D3D3"/>
                    <w:bottom w:val="single" w:sz="6" w:space="0" w:color="D3D3D3"/>
                    <w:right w:val="single" w:sz="6" w:space="0" w:color="D3D3D3"/>
                  </w:tcBorders>
                </w:tcPr>
                <w:p w14:paraId="3FC45172" w14:textId="77777777" w:rsidR="00066508" w:rsidRDefault="00000000">
                  <w:pPr>
                    <w:keepNext/>
                    <w:widowControl w:val="0"/>
                    <w:spacing w:after="60"/>
                    <w:jc w:val="center"/>
                  </w:pPr>
                  <w:r>
                    <w:rPr>
                      <w:rFonts w:ascii="Calibri" w:hAnsi="Calibri"/>
                      <w:sz w:val="20"/>
                    </w:rPr>
                    <w:t>505.0 (144.0, 272.3, 769.3, 1,147.1)</w:t>
                  </w:r>
                </w:p>
              </w:tc>
              <w:tc>
                <w:tcPr>
                  <w:tcW w:w="1143" w:type="dxa"/>
                  <w:tcBorders>
                    <w:top w:val="single" w:sz="6" w:space="0" w:color="D3D3D3"/>
                    <w:left w:val="single" w:sz="6" w:space="0" w:color="D3D3D3"/>
                    <w:bottom w:val="single" w:sz="6" w:space="0" w:color="D3D3D3"/>
                    <w:right w:val="single" w:sz="6" w:space="0" w:color="D3D3D3"/>
                  </w:tcBorders>
                </w:tcPr>
                <w:p w14:paraId="69755CC6" w14:textId="77777777" w:rsidR="00066508" w:rsidRDefault="00000000">
                  <w:pPr>
                    <w:keepNext/>
                    <w:widowControl w:val="0"/>
                    <w:spacing w:after="60"/>
                    <w:jc w:val="center"/>
                  </w:pPr>
                  <w:r>
                    <w:rPr>
                      <w:rFonts w:ascii="Calibri" w:hAnsi="Calibri"/>
                      <w:sz w:val="20"/>
                    </w:rPr>
                    <w:t>496.1 (170.7, 289.2, 761.3, 1,150.2)</w:t>
                  </w:r>
                </w:p>
              </w:tc>
              <w:tc>
                <w:tcPr>
                  <w:tcW w:w="1143" w:type="dxa"/>
                  <w:tcBorders>
                    <w:top w:val="single" w:sz="6" w:space="0" w:color="D3D3D3"/>
                    <w:left w:val="single" w:sz="6" w:space="0" w:color="D3D3D3"/>
                    <w:bottom w:val="single" w:sz="6" w:space="0" w:color="D3D3D3"/>
                    <w:right w:val="single" w:sz="6" w:space="0" w:color="D3D3D3"/>
                  </w:tcBorders>
                </w:tcPr>
                <w:p w14:paraId="56751A61" w14:textId="77777777" w:rsidR="00066508" w:rsidRDefault="00000000">
                  <w:pPr>
                    <w:keepNext/>
                    <w:widowControl w:val="0"/>
                    <w:spacing w:after="60"/>
                    <w:jc w:val="center"/>
                  </w:pPr>
                  <w:r>
                    <w:rPr>
                      <w:rFonts w:ascii="Calibri" w:hAnsi="Calibri"/>
                      <w:sz w:val="20"/>
                    </w:rPr>
                    <w:t>563.5 (209.8, 328.4, 881.5, 1,370.4)</w:t>
                  </w:r>
                </w:p>
              </w:tc>
            </w:tr>
            <w:tr w:rsidR="00066508" w14:paraId="32C6E4F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234024A" w14:textId="77777777" w:rsidR="00066508" w:rsidRDefault="00000000">
                  <w:pPr>
                    <w:keepNext/>
                    <w:widowControl w:val="0"/>
                    <w:spacing w:after="60"/>
                  </w:pPr>
                  <w:r>
                    <w:rPr>
                      <w:rFonts w:ascii="Calibri" w:hAnsi="Calibri"/>
                      <w:sz w:val="20"/>
                    </w:rPr>
                    <w:t>5bDHF</w:t>
                  </w:r>
                </w:p>
              </w:tc>
              <w:tc>
                <w:tcPr>
                  <w:tcW w:w="1143" w:type="dxa"/>
                  <w:tcBorders>
                    <w:top w:val="single" w:sz="6" w:space="0" w:color="D3D3D3"/>
                    <w:left w:val="single" w:sz="6" w:space="0" w:color="D3D3D3"/>
                    <w:bottom w:val="single" w:sz="6" w:space="0" w:color="D3D3D3"/>
                    <w:right w:val="single" w:sz="6" w:space="0" w:color="D3D3D3"/>
                  </w:tcBorders>
                </w:tcPr>
                <w:p w14:paraId="6048AA58" w14:textId="77777777" w:rsidR="00066508" w:rsidRDefault="00000000">
                  <w:pPr>
                    <w:keepNext/>
                    <w:widowControl w:val="0"/>
                    <w:spacing w:after="60"/>
                    <w:jc w:val="center"/>
                  </w:pPr>
                  <w:r>
                    <w:rPr>
                      <w:rFonts w:ascii="Calibri" w:hAnsi="Calibri"/>
                      <w:sz w:val="20"/>
                    </w:rPr>
                    <w:t>1.4 (0.6, 0.9, 2.0, 2.9)</w:t>
                  </w:r>
                </w:p>
              </w:tc>
              <w:tc>
                <w:tcPr>
                  <w:tcW w:w="1143" w:type="dxa"/>
                  <w:tcBorders>
                    <w:top w:val="single" w:sz="6" w:space="0" w:color="D3D3D3"/>
                    <w:left w:val="single" w:sz="6" w:space="0" w:color="D3D3D3"/>
                    <w:bottom w:val="single" w:sz="6" w:space="0" w:color="D3D3D3"/>
                    <w:right w:val="single" w:sz="6" w:space="0" w:color="D3D3D3"/>
                  </w:tcBorders>
                </w:tcPr>
                <w:p w14:paraId="5EBBED86" w14:textId="77777777" w:rsidR="00066508" w:rsidRDefault="00000000">
                  <w:pPr>
                    <w:keepNext/>
                    <w:widowControl w:val="0"/>
                    <w:spacing w:after="60"/>
                    <w:jc w:val="center"/>
                  </w:pPr>
                  <w:r>
                    <w:rPr>
                      <w:rFonts w:ascii="Calibri" w:hAnsi="Calibri"/>
                      <w:sz w:val="20"/>
                    </w:rPr>
                    <w:t>1.4 (0.7, 0.9, 2.2, 2.9)</w:t>
                  </w:r>
                </w:p>
              </w:tc>
              <w:tc>
                <w:tcPr>
                  <w:tcW w:w="1143" w:type="dxa"/>
                  <w:tcBorders>
                    <w:top w:val="single" w:sz="6" w:space="0" w:color="D3D3D3"/>
                    <w:left w:val="single" w:sz="6" w:space="0" w:color="D3D3D3"/>
                    <w:bottom w:val="single" w:sz="6" w:space="0" w:color="D3D3D3"/>
                    <w:right w:val="single" w:sz="6" w:space="0" w:color="D3D3D3"/>
                  </w:tcBorders>
                </w:tcPr>
                <w:p w14:paraId="6A941BAC" w14:textId="77777777" w:rsidR="00066508" w:rsidRDefault="00000000">
                  <w:pPr>
                    <w:keepNext/>
                    <w:widowControl w:val="0"/>
                    <w:spacing w:after="60"/>
                    <w:jc w:val="center"/>
                  </w:pPr>
                  <w:r>
                    <w:rPr>
                      <w:rFonts w:ascii="Calibri" w:hAnsi="Calibri"/>
                      <w:sz w:val="20"/>
                    </w:rPr>
                    <w:t>1.8 (1.0, 1.3, 2.6, 3.6)</w:t>
                  </w:r>
                </w:p>
              </w:tc>
              <w:tc>
                <w:tcPr>
                  <w:tcW w:w="1143" w:type="dxa"/>
                  <w:tcBorders>
                    <w:top w:val="single" w:sz="6" w:space="0" w:color="D3D3D3"/>
                    <w:left w:val="single" w:sz="6" w:space="0" w:color="D3D3D3"/>
                    <w:bottom w:val="single" w:sz="6" w:space="0" w:color="D3D3D3"/>
                    <w:right w:val="single" w:sz="6" w:space="0" w:color="D3D3D3"/>
                  </w:tcBorders>
                </w:tcPr>
                <w:p w14:paraId="4EF68833" w14:textId="77777777" w:rsidR="00066508" w:rsidRDefault="00000000">
                  <w:pPr>
                    <w:keepNext/>
                    <w:widowControl w:val="0"/>
                    <w:spacing w:after="60"/>
                    <w:jc w:val="center"/>
                  </w:pPr>
                  <w:r>
                    <w:rPr>
                      <w:rFonts w:ascii="Calibri" w:hAnsi="Calibri"/>
                      <w:sz w:val="20"/>
                    </w:rPr>
                    <w:t>1.1 (0.4, 0.6, 1.8, 2.6)</w:t>
                  </w:r>
                </w:p>
              </w:tc>
              <w:tc>
                <w:tcPr>
                  <w:tcW w:w="1143" w:type="dxa"/>
                  <w:tcBorders>
                    <w:top w:val="single" w:sz="6" w:space="0" w:color="D3D3D3"/>
                    <w:left w:val="single" w:sz="6" w:space="0" w:color="D3D3D3"/>
                    <w:bottom w:val="single" w:sz="6" w:space="0" w:color="D3D3D3"/>
                    <w:right w:val="single" w:sz="6" w:space="0" w:color="D3D3D3"/>
                  </w:tcBorders>
                </w:tcPr>
                <w:p w14:paraId="62D3E9E3" w14:textId="77777777" w:rsidR="00066508" w:rsidRDefault="00000000">
                  <w:pPr>
                    <w:keepNext/>
                    <w:widowControl w:val="0"/>
                    <w:spacing w:after="60"/>
                    <w:jc w:val="center"/>
                  </w:pPr>
                  <w:r>
                    <w:rPr>
                      <w:rFonts w:ascii="Calibri" w:hAnsi="Calibri"/>
                      <w:sz w:val="20"/>
                    </w:rPr>
                    <w:t>1.5 (0.9, 1.1, 1.9, 2.4)</w:t>
                  </w:r>
                </w:p>
              </w:tc>
              <w:tc>
                <w:tcPr>
                  <w:tcW w:w="1143" w:type="dxa"/>
                  <w:tcBorders>
                    <w:top w:val="single" w:sz="6" w:space="0" w:color="D3D3D3"/>
                    <w:left w:val="single" w:sz="6" w:space="0" w:color="D3D3D3"/>
                    <w:bottom w:val="single" w:sz="6" w:space="0" w:color="D3D3D3"/>
                    <w:right w:val="single" w:sz="6" w:space="0" w:color="D3D3D3"/>
                  </w:tcBorders>
                </w:tcPr>
                <w:p w14:paraId="76C08FBD" w14:textId="77777777" w:rsidR="00066508" w:rsidRDefault="00000000">
                  <w:pPr>
                    <w:keepNext/>
                    <w:widowControl w:val="0"/>
                    <w:spacing w:after="60"/>
                    <w:jc w:val="center"/>
                  </w:pPr>
                  <w:r>
                    <w:rPr>
                      <w:rFonts w:ascii="Calibri" w:hAnsi="Calibri"/>
                      <w:sz w:val="20"/>
                    </w:rPr>
                    <w:t>1.1 (0.4, 0.6, 1.7, 2.9)</w:t>
                  </w:r>
                </w:p>
              </w:tc>
              <w:tc>
                <w:tcPr>
                  <w:tcW w:w="1143" w:type="dxa"/>
                  <w:tcBorders>
                    <w:top w:val="single" w:sz="6" w:space="0" w:color="D3D3D3"/>
                    <w:left w:val="single" w:sz="6" w:space="0" w:color="D3D3D3"/>
                    <w:bottom w:val="single" w:sz="6" w:space="0" w:color="D3D3D3"/>
                    <w:right w:val="single" w:sz="6" w:space="0" w:color="D3D3D3"/>
                  </w:tcBorders>
                </w:tcPr>
                <w:p w14:paraId="5457438A" w14:textId="77777777" w:rsidR="00066508" w:rsidRDefault="00000000">
                  <w:pPr>
                    <w:keepNext/>
                    <w:widowControl w:val="0"/>
                    <w:spacing w:after="60"/>
                    <w:jc w:val="center"/>
                  </w:pPr>
                  <w:r>
                    <w:rPr>
                      <w:rFonts w:ascii="Calibri" w:hAnsi="Calibri"/>
                      <w:sz w:val="20"/>
                    </w:rPr>
                    <w:t>1.5 (0.7, 1.0, 2.1, 2.7)</w:t>
                  </w:r>
                </w:p>
              </w:tc>
            </w:tr>
            <w:tr w:rsidR="00066508" w14:paraId="02BFF24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34ABDC9"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55F8AA2"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D562EB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E49D48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16A260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0422AE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57558AE"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1D7E6D8" w14:textId="77777777" w:rsidR="00066508" w:rsidRDefault="00000000">
                  <w:pPr>
                    <w:keepNext/>
                    <w:widowControl w:val="0"/>
                    <w:spacing w:after="60"/>
                    <w:jc w:val="center"/>
                  </w:pPr>
                  <w:r>
                    <w:rPr>
                      <w:rFonts w:ascii="Calibri" w:hAnsi="Calibri"/>
                      <w:sz w:val="20"/>
                    </w:rPr>
                    <w:t>0</w:t>
                  </w:r>
                </w:p>
              </w:tc>
            </w:tr>
            <w:tr w:rsidR="00066508" w14:paraId="14A7331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BEEA76" w14:textId="77777777" w:rsidR="00066508" w:rsidRDefault="00000000">
                  <w:pPr>
                    <w:keepNext/>
                    <w:widowControl w:val="0"/>
                    <w:spacing w:after="60"/>
                  </w:pPr>
                  <w:r>
                    <w:rPr>
                      <w:rFonts w:ascii="Calibri" w:hAnsi="Calibri"/>
                      <w:sz w:val="20"/>
                    </w:rPr>
                    <w:t>5bTHB</w:t>
                  </w:r>
                </w:p>
              </w:tc>
              <w:tc>
                <w:tcPr>
                  <w:tcW w:w="1143" w:type="dxa"/>
                  <w:tcBorders>
                    <w:top w:val="single" w:sz="6" w:space="0" w:color="D3D3D3"/>
                    <w:left w:val="single" w:sz="6" w:space="0" w:color="D3D3D3"/>
                    <w:bottom w:val="single" w:sz="6" w:space="0" w:color="D3D3D3"/>
                    <w:right w:val="single" w:sz="6" w:space="0" w:color="D3D3D3"/>
                  </w:tcBorders>
                </w:tcPr>
                <w:p w14:paraId="6F3561B8" w14:textId="77777777" w:rsidR="00066508" w:rsidRDefault="00000000">
                  <w:pPr>
                    <w:keepNext/>
                    <w:widowControl w:val="0"/>
                    <w:spacing w:after="60"/>
                    <w:jc w:val="center"/>
                  </w:pPr>
                  <w:r>
                    <w:rPr>
                      <w:rFonts w:ascii="Calibri" w:hAnsi="Calibri"/>
                      <w:sz w:val="20"/>
                    </w:rPr>
                    <w:t>49.3 (17.5, 28.0, 82.7, 120.8)</w:t>
                  </w:r>
                </w:p>
              </w:tc>
              <w:tc>
                <w:tcPr>
                  <w:tcW w:w="1143" w:type="dxa"/>
                  <w:tcBorders>
                    <w:top w:val="single" w:sz="6" w:space="0" w:color="D3D3D3"/>
                    <w:left w:val="single" w:sz="6" w:space="0" w:color="D3D3D3"/>
                    <w:bottom w:val="single" w:sz="6" w:space="0" w:color="D3D3D3"/>
                    <w:right w:val="single" w:sz="6" w:space="0" w:color="D3D3D3"/>
                  </w:tcBorders>
                </w:tcPr>
                <w:p w14:paraId="6DF2D12B" w14:textId="77777777" w:rsidR="00066508" w:rsidRDefault="00000000">
                  <w:pPr>
                    <w:keepNext/>
                    <w:widowControl w:val="0"/>
                    <w:spacing w:after="60"/>
                    <w:jc w:val="center"/>
                  </w:pPr>
                  <w:r>
                    <w:rPr>
                      <w:rFonts w:ascii="Calibri" w:hAnsi="Calibri"/>
                      <w:sz w:val="20"/>
                    </w:rPr>
                    <w:t>53.3 (19.4, 27.5, 98.3, 139.7)</w:t>
                  </w:r>
                </w:p>
              </w:tc>
              <w:tc>
                <w:tcPr>
                  <w:tcW w:w="1143" w:type="dxa"/>
                  <w:tcBorders>
                    <w:top w:val="single" w:sz="6" w:space="0" w:color="D3D3D3"/>
                    <w:left w:val="single" w:sz="6" w:space="0" w:color="D3D3D3"/>
                    <w:bottom w:val="single" w:sz="6" w:space="0" w:color="D3D3D3"/>
                    <w:right w:val="single" w:sz="6" w:space="0" w:color="D3D3D3"/>
                  </w:tcBorders>
                </w:tcPr>
                <w:p w14:paraId="174F4C18" w14:textId="77777777" w:rsidR="00066508" w:rsidRDefault="00000000">
                  <w:pPr>
                    <w:keepNext/>
                    <w:widowControl w:val="0"/>
                    <w:spacing w:after="60"/>
                    <w:jc w:val="center"/>
                  </w:pPr>
                  <w:r>
                    <w:rPr>
                      <w:rFonts w:ascii="Calibri" w:hAnsi="Calibri"/>
                      <w:sz w:val="20"/>
                    </w:rPr>
                    <w:t>60.9 (22.5, 34.9, 94.5, 122.4)</w:t>
                  </w:r>
                </w:p>
              </w:tc>
              <w:tc>
                <w:tcPr>
                  <w:tcW w:w="1143" w:type="dxa"/>
                  <w:tcBorders>
                    <w:top w:val="single" w:sz="6" w:space="0" w:color="D3D3D3"/>
                    <w:left w:val="single" w:sz="6" w:space="0" w:color="D3D3D3"/>
                    <w:bottom w:val="single" w:sz="6" w:space="0" w:color="D3D3D3"/>
                    <w:right w:val="single" w:sz="6" w:space="0" w:color="D3D3D3"/>
                  </w:tcBorders>
                </w:tcPr>
                <w:p w14:paraId="5826F6BB" w14:textId="77777777" w:rsidR="00066508" w:rsidRDefault="00000000">
                  <w:pPr>
                    <w:keepNext/>
                    <w:widowControl w:val="0"/>
                    <w:spacing w:after="60"/>
                    <w:jc w:val="center"/>
                  </w:pPr>
                  <w:r>
                    <w:rPr>
                      <w:rFonts w:ascii="Calibri" w:hAnsi="Calibri"/>
                      <w:sz w:val="20"/>
                    </w:rPr>
                    <w:t>50.0 (18.2, 29.7, 73.1, 103.8)</w:t>
                  </w:r>
                </w:p>
              </w:tc>
              <w:tc>
                <w:tcPr>
                  <w:tcW w:w="1143" w:type="dxa"/>
                  <w:tcBorders>
                    <w:top w:val="single" w:sz="6" w:space="0" w:color="D3D3D3"/>
                    <w:left w:val="single" w:sz="6" w:space="0" w:color="D3D3D3"/>
                    <w:bottom w:val="single" w:sz="6" w:space="0" w:color="D3D3D3"/>
                    <w:right w:val="single" w:sz="6" w:space="0" w:color="D3D3D3"/>
                  </w:tcBorders>
                </w:tcPr>
                <w:p w14:paraId="69D43EBF" w14:textId="77777777" w:rsidR="00066508" w:rsidRDefault="00000000">
                  <w:pPr>
                    <w:keepNext/>
                    <w:widowControl w:val="0"/>
                    <w:spacing w:after="60"/>
                    <w:jc w:val="center"/>
                  </w:pPr>
                  <w:r>
                    <w:rPr>
                      <w:rFonts w:ascii="Calibri" w:hAnsi="Calibri"/>
                      <w:sz w:val="20"/>
                    </w:rPr>
                    <w:t>43.8 (15.0, 27.5, 89.7, 134.0)</w:t>
                  </w:r>
                </w:p>
              </w:tc>
              <w:tc>
                <w:tcPr>
                  <w:tcW w:w="1143" w:type="dxa"/>
                  <w:tcBorders>
                    <w:top w:val="single" w:sz="6" w:space="0" w:color="D3D3D3"/>
                    <w:left w:val="single" w:sz="6" w:space="0" w:color="D3D3D3"/>
                    <w:bottom w:val="single" w:sz="6" w:space="0" w:color="D3D3D3"/>
                    <w:right w:val="single" w:sz="6" w:space="0" w:color="D3D3D3"/>
                  </w:tcBorders>
                </w:tcPr>
                <w:p w14:paraId="0E7804EC" w14:textId="77777777" w:rsidR="00066508" w:rsidRDefault="00000000">
                  <w:pPr>
                    <w:keepNext/>
                    <w:widowControl w:val="0"/>
                    <w:spacing w:after="60"/>
                    <w:jc w:val="center"/>
                  </w:pPr>
                  <w:r>
                    <w:rPr>
                      <w:rFonts w:ascii="Calibri" w:hAnsi="Calibri"/>
                      <w:sz w:val="20"/>
                    </w:rPr>
                    <w:t>40.0 (13.6, 24.7, 65.7, 102.1)</w:t>
                  </w:r>
                </w:p>
              </w:tc>
              <w:tc>
                <w:tcPr>
                  <w:tcW w:w="1143" w:type="dxa"/>
                  <w:tcBorders>
                    <w:top w:val="single" w:sz="6" w:space="0" w:color="D3D3D3"/>
                    <w:left w:val="single" w:sz="6" w:space="0" w:color="D3D3D3"/>
                    <w:bottom w:val="single" w:sz="6" w:space="0" w:color="D3D3D3"/>
                    <w:right w:val="single" w:sz="6" w:space="0" w:color="D3D3D3"/>
                  </w:tcBorders>
                </w:tcPr>
                <w:p w14:paraId="2D619BEA" w14:textId="77777777" w:rsidR="00066508" w:rsidRDefault="00000000">
                  <w:pPr>
                    <w:keepNext/>
                    <w:widowControl w:val="0"/>
                    <w:spacing w:after="60"/>
                    <w:jc w:val="center"/>
                  </w:pPr>
                  <w:r>
                    <w:rPr>
                      <w:rFonts w:ascii="Calibri" w:hAnsi="Calibri"/>
                      <w:sz w:val="20"/>
                    </w:rPr>
                    <w:t>53.5 (18.2, 28.4, 76.7, 123.5)</w:t>
                  </w:r>
                </w:p>
              </w:tc>
            </w:tr>
            <w:tr w:rsidR="00066508" w14:paraId="214C994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60572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3FBF31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3A9B2A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38008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78C33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6E5C0D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722CF5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D7A20E5" w14:textId="77777777" w:rsidR="00066508" w:rsidRDefault="00000000">
                  <w:pPr>
                    <w:keepNext/>
                    <w:widowControl w:val="0"/>
                    <w:spacing w:after="60"/>
                    <w:jc w:val="center"/>
                  </w:pPr>
                  <w:r>
                    <w:rPr>
                      <w:rFonts w:ascii="Calibri" w:hAnsi="Calibri"/>
                      <w:sz w:val="20"/>
                    </w:rPr>
                    <w:t>0</w:t>
                  </w:r>
                </w:p>
              </w:tc>
            </w:tr>
            <w:tr w:rsidR="00066508" w14:paraId="4E67DBE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2A11974" w14:textId="77777777" w:rsidR="00066508" w:rsidRDefault="00000000">
                  <w:pPr>
                    <w:keepNext/>
                    <w:widowControl w:val="0"/>
                    <w:spacing w:after="60"/>
                  </w:pPr>
                  <w:r>
                    <w:rPr>
                      <w:rFonts w:ascii="Calibri" w:hAnsi="Calibri"/>
                      <w:sz w:val="20"/>
                    </w:rPr>
                    <w:t>5bTHE</w:t>
                  </w:r>
                </w:p>
              </w:tc>
              <w:tc>
                <w:tcPr>
                  <w:tcW w:w="1143" w:type="dxa"/>
                  <w:tcBorders>
                    <w:top w:val="single" w:sz="6" w:space="0" w:color="D3D3D3"/>
                    <w:left w:val="single" w:sz="6" w:space="0" w:color="D3D3D3"/>
                    <w:bottom w:val="single" w:sz="6" w:space="0" w:color="D3D3D3"/>
                    <w:right w:val="single" w:sz="6" w:space="0" w:color="D3D3D3"/>
                  </w:tcBorders>
                </w:tcPr>
                <w:p w14:paraId="495A36C1" w14:textId="77777777" w:rsidR="00066508" w:rsidRDefault="00000000">
                  <w:pPr>
                    <w:keepNext/>
                    <w:widowControl w:val="0"/>
                    <w:spacing w:after="60"/>
                    <w:jc w:val="center"/>
                  </w:pPr>
                  <w:r>
                    <w:rPr>
                      <w:rFonts w:ascii="Calibri" w:hAnsi="Calibri"/>
                      <w:sz w:val="20"/>
                    </w:rPr>
                    <w:t>3,138.3 (1,060.9, 1,889.5, 4,694.0, 6,288.2)</w:t>
                  </w:r>
                </w:p>
              </w:tc>
              <w:tc>
                <w:tcPr>
                  <w:tcW w:w="1143" w:type="dxa"/>
                  <w:tcBorders>
                    <w:top w:val="single" w:sz="6" w:space="0" w:color="D3D3D3"/>
                    <w:left w:val="single" w:sz="6" w:space="0" w:color="D3D3D3"/>
                    <w:bottom w:val="single" w:sz="6" w:space="0" w:color="D3D3D3"/>
                    <w:right w:val="single" w:sz="6" w:space="0" w:color="D3D3D3"/>
                  </w:tcBorders>
                </w:tcPr>
                <w:p w14:paraId="24F36C1F" w14:textId="77777777" w:rsidR="00066508" w:rsidRDefault="00000000">
                  <w:pPr>
                    <w:keepNext/>
                    <w:widowControl w:val="0"/>
                    <w:spacing w:after="60"/>
                    <w:jc w:val="center"/>
                  </w:pPr>
                  <w:r>
                    <w:rPr>
                      <w:rFonts w:ascii="Calibri" w:hAnsi="Calibri"/>
                      <w:sz w:val="20"/>
                    </w:rPr>
                    <w:t>3,552.8 (1,452.7, 2,335.3, 4,797.4, 5,636.6)</w:t>
                  </w:r>
                </w:p>
              </w:tc>
              <w:tc>
                <w:tcPr>
                  <w:tcW w:w="1143" w:type="dxa"/>
                  <w:tcBorders>
                    <w:top w:val="single" w:sz="6" w:space="0" w:color="D3D3D3"/>
                    <w:left w:val="single" w:sz="6" w:space="0" w:color="D3D3D3"/>
                    <w:bottom w:val="single" w:sz="6" w:space="0" w:color="D3D3D3"/>
                    <w:right w:val="single" w:sz="6" w:space="0" w:color="D3D3D3"/>
                  </w:tcBorders>
                </w:tcPr>
                <w:p w14:paraId="2987AB38" w14:textId="77777777" w:rsidR="00066508" w:rsidRDefault="00000000">
                  <w:pPr>
                    <w:keepNext/>
                    <w:widowControl w:val="0"/>
                    <w:spacing w:after="60"/>
                    <w:jc w:val="center"/>
                  </w:pPr>
                  <w:r>
                    <w:rPr>
                      <w:rFonts w:ascii="Calibri" w:hAnsi="Calibri"/>
                      <w:sz w:val="20"/>
                    </w:rPr>
                    <w:t>3,649.6 (1,594.3, 2,293.5, 5,317.1, 7,827.6)</w:t>
                  </w:r>
                </w:p>
              </w:tc>
              <w:tc>
                <w:tcPr>
                  <w:tcW w:w="1143" w:type="dxa"/>
                  <w:tcBorders>
                    <w:top w:val="single" w:sz="6" w:space="0" w:color="D3D3D3"/>
                    <w:left w:val="single" w:sz="6" w:space="0" w:color="D3D3D3"/>
                    <w:bottom w:val="single" w:sz="6" w:space="0" w:color="D3D3D3"/>
                    <w:right w:val="single" w:sz="6" w:space="0" w:color="D3D3D3"/>
                  </w:tcBorders>
                </w:tcPr>
                <w:p w14:paraId="54C04189" w14:textId="77777777" w:rsidR="00066508" w:rsidRDefault="00000000">
                  <w:pPr>
                    <w:keepNext/>
                    <w:widowControl w:val="0"/>
                    <w:spacing w:after="60"/>
                    <w:jc w:val="center"/>
                  </w:pPr>
                  <w:r>
                    <w:rPr>
                      <w:rFonts w:ascii="Calibri" w:hAnsi="Calibri"/>
                      <w:sz w:val="20"/>
                    </w:rPr>
                    <w:t>2,911.6 (814.5, 1,615.2, 4,050.7, 5,844.7)</w:t>
                  </w:r>
                </w:p>
              </w:tc>
              <w:tc>
                <w:tcPr>
                  <w:tcW w:w="1143" w:type="dxa"/>
                  <w:tcBorders>
                    <w:top w:val="single" w:sz="6" w:space="0" w:color="D3D3D3"/>
                    <w:left w:val="single" w:sz="6" w:space="0" w:color="D3D3D3"/>
                    <w:bottom w:val="single" w:sz="6" w:space="0" w:color="D3D3D3"/>
                    <w:right w:val="single" w:sz="6" w:space="0" w:color="D3D3D3"/>
                  </w:tcBorders>
                </w:tcPr>
                <w:p w14:paraId="6E9EF577" w14:textId="77777777" w:rsidR="00066508" w:rsidRDefault="00000000">
                  <w:pPr>
                    <w:keepNext/>
                    <w:widowControl w:val="0"/>
                    <w:spacing w:after="60"/>
                    <w:jc w:val="center"/>
                  </w:pPr>
                  <w:r>
                    <w:rPr>
                      <w:rFonts w:ascii="Calibri" w:hAnsi="Calibri"/>
                      <w:sz w:val="20"/>
                    </w:rPr>
                    <w:t>2,754.6 (904.4, 1,448.0, 3,989.3, 5,963.6)</w:t>
                  </w:r>
                </w:p>
              </w:tc>
              <w:tc>
                <w:tcPr>
                  <w:tcW w:w="1143" w:type="dxa"/>
                  <w:tcBorders>
                    <w:top w:val="single" w:sz="6" w:space="0" w:color="D3D3D3"/>
                    <w:left w:val="single" w:sz="6" w:space="0" w:color="D3D3D3"/>
                    <w:bottom w:val="single" w:sz="6" w:space="0" w:color="D3D3D3"/>
                    <w:right w:val="single" w:sz="6" w:space="0" w:color="D3D3D3"/>
                  </w:tcBorders>
                </w:tcPr>
                <w:p w14:paraId="633BC81F" w14:textId="77777777" w:rsidR="00066508" w:rsidRDefault="00000000">
                  <w:pPr>
                    <w:keepNext/>
                    <w:widowControl w:val="0"/>
                    <w:spacing w:after="60"/>
                    <w:jc w:val="center"/>
                  </w:pPr>
                  <w:r>
                    <w:rPr>
                      <w:rFonts w:ascii="Calibri" w:hAnsi="Calibri"/>
                      <w:sz w:val="20"/>
                    </w:rPr>
                    <w:t>3,070.1 (1,099.8, 1,785.5, 4,637.7, 5,686.3)</w:t>
                  </w:r>
                </w:p>
              </w:tc>
              <w:tc>
                <w:tcPr>
                  <w:tcW w:w="1143" w:type="dxa"/>
                  <w:tcBorders>
                    <w:top w:val="single" w:sz="6" w:space="0" w:color="D3D3D3"/>
                    <w:left w:val="single" w:sz="6" w:space="0" w:color="D3D3D3"/>
                    <w:bottom w:val="single" w:sz="6" w:space="0" w:color="D3D3D3"/>
                    <w:right w:val="single" w:sz="6" w:space="0" w:color="D3D3D3"/>
                  </w:tcBorders>
                </w:tcPr>
                <w:p w14:paraId="07792AB3" w14:textId="77777777" w:rsidR="00066508" w:rsidRDefault="00000000">
                  <w:pPr>
                    <w:keepNext/>
                    <w:widowControl w:val="0"/>
                    <w:spacing w:after="60"/>
                    <w:jc w:val="center"/>
                  </w:pPr>
                  <w:r>
                    <w:rPr>
                      <w:rFonts w:ascii="Calibri" w:hAnsi="Calibri"/>
                      <w:sz w:val="20"/>
                    </w:rPr>
                    <w:t>3,541.6 (1,127.5, 2,010.1, 5,901.3, 7,481.9)</w:t>
                  </w:r>
                </w:p>
              </w:tc>
            </w:tr>
            <w:tr w:rsidR="00066508" w14:paraId="0521986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6C4D0B" w14:textId="77777777" w:rsidR="00066508" w:rsidRDefault="00000000">
                  <w:pPr>
                    <w:keepNext/>
                    <w:widowControl w:val="0"/>
                    <w:spacing w:after="60"/>
                  </w:pPr>
                  <w:r>
                    <w:rPr>
                      <w:rFonts w:ascii="Calibri" w:hAnsi="Calibri"/>
                      <w:sz w:val="20"/>
                    </w:rPr>
                    <w:lastRenderedPageBreak/>
                    <w:t>5bTHF</w:t>
                  </w:r>
                </w:p>
              </w:tc>
              <w:tc>
                <w:tcPr>
                  <w:tcW w:w="1143" w:type="dxa"/>
                  <w:tcBorders>
                    <w:top w:val="single" w:sz="6" w:space="0" w:color="D3D3D3"/>
                    <w:left w:val="single" w:sz="6" w:space="0" w:color="D3D3D3"/>
                    <w:bottom w:val="single" w:sz="6" w:space="0" w:color="D3D3D3"/>
                    <w:right w:val="single" w:sz="6" w:space="0" w:color="D3D3D3"/>
                  </w:tcBorders>
                </w:tcPr>
                <w:p w14:paraId="32D458D8" w14:textId="77777777" w:rsidR="00066508" w:rsidRDefault="00000000">
                  <w:pPr>
                    <w:keepNext/>
                    <w:widowControl w:val="0"/>
                    <w:spacing w:after="60"/>
                    <w:jc w:val="center"/>
                  </w:pPr>
                  <w:r>
                    <w:rPr>
                      <w:rFonts w:ascii="Calibri" w:hAnsi="Calibri"/>
                      <w:sz w:val="20"/>
                    </w:rPr>
                    <w:t>906.5 (303.5, 548.0, 1,416.1, 1,939.7)</w:t>
                  </w:r>
                </w:p>
              </w:tc>
              <w:tc>
                <w:tcPr>
                  <w:tcW w:w="1143" w:type="dxa"/>
                  <w:tcBorders>
                    <w:top w:val="single" w:sz="6" w:space="0" w:color="D3D3D3"/>
                    <w:left w:val="single" w:sz="6" w:space="0" w:color="D3D3D3"/>
                    <w:bottom w:val="single" w:sz="6" w:space="0" w:color="D3D3D3"/>
                    <w:right w:val="single" w:sz="6" w:space="0" w:color="D3D3D3"/>
                  </w:tcBorders>
                </w:tcPr>
                <w:p w14:paraId="176112A4" w14:textId="77777777" w:rsidR="00066508" w:rsidRDefault="00000000">
                  <w:pPr>
                    <w:keepNext/>
                    <w:widowControl w:val="0"/>
                    <w:spacing w:after="60"/>
                    <w:jc w:val="center"/>
                  </w:pPr>
                  <w:r>
                    <w:rPr>
                      <w:rFonts w:ascii="Calibri" w:hAnsi="Calibri"/>
                      <w:sz w:val="20"/>
                    </w:rPr>
                    <w:t>1,116.2 (384.5, 660.8, 1,644.8, 2,389.0)</w:t>
                  </w:r>
                </w:p>
              </w:tc>
              <w:tc>
                <w:tcPr>
                  <w:tcW w:w="1143" w:type="dxa"/>
                  <w:tcBorders>
                    <w:top w:val="single" w:sz="6" w:space="0" w:color="D3D3D3"/>
                    <w:left w:val="single" w:sz="6" w:space="0" w:color="D3D3D3"/>
                    <w:bottom w:val="single" w:sz="6" w:space="0" w:color="D3D3D3"/>
                    <w:right w:val="single" w:sz="6" w:space="0" w:color="D3D3D3"/>
                  </w:tcBorders>
                </w:tcPr>
                <w:p w14:paraId="0214D717" w14:textId="77777777" w:rsidR="00066508" w:rsidRDefault="00000000">
                  <w:pPr>
                    <w:keepNext/>
                    <w:widowControl w:val="0"/>
                    <w:spacing w:after="60"/>
                    <w:jc w:val="center"/>
                  </w:pPr>
                  <w:r>
                    <w:rPr>
                      <w:rFonts w:ascii="Calibri" w:hAnsi="Calibri"/>
                      <w:sz w:val="20"/>
                    </w:rPr>
                    <w:t>1,238.6 (527.4, 743.1, 1,578.3, 2,089.2)</w:t>
                  </w:r>
                </w:p>
              </w:tc>
              <w:tc>
                <w:tcPr>
                  <w:tcW w:w="1143" w:type="dxa"/>
                  <w:tcBorders>
                    <w:top w:val="single" w:sz="6" w:space="0" w:color="D3D3D3"/>
                    <w:left w:val="single" w:sz="6" w:space="0" w:color="D3D3D3"/>
                    <w:bottom w:val="single" w:sz="6" w:space="0" w:color="D3D3D3"/>
                    <w:right w:val="single" w:sz="6" w:space="0" w:color="D3D3D3"/>
                  </w:tcBorders>
                </w:tcPr>
                <w:p w14:paraId="748C3D58" w14:textId="77777777" w:rsidR="00066508" w:rsidRDefault="00000000">
                  <w:pPr>
                    <w:keepNext/>
                    <w:widowControl w:val="0"/>
                    <w:spacing w:after="60"/>
                    <w:jc w:val="center"/>
                  </w:pPr>
                  <w:r>
                    <w:rPr>
                      <w:rFonts w:ascii="Calibri" w:hAnsi="Calibri"/>
                      <w:sz w:val="20"/>
                    </w:rPr>
                    <w:t>882.9 (274.3, 542.6, 1,199.8, 1,619.9)</w:t>
                  </w:r>
                </w:p>
              </w:tc>
              <w:tc>
                <w:tcPr>
                  <w:tcW w:w="1143" w:type="dxa"/>
                  <w:tcBorders>
                    <w:top w:val="single" w:sz="6" w:space="0" w:color="D3D3D3"/>
                    <w:left w:val="single" w:sz="6" w:space="0" w:color="D3D3D3"/>
                    <w:bottom w:val="single" w:sz="6" w:space="0" w:color="D3D3D3"/>
                    <w:right w:val="single" w:sz="6" w:space="0" w:color="D3D3D3"/>
                  </w:tcBorders>
                </w:tcPr>
                <w:p w14:paraId="431A5311" w14:textId="77777777" w:rsidR="00066508" w:rsidRDefault="00000000">
                  <w:pPr>
                    <w:keepNext/>
                    <w:widowControl w:val="0"/>
                    <w:spacing w:after="60"/>
                    <w:jc w:val="center"/>
                  </w:pPr>
                  <w:r>
                    <w:rPr>
                      <w:rFonts w:ascii="Calibri" w:hAnsi="Calibri"/>
                      <w:sz w:val="20"/>
                    </w:rPr>
                    <w:t>753.9 (218.1, 389.4, 1,258.7, 1,860.0)</w:t>
                  </w:r>
                </w:p>
              </w:tc>
              <w:tc>
                <w:tcPr>
                  <w:tcW w:w="1143" w:type="dxa"/>
                  <w:tcBorders>
                    <w:top w:val="single" w:sz="6" w:space="0" w:color="D3D3D3"/>
                    <w:left w:val="single" w:sz="6" w:space="0" w:color="D3D3D3"/>
                    <w:bottom w:val="single" w:sz="6" w:space="0" w:color="D3D3D3"/>
                    <w:right w:val="single" w:sz="6" w:space="0" w:color="D3D3D3"/>
                  </w:tcBorders>
                </w:tcPr>
                <w:p w14:paraId="63F19029" w14:textId="77777777" w:rsidR="00066508" w:rsidRDefault="00000000">
                  <w:pPr>
                    <w:keepNext/>
                    <w:widowControl w:val="0"/>
                    <w:spacing w:after="60"/>
                    <w:jc w:val="center"/>
                  </w:pPr>
                  <w:r>
                    <w:rPr>
                      <w:rFonts w:ascii="Calibri" w:hAnsi="Calibri"/>
                      <w:sz w:val="20"/>
                    </w:rPr>
                    <w:t>859.7 (301.2, 492.9, 1,261.3, 1,788.5)</w:t>
                  </w:r>
                </w:p>
              </w:tc>
              <w:tc>
                <w:tcPr>
                  <w:tcW w:w="1143" w:type="dxa"/>
                  <w:tcBorders>
                    <w:top w:val="single" w:sz="6" w:space="0" w:color="D3D3D3"/>
                    <w:left w:val="single" w:sz="6" w:space="0" w:color="D3D3D3"/>
                    <w:bottom w:val="single" w:sz="6" w:space="0" w:color="D3D3D3"/>
                    <w:right w:val="single" w:sz="6" w:space="0" w:color="D3D3D3"/>
                  </w:tcBorders>
                </w:tcPr>
                <w:p w14:paraId="45345EB1" w14:textId="77777777" w:rsidR="00066508" w:rsidRDefault="00000000">
                  <w:pPr>
                    <w:keepNext/>
                    <w:widowControl w:val="0"/>
                    <w:spacing w:after="60"/>
                    <w:jc w:val="center"/>
                  </w:pPr>
                  <w:r>
                    <w:rPr>
                      <w:rFonts w:ascii="Calibri" w:hAnsi="Calibri"/>
                      <w:sz w:val="20"/>
                    </w:rPr>
                    <w:t>881.5 (402.8, 565.0, 1,441.1, 1,962.0)</w:t>
                  </w:r>
                </w:p>
              </w:tc>
            </w:tr>
            <w:tr w:rsidR="00066508" w14:paraId="5D5923A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E1453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1286077"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5096BDB"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57B73F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C1DCEE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E9713D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4E0E11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22916B6" w14:textId="77777777" w:rsidR="00066508" w:rsidRDefault="00000000">
                  <w:pPr>
                    <w:keepNext/>
                    <w:widowControl w:val="0"/>
                    <w:spacing w:after="60"/>
                    <w:jc w:val="center"/>
                  </w:pPr>
                  <w:r>
                    <w:rPr>
                      <w:rFonts w:ascii="Calibri" w:hAnsi="Calibri"/>
                      <w:sz w:val="20"/>
                    </w:rPr>
                    <w:t>0</w:t>
                  </w:r>
                </w:p>
              </w:tc>
            </w:tr>
            <w:tr w:rsidR="00066508" w14:paraId="2693F8C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FB987D9" w14:textId="77777777" w:rsidR="00066508" w:rsidRDefault="00000000">
                  <w:pPr>
                    <w:keepNext/>
                    <w:widowControl w:val="0"/>
                    <w:spacing w:after="60"/>
                  </w:pPr>
                  <w:r>
                    <w:rPr>
                      <w:rFonts w:ascii="Calibri" w:hAnsi="Calibri"/>
                      <w:sz w:val="20"/>
                    </w:rPr>
                    <w:t>6OHE</w:t>
                  </w:r>
                </w:p>
              </w:tc>
              <w:tc>
                <w:tcPr>
                  <w:tcW w:w="1143" w:type="dxa"/>
                  <w:tcBorders>
                    <w:top w:val="single" w:sz="6" w:space="0" w:color="D3D3D3"/>
                    <w:left w:val="single" w:sz="6" w:space="0" w:color="D3D3D3"/>
                    <w:bottom w:val="single" w:sz="6" w:space="0" w:color="D3D3D3"/>
                    <w:right w:val="single" w:sz="6" w:space="0" w:color="D3D3D3"/>
                  </w:tcBorders>
                </w:tcPr>
                <w:p w14:paraId="4B9D62ED" w14:textId="77777777" w:rsidR="00066508" w:rsidRDefault="00000000">
                  <w:pPr>
                    <w:keepNext/>
                    <w:widowControl w:val="0"/>
                    <w:spacing w:after="60"/>
                    <w:jc w:val="center"/>
                  </w:pPr>
                  <w:r>
                    <w:rPr>
                      <w:rFonts w:ascii="Calibri" w:hAnsi="Calibri"/>
                      <w:sz w:val="20"/>
                    </w:rPr>
                    <w:t>11.9 (3.8, 6.5, 18.4, 27.7)</w:t>
                  </w:r>
                </w:p>
              </w:tc>
              <w:tc>
                <w:tcPr>
                  <w:tcW w:w="1143" w:type="dxa"/>
                  <w:tcBorders>
                    <w:top w:val="single" w:sz="6" w:space="0" w:color="D3D3D3"/>
                    <w:left w:val="single" w:sz="6" w:space="0" w:color="D3D3D3"/>
                    <w:bottom w:val="single" w:sz="6" w:space="0" w:color="D3D3D3"/>
                    <w:right w:val="single" w:sz="6" w:space="0" w:color="D3D3D3"/>
                  </w:tcBorders>
                </w:tcPr>
                <w:p w14:paraId="6FE908CB" w14:textId="77777777" w:rsidR="00066508" w:rsidRDefault="00000000">
                  <w:pPr>
                    <w:keepNext/>
                    <w:widowControl w:val="0"/>
                    <w:spacing w:after="60"/>
                    <w:jc w:val="center"/>
                  </w:pPr>
                  <w:r>
                    <w:rPr>
                      <w:rFonts w:ascii="Calibri" w:hAnsi="Calibri"/>
                      <w:sz w:val="20"/>
                    </w:rPr>
                    <w:t>13.2 (4.2, 7.6, 20.6, 33.0)</w:t>
                  </w:r>
                </w:p>
              </w:tc>
              <w:tc>
                <w:tcPr>
                  <w:tcW w:w="1143" w:type="dxa"/>
                  <w:tcBorders>
                    <w:top w:val="single" w:sz="6" w:space="0" w:color="D3D3D3"/>
                    <w:left w:val="single" w:sz="6" w:space="0" w:color="D3D3D3"/>
                    <w:bottom w:val="single" w:sz="6" w:space="0" w:color="D3D3D3"/>
                    <w:right w:val="single" w:sz="6" w:space="0" w:color="D3D3D3"/>
                  </w:tcBorders>
                </w:tcPr>
                <w:p w14:paraId="5A0346C2" w14:textId="77777777" w:rsidR="00066508" w:rsidRDefault="00000000">
                  <w:pPr>
                    <w:keepNext/>
                    <w:widowControl w:val="0"/>
                    <w:spacing w:after="60"/>
                    <w:jc w:val="center"/>
                  </w:pPr>
                  <w:r>
                    <w:rPr>
                      <w:rFonts w:ascii="Calibri" w:hAnsi="Calibri"/>
                      <w:sz w:val="20"/>
                    </w:rPr>
                    <w:t>12.2 (4.3, 6.1, 17.4, 26.2)</w:t>
                  </w:r>
                </w:p>
              </w:tc>
              <w:tc>
                <w:tcPr>
                  <w:tcW w:w="1143" w:type="dxa"/>
                  <w:tcBorders>
                    <w:top w:val="single" w:sz="6" w:space="0" w:color="D3D3D3"/>
                    <w:left w:val="single" w:sz="6" w:space="0" w:color="D3D3D3"/>
                    <w:bottom w:val="single" w:sz="6" w:space="0" w:color="D3D3D3"/>
                    <w:right w:val="single" w:sz="6" w:space="0" w:color="D3D3D3"/>
                  </w:tcBorders>
                </w:tcPr>
                <w:p w14:paraId="4ABE79C9" w14:textId="77777777" w:rsidR="00066508" w:rsidRDefault="00000000">
                  <w:pPr>
                    <w:keepNext/>
                    <w:widowControl w:val="0"/>
                    <w:spacing w:after="60"/>
                    <w:jc w:val="center"/>
                  </w:pPr>
                  <w:r>
                    <w:rPr>
                      <w:rFonts w:ascii="Calibri" w:hAnsi="Calibri"/>
                      <w:sz w:val="20"/>
                    </w:rPr>
                    <w:t>9.2 (3.1, 5.3, 14.1, 20.5)</w:t>
                  </w:r>
                </w:p>
              </w:tc>
              <w:tc>
                <w:tcPr>
                  <w:tcW w:w="1143" w:type="dxa"/>
                  <w:tcBorders>
                    <w:top w:val="single" w:sz="6" w:space="0" w:color="D3D3D3"/>
                    <w:left w:val="single" w:sz="6" w:space="0" w:color="D3D3D3"/>
                    <w:bottom w:val="single" w:sz="6" w:space="0" w:color="D3D3D3"/>
                    <w:right w:val="single" w:sz="6" w:space="0" w:color="D3D3D3"/>
                  </w:tcBorders>
                </w:tcPr>
                <w:p w14:paraId="0852F0C9" w14:textId="77777777" w:rsidR="00066508" w:rsidRDefault="00000000">
                  <w:pPr>
                    <w:keepNext/>
                    <w:widowControl w:val="0"/>
                    <w:spacing w:after="60"/>
                    <w:jc w:val="center"/>
                  </w:pPr>
                  <w:r>
                    <w:rPr>
                      <w:rFonts w:ascii="Calibri" w:hAnsi="Calibri"/>
                      <w:sz w:val="20"/>
                    </w:rPr>
                    <w:t>13.1 (3.9, 7.1, 19.6, 28.6)</w:t>
                  </w:r>
                </w:p>
              </w:tc>
              <w:tc>
                <w:tcPr>
                  <w:tcW w:w="1143" w:type="dxa"/>
                  <w:tcBorders>
                    <w:top w:val="single" w:sz="6" w:space="0" w:color="D3D3D3"/>
                    <w:left w:val="single" w:sz="6" w:space="0" w:color="D3D3D3"/>
                    <w:bottom w:val="single" w:sz="6" w:space="0" w:color="D3D3D3"/>
                    <w:right w:val="single" w:sz="6" w:space="0" w:color="D3D3D3"/>
                  </w:tcBorders>
                </w:tcPr>
                <w:p w14:paraId="70EBFD8C" w14:textId="77777777" w:rsidR="00066508" w:rsidRDefault="00000000">
                  <w:pPr>
                    <w:keepNext/>
                    <w:widowControl w:val="0"/>
                    <w:spacing w:after="60"/>
                    <w:jc w:val="center"/>
                  </w:pPr>
                  <w:r>
                    <w:rPr>
                      <w:rFonts w:ascii="Calibri" w:hAnsi="Calibri"/>
                      <w:sz w:val="20"/>
                    </w:rPr>
                    <w:t>11.2 (3.7, 6.4, 18.1, 25.5)</w:t>
                  </w:r>
                </w:p>
              </w:tc>
              <w:tc>
                <w:tcPr>
                  <w:tcW w:w="1143" w:type="dxa"/>
                  <w:tcBorders>
                    <w:top w:val="single" w:sz="6" w:space="0" w:color="D3D3D3"/>
                    <w:left w:val="single" w:sz="6" w:space="0" w:color="D3D3D3"/>
                    <w:bottom w:val="single" w:sz="6" w:space="0" w:color="D3D3D3"/>
                    <w:right w:val="single" w:sz="6" w:space="0" w:color="D3D3D3"/>
                  </w:tcBorders>
                </w:tcPr>
                <w:p w14:paraId="286ADC59" w14:textId="77777777" w:rsidR="00066508" w:rsidRDefault="00000000">
                  <w:pPr>
                    <w:keepNext/>
                    <w:widowControl w:val="0"/>
                    <w:spacing w:after="60"/>
                    <w:jc w:val="center"/>
                  </w:pPr>
                  <w:r>
                    <w:rPr>
                      <w:rFonts w:ascii="Calibri" w:hAnsi="Calibri"/>
                      <w:sz w:val="20"/>
                    </w:rPr>
                    <w:t>14.3 (4.6, 8.7, 24.3, 32.5)</w:t>
                  </w:r>
                </w:p>
              </w:tc>
            </w:tr>
            <w:tr w:rsidR="00066508" w14:paraId="736924C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5BCD2B3" w14:textId="77777777" w:rsidR="00066508" w:rsidRDefault="00000000">
                  <w:pPr>
                    <w:keepNext/>
                    <w:widowControl w:val="0"/>
                    <w:spacing w:after="60"/>
                  </w:pPr>
                  <w:r>
                    <w:rPr>
                      <w:rFonts w:ascii="Calibri" w:hAnsi="Calibri"/>
                      <w:sz w:val="20"/>
                    </w:rPr>
                    <w:t>6OHF</w:t>
                  </w:r>
                </w:p>
              </w:tc>
              <w:tc>
                <w:tcPr>
                  <w:tcW w:w="1143" w:type="dxa"/>
                  <w:tcBorders>
                    <w:top w:val="single" w:sz="6" w:space="0" w:color="D3D3D3"/>
                    <w:left w:val="single" w:sz="6" w:space="0" w:color="D3D3D3"/>
                    <w:bottom w:val="single" w:sz="6" w:space="0" w:color="D3D3D3"/>
                    <w:right w:val="single" w:sz="6" w:space="0" w:color="D3D3D3"/>
                  </w:tcBorders>
                </w:tcPr>
                <w:p w14:paraId="07EBEB08" w14:textId="77777777" w:rsidR="00066508" w:rsidRDefault="00000000">
                  <w:pPr>
                    <w:keepNext/>
                    <w:widowControl w:val="0"/>
                    <w:spacing w:after="60"/>
                    <w:jc w:val="center"/>
                  </w:pPr>
                  <w:r>
                    <w:rPr>
                      <w:rFonts w:ascii="Calibri" w:hAnsi="Calibri"/>
                      <w:sz w:val="20"/>
                    </w:rPr>
                    <w:t>42.8 (11.9, 22.5, 76.7, 127.8)</w:t>
                  </w:r>
                </w:p>
              </w:tc>
              <w:tc>
                <w:tcPr>
                  <w:tcW w:w="1143" w:type="dxa"/>
                  <w:tcBorders>
                    <w:top w:val="single" w:sz="6" w:space="0" w:color="D3D3D3"/>
                    <w:left w:val="single" w:sz="6" w:space="0" w:color="D3D3D3"/>
                    <w:bottom w:val="single" w:sz="6" w:space="0" w:color="D3D3D3"/>
                    <w:right w:val="single" w:sz="6" w:space="0" w:color="D3D3D3"/>
                  </w:tcBorders>
                </w:tcPr>
                <w:p w14:paraId="00A448C2" w14:textId="77777777" w:rsidR="00066508" w:rsidRDefault="00000000">
                  <w:pPr>
                    <w:keepNext/>
                    <w:widowControl w:val="0"/>
                    <w:spacing w:after="60"/>
                    <w:jc w:val="center"/>
                  </w:pPr>
                  <w:r>
                    <w:rPr>
                      <w:rFonts w:ascii="Calibri" w:hAnsi="Calibri"/>
                      <w:sz w:val="20"/>
                    </w:rPr>
                    <w:t>51.9 (13.4, 29.8, 93.9, 167.7)</w:t>
                  </w:r>
                </w:p>
              </w:tc>
              <w:tc>
                <w:tcPr>
                  <w:tcW w:w="1143" w:type="dxa"/>
                  <w:tcBorders>
                    <w:top w:val="single" w:sz="6" w:space="0" w:color="D3D3D3"/>
                    <w:left w:val="single" w:sz="6" w:space="0" w:color="D3D3D3"/>
                    <w:bottom w:val="single" w:sz="6" w:space="0" w:color="D3D3D3"/>
                    <w:right w:val="single" w:sz="6" w:space="0" w:color="D3D3D3"/>
                  </w:tcBorders>
                </w:tcPr>
                <w:p w14:paraId="3987EC74" w14:textId="77777777" w:rsidR="00066508" w:rsidRDefault="00000000">
                  <w:pPr>
                    <w:keepNext/>
                    <w:widowControl w:val="0"/>
                    <w:spacing w:after="60"/>
                    <w:jc w:val="center"/>
                  </w:pPr>
                  <w:r>
                    <w:rPr>
                      <w:rFonts w:ascii="Calibri" w:hAnsi="Calibri"/>
                      <w:sz w:val="20"/>
                    </w:rPr>
                    <w:t>55.8 (15.3, 29.8, 82.3, 127.7)</w:t>
                  </w:r>
                </w:p>
              </w:tc>
              <w:tc>
                <w:tcPr>
                  <w:tcW w:w="1143" w:type="dxa"/>
                  <w:tcBorders>
                    <w:top w:val="single" w:sz="6" w:space="0" w:color="D3D3D3"/>
                    <w:left w:val="single" w:sz="6" w:space="0" w:color="D3D3D3"/>
                    <w:bottom w:val="single" w:sz="6" w:space="0" w:color="D3D3D3"/>
                    <w:right w:val="single" w:sz="6" w:space="0" w:color="D3D3D3"/>
                  </w:tcBorders>
                </w:tcPr>
                <w:p w14:paraId="2E86FDE7" w14:textId="77777777" w:rsidR="00066508" w:rsidRDefault="00000000">
                  <w:pPr>
                    <w:keepNext/>
                    <w:widowControl w:val="0"/>
                    <w:spacing w:after="60"/>
                    <w:jc w:val="center"/>
                  </w:pPr>
                  <w:r>
                    <w:rPr>
                      <w:rFonts w:ascii="Calibri" w:hAnsi="Calibri"/>
                      <w:sz w:val="20"/>
                    </w:rPr>
                    <w:t>32.3 (8.8, 18.5, 53.3, 77.8)</w:t>
                  </w:r>
                </w:p>
              </w:tc>
              <w:tc>
                <w:tcPr>
                  <w:tcW w:w="1143" w:type="dxa"/>
                  <w:tcBorders>
                    <w:top w:val="single" w:sz="6" w:space="0" w:color="D3D3D3"/>
                    <w:left w:val="single" w:sz="6" w:space="0" w:color="D3D3D3"/>
                    <w:bottom w:val="single" w:sz="6" w:space="0" w:color="D3D3D3"/>
                    <w:right w:val="single" w:sz="6" w:space="0" w:color="D3D3D3"/>
                  </w:tcBorders>
                </w:tcPr>
                <w:p w14:paraId="0BC74B1B" w14:textId="77777777" w:rsidR="00066508" w:rsidRDefault="00000000">
                  <w:pPr>
                    <w:keepNext/>
                    <w:widowControl w:val="0"/>
                    <w:spacing w:after="60"/>
                    <w:jc w:val="center"/>
                  </w:pPr>
                  <w:r>
                    <w:rPr>
                      <w:rFonts w:ascii="Calibri" w:hAnsi="Calibri"/>
                      <w:sz w:val="20"/>
                    </w:rPr>
                    <w:t>36.6 (11.0, 19.7, 68.7, 107.8)</w:t>
                  </w:r>
                </w:p>
              </w:tc>
              <w:tc>
                <w:tcPr>
                  <w:tcW w:w="1143" w:type="dxa"/>
                  <w:tcBorders>
                    <w:top w:val="single" w:sz="6" w:space="0" w:color="D3D3D3"/>
                    <w:left w:val="single" w:sz="6" w:space="0" w:color="D3D3D3"/>
                    <w:bottom w:val="single" w:sz="6" w:space="0" w:color="D3D3D3"/>
                    <w:right w:val="single" w:sz="6" w:space="0" w:color="D3D3D3"/>
                  </w:tcBorders>
                </w:tcPr>
                <w:p w14:paraId="77990985" w14:textId="77777777" w:rsidR="00066508" w:rsidRDefault="00000000">
                  <w:pPr>
                    <w:keepNext/>
                    <w:widowControl w:val="0"/>
                    <w:spacing w:after="60"/>
                    <w:jc w:val="center"/>
                  </w:pPr>
                  <w:r>
                    <w:rPr>
                      <w:rFonts w:ascii="Calibri" w:hAnsi="Calibri"/>
                      <w:sz w:val="20"/>
                    </w:rPr>
                    <w:t>46.0 (12.3, 27.9, 82.9, 136.6)</w:t>
                  </w:r>
                </w:p>
              </w:tc>
              <w:tc>
                <w:tcPr>
                  <w:tcW w:w="1143" w:type="dxa"/>
                  <w:tcBorders>
                    <w:top w:val="single" w:sz="6" w:space="0" w:color="D3D3D3"/>
                    <w:left w:val="single" w:sz="6" w:space="0" w:color="D3D3D3"/>
                    <w:bottom w:val="single" w:sz="6" w:space="0" w:color="D3D3D3"/>
                    <w:right w:val="single" w:sz="6" w:space="0" w:color="D3D3D3"/>
                  </w:tcBorders>
                </w:tcPr>
                <w:p w14:paraId="450F34CB" w14:textId="77777777" w:rsidR="00066508" w:rsidRDefault="00000000">
                  <w:pPr>
                    <w:keepNext/>
                    <w:widowControl w:val="0"/>
                    <w:spacing w:after="60"/>
                    <w:jc w:val="center"/>
                  </w:pPr>
                  <w:r>
                    <w:rPr>
                      <w:rFonts w:ascii="Calibri" w:hAnsi="Calibri"/>
                      <w:sz w:val="20"/>
                    </w:rPr>
                    <w:t>42.0 (13.0, 21.1, 93.2, 128.0)</w:t>
                  </w:r>
                </w:p>
              </w:tc>
            </w:tr>
            <w:tr w:rsidR="00066508" w14:paraId="7A6978A4"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3B53971" w14:textId="77777777" w:rsidR="00066508" w:rsidRDefault="00000000">
                  <w:pPr>
                    <w:keepNext/>
                    <w:widowControl w:val="0"/>
                    <w:spacing w:after="60"/>
                  </w:pPr>
                  <w:r>
                    <w:rPr>
                      <w:rFonts w:ascii="Calibri" w:hAnsi="Calibri"/>
                      <w:b/>
                      <w:sz w:val="20"/>
                    </w:rPr>
                    <w:t>Glucocorticosteroid precursor</w:t>
                  </w:r>
                </w:p>
              </w:tc>
            </w:tr>
            <w:tr w:rsidR="00066508" w14:paraId="601243B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462E8E" w14:textId="77777777" w:rsidR="00066508" w:rsidRDefault="00000000">
                  <w:pPr>
                    <w:keepNext/>
                    <w:widowControl w:val="0"/>
                    <w:spacing w:after="60"/>
                  </w:pPr>
                  <w:r>
                    <w:rPr>
                      <w:rFonts w:ascii="Calibri" w:hAnsi="Calibri"/>
                      <w:sz w:val="20"/>
                    </w:rPr>
                    <w:t>S</w:t>
                  </w:r>
                </w:p>
              </w:tc>
              <w:tc>
                <w:tcPr>
                  <w:tcW w:w="1143" w:type="dxa"/>
                  <w:tcBorders>
                    <w:top w:val="single" w:sz="6" w:space="0" w:color="D3D3D3"/>
                    <w:left w:val="single" w:sz="6" w:space="0" w:color="D3D3D3"/>
                    <w:bottom w:val="single" w:sz="6" w:space="0" w:color="D3D3D3"/>
                    <w:right w:val="single" w:sz="6" w:space="0" w:color="D3D3D3"/>
                  </w:tcBorders>
                </w:tcPr>
                <w:p w14:paraId="0E74C48C" w14:textId="77777777" w:rsidR="00066508" w:rsidRDefault="00000000">
                  <w:pPr>
                    <w:keepNext/>
                    <w:widowControl w:val="0"/>
                    <w:spacing w:after="60"/>
                    <w:jc w:val="center"/>
                  </w:pPr>
                  <w:r>
                    <w:rPr>
                      <w:rFonts w:ascii="Calibri" w:hAnsi="Calibri"/>
                      <w:sz w:val="20"/>
                    </w:rPr>
                    <w:t>0.4 (0.2, 0.3, 0.8, 1.2)</w:t>
                  </w:r>
                </w:p>
              </w:tc>
              <w:tc>
                <w:tcPr>
                  <w:tcW w:w="1143" w:type="dxa"/>
                  <w:tcBorders>
                    <w:top w:val="single" w:sz="6" w:space="0" w:color="D3D3D3"/>
                    <w:left w:val="single" w:sz="6" w:space="0" w:color="D3D3D3"/>
                    <w:bottom w:val="single" w:sz="6" w:space="0" w:color="D3D3D3"/>
                    <w:right w:val="single" w:sz="6" w:space="0" w:color="D3D3D3"/>
                  </w:tcBorders>
                </w:tcPr>
                <w:p w14:paraId="30A4E2DC" w14:textId="77777777" w:rsidR="00066508" w:rsidRDefault="00000000">
                  <w:pPr>
                    <w:keepNext/>
                    <w:widowControl w:val="0"/>
                    <w:spacing w:after="60"/>
                    <w:jc w:val="center"/>
                  </w:pPr>
                  <w:r>
                    <w:rPr>
                      <w:rFonts w:ascii="Calibri" w:hAnsi="Calibri"/>
                      <w:sz w:val="20"/>
                    </w:rPr>
                    <w:t>0.5 (0.2, 0.3, 0.9, 1.4)</w:t>
                  </w:r>
                </w:p>
              </w:tc>
              <w:tc>
                <w:tcPr>
                  <w:tcW w:w="1143" w:type="dxa"/>
                  <w:tcBorders>
                    <w:top w:val="single" w:sz="6" w:space="0" w:color="D3D3D3"/>
                    <w:left w:val="single" w:sz="6" w:space="0" w:color="D3D3D3"/>
                    <w:bottom w:val="single" w:sz="6" w:space="0" w:color="D3D3D3"/>
                    <w:right w:val="single" w:sz="6" w:space="0" w:color="D3D3D3"/>
                  </w:tcBorders>
                </w:tcPr>
                <w:p w14:paraId="409FEE02" w14:textId="77777777" w:rsidR="00066508" w:rsidRDefault="00000000">
                  <w:pPr>
                    <w:keepNext/>
                    <w:widowControl w:val="0"/>
                    <w:spacing w:after="60"/>
                    <w:jc w:val="center"/>
                  </w:pPr>
                  <w:r>
                    <w:rPr>
                      <w:rFonts w:ascii="Calibri" w:hAnsi="Calibri"/>
                      <w:sz w:val="20"/>
                    </w:rPr>
                    <w:t>0.4 (0.2, 0.3, 0.7, 1.6)</w:t>
                  </w:r>
                </w:p>
              </w:tc>
              <w:tc>
                <w:tcPr>
                  <w:tcW w:w="1143" w:type="dxa"/>
                  <w:tcBorders>
                    <w:top w:val="single" w:sz="6" w:space="0" w:color="D3D3D3"/>
                    <w:left w:val="single" w:sz="6" w:space="0" w:color="D3D3D3"/>
                    <w:bottom w:val="single" w:sz="6" w:space="0" w:color="D3D3D3"/>
                    <w:right w:val="single" w:sz="6" w:space="0" w:color="D3D3D3"/>
                  </w:tcBorders>
                </w:tcPr>
                <w:p w14:paraId="527AA5A2" w14:textId="77777777" w:rsidR="00066508" w:rsidRDefault="00000000">
                  <w:pPr>
                    <w:keepNext/>
                    <w:widowControl w:val="0"/>
                    <w:spacing w:after="60"/>
                    <w:jc w:val="center"/>
                  </w:pPr>
                  <w:r>
                    <w:rPr>
                      <w:rFonts w:ascii="Calibri" w:hAnsi="Calibri"/>
                      <w:sz w:val="20"/>
                    </w:rPr>
                    <w:t>0.6 (0.2, 0.4, 0.9, 1.2)</w:t>
                  </w:r>
                </w:p>
              </w:tc>
              <w:tc>
                <w:tcPr>
                  <w:tcW w:w="1143" w:type="dxa"/>
                  <w:tcBorders>
                    <w:top w:val="single" w:sz="6" w:space="0" w:color="D3D3D3"/>
                    <w:left w:val="single" w:sz="6" w:space="0" w:color="D3D3D3"/>
                    <w:bottom w:val="single" w:sz="6" w:space="0" w:color="D3D3D3"/>
                    <w:right w:val="single" w:sz="6" w:space="0" w:color="D3D3D3"/>
                  </w:tcBorders>
                </w:tcPr>
                <w:p w14:paraId="463108B3" w14:textId="77777777" w:rsidR="00066508" w:rsidRDefault="00000000">
                  <w:pPr>
                    <w:keepNext/>
                    <w:widowControl w:val="0"/>
                    <w:spacing w:after="60"/>
                    <w:jc w:val="center"/>
                  </w:pPr>
                  <w:r>
                    <w:rPr>
                      <w:rFonts w:ascii="Calibri" w:hAnsi="Calibri"/>
                      <w:sz w:val="20"/>
                    </w:rPr>
                    <w:t>0.3 (0.2, 0.2, 0.5, 0.7)</w:t>
                  </w:r>
                </w:p>
              </w:tc>
              <w:tc>
                <w:tcPr>
                  <w:tcW w:w="1143" w:type="dxa"/>
                  <w:tcBorders>
                    <w:top w:val="single" w:sz="6" w:space="0" w:color="D3D3D3"/>
                    <w:left w:val="single" w:sz="6" w:space="0" w:color="D3D3D3"/>
                    <w:bottom w:val="single" w:sz="6" w:space="0" w:color="D3D3D3"/>
                    <w:right w:val="single" w:sz="6" w:space="0" w:color="D3D3D3"/>
                  </w:tcBorders>
                </w:tcPr>
                <w:p w14:paraId="6227947D" w14:textId="77777777" w:rsidR="00066508" w:rsidRDefault="00000000">
                  <w:pPr>
                    <w:keepNext/>
                    <w:widowControl w:val="0"/>
                    <w:spacing w:after="60"/>
                    <w:jc w:val="center"/>
                  </w:pPr>
                  <w:r>
                    <w:rPr>
                      <w:rFonts w:ascii="Calibri" w:hAnsi="Calibri"/>
                      <w:sz w:val="20"/>
                    </w:rPr>
                    <w:t>0.4 (0.2, 0.3, 0.7, 1.2)</w:t>
                  </w:r>
                </w:p>
              </w:tc>
              <w:tc>
                <w:tcPr>
                  <w:tcW w:w="1143" w:type="dxa"/>
                  <w:tcBorders>
                    <w:top w:val="single" w:sz="6" w:space="0" w:color="D3D3D3"/>
                    <w:left w:val="single" w:sz="6" w:space="0" w:color="D3D3D3"/>
                    <w:bottom w:val="single" w:sz="6" w:space="0" w:color="D3D3D3"/>
                    <w:right w:val="single" w:sz="6" w:space="0" w:color="D3D3D3"/>
                  </w:tcBorders>
                </w:tcPr>
                <w:p w14:paraId="23787AF8" w14:textId="77777777" w:rsidR="00066508" w:rsidRDefault="00000000">
                  <w:pPr>
                    <w:keepNext/>
                    <w:widowControl w:val="0"/>
                    <w:spacing w:after="60"/>
                    <w:jc w:val="center"/>
                  </w:pPr>
                  <w:r>
                    <w:rPr>
                      <w:rFonts w:ascii="Calibri" w:hAnsi="Calibri"/>
                      <w:sz w:val="20"/>
                    </w:rPr>
                    <w:t>0.4 (0.2, 0.2, 0.8, 1.2)</w:t>
                  </w:r>
                </w:p>
              </w:tc>
            </w:tr>
            <w:tr w:rsidR="00066508" w14:paraId="4BFA1AD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7BD02E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925F518" w14:textId="77777777" w:rsidR="00066508" w:rsidRDefault="00000000">
                  <w:pPr>
                    <w:keepNext/>
                    <w:widowControl w:val="0"/>
                    <w:spacing w:after="60"/>
                    <w:jc w:val="center"/>
                  </w:pPr>
                  <w:r>
                    <w:rPr>
                      <w:rFonts w:ascii="Calibri" w:hAnsi="Calibri"/>
                      <w:sz w:val="20"/>
                    </w:rPr>
                    <w:t>94</w:t>
                  </w:r>
                </w:p>
              </w:tc>
              <w:tc>
                <w:tcPr>
                  <w:tcW w:w="1143" w:type="dxa"/>
                  <w:tcBorders>
                    <w:top w:val="single" w:sz="6" w:space="0" w:color="D3D3D3"/>
                    <w:left w:val="single" w:sz="6" w:space="0" w:color="D3D3D3"/>
                    <w:bottom w:val="single" w:sz="6" w:space="0" w:color="D3D3D3"/>
                    <w:right w:val="single" w:sz="6" w:space="0" w:color="D3D3D3"/>
                  </w:tcBorders>
                </w:tcPr>
                <w:p w14:paraId="70387FFE"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42933127"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23D18501" w14:textId="77777777" w:rsidR="00066508" w:rsidRDefault="00000000">
                  <w:pPr>
                    <w:keepNext/>
                    <w:widowControl w:val="0"/>
                    <w:spacing w:after="60"/>
                    <w:jc w:val="center"/>
                  </w:pPr>
                  <w:r>
                    <w:rPr>
                      <w:rFonts w:ascii="Calibri" w:hAnsi="Calibri"/>
                      <w:sz w:val="20"/>
                    </w:rPr>
                    <w:t>12</w:t>
                  </w:r>
                </w:p>
              </w:tc>
              <w:tc>
                <w:tcPr>
                  <w:tcW w:w="1143" w:type="dxa"/>
                  <w:tcBorders>
                    <w:top w:val="single" w:sz="6" w:space="0" w:color="D3D3D3"/>
                    <w:left w:val="single" w:sz="6" w:space="0" w:color="D3D3D3"/>
                    <w:bottom w:val="single" w:sz="6" w:space="0" w:color="D3D3D3"/>
                    <w:right w:val="single" w:sz="6" w:space="0" w:color="D3D3D3"/>
                  </w:tcBorders>
                </w:tcPr>
                <w:p w14:paraId="37E8370E"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6294D6B2" w14:textId="77777777" w:rsidR="00066508" w:rsidRDefault="00000000">
                  <w:pPr>
                    <w:keepNext/>
                    <w:widowControl w:val="0"/>
                    <w:spacing w:after="60"/>
                    <w:jc w:val="center"/>
                  </w:pPr>
                  <w:r>
                    <w:rPr>
                      <w:rFonts w:ascii="Calibri" w:hAnsi="Calibri"/>
                      <w:sz w:val="20"/>
                    </w:rPr>
                    <w:t>51</w:t>
                  </w:r>
                </w:p>
              </w:tc>
              <w:tc>
                <w:tcPr>
                  <w:tcW w:w="1143" w:type="dxa"/>
                  <w:tcBorders>
                    <w:top w:val="single" w:sz="6" w:space="0" w:color="D3D3D3"/>
                    <w:left w:val="single" w:sz="6" w:space="0" w:color="D3D3D3"/>
                    <w:bottom w:val="single" w:sz="6" w:space="0" w:color="D3D3D3"/>
                    <w:right w:val="single" w:sz="6" w:space="0" w:color="D3D3D3"/>
                  </w:tcBorders>
                </w:tcPr>
                <w:p w14:paraId="02FD56DD" w14:textId="77777777" w:rsidR="00066508" w:rsidRDefault="00000000">
                  <w:pPr>
                    <w:keepNext/>
                    <w:widowControl w:val="0"/>
                    <w:spacing w:after="60"/>
                    <w:jc w:val="center"/>
                  </w:pPr>
                  <w:r>
                    <w:rPr>
                      <w:rFonts w:ascii="Calibri" w:hAnsi="Calibri"/>
                      <w:sz w:val="20"/>
                    </w:rPr>
                    <w:t>11</w:t>
                  </w:r>
                </w:p>
              </w:tc>
            </w:tr>
            <w:tr w:rsidR="00066508" w14:paraId="6D0032CC"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54E4EA5F" w14:textId="77777777" w:rsidR="00066508" w:rsidRDefault="00000000">
                  <w:pPr>
                    <w:keepNext/>
                    <w:widowControl w:val="0"/>
                    <w:spacing w:after="60"/>
                  </w:pPr>
                  <w:r>
                    <w:rPr>
                      <w:rFonts w:ascii="Calibri" w:hAnsi="Calibri"/>
                      <w:b/>
                      <w:sz w:val="20"/>
                    </w:rPr>
                    <w:t>Glucocorticosteroid precursor metabolite</w:t>
                  </w:r>
                </w:p>
              </w:tc>
            </w:tr>
            <w:tr w:rsidR="00066508" w14:paraId="0C2254D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A9B8B7" w14:textId="77777777" w:rsidR="00066508" w:rsidRDefault="00000000">
                  <w:pPr>
                    <w:keepNext/>
                    <w:widowControl w:val="0"/>
                    <w:spacing w:after="60"/>
                  </w:pPr>
                  <w:r>
                    <w:rPr>
                      <w:rFonts w:ascii="Calibri" w:hAnsi="Calibri"/>
                      <w:sz w:val="20"/>
                    </w:rPr>
                    <w:t>17HP</w:t>
                  </w:r>
                </w:p>
              </w:tc>
              <w:tc>
                <w:tcPr>
                  <w:tcW w:w="1143" w:type="dxa"/>
                  <w:tcBorders>
                    <w:top w:val="single" w:sz="6" w:space="0" w:color="D3D3D3"/>
                    <w:left w:val="single" w:sz="6" w:space="0" w:color="D3D3D3"/>
                    <w:bottom w:val="single" w:sz="6" w:space="0" w:color="D3D3D3"/>
                    <w:right w:val="single" w:sz="6" w:space="0" w:color="D3D3D3"/>
                  </w:tcBorders>
                </w:tcPr>
                <w:p w14:paraId="79202104" w14:textId="77777777" w:rsidR="00066508" w:rsidRDefault="00000000">
                  <w:pPr>
                    <w:keepNext/>
                    <w:widowControl w:val="0"/>
                    <w:spacing w:after="60"/>
                    <w:jc w:val="center"/>
                  </w:pPr>
                  <w:r>
                    <w:rPr>
                      <w:rFonts w:ascii="Calibri" w:hAnsi="Calibri"/>
                      <w:sz w:val="20"/>
                    </w:rPr>
                    <w:t>22.3 (10.1, 15.1, 33.5, 49.3)</w:t>
                  </w:r>
                </w:p>
              </w:tc>
              <w:tc>
                <w:tcPr>
                  <w:tcW w:w="1143" w:type="dxa"/>
                  <w:tcBorders>
                    <w:top w:val="single" w:sz="6" w:space="0" w:color="D3D3D3"/>
                    <w:left w:val="single" w:sz="6" w:space="0" w:color="D3D3D3"/>
                    <w:bottom w:val="single" w:sz="6" w:space="0" w:color="D3D3D3"/>
                    <w:right w:val="single" w:sz="6" w:space="0" w:color="D3D3D3"/>
                  </w:tcBorders>
                </w:tcPr>
                <w:p w14:paraId="609F7CCE" w14:textId="77777777" w:rsidR="00066508" w:rsidRDefault="00000000">
                  <w:pPr>
                    <w:keepNext/>
                    <w:widowControl w:val="0"/>
                    <w:spacing w:after="60"/>
                    <w:jc w:val="center"/>
                  </w:pPr>
                  <w:r>
                    <w:rPr>
                      <w:rFonts w:ascii="Calibri" w:hAnsi="Calibri"/>
                      <w:sz w:val="20"/>
                    </w:rPr>
                    <w:t>17.0 (9.4, 11.1, 27.6, 38.5)</w:t>
                  </w:r>
                </w:p>
              </w:tc>
              <w:tc>
                <w:tcPr>
                  <w:tcW w:w="1143" w:type="dxa"/>
                  <w:tcBorders>
                    <w:top w:val="single" w:sz="6" w:space="0" w:color="D3D3D3"/>
                    <w:left w:val="single" w:sz="6" w:space="0" w:color="D3D3D3"/>
                    <w:bottom w:val="single" w:sz="6" w:space="0" w:color="D3D3D3"/>
                    <w:right w:val="single" w:sz="6" w:space="0" w:color="D3D3D3"/>
                  </w:tcBorders>
                </w:tcPr>
                <w:p w14:paraId="6183C952" w14:textId="77777777" w:rsidR="00066508" w:rsidRDefault="00000000">
                  <w:pPr>
                    <w:keepNext/>
                    <w:widowControl w:val="0"/>
                    <w:spacing w:after="60"/>
                    <w:jc w:val="center"/>
                  </w:pPr>
                  <w:r>
                    <w:rPr>
                      <w:rFonts w:ascii="Calibri" w:hAnsi="Calibri"/>
                      <w:sz w:val="20"/>
                    </w:rPr>
                    <w:t>33.2 (18.6, 23.5, 44.0, 66.0)</w:t>
                  </w:r>
                </w:p>
              </w:tc>
              <w:tc>
                <w:tcPr>
                  <w:tcW w:w="1143" w:type="dxa"/>
                  <w:tcBorders>
                    <w:top w:val="single" w:sz="6" w:space="0" w:color="D3D3D3"/>
                    <w:left w:val="single" w:sz="6" w:space="0" w:color="D3D3D3"/>
                    <w:bottom w:val="single" w:sz="6" w:space="0" w:color="D3D3D3"/>
                    <w:right w:val="single" w:sz="6" w:space="0" w:color="D3D3D3"/>
                  </w:tcBorders>
                </w:tcPr>
                <w:p w14:paraId="17CF2A81" w14:textId="77777777" w:rsidR="00066508" w:rsidRDefault="00000000">
                  <w:pPr>
                    <w:keepNext/>
                    <w:widowControl w:val="0"/>
                    <w:spacing w:after="60"/>
                    <w:jc w:val="center"/>
                  </w:pPr>
                  <w:r>
                    <w:rPr>
                      <w:rFonts w:ascii="Calibri" w:hAnsi="Calibri"/>
                      <w:sz w:val="20"/>
                    </w:rPr>
                    <w:t>20.3 (8.6, 13.2, 32.2, 48.8)</w:t>
                  </w:r>
                </w:p>
              </w:tc>
              <w:tc>
                <w:tcPr>
                  <w:tcW w:w="1143" w:type="dxa"/>
                  <w:tcBorders>
                    <w:top w:val="single" w:sz="6" w:space="0" w:color="D3D3D3"/>
                    <w:left w:val="single" w:sz="6" w:space="0" w:color="D3D3D3"/>
                    <w:bottom w:val="single" w:sz="6" w:space="0" w:color="D3D3D3"/>
                    <w:right w:val="single" w:sz="6" w:space="0" w:color="D3D3D3"/>
                  </w:tcBorders>
                </w:tcPr>
                <w:p w14:paraId="019E56EE" w14:textId="77777777" w:rsidR="00066508" w:rsidRDefault="00000000">
                  <w:pPr>
                    <w:keepNext/>
                    <w:widowControl w:val="0"/>
                    <w:spacing w:after="60"/>
                    <w:jc w:val="center"/>
                  </w:pPr>
                  <w:r>
                    <w:rPr>
                      <w:rFonts w:ascii="Calibri" w:hAnsi="Calibri"/>
                      <w:sz w:val="20"/>
                    </w:rPr>
                    <w:t>20.3 (6.7, 10.8, 33.1, 48.2)</w:t>
                  </w:r>
                </w:p>
              </w:tc>
              <w:tc>
                <w:tcPr>
                  <w:tcW w:w="1143" w:type="dxa"/>
                  <w:tcBorders>
                    <w:top w:val="single" w:sz="6" w:space="0" w:color="D3D3D3"/>
                    <w:left w:val="single" w:sz="6" w:space="0" w:color="D3D3D3"/>
                    <w:bottom w:val="single" w:sz="6" w:space="0" w:color="D3D3D3"/>
                    <w:right w:val="single" w:sz="6" w:space="0" w:color="D3D3D3"/>
                  </w:tcBorders>
                </w:tcPr>
                <w:p w14:paraId="3279A78D" w14:textId="77777777" w:rsidR="00066508" w:rsidRDefault="00000000">
                  <w:pPr>
                    <w:keepNext/>
                    <w:widowControl w:val="0"/>
                    <w:spacing w:after="60"/>
                    <w:jc w:val="center"/>
                  </w:pPr>
                  <w:r>
                    <w:rPr>
                      <w:rFonts w:ascii="Calibri" w:hAnsi="Calibri"/>
                      <w:sz w:val="20"/>
                    </w:rPr>
                    <w:t>23.0 (15.3, 17.5, 31.2, 43.8)</w:t>
                  </w:r>
                </w:p>
              </w:tc>
              <w:tc>
                <w:tcPr>
                  <w:tcW w:w="1143" w:type="dxa"/>
                  <w:tcBorders>
                    <w:top w:val="single" w:sz="6" w:space="0" w:color="D3D3D3"/>
                    <w:left w:val="single" w:sz="6" w:space="0" w:color="D3D3D3"/>
                    <w:bottom w:val="single" w:sz="6" w:space="0" w:color="D3D3D3"/>
                    <w:right w:val="single" w:sz="6" w:space="0" w:color="D3D3D3"/>
                  </w:tcBorders>
                </w:tcPr>
                <w:p w14:paraId="001DA3D2" w14:textId="77777777" w:rsidR="00066508" w:rsidRDefault="00000000">
                  <w:pPr>
                    <w:keepNext/>
                    <w:widowControl w:val="0"/>
                    <w:spacing w:after="60"/>
                    <w:jc w:val="center"/>
                  </w:pPr>
                  <w:r>
                    <w:rPr>
                      <w:rFonts w:ascii="Calibri" w:hAnsi="Calibri"/>
                      <w:sz w:val="20"/>
                    </w:rPr>
                    <w:t>21.8 (11.9, 15.7, 32.2, 50.8)</w:t>
                  </w:r>
                </w:p>
              </w:tc>
            </w:tr>
            <w:tr w:rsidR="00066508" w14:paraId="60F697D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C1E92D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BF5206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5E9B70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1EB7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F73437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3EFA6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BDA76D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70E0C32" w14:textId="77777777" w:rsidR="00066508" w:rsidRDefault="00000000">
                  <w:pPr>
                    <w:keepNext/>
                    <w:widowControl w:val="0"/>
                    <w:spacing w:after="60"/>
                    <w:jc w:val="center"/>
                  </w:pPr>
                  <w:r>
                    <w:rPr>
                      <w:rFonts w:ascii="Calibri" w:hAnsi="Calibri"/>
                      <w:sz w:val="20"/>
                    </w:rPr>
                    <w:t>1</w:t>
                  </w:r>
                </w:p>
              </w:tc>
            </w:tr>
            <w:tr w:rsidR="00066508" w14:paraId="7E2CEB5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F2B8CA9" w14:textId="77777777" w:rsidR="00066508" w:rsidRDefault="00000000">
                  <w:pPr>
                    <w:keepNext/>
                    <w:widowControl w:val="0"/>
                    <w:spacing w:after="60"/>
                  </w:pPr>
                  <w:r>
                    <w:rPr>
                      <w:rFonts w:ascii="Calibri" w:hAnsi="Calibri"/>
                      <w:sz w:val="20"/>
                    </w:rPr>
                    <w:t>5bDHS</w:t>
                  </w:r>
                </w:p>
              </w:tc>
              <w:tc>
                <w:tcPr>
                  <w:tcW w:w="1143" w:type="dxa"/>
                  <w:tcBorders>
                    <w:top w:val="single" w:sz="6" w:space="0" w:color="D3D3D3"/>
                    <w:left w:val="single" w:sz="6" w:space="0" w:color="D3D3D3"/>
                    <w:bottom w:val="single" w:sz="6" w:space="0" w:color="D3D3D3"/>
                    <w:right w:val="single" w:sz="6" w:space="0" w:color="D3D3D3"/>
                  </w:tcBorders>
                </w:tcPr>
                <w:p w14:paraId="74C017C4" w14:textId="77777777" w:rsidR="00066508" w:rsidRDefault="00000000">
                  <w:pPr>
                    <w:keepNext/>
                    <w:widowControl w:val="0"/>
                    <w:spacing w:after="60"/>
                    <w:jc w:val="cente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14:paraId="085CBB75" w14:textId="77777777" w:rsidR="00066508" w:rsidRDefault="00000000">
                  <w:pPr>
                    <w:keepNext/>
                    <w:widowControl w:val="0"/>
                    <w:spacing w:after="60"/>
                    <w:jc w:val="cente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14:paraId="689037B7" w14:textId="77777777" w:rsidR="00066508" w:rsidRDefault="00000000">
                  <w:pPr>
                    <w:keepNext/>
                    <w:widowControl w:val="0"/>
                    <w:spacing w:after="60"/>
                    <w:jc w:val="cente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14:paraId="7FB65ADE" w14:textId="77777777" w:rsidR="00066508" w:rsidRDefault="00000000">
                  <w:pPr>
                    <w:keepNext/>
                    <w:widowControl w:val="0"/>
                    <w:spacing w:after="60"/>
                    <w:jc w:val="center"/>
                  </w:pPr>
                  <w:r>
                    <w:rPr>
                      <w:rFonts w:ascii="Calibri" w:hAnsi="Calibri"/>
                      <w:sz w:val="20"/>
                    </w:rPr>
                    <w:t>0.3 (0.1, 0.2, 0.3, 0.6)</w:t>
                  </w:r>
                </w:p>
              </w:tc>
              <w:tc>
                <w:tcPr>
                  <w:tcW w:w="1143" w:type="dxa"/>
                  <w:tcBorders>
                    <w:top w:val="single" w:sz="6" w:space="0" w:color="D3D3D3"/>
                    <w:left w:val="single" w:sz="6" w:space="0" w:color="D3D3D3"/>
                    <w:bottom w:val="single" w:sz="6" w:space="0" w:color="D3D3D3"/>
                    <w:right w:val="single" w:sz="6" w:space="0" w:color="D3D3D3"/>
                  </w:tcBorders>
                </w:tcPr>
                <w:p w14:paraId="11C8EC5D" w14:textId="77777777" w:rsidR="00066508" w:rsidRDefault="00000000">
                  <w:pPr>
                    <w:keepNext/>
                    <w:widowControl w:val="0"/>
                    <w:spacing w:after="60"/>
                    <w:jc w:val="center"/>
                  </w:pPr>
                  <w:r>
                    <w:rPr>
                      <w:rFonts w:ascii="Calibri" w:hAnsi="Calibri"/>
                      <w:sz w:val="20"/>
                    </w:rPr>
                    <w:t>0.2 (0.1, 0.2, 0.3, 0.4)</w:t>
                  </w:r>
                </w:p>
              </w:tc>
              <w:tc>
                <w:tcPr>
                  <w:tcW w:w="1143" w:type="dxa"/>
                  <w:tcBorders>
                    <w:top w:val="single" w:sz="6" w:space="0" w:color="D3D3D3"/>
                    <w:left w:val="single" w:sz="6" w:space="0" w:color="D3D3D3"/>
                    <w:bottom w:val="single" w:sz="6" w:space="0" w:color="D3D3D3"/>
                    <w:right w:val="single" w:sz="6" w:space="0" w:color="D3D3D3"/>
                  </w:tcBorders>
                </w:tcPr>
                <w:p w14:paraId="64206D0C" w14:textId="77777777" w:rsidR="00066508" w:rsidRDefault="00000000">
                  <w:pPr>
                    <w:keepNext/>
                    <w:widowControl w:val="0"/>
                    <w:spacing w:after="60"/>
                    <w:jc w:val="center"/>
                  </w:pPr>
                  <w:r>
                    <w:rPr>
                      <w:rFonts w:ascii="Calibri" w:hAnsi="Calibri"/>
                      <w:sz w:val="20"/>
                    </w:rPr>
                    <w:t>0.3 (0.1, 0.2, 0.4, 0.7)</w:t>
                  </w:r>
                </w:p>
              </w:tc>
              <w:tc>
                <w:tcPr>
                  <w:tcW w:w="1143" w:type="dxa"/>
                  <w:tcBorders>
                    <w:top w:val="single" w:sz="6" w:space="0" w:color="D3D3D3"/>
                    <w:left w:val="single" w:sz="6" w:space="0" w:color="D3D3D3"/>
                    <w:bottom w:val="single" w:sz="6" w:space="0" w:color="D3D3D3"/>
                    <w:right w:val="single" w:sz="6" w:space="0" w:color="D3D3D3"/>
                  </w:tcBorders>
                </w:tcPr>
                <w:p w14:paraId="4B044737" w14:textId="77777777" w:rsidR="00066508" w:rsidRDefault="00000000">
                  <w:pPr>
                    <w:keepNext/>
                    <w:widowControl w:val="0"/>
                    <w:spacing w:after="60"/>
                    <w:jc w:val="center"/>
                  </w:pPr>
                  <w:r>
                    <w:rPr>
                      <w:rFonts w:ascii="Calibri" w:hAnsi="Calibri"/>
                      <w:sz w:val="20"/>
                    </w:rPr>
                    <w:t>0.3 (0.1, 0.2, 0.5, 0.8)</w:t>
                  </w:r>
                </w:p>
              </w:tc>
            </w:tr>
            <w:tr w:rsidR="00066508" w14:paraId="071CD36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C4E153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A90D54A" w14:textId="77777777" w:rsidR="00066508" w:rsidRDefault="00000000">
                  <w:pPr>
                    <w:keepNext/>
                    <w:widowControl w:val="0"/>
                    <w:spacing w:after="60"/>
                    <w:jc w:val="center"/>
                  </w:pPr>
                  <w:r>
                    <w:rPr>
                      <w:rFonts w:ascii="Calibri" w:hAnsi="Calibri"/>
                      <w:sz w:val="20"/>
                    </w:rPr>
                    <w:t>132</w:t>
                  </w:r>
                </w:p>
              </w:tc>
              <w:tc>
                <w:tcPr>
                  <w:tcW w:w="1143" w:type="dxa"/>
                  <w:tcBorders>
                    <w:top w:val="single" w:sz="6" w:space="0" w:color="D3D3D3"/>
                    <w:left w:val="single" w:sz="6" w:space="0" w:color="D3D3D3"/>
                    <w:bottom w:val="single" w:sz="6" w:space="0" w:color="D3D3D3"/>
                    <w:right w:val="single" w:sz="6" w:space="0" w:color="D3D3D3"/>
                  </w:tcBorders>
                </w:tcPr>
                <w:p w14:paraId="215370D2"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191BE236" w14:textId="77777777" w:rsidR="00066508" w:rsidRDefault="00000000">
                  <w:pPr>
                    <w:keepNext/>
                    <w:widowControl w:val="0"/>
                    <w:spacing w:after="60"/>
                    <w:jc w:val="center"/>
                  </w:pPr>
                  <w:r>
                    <w:rPr>
                      <w:rFonts w:ascii="Calibri" w:hAnsi="Calibri"/>
                      <w:sz w:val="20"/>
                    </w:rPr>
                    <w:t>20</w:t>
                  </w:r>
                </w:p>
              </w:tc>
              <w:tc>
                <w:tcPr>
                  <w:tcW w:w="1143" w:type="dxa"/>
                  <w:tcBorders>
                    <w:top w:val="single" w:sz="6" w:space="0" w:color="D3D3D3"/>
                    <w:left w:val="single" w:sz="6" w:space="0" w:color="D3D3D3"/>
                    <w:bottom w:val="single" w:sz="6" w:space="0" w:color="D3D3D3"/>
                    <w:right w:val="single" w:sz="6" w:space="0" w:color="D3D3D3"/>
                  </w:tcBorders>
                </w:tcPr>
                <w:p w14:paraId="5DC1F4C0" w14:textId="77777777" w:rsidR="00066508" w:rsidRDefault="00000000">
                  <w:pPr>
                    <w:keepNext/>
                    <w:widowControl w:val="0"/>
                    <w:spacing w:after="60"/>
                    <w:jc w:val="center"/>
                  </w:pPr>
                  <w:r>
                    <w:rPr>
                      <w:rFonts w:ascii="Calibri" w:hAnsi="Calibri"/>
                      <w:sz w:val="20"/>
                    </w:rPr>
                    <w:t>43</w:t>
                  </w:r>
                </w:p>
              </w:tc>
              <w:tc>
                <w:tcPr>
                  <w:tcW w:w="1143" w:type="dxa"/>
                  <w:tcBorders>
                    <w:top w:val="single" w:sz="6" w:space="0" w:color="D3D3D3"/>
                    <w:left w:val="single" w:sz="6" w:space="0" w:color="D3D3D3"/>
                    <w:bottom w:val="single" w:sz="6" w:space="0" w:color="D3D3D3"/>
                    <w:right w:val="single" w:sz="6" w:space="0" w:color="D3D3D3"/>
                  </w:tcBorders>
                </w:tcPr>
                <w:p w14:paraId="74D7605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59897DF" w14:textId="77777777" w:rsidR="00066508" w:rsidRDefault="00000000">
                  <w:pPr>
                    <w:keepNext/>
                    <w:widowControl w:val="0"/>
                    <w:spacing w:after="60"/>
                    <w:jc w:val="center"/>
                  </w:pPr>
                  <w:r>
                    <w:rPr>
                      <w:rFonts w:ascii="Calibri" w:hAnsi="Calibri"/>
                      <w:sz w:val="20"/>
                    </w:rPr>
                    <w:t>57</w:t>
                  </w:r>
                </w:p>
              </w:tc>
              <w:tc>
                <w:tcPr>
                  <w:tcW w:w="1143" w:type="dxa"/>
                  <w:tcBorders>
                    <w:top w:val="single" w:sz="6" w:space="0" w:color="D3D3D3"/>
                    <w:left w:val="single" w:sz="6" w:space="0" w:color="D3D3D3"/>
                    <w:bottom w:val="single" w:sz="6" w:space="0" w:color="D3D3D3"/>
                    <w:right w:val="single" w:sz="6" w:space="0" w:color="D3D3D3"/>
                  </w:tcBorders>
                </w:tcPr>
                <w:p w14:paraId="4A06EF72" w14:textId="77777777" w:rsidR="00066508" w:rsidRDefault="00000000">
                  <w:pPr>
                    <w:keepNext/>
                    <w:widowControl w:val="0"/>
                    <w:spacing w:after="60"/>
                    <w:jc w:val="center"/>
                  </w:pPr>
                  <w:r>
                    <w:rPr>
                      <w:rFonts w:ascii="Calibri" w:hAnsi="Calibri"/>
                      <w:sz w:val="20"/>
                    </w:rPr>
                    <w:t>7</w:t>
                  </w:r>
                </w:p>
              </w:tc>
            </w:tr>
            <w:tr w:rsidR="00066508" w14:paraId="190EF23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7E74BAB" w14:textId="77777777" w:rsidR="00066508" w:rsidRDefault="00000000">
                  <w:pPr>
                    <w:keepNext/>
                    <w:widowControl w:val="0"/>
                    <w:spacing w:after="60"/>
                  </w:pPr>
                  <w:r>
                    <w:rPr>
                      <w:rFonts w:ascii="Calibri" w:hAnsi="Calibri"/>
                      <w:sz w:val="20"/>
                    </w:rPr>
                    <w:t>5bTHS</w:t>
                  </w:r>
                </w:p>
              </w:tc>
              <w:tc>
                <w:tcPr>
                  <w:tcW w:w="1143" w:type="dxa"/>
                  <w:tcBorders>
                    <w:top w:val="single" w:sz="6" w:space="0" w:color="D3D3D3"/>
                    <w:left w:val="single" w:sz="6" w:space="0" w:color="D3D3D3"/>
                    <w:bottom w:val="single" w:sz="6" w:space="0" w:color="D3D3D3"/>
                    <w:right w:val="single" w:sz="6" w:space="0" w:color="D3D3D3"/>
                  </w:tcBorders>
                </w:tcPr>
                <w:p w14:paraId="7F4EC7DE" w14:textId="77777777" w:rsidR="00066508" w:rsidRDefault="00000000">
                  <w:pPr>
                    <w:keepNext/>
                    <w:widowControl w:val="0"/>
                    <w:spacing w:after="60"/>
                    <w:jc w:val="center"/>
                  </w:pPr>
                  <w:r>
                    <w:rPr>
                      <w:rFonts w:ascii="Calibri" w:hAnsi="Calibri"/>
                      <w:sz w:val="20"/>
                    </w:rPr>
                    <w:t>30.7 (10.1, 18.5, 50.5, 74.3)</w:t>
                  </w:r>
                </w:p>
              </w:tc>
              <w:tc>
                <w:tcPr>
                  <w:tcW w:w="1143" w:type="dxa"/>
                  <w:tcBorders>
                    <w:top w:val="single" w:sz="6" w:space="0" w:color="D3D3D3"/>
                    <w:left w:val="single" w:sz="6" w:space="0" w:color="D3D3D3"/>
                    <w:bottom w:val="single" w:sz="6" w:space="0" w:color="D3D3D3"/>
                    <w:right w:val="single" w:sz="6" w:space="0" w:color="D3D3D3"/>
                  </w:tcBorders>
                </w:tcPr>
                <w:p w14:paraId="0C568D4F" w14:textId="77777777" w:rsidR="00066508" w:rsidRDefault="00000000">
                  <w:pPr>
                    <w:keepNext/>
                    <w:widowControl w:val="0"/>
                    <w:spacing w:after="60"/>
                    <w:jc w:val="center"/>
                  </w:pPr>
                  <w:r>
                    <w:rPr>
                      <w:rFonts w:ascii="Calibri" w:hAnsi="Calibri"/>
                      <w:sz w:val="20"/>
                    </w:rPr>
                    <w:t>35.7 (14.9, 20.7, 59.2, 98.9)</w:t>
                  </w:r>
                </w:p>
              </w:tc>
              <w:tc>
                <w:tcPr>
                  <w:tcW w:w="1143" w:type="dxa"/>
                  <w:tcBorders>
                    <w:top w:val="single" w:sz="6" w:space="0" w:color="D3D3D3"/>
                    <w:left w:val="single" w:sz="6" w:space="0" w:color="D3D3D3"/>
                    <w:bottom w:val="single" w:sz="6" w:space="0" w:color="D3D3D3"/>
                    <w:right w:val="single" w:sz="6" w:space="0" w:color="D3D3D3"/>
                  </w:tcBorders>
                </w:tcPr>
                <w:p w14:paraId="6F77B456" w14:textId="77777777" w:rsidR="00066508" w:rsidRDefault="00000000">
                  <w:pPr>
                    <w:keepNext/>
                    <w:widowControl w:val="0"/>
                    <w:spacing w:after="60"/>
                    <w:jc w:val="center"/>
                  </w:pPr>
                  <w:r>
                    <w:rPr>
                      <w:rFonts w:ascii="Calibri" w:hAnsi="Calibri"/>
                      <w:sz w:val="20"/>
                    </w:rPr>
                    <w:t>34.5 (13.1, 19.8, 52.1, 71.4)</w:t>
                  </w:r>
                </w:p>
              </w:tc>
              <w:tc>
                <w:tcPr>
                  <w:tcW w:w="1143" w:type="dxa"/>
                  <w:tcBorders>
                    <w:top w:val="single" w:sz="6" w:space="0" w:color="D3D3D3"/>
                    <w:left w:val="single" w:sz="6" w:space="0" w:color="D3D3D3"/>
                    <w:bottom w:val="single" w:sz="6" w:space="0" w:color="D3D3D3"/>
                    <w:right w:val="single" w:sz="6" w:space="0" w:color="D3D3D3"/>
                  </w:tcBorders>
                </w:tcPr>
                <w:p w14:paraId="5E4E40A0" w14:textId="77777777" w:rsidR="00066508" w:rsidRDefault="00000000">
                  <w:pPr>
                    <w:keepNext/>
                    <w:widowControl w:val="0"/>
                    <w:spacing w:after="60"/>
                    <w:jc w:val="center"/>
                  </w:pPr>
                  <w:r>
                    <w:rPr>
                      <w:rFonts w:ascii="Calibri" w:hAnsi="Calibri"/>
                      <w:sz w:val="20"/>
                    </w:rPr>
                    <w:t>27.7 (8.8, 17.6, 43.0, 60.0)</w:t>
                  </w:r>
                </w:p>
              </w:tc>
              <w:tc>
                <w:tcPr>
                  <w:tcW w:w="1143" w:type="dxa"/>
                  <w:tcBorders>
                    <w:top w:val="single" w:sz="6" w:space="0" w:color="D3D3D3"/>
                    <w:left w:val="single" w:sz="6" w:space="0" w:color="D3D3D3"/>
                    <w:bottom w:val="single" w:sz="6" w:space="0" w:color="D3D3D3"/>
                    <w:right w:val="single" w:sz="6" w:space="0" w:color="D3D3D3"/>
                  </w:tcBorders>
                </w:tcPr>
                <w:p w14:paraId="7B121DDA" w14:textId="77777777" w:rsidR="00066508" w:rsidRDefault="00000000">
                  <w:pPr>
                    <w:keepNext/>
                    <w:widowControl w:val="0"/>
                    <w:spacing w:after="60"/>
                    <w:jc w:val="center"/>
                  </w:pPr>
                  <w:r>
                    <w:rPr>
                      <w:rFonts w:ascii="Calibri" w:hAnsi="Calibri"/>
                      <w:sz w:val="20"/>
                    </w:rPr>
                    <w:t>31.3 (9.8, 18.6, 55.1, 84.1)</w:t>
                  </w:r>
                </w:p>
              </w:tc>
              <w:tc>
                <w:tcPr>
                  <w:tcW w:w="1143" w:type="dxa"/>
                  <w:tcBorders>
                    <w:top w:val="single" w:sz="6" w:space="0" w:color="D3D3D3"/>
                    <w:left w:val="single" w:sz="6" w:space="0" w:color="D3D3D3"/>
                    <w:bottom w:val="single" w:sz="6" w:space="0" w:color="D3D3D3"/>
                    <w:right w:val="single" w:sz="6" w:space="0" w:color="D3D3D3"/>
                  </w:tcBorders>
                </w:tcPr>
                <w:p w14:paraId="01102B56" w14:textId="77777777" w:rsidR="00066508" w:rsidRDefault="00000000">
                  <w:pPr>
                    <w:keepNext/>
                    <w:widowControl w:val="0"/>
                    <w:spacing w:after="60"/>
                    <w:jc w:val="center"/>
                  </w:pPr>
                  <w:r>
                    <w:rPr>
                      <w:rFonts w:ascii="Calibri" w:hAnsi="Calibri"/>
                      <w:sz w:val="20"/>
                    </w:rPr>
                    <w:t>26.2 (8.6, 14.2, 40.8, 59.9)</w:t>
                  </w:r>
                </w:p>
              </w:tc>
              <w:tc>
                <w:tcPr>
                  <w:tcW w:w="1143" w:type="dxa"/>
                  <w:tcBorders>
                    <w:top w:val="single" w:sz="6" w:space="0" w:color="D3D3D3"/>
                    <w:left w:val="single" w:sz="6" w:space="0" w:color="D3D3D3"/>
                    <w:bottom w:val="single" w:sz="6" w:space="0" w:color="D3D3D3"/>
                    <w:right w:val="single" w:sz="6" w:space="0" w:color="D3D3D3"/>
                  </w:tcBorders>
                </w:tcPr>
                <w:p w14:paraId="645B2E60" w14:textId="77777777" w:rsidR="00066508" w:rsidRDefault="00000000">
                  <w:pPr>
                    <w:keepNext/>
                    <w:widowControl w:val="0"/>
                    <w:spacing w:after="60"/>
                    <w:jc w:val="center"/>
                  </w:pPr>
                  <w:r>
                    <w:rPr>
                      <w:rFonts w:ascii="Calibri" w:hAnsi="Calibri"/>
                      <w:sz w:val="20"/>
                    </w:rPr>
                    <w:t>33.7 (15.7, 20.0, 58.2, 77.9)</w:t>
                  </w:r>
                </w:p>
              </w:tc>
            </w:tr>
            <w:tr w:rsidR="00066508" w14:paraId="103BFFE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6E148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3162089"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2EB091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DC9026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36E596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B6977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82A83F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2152512" w14:textId="77777777" w:rsidR="00066508" w:rsidRDefault="00000000">
                  <w:pPr>
                    <w:keepNext/>
                    <w:widowControl w:val="0"/>
                    <w:spacing w:after="60"/>
                    <w:jc w:val="center"/>
                  </w:pPr>
                  <w:r>
                    <w:rPr>
                      <w:rFonts w:ascii="Calibri" w:hAnsi="Calibri"/>
                      <w:sz w:val="20"/>
                    </w:rPr>
                    <w:t>0</w:t>
                  </w:r>
                </w:p>
              </w:tc>
            </w:tr>
            <w:tr w:rsidR="00066508" w14:paraId="01F6CD3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8D5FF83" w14:textId="77777777" w:rsidR="00066508" w:rsidRDefault="00000000">
                  <w:pPr>
                    <w:keepNext/>
                    <w:widowControl w:val="0"/>
                    <w:spacing w:after="60"/>
                  </w:pPr>
                  <w:r>
                    <w:rPr>
                      <w:rFonts w:ascii="Calibri" w:hAnsi="Calibri"/>
                      <w:sz w:val="20"/>
                    </w:rPr>
                    <w:t>PT</w:t>
                  </w:r>
                </w:p>
              </w:tc>
              <w:tc>
                <w:tcPr>
                  <w:tcW w:w="1143" w:type="dxa"/>
                  <w:tcBorders>
                    <w:top w:val="single" w:sz="6" w:space="0" w:color="D3D3D3"/>
                    <w:left w:val="single" w:sz="6" w:space="0" w:color="D3D3D3"/>
                    <w:bottom w:val="single" w:sz="6" w:space="0" w:color="D3D3D3"/>
                    <w:right w:val="single" w:sz="6" w:space="0" w:color="D3D3D3"/>
                  </w:tcBorders>
                </w:tcPr>
                <w:p w14:paraId="74B82B50" w14:textId="77777777" w:rsidR="00066508" w:rsidRDefault="00000000">
                  <w:pPr>
                    <w:keepNext/>
                    <w:widowControl w:val="0"/>
                    <w:spacing w:after="60"/>
                    <w:jc w:val="center"/>
                  </w:pPr>
                  <w:r>
                    <w:rPr>
                      <w:rFonts w:ascii="Calibri" w:hAnsi="Calibri"/>
                      <w:sz w:val="20"/>
                    </w:rPr>
                    <w:t>200.6 (63.0, 112.8, 342.0, 521.9)</w:t>
                  </w:r>
                </w:p>
              </w:tc>
              <w:tc>
                <w:tcPr>
                  <w:tcW w:w="1143" w:type="dxa"/>
                  <w:tcBorders>
                    <w:top w:val="single" w:sz="6" w:space="0" w:color="D3D3D3"/>
                    <w:left w:val="single" w:sz="6" w:space="0" w:color="D3D3D3"/>
                    <w:bottom w:val="single" w:sz="6" w:space="0" w:color="D3D3D3"/>
                    <w:right w:val="single" w:sz="6" w:space="0" w:color="D3D3D3"/>
                  </w:tcBorders>
                </w:tcPr>
                <w:p w14:paraId="58629D63" w14:textId="77777777" w:rsidR="00066508" w:rsidRDefault="00000000">
                  <w:pPr>
                    <w:keepNext/>
                    <w:widowControl w:val="0"/>
                    <w:spacing w:after="60"/>
                    <w:jc w:val="center"/>
                  </w:pPr>
                  <w:r>
                    <w:rPr>
                      <w:rFonts w:ascii="Calibri" w:hAnsi="Calibri"/>
                      <w:sz w:val="20"/>
                    </w:rPr>
                    <w:t>149.1 (47.9, 87.6, 246.3, 379.7)</w:t>
                  </w:r>
                </w:p>
              </w:tc>
              <w:tc>
                <w:tcPr>
                  <w:tcW w:w="1143" w:type="dxa"/>
                  <w:tcBorders>
                    <w:top w:val="single" w:sz="6" w:space="0" w:color="D3D3D3"/>
                    <w:left w:val="single" w:sz="6" w:space="0" w:color="D3D3D3"/>
                    <w:bottom w:val="single" w:sz="6" w:space="0" w:color="D3D3D3"/>
                    <w:right w:val="single" w:sz="6" w:space="0" w:color="D3D3D3"/>
                  </w:tcBorders>
                </w:tcPr>
                <w:p w14:paraId="5A3CCC6F" w14:textId="77777777" w:rsidR="00066508" w:rsidRDefault="00000000">
                  <w:pPr>
                    <w:keepNext/>
                    <w:widowControl w:val="0"/>
                    <w:spacing w:after="60"/>
                    <w:jc w:val="center"/>
                  </w:pPr>
                  <w:r>
                    <w:rPr>
                      <w:rFonts w:ascii="Calibri" w:hAnsi="Calibri"/>
                      <w:sz w:val="20"/>
                    </w:rPr>
                    <w:t>378.8 (148.3, 230.8, 542.8, 813.5)</w:t>
                  </w:r>
                </w:p>
              </w:tc>
              <w:tc>
                <w:tcPr>
                  <w:tcW w:w="1143" w:type="dxa"/>
                  <w:tcBorders>
                    <w:top w:val="single" w:sz="6" w:space="0" w:color="D3D3D3"/>
                    <w:left w:val="single" w:sz="6" w:space="0" w:color="D3D3D3"/>
                    <w:bottom w:val="single" w:sz="6" w:space="0" w:color="D3D3D3"/>
                    <w:right w:val="single" w:sz="6" w:space="0" w:color="D3D3D3"/>
                  </w:tcBorders>
                </w:tcPr>
                <w:p w14:paraId="697BA69F" w14:textId="77777777" w:rsidR="00066508" w:rsidRDefault="00000000">
                  <w:pPr>
                    <w:keepNext/>
                    <w:widowControl w:val="0"/>
                    <w:spacing w:after="60"/>
                    <w:jc w:val="center"/>
                  </w:pPr>
                  <w:r>
                    <w:rPr>
                      <w:rFonts w:ascii="Calibri" w:hAnsi="Calibri"/>
                      <w:sz w:val="20"/>
                    </w:rPr>
                    <w:t>253.4 (81.8, 150.0, 404.4, 648.3)</w:t>
                  </w:r>
                </w:p>
              </w:tc>
              <w:tc>
                <w:tcPr>
                  <w:tcW w:w="1143" w:type="dxa"/>
                  <w:tcBorders>
                    <w:top w:val="single" w:sz="6" w:space="0" w:color="D3D3D3"/>
                    <w:left w:val="single" w:sz="6" w:space="0" w:color="D3D3D3"/>
                    <w:bottom w:val="single" w:sz="6" w:space="0" w:color="D3D3D3"/>
                    <w:right w:val="single" w:sz="6" w:space="0" w:color="D3D3D3"/>
                  </w:tcBorders>
                </w:tcPr>
                <w:p w14:paraId="47B41BF8" w14:textId="77777777" w:rsidR="00066508" w:rsidRDefault="00000000">
                  <w:pPr>
                    <w:keepNext/>
                    <w:widowControl w:val="0"/>
                    <w:spacing w:after="60"/>
                    <w:jc w:val="center"/>
                  </w:pPr>
                  <w:r>
                    <w:rPr>
                      <w:rFonts w:ascii="Calibri" w:hAnsi="Calibri"/>
                      <w:sz w:val="20"/>
                    </w:rPr>
                    <w:t>142.2 (47.3, 82.4, 273.7, 440.3)</w:t>
                  </w:r>
                </w:p>
              </w:tc>
              <w:tc>
                <w:tcPr>
                  <w:tcW w:w="1143" w:type="dxa"/>
                  <w:tcBorders>
                    <w:top w:val="single" w:sz="6" w:space="0" w:color="D3D3D3"/>
                    <w:left w:val="single" w:sz="6" w:space="0" w:color="D3D3D3"/>
                    <w:bottom w:val="single" w:sz="6" w:space="0" w:color="D3D3D3"/>
                    <w:right w:val="single" w:sz="6" w:space="0" w:color="D3D3D3"/>
                  </w:tcBorders>
                </w:tcPr>
                <w:p w14:paraId="63A1DCBF" w14:textId="77777777" w:rsidR="00066508" w:rsidRDefault="00000000">
                  <w:pPr>
                    <w:keepNext/>
                    <w:widowControl w:val="0"/>
                    <w:spacing w:after="60"/>
                    <w:jc w:val="center"/>
                  </w:pPr>
                  <w:r>
                    <w:rPr>
                      <w:rFonts w:ascii="Calibri" w:hAnsi="Calibri"/>
                      <w:sz w:val="20"/>
                    </w:rPr>
                    <w:t>176.4 (57.2, 112.9, 283.3, 378.8)</w:t>
                  </w:r>
                </w:p>
              </w:tc>
              <w:tc>
                <w:tcPr>
                  <w:tcW w:w="1143" w:type="dxa"/>
                  <w:tcBorders>
                    <w:top w:val="single" w:sz="6" w:space="0" w:color="D3D3D3"/>
                    <w:left w:val="single" w:sz="6" w:space="0" w:color="D3D3D3"/>
                    <w:bottom w:val="single" w:sz="6" w:space="0" w:color="D3D3D3"/>
                    <w:right w:val="single" w:sz="6" w:space="0" w:color="D3D3D3"/>
                  </w:tcBorders>
                </w:tcPr>
                <w:p w14:paraId="539E7B8E" w14:textId="77777777" w:rsidR="00066508" w:rsidRDefault="00000000">
                  <w:pPr>
                    <w:keepNext/>
                    <w:widowControl w:val="0"/>
                    <w:spacing w:after="60"/>
                    <w:jc w:val="center"/>
                  </w:pPr>
                  <w:r>
                    <w:rPr>
                      <w:rFonts w:ascii="Calibri" w:hAnsi="Calibri"/>
                      <w:sz w:val="20"/>
                    </w:rPr>
                    <w:t>189.4 (68.3, 104.9, 306.3, 447.8)</w:t>
                  </w:r>
                </w:p>
              </w:tc>
            </w:tr>
            <w:tr w:rsidR="00066508" w14:paraId="34FDE229"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742B1CD4" w14:textId="77777777" w:rsidR="00066508" w:rsidRDefault="00000000">
                  <w:pPr>
                    <w:keepNext/>
                    <w:widowControl w:val="0"/>
                    <w:spacing w:after="60"/>
                  </w:pPr>
                  <w:r>
                    <w:rPr>
                      <w:rFonts w:ascii="Calibri" w:hAnsi="Calibri"/>
                      <w:b/>
                      <w:sz w:val="20"/>
                    </w:rPr>
                    <w:t>Androgen</w:t>
                  </w:r>
                </w:p>
              </w:tc>
            </w:tr>
            <w:tr w:rsidR="00066508" w14:paraId="5B3F79B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DA13F1" w14:textId="77777777" w:rsidR="00066508" w:rsidRDefault="00000000">
                  <w:pPr>
                    <w:keepNext/>
                    <w:widowControl w:val="0"/>
                    <w:spacing w:after="60"/>
                  </w:pPr>
                  <w:r>
                    <w:rPr>
                      <w:rFonts w:ascii="Calibri" w:hAnsi="Calibri"/>
                      <w:sz w:val="20"/>
                    </w:rPr>
                    <w:t>AED</w:t>
                  </w:r>
                </w:p>
              </w:tc>
              <w:tc>
                <w:tcPr>
                  <w:tcW w:w="1143" w:type="dxa"/>
                  <w:tcBorders>
                    <w:top w:val="single" w:sz="6" w:space="0" w:color="D3D3D3"/>
                    <w:left w:val="single" w:sz="6" w:space="0" w:color="D3D3D3"/>
                    <w:bottom w:val="single" w:sz="6" w:space="0" w:color="D3D3D3"/>
                    <w:right w:val="single" w:sz="6" w:space="0" w:color="D3D3D3"/>
                  </w:tcBorders>
                </w:tcPr>
                <w:p w14:paraId="6B3BBE3E" w14:textId="77777777" w:rsidR="00066508" w:rsidRDefault="00000000">
                  <w:pPr>
                    <w:keepNext/>
                    <w:widowControl w:val="0"/>
                    <w:spacing w:after="60"/>
                    <w:jc w:val="center"/>
                  </w:pPr>
                  <w:r>
                    <w:rPr>
                      <w:rFonts w:ascii="Calibri" w:hAnsi="Calibri"/>
                      <w:sz w:val="20"/>
                    </w:rPr>
                    <w:t>0.2 (0.1, 0.2, 0.3, 0.6)</w:t>
                  </w:r>
                </w:p>
              </w:tc>
              <w:tc>
                <w:tcPr>
                  <w:tcW w:w="1143" w:type="dxa"/>
                  <w:tcBorders>
                    <w:top w:val="single" w:sz="6" w:space="0" w:color="D3D3D3"/>
                    <w:left w:val="single" w:sz="6" w:space="0" w:color="D3D3D3"/>
                    <w:bottom w:val="single" w:sz="6" w:space="0" w:color="D3D3D3"/>
                    <w:right w:val="single" w:sz="6" w:space="0" w:color="D3D3D3"/>
                  </w:tcBorders>
                </w:tcPr>
                <w:p w14:paraId="6DFE4B7A" w14:textId="77777777" w:rsidR="00066508" w:rsidRDefault="00000000">
                  <w:pPr>
                    <w:keepNext/>
                    <w:widowControl w:val="0"/>
                    <w:spacing w:after="60"/>
                    <w:jc w:val="center"/>
                  </w:pPr>
                  <w:r>
                    <w:rPr>
                      <w:rFonts w:ascii="Calibri" w:hAnsi="Calibri"/>
                      <w:sz w:val="20"/>
                    </w:rPr>
                    <w:t>0.2 (0.2, 0.2, 0.3, 0.3)</w:t>
                  </w:r>
                </w:p>
              </w:tc>
              <w:tc>
                <w:tcPr>
                  <w:tcW w:w="1143" w:type="dxa"/>
                  <w:tcBorders>
                    <w:top w:val="single" w:sz="6" w:space="0" w:color="D3D3D3"/>
                    <w:left w:val="single" w:sz="6" w:space="0" w:color="D3D3D3"/>
                    <w:bottom w:val="single" w:sz="6" w:space="0" w:color="D3D3D3"/>
                    <w:right w:val="single" w:sz="6" w:space="0" w:color="D3D3D3"/>
                  </w:tcBorders>
                </w:tcPr>
                <w:p w14:paraId="4FA28A5F" w14:textId="77777777" w:rsidR="00066508" w:rsidRDefault="00000000">
                  <w:pPr>
                    <w:keepNext/>
                    <w:widowControl w:val="0"/>
                    <w:spacing w:after="60"/>
                    <w:jc w:val="cente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14:paraId="29A32C84" w14:textId="77777777" w:rsidR="00066508" w:rsidRDefault="00000000">
                  <w:pPr>
                    <w:keepNext/>
                    <w:widowControl w:val="0"/>
                    <w:spacing w:after="60"/>
                    <w:jc w:val="center"/>
                  </w:pPr>
                  <w:r>
                    <w:rPr>
                      <w:rFonts w:ascii="Calibri" w:hAnsi="Calibri"/>
                      <w:sz w:val="20"/>
                    </w:rPr>
                    <w:t>0.2 (0.1, 0.1, 0.4, 0.6)</w:t>
                  </w:r>
                </w:p>
              </w:tc>
              <w:tc>
                <w:tcPr>
                  <w:tcW w:w="1143" w:type="dxa"/>
                  <w:tcBorders>
                    <w:top w:val="single" w:sz="6" w:space="0" w:color="D3D3D3"/>
                    <w:left w:val="single" w:sz="6" w:space="0" w:color="D3D3D3"/>
                    <w:bottom w:val="single" w:sz="6" w:space="0" w:color="D3D3D3"/>
                    <w:right w:val="single" w:sz="6" w:space="0" w:color="D3D3D3"/>
                  </w:tcBorders>
                </w:tcPr>
                <w:p w14:paraId="73EF7ACC" w14:textId="77777777" w:rsidR="00066508" w:rsidRDefault="00000000">
                  <w:pPr>
                    <w:keepNext/>
                    <w:widowControl w:val="0"/>
                    <w:spacing w:after="60"/>
                    <w:jc w:val="cente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14:paraId="4546E2D0" w14:textId="77777777" w:rsidR="00066508" w:rsidRDefault="00000000">
                  <w:pPr>
                    <w:keepNext/>
                    <w:widowControl w:val="0"/>
                    <w:spacing w:after="60"/>
                    <w:jc w:val="cente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14:paraId="4B782565" w14:textId="77777777" w:rsidR="00066508" w:rsidRDefault="00000000">
                  <w:pPr>
                    <w:keepNext/>
                    <w:widowControl w:val="0"/>
                    <w:spacing w:after="60"/>
                    <w:jc w:val="center"/>
                  </w:pPr>
                  <w:r>
                    <w:rPr>
                      <w:rFonts w:ascii="Calibri" w:hAnsi="Calibri"/>
                      <w:sz w:val="20"/>
                    </w:rPr>
                    <w:t>0.2 (0.1, 0.1, 1.1, 1.7)</w:t>
                  </w:r>
                </w:p>
              </w:tc>
            </w:tr>
            <w:tr w:rsidR="00066508" w14:paraId="5CEAC1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D2E570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5CC60D5" w14:textId="77777777" w:rsidR="00066508" w:rsidRDefault="00000000">
                  <w:pPr>
                    <w:keepNext/>
                    <w:widowControl w:val="0"/>
                    <w:spacing w:after="60"/>
                    <w:jc w:val="center"/>
                  </w:pPr>
                  <w:r>
                    <w:rPr>
                      <w:rFonts w:ascii="Calibri" w:hAnsi="Calibri"/>
                      <w:sz w:val="20"/>
                    </w:rPr>
                    <w:t>407</w:t>
                  </w:r>
                </w:p>
              </w:tc>
              <w:tc>
                <w:tcPr>
                  <w:tcW w:w="1143" w:type="dxa"/>
                  <w:tcBorders>
                    <w:top w:val="single" w:sz="6" w:space="0" w:color="D3D3D3"/>
                    <w:left w:val="single" w:sz="6" w:space="0" w:color="D3D3D3"/>
                    <w:bottom w:val="single" w:sz="6" w:space="0" w:color="D3D3D3"/>
                    <w:right w:val="single" w:sz="6" w:space="0" w:color="D3D3D3"/>
                  </w:tcBorders>
                </w:tcPr>
                <w:p w14:paraId="6CABB0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9793E1" w14:textId="77777777" w:rsidR="00066508" w:rsidRDefault="00000000">
                  <w:pPr>
                    <w:keepNext/>
                    <w:widowControl w:val="0"/>
                    <w:spacing w:after="60"/>
                    <w:jc w:val="center"/>
                  </w:pPr>
                  <w:r>
                    <w:rPr>
                      <w:rFonts w:ascii="Calibri" w:hAnsi="Calibri"/>
                      <w:sz w:val="20"/>
                    </w:rPr>
                    <w:t>34</w:t>
                  </w:r>
                </w:p>
              </w:tc>
              <w:tc>
                <w:tcPr>
                  <w:tcW w:w="1143" w:type="dxa"/>
                  <w:tcBorders>
                    <w:top w:val="single" w:sz="6" w:space="0" w:color="D3D3D3"/>
                    <w:left w:val="single" w:sz="6" w:space="0" w:color="D3D3D3"/>
                    <w:bottom w:val="single" w:sz="6" w:space="0" w:color="D3D3D3"/>
                    <w:right w:val="single" w:sz="6" w:space="0" w:color="D3D3D3"/>
                  </w:tcBorders>
                </w:tcPr>
                <w:p w14:paraId="7F10D5A8" w14:textId="77777777" w:rsidR="00066508" w:rsidRDefault="00000000">
                  <w:pPr>
                    <w:keepNext/>
                    <w:widowControl w:val="0"/>
                    <w:spacing w:after="60"/>
                    <w:jc w:val="center"/>
                  </w:pPr>
                  <w:r>
                    <w:rPr>
                      <w:rFonts w:ascii="Calibri" w:hAnsi="Calibri"/>
                      <w:sz w:val="20"/>
                    </w:rPr>
                    <w:t>73</w:t>
                  </w:r>
                </w:p>
              </w:tc>
              <w:tc>
                <w:tcPr>
                  <w:tcW w:w="1143" w:type="dxa"/>
                  <w:tcBorders>
                    <w:top w:val="single" w:sz="6" w:space="0" w:color="D3D3D3"/>
                    <w:left w:val="single" w:sz="6" w:space="0" w:color="D3D3D3"/>
                    <w:bottom w:val="single" w:sz="6" w:space="0" w:color="D3D3D3"/>
                    <w:right w:val="single" w:sz="6" w:space="0" w:color="D3D3D3"/>
                  </w:tcBorders>
                </w:tcPr>
                <w:p w14:paraId="43E193B4" w14:textId="77777777" w:rsidR="00066508" w:rsidRDefault="00000000">
                  <w:pPr>
                    <w:keepNext/>
                    <w:widowControl w:val="0"/>
                    <w:spacing w:after="60"/>
                    <w:jc w:val="center"/>
                  </w:pPr>
                  <w:r>
                    <w:rPr>
                      <w:rFonts w:ascii="Calibri" w:hAnsi="Calibri"/>
                      <w:sz w:val="20"/>
                    </w:rPr>
                    <w:t>117</w:t>
                  </w:r>
                </w:p>
              </w:tc>
              <w:tc>
                <w:tcPr>
                  <w:tcW w:w="1143" w:type="dxa"/>
                  <w:tcBorders>
                    <w:top w:val="single" w:sz="6" w:space="0" w:color="D3D3D3"/>
                    <w:left w:val="single" w:sz="6" w:space="0" w:color="D3D3D3"/>
                    <w:bottom w:val="single" w:sz="6" w:space="0" w:color="D3D3D3"/>
                    <w:right w:val="single" w:sz="6" w:space="0" w:color="D3D3D3"/>
                  </w:tcBorders>
                </w:tcPr>
                <w:p w14:paraId="3FEC3C07" w14:textId="77777777" w:rsidR="00066508" w:rsidRDefault="00000000">
                  <w:pPr>
                    <w:keepNext/>
                    <w:widowControl w:val="0"/>
                    <w:spacing w:after="60"/>
                    <w:jc w:val="center"/>
                  </w:pPr>
                  <w:r>
                    <w:rPr>
                      <w:rFonts w:ascii="Calibri" w:hAnsi="Calibri"/>
                      <w:sz w:val="20"/>
                    </w:rPr>
                    <w:t>106</w:t>
                  </w:r>
                </w:p>
              </w:tc>
              <w:tc>
                <w:tcPr>
                  <w:tcW w:w="1143" w:type="dxa"/>
                  <w:tcBorders>
                    <w:top w:val="single" w:sz="6" w:space="0" w:color="D3D3D3"/>
                    <w:left w:val="single" w:sz="6" w:space="0" w:color="D3D3D3"/>
                    <w:bottom w:val="single" w:sz="6" w:space="0" w:color="D3D3D3"/>
                    <w:right w:val="single" w:sz="6" w:space="0" w:color="D3D3D3"/>
                  </w:tcBorders>
                </w:tcPr>
                <w:p w14:paraId="64C7B800" w14:textId="77777777" w:rsidR="00066508" w:rsidRDefault="00000000">
                  <w:pPr>
                    <w:keepNext/>
                    <w:widowControl w:val="0"/>
                    <w:spacing w:after="60"/>
                    <w:jc w:val="center"/>
                  </w:pPr>
                  <w:r>
                    <w:rPr>
                      <w:rFonts w:ascii="Calibri" w:hAnsi="Calibri"/>
                      <w:sz w:val="20"/>
                    </w:rPr>
                    <w:t>77</w:t>
                  </w:r>
                </w:p>
              </w:tc>
            </w:tr>
            <w:tr w:rsidR="00066508" w14:paraId="35198E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510FB9F" w14:textId="77777777" w:rsidR="00066508" w:rsidRDefault="00000000">
                  <w:pPr>
                    <w:keepNext/>
                    <w:widowControl w:val="0"/>
                    <w:spacing w:after="60"/>
                  </w:pPr>
                  <w:r>
                    <w:rPr>
                      <w:rFonts w:ascii="Calibri" w:hAnsi="Calibri"/>
                      <w:sz w:val="20"/>
                    </w:rPr>
                    <w:t>T</w:t>
                  </w:r>
                </w:p>
              </w:tc>
              <w:tc>
                <w:tcPr>
                  <w:tcW w:w="1143" w:type="dxa"/>
                  <w:tcBorders>
                    <w:top w:val="single" w:sz="6" w:space="0" w:color="D3D3D3"/>
                    <w:left w:val="single" w:sz="6" w:space="0" w:color="D3D3D3"/>
                    <w:bottom w:val="single" w:sz="6" w:space="0" w:color="D3D3D3"/>
                    <w:right w:val="single" w:sz="6" w:space="0" w:color="D3D3D3"/>
                  </w:tcBorders>
                </w:tcPr>
                <w:p w14:paraId="6791C6B8" w14:textId="77777777" w:rsidR="00066508" w:rsidRDefault="00000000">
                  <w:pPr>
                    <w:keepNext/>
                    <w:widowControl w:val="0"/>
                    <w:spacing w:after="60"/>
                    <w:jc w:val="center"/>
                  </w:pPr>
                  <w:r>
                    <w:rPr>
                      <w:rFonts w:ascii="Calibri" w:hAnsi="Calibri"/>
                      <w:sz w:val="20"/>
                    </w:rPr>
                    <w:t>0.5 (0.2, 0.3, 1.0, 1.6)</w:t>
                  </w:r>
                </w:p>
              </w:tc>
              <w:tc>
                <w:tcPr>
                  <w:tcW w:w="1143" w:type="dxa"/>
                  <w:tcBorders>
                    <w:top w:val="single" w:sz="6" w:space="0" w:color="D3D3D3"/>
                    <w:left w:val="single" w:sz="6" w:space="0" w:color="D3D3D3"/>
                    <w:bottom w:val="single" w:sz="6" w:space="0" w:color="D3D3D3"/>
                    <w:right w:val="single" w:sz="6" w:space="0" w:color="D3D3D3"/>
                  </w:tcBorders>
                </w:tcPr>
                <w:p w14:paraId="5E817761" w14:textId="77777777" w:rsidR="00066508" w:rsidRDefault="00000000">
                  <w:pPr>
                    <w:keepNext/>
                    <w:widowControl w:val="0"/>
                    <w:spacing w:after="60"/>
                    <w:jc w:val="center"/>
                  </w:pPr>
                  <w:r>
                    <w:rPr>
                      <w:rFonts w:ascii="Calibri" w:hAnsi="Calibri"/>
                      <w:sz w:val="20"/>
                    </w:rPr>
                    <w:t>0.7 (0.5, 0.5, 1.0, 1.3)</w:t>
                  </w:r>
                </w:p>
              </w:tc>
              <w:tc>
                <w:tcPr>
                  <w:tcW w:w="1143" w:type="dxa"/>
                  <w:tcBorders>
                    <w:top w:val="single" w:sz="6" w:space="0" w:color="D3D3D3"/>
                    <w:left w:val="single" w:sz="6" w:space="0" w:color="D3D3D3"/>
                    <w:bottom w:val="single" w:sz="6" w:space="0" w:color="D3D3D3"/>
                    <w:right w:val="single" w:sz="6" w:space="0" w:color="D3D3D3"/>
                  </w:tcBorders>
                </w:tcPr>
                <w:p w14:paraId="27CDABB7" w14:textId="77777777" w:rsidR="00066508" w:rsidRDefault="00000000">
                  <w:pPr>
                    <w:keepNext/>
                    <w:widowControl w:val="0"/>
                    <w:spacing w:after="60"/>
                    <w:jc w:val="center"/>
                  </w:pPr>
                  <w:r>
                    <w:rPr>
                      <w:rFonts w:ascii="Calibri" w:hAnsi="Calibri"/>
                      <w:sz w:val="20"/>
                    </w:rPr>
                    <w:t>1.0 (0.3, 0.5, 1.9, 3.3)</w:t>
                  </w:r>
                </w:p>
              </w:tc>
              <w:tc>
                <w:tcPr>
                  <w:tcW w:w="1143" w:type="dxa"/>
                  <w:tcBorders>
                    <w:top w:val="single" w:sz="6" w:space="0" w:color="D3D3D3"/>
                    <w:left w:val="single" w:sz="6" w:space="0" w:color="D3D3D3"/>
                    <w:bottom w:val="single" w:sz="6" w:space="0" w:color="D3D3D3"/>
                    <w:right w:val="single" w:sz="6" w:space="0" w:color="D3D3D3"/>
                  </w:tcBorders>
                </w:tcPr>
                <w:p w14:paraId="18415F67" w14:textId="77777777" w:rsidR="00066508" w:rsidRDefault="00000000">
                  <w:pPr>
                    <w:keepNext/>
                    <w:widowControl w:val="0"/>
                    <w:spacing w:after="60"/>
                    <w:jc w:val="center"/>
                  </w:pPr>
                  <w:r>
                    <w:rPr>
                      <w:rFonts w:ascii="Calibri" w:hAnsi="Calibri"/>
                      <w:sz w:val="20"/>
                    </w:rPr>
                    <w:t>0.6 (0.2, 0.3, 1.0, 1.7)</w:t>
                  </w:r>
                </w:p>
              </w:tc>
              <w:tc>
                <w:tcPr>
                  <w:tcW w:w="1143" w:type="dxa"/>
                  <w:tcBorders>
                    <w:top w:val="single" w:sz="6" w:space="0" w:color="D3D3D3"/>
                    <w:left w:val="single" w:sz="6" w:space="0" w:color="D3D3D3"/>
                    <w:bottom w:val="single" w:sz="6" w:space="0" w:color="D3D3D3"/>
                    <w:right w:val="single" w:sz="6" w:space="0" w:color="D3D3D3"/>
                  </w:tcBorders>
                </w:tcPr>
                <w:p w14:paraId="1EF5B6AE" w14:textId="77777777" w:rsidR="00066508" w:rsidRDefault="00000000">
                  <w:pPr>
                    <w:keepNext/>
                    <w:widowControl w:val="0"/>
                    <w:spacing w:after="60"/>
                    <w:jc w:val="center"/>
                  </w:pPr>
                  <w:r>
                    <w:rPr>
                      <w:rFonts w:ascii="Calibri" w:hAnsi="Calibri"/>
                      <w:sz w:val="20"/>
                    </w:rPr>
                    <w:t>0.3 (0.1, 0.2, 0.6, 1.0)</w:t>
                  </w:r>
                </w:p>
              </w:tc>
              <w:tc>
                <w:tcPr>
                  <w:tcW w:w="1143" w:type="dxa"/>
                  <w:tcBorders>
                    <w:top w:val="single" w:sz="6" w:space="0" w:color="D3D3D3"/>
                    <w:left w:val="single" w:sz="6" w:space="0" w:color="D3D3D3"/>
                    <w:bottom w:val="single" w:sz="6" w:space="0" w:color="D3D3D3"/>
                    <w:right w:val="single" w:sz="6" w:space="0" w:color="D3D3D3"/>
                  </w:tcBorders>
                </w:tcPr>
                <w:p w14:paraId="536DF6E5" w14:textId="77777777" w:rsidR="00066508" w:rsidRDefault="00000000">
                  <w:pPr>
                    <w:keepNext/>
                    <w:widowControl w:val="0"/>
                    <w:spacing w:after="60"/>
                    <w:jc w:val="center"/>
                  </w:pPr>
                  <w:r>
                    <w:rPr>
                      <w:rFonts w:ascii="Calibri" w:hAnsi="Calibri"/>
                      <w:sz w:val="20"/>
                    </w:rPr>
                    <w:t>0.4 (0.2, 0.3, 0.7, 1.3)</w:t>
                  </w:r>
                </w:p>
              </w:tc>
              <w:tc>
                <w:tcPr>
                  <w:tcW w:w="1143" w:type="dxa"/>
                  <w:tcBorders>
                    <w:top w:val="single" w:sz="6" w:space="0" w:color="D3D3D3"/>
                    <w:left w:val="single" w:sz="6" w:space="0" w:color="D3D3D3"/>
                    <w:bottom w:val="single" w:sz="6" w:space="0" w:color="D3D3D3"/>
                    <w:right w:val="single" w:sz="6" w:space="0" w:color="D3D3D3"/>
                  </w:tcBorders>
                </w:tcPr>
                <w:p w14:paraId="3CA5862F" w14:textId="77777777" w:rsidR="00066508" w:rsidRDefault="00000000">
                  <w:pPr>
                    <w:keepNext/>
                    <w:widowControl w:val="0"/>
                    <w:spacing w:after="60"/>
                    <w:jc w:val="center"/>
                  </w:pPr>
                  <w:r>
                    <w:rPr>
                      <w:rFonts w:ascii="Calibri" w:hAnsi="Calibri"/>
                      <w:sz w:val="20"/>
                    </w:rPr>
                    <w:t>0.4 (0.2, 0.3, 0.7, 1.2)</w:t>
                  </w:r>
                </w:p>
              </w:tc>
            </w:tr>
            <w:tr w:rsidR="00066508" w14:paraId="2408311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07C545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CBB410E" w14:textId="77777777" w:rsidR="00066508" w:rsidRDefault="00000000">
                  <w:pPr>
                    <w:keepNext/>
                    <w:widowControl w:val="0"/>
                    <w:spacing w:after="60"/>
                    <w:jc w:val="center"/>
                  </w:pPr>
                  <w:r>
                    <w:rPr>
                      <w:rFonts w:ascii="Calibri" w:hAnsi="Calibri"/>
                      <w:sz w:val="20"/>
                    </w:rPr>
                    <w:t>75</w:t>
                  </w:r>
                </w:p>
              </w:tc>
              <w:tc>
                <w:tcPr>
                  <w:tcW w:w="1143" w:type="dxa"/>
                  <w:tcBorders>
                    <w:top w:val="single" w:sz="6" w:space="0" w:color="D3D3D3"/>
                    <w:left w:val="single" w:sz="6" w:space="0" w:color="D3D3D3"/>
                    <w:bottom w:val="single" w:sz="6" w:space="0" w:color="D3D3D3"/>
                    <w:right w:val="single" w:sz="6" w:space="0" w:color="D3D3D3"/>
                  </w:tcBorders>
                </w:tcPr>
                <w:p w14:paraId="26BB6E3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F7FC2F6"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63676428"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07A3810" w14:textId="77777777" w:rsidR="00066508" w:rsidRDefault="00000000">
                  <w:pPr>
                    <w:keepNext/>
                    <w:widowControl w:val="0"/>
                    <w:spacing w:after="60"/>
                    <w:jc w:val="center"/>
                  </w:pPr>
                  <w:r>
                    <w:rPr>
                      <w:rFonts w:ascii="Calibri" w:hAnsi="Calibri"/>
                      <w:sz w:val="20"/>
                    </w:rPr>
                    <w:t>29</w:t>
                  </w:r>
                </w:p>
              </w:tc>
              <w:tc>
                <w:tcPr>
                  <w:tcW w:w="1143" w:type="dxa"/>
                  <w:tcBorders>
                    <w:top w:val="single" w:sz="6" w:space="0" w:color="D3D3D3"/>
                    <w:left w:val="single" w:sz="6" w:space="0" w:color="D3D3D3"/>
                    <w:bottom w:val="single" w:sz="6" w:space="0" w:color="D3D3D3"/>
                    <w:right w:val="single" w:sz="6" w:space="0" w:color="D3D3D3"/>
                  </w:tcBorders>
                </w:tcPr>
                <w:p w14:paraId="3BC57602" w14:textId="77777777" w:rsidR="00066508" w:rsidRDefault="00000000">
                  <w:pPr>
                    <w:keepNext/>
                    <w:widowControl w:val="0"/>
                    <w:spacing w:after="60"/>
                    <w:jc w:val="center"/>
                  </w:pPr>
                  <w:r>
                    <w:rPr>
                      <w:rFonts w:ascii="Calibri" w:hAnsi="Calibri"/>
                      <w:sz w:val="20"/>
                    </w:rPr>
                    <w:t>24</w:t>
                  </w:r>
                </w:p>
              </w:tc>
              <w:tc>
                <w:tcPr>
                  <w:tcW w:w="1143" w:type="dxa"/>
                  <w:tcBorders>
                    <w:top w:val="single" w:sz="6" w:space="0" w:color="D3D3D3"/>
                    <w:left w:val="single" w:sz="6" w:space="0" w:color="D3D3D3"/>
                    <w:bottom w:val="single" w:sz="6" w:space="0" w:color="D3D3D3"/>
                    <w:right w:val="single" w:sz="6" w:space="0" w:color="D3D3D3"/>
                  </w:tcBorders>
                </w:tcPr>
                <w:p w14:paraId="214D0D69" w14:textId="77777777" w:rsidR="00066508" w:rsidRDefault="00000000">
                  <w:pPr>
                    <w:keepNext/>
                    <w:widowControl w:val="0"/>
                    <w:spacing w:after="60"/>
                    <w:jc w:val="center"/>
                  </w:pPr>
                  <w:r>
                    <w:rPr>
                      <w:rFonts w:ascii="Calibri" w:hAnsi="Calibri"/>
                      <w:sz w:val="20"/>
                    </w:rPr>
                    <w:t>14</w:t>
                  </w:r>
                </w:p>
              </w:tc>
            </w:tr>
            <w:tr w:rsidR="00066508" w14:paraId="3CEF925C"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694FFED1" w14:textId="77777777" w:rsidR="00066508" w:rsidRDefault="00000000">
                  <w:pPr>
                    <w:keepNext/>
                    <w:widowControl w:val="0"/>
                    <w:spacing w:after="60"/>
                  </w:pPr>
                  <w:r>
                    <w:rPr>
                      <w:rFonts w:ascii="Calibri" w:hAnsi="Calibri"/>
                      <w:b/>
                      <w:sz w:val="20"/>
                    </w:rPr>
                    <w:t>Androgen metabolite</w:t>
                  </w:r>
                </w:p>
              </w:tc>
            </w:tr>
            <w:tr w:rsidR="00066508" w14:paraId="66CA046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DCEA59E" w14:textId="77777777" w:rsidR="00066508" w:rsidRDefault="00000000">
                  <w:pPr>
                    <w:keepNext/>
                    <w:widowControl w:val="0"/>
                    <w:spacing w:after="60"/>
                  </w:pPr>
                  <w:r>
                    <w:rPr>
                      <w:rFonts w:ascii="Calibri" w:hAnsi="Calibri"/>
                      <w:sz w:val="20"/>
                    </w:rPr>
                    <w:lastRenderedPageBreak/>
                    <w:t>Andros</w:t>
                  </w:r>
                </w:p>
              </w:tc>
              <w:tc>
                <w:tcPr>
                  <w:tcW w:w="1143" w:type="dxa"/>
                  <w:tcBorders>
                    <w:top w:val="single" w:sz="6" w:space="0" w:color="D3D3D3"/>
                    <w:left w:val="single" w:sz="6" w:space="0" w:color="D3D3D3"/>
                    <w:bottom w:val="single" w:sz="6" w:space="0" w:color="D3D3D3"/>
                    <w:right w:val="single" w:sz="6" w:space="0" w:color="D3D3D3"/>
                  </w:tcBorders>
                </w:tcPr>
                <w:p w14:paraId="0BB48235" w14:textId="77777777" w:rsidR="00066508" w:rsidRDefault="00000000">
                  <w:pPr>
                    <w:keepNext/>
                    <w:widowControl w:val="0"/>
                    <w:spacing w:after="60"/>
                    <w:jc w:val="center"/>
                  </w:pPr>
                  <w:r>
                    <w:rPr>
                      <w:rFonts w:ascii="Calibri" w:hAnsi="Calibri"/>
                      <w:sz w:val="20"/>
                    </w:rPr>
                    <w:t>186.0 (35.2, 78.1, 394.0, 741.4)</w:t>
                  </w:r>
                </w:p>
              </w:tc>
              <w:tc>
                <w:tcPr>
                  <w:tcW w:w="1143" w:type="dxa"/>
                  <w:tcBorders>
                    <w:top w:val="single" w:sz="6" w:space="0" w:color="D3D3D3"/>
                    <w:left w:val="single" w:sz="6" w:space="0" w:color="D3D3D3"/>
                    <w:bottom w:val="single" w:sz="6" w:space="0" w:color="D3D3D3"/>
                    <w:right w:val="single" w:sz="6" w:space="0" w:color="D3D3D3"/>
                  </w:tcBorders>
                </w:tcPr>
                <w:p w14:paraId="26F3DCA2" w14:textId="77777777" w:rsidR="00066508" w:rsidRDefault="00000000">
                  <w:pPr>
                    <w:keepNext/>
                    <w:widowControl w:val="0"/>
                    <w:spacing w:after="60"/>
                    <w:jc w:val="center"/>
                  </w:pPr>
                  <w:r>
                    <w:rPr>
                      <w:rFonts w:ascii="Calibri" w:hAnsi="Calibri"/>
                      <w:sz w:val="20"/>
                    </w:rPr>
                    <w:t>148.4 (32.8, 72.0, 267.9, 446.0)</w:t>
                  </w:r>
                </w:p>
              </w:tc>
              <w:tc>
                <w:tcPr>
                  <w:tcW w:w="1143" w:type="dxa"/>
                  <w:tcBorders>
                    <w:top w:val="single" w:sz="6" w:space="0" w:color="D3D3D3"/>
                    <w:left w:val="single" w:sz="6" w:space="0" w:color="D3D3D3"/>
                    <w:bottom w:val="single" w:sz="6" w:space="0" w:color="D3D3D3"/>
                    <w:right w:val="single" w:sz="6" w:space="0" w:color="D3D3D3"/>
                  </w:tcBorders>
                </w:tcPr>
                <w:p w14:paraId="74640139" w14:textId="77777777" w:rsidR="00066508" w:rsidRDefault="00000000">
                  <w:pPr>
                    <w:keepNext/>
                    <w:widowControl w:val="0"/>
                    <w:spacing w:after="60"/>
                    <w:jc w:val="center"/>
                  </w:pPr>
                  <w:r>
                    <w:rPr>
                      <w:rFonts w:ascii="Calibri" w:hAnsi="Calibri"/>
                      <w:sz w:val="20"/>
                    </w:rPr>
                    <w:t>552.2 (203.0, 308.7, 980.2, 1,491.1)</w:t>
                  </w:r>
                </w:p>
              </w:tc>
              <w:tc>
                <w:tcPr>
                  <w:tcW w:w="1143" w:type="dxa"/>
                  <w:tcBorders>
                    <w:top w:val="single" w:sz="6" w:space="0" w:color="D3D3D3"/>
                    <w:left w:val="single" w:sz="6" w:space="0" w:color="D3D3D3"/>
                    <w:bottom w:val="single" w:sz="6" w:space="0" w:color="D3D3D3"/>
                    <w:right w:val="single" w:sz="6" w:space="0" w:color="D3D3D3"/>
                  </w:tcBorders>
                </w:tcPr>
                <w:p w14:paraId="3B8FE7C3" w14:textId="77777777" w:rsidR="00066508" w:rsidRDefault="00000000">
                  <w:pPr>
                    <w:keepNext/>
                    <w:widowControl w:val="0"/>
                    <w:spacing w:after="60"/>
                    <w:jc w:val="center"/>
                  </w:pPr>
                  <w:r>
                    <w:rPr>
                      <w:rFonts w:ascii="Calibri" w:hAnsi="Calibri"/>
                      <w:sz w:val="20"/>
                    </w:rPr>
                    <w:t>295.4 (58.8, 129.1, 513.8, 894.7)</w:t>
                  </w:r>
                </w:p>
              </w:tc>
              <w:tc>
                <w:tcPr>
                  <w:tcW w:w="1143" w:type="dxa"/>
                  <w:tcBorders>
                    <w:top w:val="single" w:sz="6" w:space="0" w:color="D3D3D3"/>
                    <w:left w:val="single" w:sz="6" w:space="0" w:color="D3D3D3"/>
                    <w:bottom w:val="single" w:sz="6" w:space="0" w:color="D3D3D3"/>
                    <w:right w:val="single" w:sz="6" w:space="0" w:color="D3D3D3"/>
                  </w:tcBorders>
                </w:tcPr>
                <w:p w14:paraId="1ABAE7A7" w14:textId="77777777" w:rsidR="00066508" w:rsidRDefault="00000000">
                  <w:pPr>
                    <w:keepNext/>
                    <w:widowControl w:val="0"/>
                    <w:spacing w:after="60"/>
                    <w:jc w:val="center"/>
                  </w:pPr>
                  <w:r>
                    <w:rPr>
                      <w:rFonts w:ascii="Calibri" w:hAnsi="Calibri"/>
                      <w:sz w:val="20"/>
                    </w:rPr>
                    <w:t>98.4 (19.5, 39.6, 227.5, 388.3)</w:t>
                  </w:r>
                </w:p>
              </w:tc>
              <w:tc>
                <w:tcPr>
                  <w:tcW w:w="1143" w:type="dxa"/>
                  <w:tcBorders>
                    <w:top w:val="single" w:sz="6" w:space="0" w:color="D3D3D3"/>
                    <w:left w:val="single" w:sz="6" w:space="0" w:color="D3D3D3"/>
                    <w:bottom w:val="single" w:sz="6" w:space="0" w:color="D3D3D3"/>
                    <w:right w:val="single" w:sz="6" w:space="0" w:color="D3D3D3"/>
                  </w:tcBorders>
                </w:tcPr>
                <w:p w14:paraId="0F55B3E8" w14:textId="77777777" w:rsidR="00066508" w:rsidRDefault="00000000">
                  <w:pPr>
                    <w:keepNext/>
                    <w:widowControl w:val="0"/>
                    <w:spacing w:after="60"/>
                    <w:jc w:val="center"/>
                  </w:pPr>
                  <w:r>
                    <w:rPr>
                      <w:rFonts w:ascii="Calibri" w:hAnsi="Calibri"/>
                      <w:sz w:val="20"/>
                    </w:rPr>
                    <w:t>134.7 (30.9, 63.4, 293.1, 489.2)</w:t>
                  </w:r>
                </w:p>
              </w:tc>
              <w:tc>
                <w:tcPr>
                  <w:tcW w:w="1143" w:type="dxa"/>
                  <w:tcBorders>
                    <w:top w:val="single" w:sz="6" w:space="0" w:color="D3D3D3"/>
                    <w:left w:val="single" w:sz="6" w:space="0" w:color="D3D3D3"/>
                    <w:bottom w:val="single" w:sz="6" w:space="0" w:color="D3D3D3"/>
                    <w:right w:val="single" w:sz="6" w:space="0" w:color="D3D3D3"/>
                  </w:tcBorders>
                </w:tcPr>
                <w:p w14:paraId="65E394A2" w14:textId="77777777" w:rsidR="00066508" w:rsidRDefault="00000000">
                  <w:pPr>
                    <w:keepNext/>
                    <w:widowControl w:val="0"/>
                    <w:spacing w:after="60"/>
                    <w:jc w:val="center"/>
                  </w:pPr>
                  <w:r>
                    <w:rPr>
                      <w:rFonts w:ascii="Calibri" w:hAnsi="Calibri"/>
                      <w:sz w:val="20"/>
                    </w:rPr>
                    <w:t>110.0 (33.1, 61.6, 226.5, 406.1)</w:t>
                  </w:r>
                </w:p>
              </w:tc>
            </w:tr>
            <w:tr w:rsidR="00066508" w14:paraId="4008D41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F17154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397C09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FC480D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8F174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C7D364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A98AEDD"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E79496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E01A44D" w14:textId="77777777" w:rsidR="00066508" w:rsidRDefault="00000000">
                  <w:pPr>
                    <w:keepNext/>
                    <w:widowControl w:val="0"/>
                    <w:spacing w:after="60"/>
                    <w:jc w:val="center"/>
                  </w:pPr>
                  <w:r>
                    <w:rPr>
                      <w:rFonts w:ascii="Calibri" w:hAnsi="Calibri"/>
                      <w:sz w:val="20"/>
                    </w:rPr>
                    <w:t>0</w:t>
                  </w:r>
                </w:p>
              </w:tc>
            </w:tr>
            <w:tr w:rsidR="00066508" w14:paraId="4706D67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DBC95ED" w14:textId="77777777" w:rsidR="00066508" w:rsidRDefault="00000000">
                  <w:pPr>
                    <w:keepNext/>
                    <w:widowControl w:val="0"/>
                    <w:spacing w:after="60"/>
                  </w:pPr>
                  <w:proofErr w:type="spellStart"/>
                  <w:r>
                    <w:rPr>
                      <w:rFonts w:ascii="Calibri" w:hAnsi="Calibri"/>
                      <w:sz w:val="20"/>
                    </w:rPr>
                    <w:t>Etio</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36D06157" w14:textId="77777777" w:rsidR="00066508" w:rsidRDefault="00000000">
                  <w:pPr>
                    <w:keepNext/>
                    <w:widowControl w:val="0"/>
                    <w:spacing w:after="60"/>
                    <w:jc w:val="center"/>
                  </w:pPr>
                  <w:r>
                    <w:rPr>
                      <w:rFonts w:ascii="Calibri" w:hAnsi="Calibri"/>
                      <w:sz w:val="20"/>
                    </w:rPr>
                    <w:t>110.9 (24.6, 50.7, 237.8, 451.4)</w:t>
                  </w:r>
                </w:p>
              </w:tc>
              <w:tc>
                <w:tcPr>
                  <w:tcW w:w="1143" w:type="dxa"/>
                  <w:tcBorders>
                    <w:top w:val="single" w:sz="6" w:space="0" w:color="D3D3D3"/>
                    <w:left w:val="single" w:sz="6" w:space="0" w:color="D3D3D3"/>
                    <w:bottom w:val="single" w:sz="6" w:space="0" w:color="D3D3D3"/>
                    <w:right w:val="single" w:sz="6" w:space="0" w:color="D3D3D3"/>
                  </w:tcBorders>
                </w:tcPr>
                <w:p w14:paraId="733321F1" w14:textId="77777777" w:rsidR="00066508" w:rsidRDefault="00000000">
                  <w:pPr>
                    <w:keepNext/>
                    <w:widowControl w:val="0"/>
                    <w:spacing w:after="60"/>
                    <w:jc w:val="center"/>
                  </w:pPr>
                  <w:r>
                    <w:rPr>
                      <w:rFonts w:ascii="Calibri" w:hAnsi="Calibri"/>
                      <w:sz w:val="20"/>
                    </w:rPr>
                    <w:t>75.1 (19.6, 32.6, 151.0, 266.5)</w:t>
                  </w:r>
                </w:p>
              </w:tc>
              <w:tc>
                <w:tcPr>
                  <w:tcW w:w="1143" w:type="dxa"/>
                  <w:tcBorders>
                    <w:top w:val="single" w:sz="6" w:space="0" w:color="D3D3D3"/>
                    <w:left w:val="single" w:sz="6" w:space="0" w:color="D3D3D3"/>
                    <w:bottom w:val="single" w:sz="6" w:space="0" w:color="D3D3D3"/>
                    <w:right w:val="single" w:sz="6" w:space="0" w:color="D3D3D3"/>
                  </w:tcBorders>
                </w:tcPr>
                <w:p w14:paraId="0BAA0481" w14:textId="77777777" w:rsidR="00066508" w:rsidRDefault="00000000">
                  <w:pPr>
                    <w:keepNext/>
                    <w:widowControl w:val="0"/>
                    <w:spacing w:after="60"/>
                    <w:jc w:val="center"/>
                  </w:pPr>
                  <w:r>
                    <w:rPr>
                      <w:rFonts w:ascii="Calibri" w:hAnsi="Calibri"/>
                      <w:sz w:val="20"/>
                    </w:rPr>
                    <w:t>369.7 (122.7, 231.8, 561.0, 910.0)</w:t>
                  </w:r>
                </w:p>
              </w:tc>
              <w:tc>
                <w:tcPr>
                  <w:tcW w:w="1143" w:type="dxa"/>
                  <w:tcBorders>
                    <w:top w:val="single" w:sz="6" w:space="0" w:color="D3D3D3"/>
                    <w:left w:val="single" w:sz="6" w:space="0" w:color="D3D3D3"/>
                    <w:bottom w:val="single" w:sz="6" w:space="0" w:color="D3D3D3"/>
                    <w:right w:val="single" w:sz="6" w:space="0" w:color="D3D3D3"/>
                  </w:tcBorders>
                </w:tcPr>
                <w:p w14:paraId="147B7633" w14:textId="77777777" w:rsidR="00066508" w:rsidRDefault="00000000">
                  <w:pPr>
                    <w:keepNext/>
                    <w:widowControl w:val="0"/>
                    <w:spacing w:after="60"/>
                    <w:jc w:val="center"/>
                  </w:pPr>
                  <w:r>
                    <w:rPr>
                      <w:rFonts w:ascii="Calibri" w:hAnsi="Calibri"/>
                      <w:sz w:val="20"/>
                    </w:rPr>
                    <w:t>169.7 (44.0, 84.0, 306.1, 560.3)</w:t>
                  </w:r>
                </w:p>
              </w:tc>
              <w:tc>
                <w:tcPr>
                  <w:tcW w:w="1143" w:type="dxa"/>
                  <w:tcBorders>
                    <w:top w:val="single" w:sz="6" w:space="0" w:color="D3D3D3"/>
                    <w:left w:val="single" w:sz="6" w:space="0" w:color="D3D3D3"/>
                    <w:bottom w:val="single" w:sz="6" w:space="0" w:color="D3D3D3"/>
                    <w:right w:val="single" w:sz="6" w:space="0" w:color="D3D3D3"/>
                  </w:tcBorders>
                </w:tcPr>
                <w:p w14:paraId="5F7231E1" w14:textId="77777777" w:rsidR="00066508" w:rsidRDefault="00000000">
                  <w:pPr>
                    <w:keepNext/>
                    <w:widowControl w:val="0"/>
                    <w:spacing w:after="60"/>
                    <w:jc w:val="center"/>
                  </w:pPr>
                  <w:r>
                    <w:rPr>
                      <w:rFonts w:ascii="Calibri" w:hAnsi="Calibri"/>
                      <w:sz w:val="20"/>
                    </w:rPr>
                    <w:t>74.8 (17.6, 37.6, 122.6, 239.7)</w:t>
                  </w:r>
                </w:p>
              </w:tc>
              <w:tc>
                <w:tcPr>
                  <w:tcW w:w="1143" w:type="dxa"/>
                  <w:tcBorders>
                    <w:top w:val="single" w:sz="6" w:space="0" w:color="D3D3D3"/>
                    <w:left w:val="single" w:sz="6" w:space="0" w:color="D3D3D3"/>
                    <w:bottom w:val="single" w:sz="6" w:space="0" w:color="D3D3D3"/>
                    <w:right w:val="single" w:sz="6" w:space="0" w:color="D3D3D3"/>
                  </w:tcBorders>
                </w:tcPr>
                <w:p w14:paraId="3AF07D26" w14:textId="77777777" w:rsidR="00066508" w:rsidRDefault="00000000">
                  <w:pPr>
                    <w:keepNext/>
                    <w:widowControl w:val="0"/>
                    <w:spacing w:after="60"/>
                    <w:jc w:val="center"/>
                  </w:pPr>
                  <w:r>
                    <w:rPr>
                      <w:rFonts w:ascii="Calibri" w:hAnsi="Calibri"/>
                      <w:sz w:val="20"/>
                    </w:rPr>
                    <w:t>91.4 (19.2, 45.8, 184.0, 258.4)</w:t>
                  </w:r>
                </w:p>
              </w:tc>
              <w:tc>
                <w:tcPr>
                  <w:tcW w:w="1143" w:type="dxa"/>
                  <w:tcBorders>
                    <w:top w:val="single" w:sz="6" w:space="0" w:color="D3D3D3"/>
                    <w:left w:val="single" w:sz="6" w:space="0" w:color="D3D3D3"/>
                    <w:bottom w:val="single" w:sz="6" w:space="0" w:color="D3D3D3"/>
                    <w:right w:val="single" w:sz="6" w:space="0" w:color="D3D3D3"/>
                  </w:tcBorders>
                </w:tcPr>
                <w:p w14:paraId="36FDF0AC" w14:textId="77777777" w:rsidR="00066508" w:rsidRDefault="00000000">
                  <w:pPr>
                    <w:keepNext/>
                    <w:widowControl w:val="0"/>
                    <w:spacing w:after="60"/>
                    <w:jc w:val="center"/>
                  </w:pPr>
                  <w:r>
                    <w:rPr>
                      <w:rFonts w:ascii="Calibri" w:hAnsi="Calibri"/>
                      <w:sz w:val="20"/>
                    </w:rPr>
                    <w:t>76.2 (24.6, 41.2, 147.0, 234.5)</w:t>
                  </w:r>
                </w:p>
              </w:tc>
            </w:tr>
            <w:tr w:rsidR="00066508" w14:paraId="443B8F7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5E873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176501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2EAD5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61DA39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A19A99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58AE954"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D262A8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3B9121" w14:textId="77777777" w:rsidR="00066508" w:rsidRDefault="00000000">
                  <w:pPr>
                    <w:keepNext/>
                    <w:widowControl w:val="0"/>
                    <w:spacing w:after="60"/>
                    <w:jc w:val="center"/>
                  </w:pPr>
                  <w:r>
                    <w:rPr>
                      <w:rFonts w:ascii="Calibri" w:hAnsi="Calibri"/>
                      <w:sz w:val="20"/>
                    </w:rPr>
                    <w:t>0</w:t>
                  </w:r>
                </w:p>
              </w:tc>
            </w:tr>
            <w:tr w:rsidR="00066508" w14:paraId="31FABA2E" w14:textId="77777777">
              <w:trPr>
                <w:cantSplit/>
                <w:jc w:val="center"/>
              </w:trPr>
              <w:tc>
                <w:tcPr>
                  <w:tcW w:w="9143" w:type="dxa"/>
                  <w:gridSpan w:val="8"/>
                </w:tcPr>
                <w:p w14:paraId="3BFB47B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7AC53EDD" w14:textId="77777777" w:rsidR="00066508" w:rsidRDefault="00000000">
            <w:pPr>
              <w:pStyle w:val="ImageCaption"/>
              <w:widowControl w:val="0"/>
              <w:spacing w:before="200"/>
            </w:pPr>
            <w:r>
              <w:t xml:space="preserve">Table S7: </w:t>
            </w:r>
            <w:r>
              <w:rPr>
                <w:b/>
                <w:bCs/>
              </w:rPr>
              <w:t xml:space="preserve">Participants glucocorticosteroids concentrations, by cohort and overall (HELIX </w:t>
            </w:r>
            <w:proofErr w:type="spellStart"/>
            <w:r>
              <w:rPr>
                <w:b/>
                <w:bCs/>
              </w:rPr>
              <w:t>subcohort</w:t>
            </w:r>
            <w:proofErr w:type="spellEnd"/>
            <w:r>
              <w:rPr>
                <w:b/>
                <w:bCs/>
              </w:rPr>
              <w:t>; 2013-2016).</w:t>
            </w:r>
            <w:bookmarkEnd w:id="427"/>
            <w:bookmarkEnd w:id="435"/>
          </w:p>
        </w:tc>
      </w:tr>
    </w:tbl>
    <w:p w14:paraId="18824663" w14:textId="77777777" w:rsidR="00066508" w:rsidRDefault="00000000">
      <w:pPr>
        <w:pStyle w:val="Heading2"/>
      </w:pPr>
      <w:r>
        <w:lastRenderedPageBreak/>
        <w:t>11.2 Tables for main results</w:t>
      </w:r>
    </w:p>
    <w:p w14:paraId="58D30693" w14:textId="77777777" w:rsidR="00066508" w:rsidRDefault="00000000">
      <w:pPr>
        <w:pStyle w:val="Heading3"/>
      </w:pPr>
      <w:bookmarkStart w:id="436" w:name="balancing-weights-sample-sizes"/>
      <w:r>
        <w:t>11.2.1 Balancing weights: sample sizes</w:t>
      </w:r>
    </w:p>
    <w:tbl>
      <w:tblPr>
        <w:tblStyle w:val="Table"/>
        <w:tblW w:w="5000" w:type="pct"/>
        <w:tblInd w:w="0" w:type="dxa"/>
        <w:tblLayout w:type="fixed"/>
        <w:tblLook w:val="0000" w:firstRow="0" w:lastRow="0" w:firstColumn="0" w:lastColumn="0" w:noHBand="0" w:noVBand="0"/>
      </w:tblPr>
      <w:tblGrid>
        <w:gridCol w:w="9576"/>
      </w:tblGrid>
      <w:tr w:rsidR="00066508" w14:paraId="070249C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7FA8B97C" w14:textId="77777777">
              <w:trPr>
                <w:cantSplit/>
                <w:tblHeader/>
                <w:jc w:val="center"/>
              </w:trPr>
              <w:tc>
                <w:tcPr>
                  <w:tcW w:w="3048" w:type="dxa"/>
                  <w:tcBorders>
                    <w:top w:val="single" w:sz="16" w:space="0" w:color="D3D3D3"/>
                    <w:left w:val="single" w:sz="6" w:space="0" w:color="D3D3D3"/>
                    <w:bottom w:val="single" w:sz="16" w:space="0" w:color="D3D3D3"/>
                  </w:tcBorders>
                </w:tcPr>
                <w:p w14:paraId="32B0219A" w14:textId="77777777" w:rsidR="00066508" w:rsidRDefault="00000000">
                  <w:pPr>
                    <w:keepNext/>
                    <w:widowControl w:val="0"/>
                    <w:spacing w:after="60"/>
                  </w:pPr>
                  <w:bookmarkStart w:id="437" w:name="supptbl-balance-1"/>
                  <w:r>
                    <w:rPr>
                      <w:rFonts w:ascii="Calibri" w:hAnsi="Calibri"/>
                      <w:sz w:val="20"/>
                    </w:rPr>
                    <w:t>Exposure</w:t>
                  </w:r>
                </w:p>
              </w:tc>
              <w:tc>
                <w:tcPr>
                  <w:tcW w:w="3048" w:type="dxa"/>
                  <w:tcBorders>
                    <w:top w:val="single" w:sz="16" w:space="0" w:color="D3D3D3"/>
                    <w:bottom w:val="single" w:sz="16" w:space="0" w:color="D3D3D3"/>
                  </w:tcBorders>
                </w:tcPr>
                <w:p w14:paraId="2A05CF83"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3BF6A1C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798DA17A"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6E0CFB9" w14:textId="77777777" w:rsidR="00066508" w:rsidRDefault="00000000">
                  <w:pPr>
                    <w:keepNext/>
                    <w:widowControl w:val="0"/>
                    <w:spacing w:after="60"/>
                  </w:pPr>
                  <w:r>
                    <w:rPr>
                      <w:rFonts w:ascii="Calibri" w:hAnsi="Calibri"/>
                      <w:b/>
                      <w:sz w:val="20"/>
                    </w:rPr>
                    <w:t>Phenols</w:t>
                  </w:r>
                </w:p>
              </w:tc>
            </w:tr>
            <w:tr w:rsidR="00066508" w14:paraId="2CA7466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78CB24"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3A160DA7"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B1696E2" w14:textId="77777777" w:rsidR="00066508" w:rsidRDefault="00000000">
                  <w:pPr>
                    <w:keepNext/>
                    <w:widowControl w:val="0"/>
                    <w:spacing w:after="60"/>
                    <w:jc w:val="right"/>
                  </w:pPr>
                  <w:r>
                    <w:rPr>
                      <w:rFonts w:ascii="Calibri" w:hAnsi="Calibri"/>
                      <w:sz w:val="20"/>
                    </w:rPr>
                    <w:t>1,289</w:t>
                  </w:r>
                </w:p>
              </w:tc>
            </w:tr>
            <w:tr w:rsidR="00066508" w14:paraId="5FB0B4D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84593D9"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1045B3EB"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D13E7CE" w14:textId="77777777" w:rsidR="00066508" w:rsidRDefault="00000000">
                  <w:pPr>
                    <w:keepNext/>
                    <w:widowControl w:val="0"/>
                    <w:spacing w:after="60"/>
                    <w:jc w:val="right"/>
                  </w:pPr>
                  <w:r>
                    <w:rPr>
                      <w:rFonts w:ascii="Calibri" w:hAnsi="Calibri"/>
                      <w:sz w:val="20"/>
                    </w:rPr>
                    <w:t>1,277</w:t>
                  </w:r>
                </w:p>
              </w:tc>
            </w:tr>
            <w:tr w:rsidR="00066508" w14:paraId="4365317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91637E8"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046B81AC"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B5A546A" w14:textId="77777777" w:rsidR="00066508" w:rsidRDefault="00000000">
                  <w:pPr>
                    <w:keepNext/>
                    <w:widowControl w:val="0"/>
                    <w:spacing w:after="60"/>
                    <w:jc w:val="right"/>
                  </w:pPr>
                  <w:r>
                    <w:rPr>
                      <w:rFonts w:ascii="Calibri" w:hAnsi="Calibri"/>
                      <w:sz w:val="20"/>
                    </w:rPr>
                    <w:t>1,276</w:t>
                  </w:r>
                </w:p>
              </w:tc>
            </w:tr>
            <w:tr w:rsidR="00066508" w14:paraId="4B7A3BE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2661BE"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0780778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675ACFC" w14:textId="77777777" w:rsidR="00066508" w:rsidRDefault="00000000">
                  <w:pPr>
                    <w:keepNext/>
                    <w:widowControl w:val="0"/>
                    <w:spacing w:after="60"/>
                    <w:jc w:val="right"/>
                  </w:pPr>
                  <w:r>
                    <w:rPr>
                      <w:rFonts w:ascii="Calibri" w:hAnsi="Calibri"/>
                      <w:sz w:val="20"/>
                    </w:rPr>
                    <w:t>1,275</w:t>
                  </w:r>
                </w:p>
              </w:tc>
            </w:tr>
            <w:tr w:rsidR="00066508" w14:paraId="74BDB2A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B59E105"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321A423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46A8003" w14:textId="77777777" w:rsidR="00066508" w:rsidRDefault="00000000">
                  <w:pPr>
                    <w:keepNext/>
                    <w:widowControl w:val="0"/>
                    <w:spacing w:after="60"/>
                    <w:jc w:val="right"/>
                  </w:pPr>
                  <w:r>
                    <w:rPr>
                      <w:rFonts w:ascii="Calibri" w:hAnsi="Calibri"/>
                      <w:sz w:val="20"/>
                    </w:rPr>
                    <w:t>1,266</w:t>
                  </w:r>
                </w:p>
              </w:tc>
            </w:tr>
            <w:tr w:rsidR="00066508" w14:paraId="093B7E6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7AA587"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782CFA3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08714F2" w14:textId="77777777" w:rsidR="00066508" w:rsidRDefault="00000000">
                  <w:pPr>
                    <w:keepNext/>
                    <w:widowControl w:val="0"/>
                    <w:spacing w:after="60"/>
                    <w:jc w:val="right"/>
                  </w:pPr>
                  <w:r>
                    <w:rPr>
                      <w:rFonts w:ascii="Calibri" w:hAnsi="Calibri"/>
                      <w:sz w:val="20"/>
                    </w:rPr>
                    <w:t>1,255</w:t>
                  </w:r>
                </w:p>
              </w:tc>
            </w:tr>
            <w:tr w:rsidR="00066508" w14:paraId="2611736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A6C0975"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2DB3AC8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0EE03B7" w14:textId="77777777" w:rsidR="00066508" w:rsidRDefault="00000000">
                  <w:pPr>
                    <w:keepNext/>
                    <w:widowControl w:val="0"/>
                    <w:spacing w:after="60"/>
                    <w:jc w:val="right"/>
                  </w:pPr>
                  <w:r>
                    <w:rPr>
                      <w:rFonts w:ascii="Calibri" w:hAnsi="Calibri"/>
                      <w:sz w:val="20"/>
                    </w:rPr>
                    <w:t>1,137</w:t>
                  </w:r>
                </w:p>
              </w:tc>
            </w:tr>
            <w:tr w:rsidR="00066508" w14:paraId="58AE6200"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685DE50" w14:textId="77777777" w:rsidR="00066508" w:rsidRDefault="00000000">
                  <w:pPr>
                    <w:keepNext/>
                    <w:widowControl w:val="0"/>
                    <w:spacing w:after="60"/>
                  </w:pPr>
                  <w:r>
                    <w:rPr>
                      <w:rFonts w:ascii="Calibri" w:hAnsi="Calibri"/>
                      <w:b/>
                      <w:sz w:val="20"/>
                    </w:rPr>
                    <w:t>OP pesticide metabolites</w:t>
                  </w:r>
                </w:p>
              </w:tc>
            </w:tr>
            <w:tr w:rsidR="00066508" w14:paraId="27DB32D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4F28A05"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57A5AA7F"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98AAB53" w14:textId="77777777" w:rsidR="00066508" w:rsidRDefault="00000000">
                  <w:pPr>
                    <w:keepNext/>
                    <w:widowControl w:val="0"/>
                    <w:spacing w:after="60"/>
                    <w:jc w:val="right"/>
                  </w:pPr>
                  <w:r>
                    <w:rPr>
                      <w:rFonts w:ascii="Calibri" w:hAnsi="Calibri"/>
                      <w:sz w:val="20"/>
                    </w:rPr>
                    <w:t>1,222</w:t>
                  </w:r>
                </w:p>
              </w:tc>
            </w:tr>
            <w:tr w:rsidR="00066508" w14:paraId="2832F85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F396773"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7842735A"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85035F6" w14:textId="77777777" w:rsidR="00066508" w:rsidRDefault="00000000">
                  <w:pPr>
                    <w:keepNext/>
                    <w:widowControl w:val="0"/>
                    <w:spacing w:after="60"/>
                    <w:jc w:val="right"/>
                  </w:pPr>
                  <w:r>
                    <w:rPr>
                      <w:rFonts w:ascii="Calibri" w:hAnsi="Calibri"/>
                      <w:sz w:val="20"/>
                    </w:rPr>
                    <w:t>1,222</w:t>
                  </w:r>
                </w:p>
              </w:tc>
            </w:tr>
            <w:tr w:rsidR="00066508" w14:paraId="1A2FF3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66E9AAB"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1C30634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75D1D0B" w14:textId="77777777" w:rsidR="00066508" w:rsidRDefault="00000000">
                  <w:pPr>
                    <w:keepNext/>
                    <w:widowControl w:val="0"/>
                    <w:spacing w:after="60"/>
                    <w:jc w:val="right"/>
                  </w:pPr>
                  <w:r>
                    <w:rPr>
                      <w:rFonts w:ascii="Calibri" w:hAnsi="Calibri"/>
                      <w:sz w:val="20"/>
                    </w:rPr>
                    <w:t>1,219</w:t>
                  </w:r>
                </w:p>
              </w:tc>
            </w:tr>
            <w:tr w:rsidR="00066508" w14:paraId="1DAC615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CA52FE2"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282AD5BB"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E563E9A" w14:textId="77777777" w:rsidR="00066508" w:rsidRDefault="00000000">
                  <w:pPr>
                    <w:keepNext/>
                    <w:widowControl w:val="0"/>
                    <w:spacing w:after="60"/>
                    <w:jc w:val="right"/>
                  </w:pPr>
                  <w:r>
                    <w:rPr>
                      <w:rFonts w:ascii="Calibri" w:hAnsi="Calibri"/>
                      <w:sz w:val="20"/>
                    </w:rPr>
                    <w:t>1,172</w:t>
                  </w:r>
                </w:p>
              </w:tc>
            </w:tr>
            <w:tr w:rsidR="00066508" w14:paraId="4C041996"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791F9781" w14:textId="77777777" w:rsidR="00066508" w:rsidRDefault="00000000">
                  <w:pPr>
                    <w:keepNext/>
                    <w:widowControl w:val="0"/>
                    <w:spacing w:after="60"/>
                  </w:pPr>
                  <w:r>
                    <w:rPr>
                      <w:rFonts w:ascii="Calibri" w:hAnsi="Calibri"/>
                      <w:b/>
                      <w:sz w:val="20"/>
                    </w:rPr>
                    <w:t>Phthalate metabolites</w:t>
                  </w:r>
                </w:p>
              </w:tc>
            </w:tr>
            <w:tr w:rsidR="00066508" w14:paraId="4086511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45674B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3C89FE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12AAE0FF" w14:textId="77777777" w:rsidR="00066508" w:rsidRDefault="00000000">
                  <w:pPr>
                    <w:keepNext/>
                    <w:widowControl w:val="0"/>
                    <w:spacing w:after="60"/>
                    <w:jc w:val="right"/>
                  </w:pPr>
                  <w:r>
                    <w:rPr>
                      <w:rFonts w:ascii="Calibri" w:hAnsi="Calibri"/>
                      <w:sz w:val="20"/>
                    </w:rPr>
                    <w:t>1,199</w:t>
                  </w:r>
                </w:p>
              </w:tc>
            </w:tr>
            <w:tr w:rsidR="00066508" w14:paraId="4856B8B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BE1602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0339E7A"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7537907" w14:textId="77777777" w:rsidR="00066508" w:rsidRDefault="00000000">
                  <w:pPr>
                    <w:keepNext/>
                    <w:widowControl w:val="0"/>
                    <w:spacing w:after="60"/>
                    <w:jc w:val="right"/>
                  </w:pPr>
                  <w:r>
                    <w:rPr>
                      <w:rFonts w:ascii="Calibri" w:hAnsi="Calibri"/>
                      <w:sz w:val="20"/>
                    </w:rPr>
                    <w:t>1,171</w:t>
                  </w:r>
                </w:p>
              </w:tc>
            </w:tr>
            <w:tr w:rsidR="00066508" w14:paraId="71DC53D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1F82C27"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8C2A37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E0506A3" w14:textId="77777777" w:rsidR="00066508" w:rsidRDefault="00000000">
                  <w:pPr>
                    <w:keepNext/>
                    <w:widowControl w:val="0"/>
                    <w:spacing w:after="60"/>
                    <w:jc w:val="right"/>
                  </w:pPr>
                  <w:r>
                    <w:rPr>
                      <w:rFonts w:ascii="Calibri" w:hAnsi="Calibri"/>
                      <w:sz w:val="20"/>
                    </w:rPr>
                    <w:t>1,114</w:t>
                  </w:r>
                </w:p>
              </w:tc>
            </w:tr>
            <w:tr w:rsidR="00066508" w14:paraId="371A3A8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8A050D"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45F08D6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86C8AEB" w14:textId="77777777" w:rsidR="00066508" w:rsidRDefault="00000000">
                  <w:pPr>
                    <w:keepNext/>
                    <w:widowControl w:val="0"/>
                    <w:spacing w:after="60"/>
                    <w:jc w:val="right"/>
                  </w:pPr>
                  <w:r>
                    <w:rPr>
                      <w:rFonts w:ascii="Calibri" w:hAnsi="Calibri"/>
                      <w:sz w:val="20"/>
                    </w:rPr>
                    <w:t>1,090</w:t>
                  </w:r>
                </w:p>
              </w:tc>
            </w:tr>
            <w:tr w:rsidR="00066508" w14:paraId="42A549F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445239E"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B74298E"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26B1F86" w14:textId="77777777" w:rsidR="00066508" w:rsidRDefault="00000000">
                  <w:pPr>
                    <w:keepNext/>
                    <w:widowControl w:val="0"/>
                    <w:spacing w:after="60"/>
                    <w:jc w:val="right"/>
                  </w:pPr>
                  <w:r>
                    <w:rPr>
                      <w:rFonts w:ascii="Calibri" w:hAnsi="Calibri"/>
                      <w:sz w:val="20"/>
                    </w:rPr>
                    <w:t>1,054</w:t>
                  </w:r>
                </w:p>
              </w:tc>
            </w:tr>
            <w:tr w:rsidR="00066508" w14:paraId="5C10819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A12A2D4"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7FD77A9"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1E43D4C" w14:textId="77777777" w:rsidR="00066508" w:rsidRDefault="00000000">
                  <w:pPr>
                    <w:keepNext/>
                    <w:widowControl w:val="0"/>
                    <w:spacing w:after="60"/>
                    <w:jc w:val="right"/>
                  </w:pPr>
                  <w:r>
                    <w:rPr>
                      <w:rFonts w:ascii="Calibri" w:hAnsi="Calibri"/>
                      <w:sz w:val="20"/>
                    </w:rPr>
                    <w:t>1,035</w:t>
                  </w:r>
                </w:p>
              </w:tc>
            </w:tr>
            <w:tr w:rsidR="00066508" w14:paraId="158D21C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047ACB6"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58B9807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F81E723" w14:textId="77777777" w:rsidR="00066508" w:rsidRDefault="00000000">
                  <w:pPr>
                    <w:keepNext/>
                    <w:widowControl w:val="0"/>
                    <w:spacing w:after="60"/>
                    <w:jc w:val="right"/>
                  </w:pPr>
                  <w:r>
                    <w:rPr>
                      <w:rFonts w:ascii="Calibri" w:hAnsi="Calibri"/>
                      <w:sz w:val="20"/>
                    </w:rPr>
                    <w:t>1,010</w:t>
                  </w:r>
                </w:p>
              </w:tc>
            </w:tr>
            <w:tr w:rsidR="00066508" w14:paraId="6CD5615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2549C23" w14:textId="77777777" w:rsidR="00066508" w:rsidRDefault="00000000">
                  <w:pPr>
                    <w:keepNext/>
                    <w:widowControl w:val="0"/>
                    <w:spacing w:after="60"/>
                  </w:pPr>
                  <w:r>
                    <w:rPr>
                      <w:rFonts w:ascii="Calibri" w:hAnsi="Calibri"/>
                      <w:sz w:val="20"/>
                    </w:rPr>
                    <w:lastRenderedPageBreak/>
                    <w:t>MEOHP</w:t>
                  </w:r>
                </w:p>
              </w:tc>
              <w:tc>
                <w:tcPr>
                  <w:tcW w:w="3048" w:type="dxa"/>
                  <w:tcBorders>
                    <w:top w:val="single" w:sz="6" w:space="0" w:color="D3D3D3"/>
                    <w:left w:val="single" w:sz="6" w:space="0" w:color="D3D3D3"/>
                    <w:bottom w:val="single" w:sz="6" w:space="0" w:color="D3D3D3"/>
                    <w:right w:val="single" w:sz="6" w:space="0" w:color="D3D3D3"/>
                  </w:tcBorders>
                </w:tcPr>
                <w:p w14:paraId="62F6DF4D"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3E17F17" w14:textId="77777777" w:rsidR="00066508" w:rsidRDefault="00000000">
                  <w:pPr>
                    <w:keepNext/>
                    <w:widowControl w:val="0"/>
                    <w:spacing w:after="60"/>
                    <w:jc w:val="right"/>
                  </w:pPr>
                  <w:r>
                    <w:rPr>
                      <w:rFonts w:ascii="Calibri" w:hAnsi="Calibri"/>
                      <w:sz w:val="20"/>
                    </w:rPr>
                    <w:t>1,000</w:t>
                  </w:r>
                </w:p>
              </w:tc>
            </w:tr>
            <w:tr w:rsidR="00066508" w14:paraId="2D9BFB2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103DAC3"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1BEC3F70"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14A61EF" w14:textId="77777777" w:rsidR="00066508" w:rsidRDefault="00000000">
                  <w:pPr>
                    <w:keepNext/>
                    <w:widowControl w:val="0"/>
                    <w:spacing w:after="60"/>
                    <w:jc w:val="right"/>
                  </w:pPr>
                  <w:r>
                    <w:rPr>
                      <w:rFonts w:ascii="Calibri" w:hAnsi="Calibri"/>
                      <w:sz w:val="20"/>
                    </w:rPr>
                    <w:t>980.7</w:t>
                  </w:r>
                </w:p>
              </w:tc>
            </w:tr>
            <w:tr w:rsidR="00066508" w14:paraId="0C6C926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3FE94CE"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89F7EEC"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49D506A4" w14:textId="77777777" w:rsidR="00066508" w:rsidRDefault="00000000">
                  <w:pPr>
                    <w:keepNext/>
                    <w:widowControl w:val="0"/>
                    <w:spacing w:after="60"/>
                    <w:jc w:val="right"/>
                  </w:pPr>
                  <w:r>
                    <w:rPr>
                      <w:rFonts w:ascii="Calibri" w:hAnsi="Calibri"/>
                      <w:sz w:val="20"/>
                    </w:rPr>
                    <w:t>927.3</w:t>
                  </w:r>
                </w:p>
              </w:tc>
            </w:tr>
            <w:tr w:rsidR="00066508" w14:paraId="20ABF002" w14:textId="77777777">
              <w:trPr>
                <w:cantSplit/>
                <w:jc w:val="center"/>
              </w:trPr>
              <w:tc>
                <w:tcPr>
                  <w:tcW w:w="9144" w:type="dxa"/>
                  <w:gridSpan w:val="3"/>
                </w:tcPr>
                <w:p w14:paraId="3C3A3910"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F23445B" w14:textId="77777777" w:rsidR="00066508" w:rsidRDefault="00000000">
            <w:pPr>
              <w:pStyle w:val="ImageCaption"/>
              <w:widowControl w:val="0"/>
              <w:spacing w:before="200"/>
            </w:pPr>
            <w:r>
              <w:t xml:space="preserve">Table S8: </w:t>
            </w:r>
            <w:r>
              <w:rPr>
                <w:b/>
                <w:bCs/>
              </w:rPr>
              <w:t xml:space="preserve">Effective sample size before and after balancing weights estimation (exposures: endocrine disrupting chemicals (EDCs); outcome: hit reaction time standard error (HRT-SE)) (HELIX </w:t>
            </w:r>
            <w:proofErr w:type="spellStart"/>
            <w:r>
              <w:rPr>
                <w:b/>
                <w:bCs/>
              </w:rPr>
              <w:t>subcohort</w:t>
            </w:r>
            <w:proofErr w:type="spellEnd"/>
            <w:r>
              <w:rPr>
                <w:b/>
                <w:bCs/>
              </w:rPr>
              <w:t>; 2013-2016).</w:t>
            </w:r>
            <w:bookmarkEnd w:id="437"/>
          </w:p>
        </w:tc>
      </w:tr>
    </w:tbl>
    <w:p w14:paraId="7DD50E5D"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496514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03E29E31" w14:textId="77777777">
              <w:trPr>
                <w:cantSplit/>
                <w:tblHeader/>
                <w:jc w:val="center"/>
              </w:trPr>
              <w:tc>
                <w:tcPr>
                  <w:tcW w:w="3048" w:type="dxa"/>
                  <w:tcBorders>
                    <w:top w:val="single" w:sz="16" w:space="0" w:color="D3D3D3"/>
                    <w:left w:val="single" w:sz="6" w:space="0" w:color="D3D3D3"/>
                    <w:bottom w:val="single" w:sz="16" w:space="0" w:color="D3D3D3"/>
                  </w:tcBorders>
                </w:tcPr>
                <w:p w14:paraId="7194F307" w14:textId="77777777" w:rsidR="00066508" w:rsidRDefault="00000000">
                  <w:pPr>
                    <w:keepNext/>
                    <w:widowControl w:val="0"/>
                    <w:spacing w:after="60"/>
                  </w:pPr>
                  <w:bookmarkStart w:id="438" w:name="supptbl-balance-2"/>
                  <w:r>
                    <w:rPr>
                      <w:rFonts w:ascii="Calibri" w:hAnsi="Calibri"/>
                      <w:sz w:val="20"/>
                    </w:rPr>
                    <w:lastRenderedPageBreak/>
                    <w:t>Exposure</w:t>
                  </w:r>
                </w:p>
              </w:tc>
              <w:tc>
                <w:tcPr>
                  <w:tcW w:w="3048" w:type="dxa"/>
                  <w:tcBorders>
                    <w:top w:val="single" w:sz="16" w:space="0" w:color="D3D3D3"/>
                    <w:bottom w:val="single" w:sz="16" w:space="0" w:color="D3D3D3"/>
                  </w:tcBorders>
                </w:tcPr>
                <w:p w14:paraId="7A3C4D4C"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766E6341"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2833C6DD"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27DB6EBB" w14:textId="77777777" w:rsidR="00066508" w:rsidRDefault="00000000">
                  <w:pPr>
                    <w:keepNext/>
                    <w:widowControl w:val="0"/>
                    <w:spacing w:after="60"/>
                  </w:pPr>
                  <w:r>
                    <w:rPr>
                      <w:rFonts w:ascii="Calibri" w:hAnsi="Calibri"/>
                      <w:b/>
                      <w:sz w:val="20"/>
                    </w:rPr>
                    <w:t>Phenols</w:t>
                  </w:r>
                </w:p>
              </w:tc>
            </w:tr>
            <w:tr w:rsidR="00066508" w14:paraId="526114E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560D856"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4F58431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812C01F" w14:textId="77777777" w:rsidR="00066508" w:rsidRDefault="00000000">
                  <w:pPr>
                    <w:keepNext/>
                    <w:widowControl w:val="0"/>
                    <w:spacing w:after="60"/>
                    <w:jc w:val="right"/>
                  </w:pPr>
                  <w:r>
                    <w:rPr>
                      <w:rFonts w:ascii="Calibri" w:hAnsi="Calibri"/>
                      <w:sz w:val="20"/>
                    </w:rPr>
                    <w:t>960.1</w:t>
                  </w:r>
                </w:p>
              </w:tc>
            </w:tr>
            <w:tr w:rsidR="00066508" w14:paraId="4EA2A42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16C42ED"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615069D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4F964F3" w14:textId="77777777" w:rsidR="00066508" w:rsidRDefault="00000000">
                  <w:pPr>
                    <w:keepNext/>
                    <w:widowControl w:val="0"/>
                    <w:spacing w:after="60"/>
                    <w:jc w:val="right"/>
                  </w:pPr>
                  <w:r>
                    <w:rPr>
                      <w:rFonts w:ascii="Calibri" w:hAnsi="Calibri"/>
                      <w:sz w:val="20"/>
                    </w:rPr>
                    <w:t>956.0</w:t>
                  </w:r>
                </w:p>
              </w:tc>
            </w:tr>
            <w:tr w:rsidR="00066508" w14:paraId="4C2E039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08153C0"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0C76BAD4"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1EA14D5" w14:textId="77777777" w:rsidR="00066508" w:rsidRDefault="00000000">
                  <w:pPr>
                    <w:keepNext/>
                    <w:widowControl w:val="0"/>
                    <w:spacing w:after="60"/>
                    <w:jc w:val="right"/>
                  </w:pPr>
                  <w:r>
                    <w:rPr>
                      <w:rFonts w:ascii="Calibri" w:hAnsi="Calibri"/>
                      <w:sz w:val="20"/>
                    </w:rPr>
                    <w:t>953.7</w:t>
                  </w:r>
                </w:p>
              </w:tc>
            </w:tr>
            <w:tr w:rsidR="00066508" w14:paraId="698044B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4CE4B8"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4CEF1C0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C13AA7D" w14:textId="77777777" w:rsidR="00066508" w:rsidRDefault="00000000">
                  <w:pPr>
                    <w:keepNext/>
                    <w:widowControl w:val="0"/>
                    <w:spacing w:after="60"/>
                    <w:jc w:val="right"/>
                  </w:pPr>
                  <w:r>
                    <w:rPr>
                      <w:rFonts w:ascii="Calibri" w:hAnsi="Calibri"/>
                      <w:sz w:val="20"/>
                    </w:rPr>
                    <w:t>952.3</w:t>
                  </w:r>
                </w:p>
              </w:tc>
            </w:tr>
            <w:tr w:rsidR="00066508" w14:paraId="08067DC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8DA03DD"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5ED32321"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4F78DC4" w14:textId="77777777" w:rsidR="00066508" w:rsidRDefault="00000000">
                  <w:pPr>
                    <w:keepNext/>
                    <w:widowControl w:val="0"/>
                    <w:spacing w:after="60"/>
                    <w:jc w:val="right"/>
                  </w:pPr>
                  <w:r>
                    <w:rPr>
                      <w:rFonts w:ascii="Calibri" w:hAnsi="Calibri"/>
                      <w:sz w:val="20"/>
                    </w:rPr>
                    <w:t>951.7</w:t>
                  </w:r>
                </w:p>
              </w:tc>
            </w:tr>
            <w:tr w:rsidR="00066508" w14:paraId="24FDEB9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C152D5C"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537A275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10443DA7" w14:textId="77777777" w:rsidR="00066508" w:rsidRDefault="00000000">
                  <w:pPr>
                    <w:keepNext/>
                    <w:widowControl w:val="0"/>
                    <w:spacing w:after="60"/>
                    <w:jc w:val="right"/>
                  </w:pPr>
                  <w:r>
                    <w:rPr>
                      <w:rFonts w:ascii="Calibri" w:hAnsi="Calibri"/>
                      <w:sz w:val="20"/>
                    </w:rPr>
                    <w:t>942.4</w:t>
                  </w:r>
                </w:p>
              </w:tc>
            </w:tr>
            <w:tr w:rsidR="00066508" w14:paraId="561DB39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C44A580"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308DF392"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50C5FA3C" w14:textId="77777777" w:rsidR="00066508" w:rsidRDefault="00000000">
                  <w:pPr>
                    <w:keepNext/>
                    <w:widowControl w:val="0"/>
                    <w:spacing w:after="60"/>
                    <w:jc w:val="right"/>
                  </w:pPr>
                  <w:r>
                    <w:rPr>
                      <w:rFonts w:ascii="Calibri" w:hAnsi="Calibri"/>
                      <w:sz w:val="20"/>
                    </w:rPr>
                    <w:t>856.4</w:t>
                  </w:r>
                </w:p>
              </w:tc>
            </w:tr>
            <w:tr w:rsidR="00066508" w14:paraId="638E1850"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C7FF2B0" w14:textId="77777777" w:rsidR="00066508" w:rsidRDefault="00000000">
                  <w:pPr>
                    <w:keepNext/>
                    <w:widowControl w:val="0"/>
                    <w:spacing w:after="60"/>
                  </w:pPr>
                  <w:r>
                    <w:rPr>
                      <w:rFonts w:ascii="Calibri" w:hAnsi="Calibri"/>
                      <w:b/>
                      <w:sz w:val="20"/>
                    </w:rPr>
                    <w:t>OP pesticide metabolites</w:t>
                  </w:r>
                </w:p>
              </w:tc>
            </w:tr>
            <w:tr w:rsidR="00066508" w14:paraId="2603DD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D478EC0"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1D3C45DA"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2C507777" w14:textId="77777777" w:rsidR="00066508" w:rsidRDefault="00000000">
                  <w:pPr>
                    <w:keepNext/>
                    <w:widowControl w:val="0"/>
                    <w:spacing w:after="60"/>
                    <w:jc w:val="right"/>
                  </w:pPr>
                  <w:r>
                    <w:rPr>
                      <w:rFonts w:ascii="Calibri" w:hAnsi="Calibri"/>
                      <w:sz w:val="20"/>
                    </w:rPr>
                    <w:t>922.1</w:t>
                  </w:r>
                </w:p>
              </w:tc>
            </w:tr>
            <w:tr w:rsidR="00066508" w14:paraId="7248D59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D5D3B8C"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7CC25F0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7C52C7F" w14:textId="77777777" w:rsidR="00066508" w:rsidRDefault="00000000">
                  <w:pPr>
                    <w:keepNext/>
                    <w:widowControl w:val="0"/>
                    <w:spacing w:after="60"/>
                    <w:jc w:val="right"/>
                  </w:pPr>
                  <w:r>
                    <w:rPr>
                      <w:rFonts w:ascii="Calibri" w:hAnsi="Calibri"/>
                      <w:sz w:val="20"/>
                    </w:rPr>
                    <w:t>922.1</w:t>
                  </w:r>
                </w:p>
              </w:tc>
            </w:tr>
            <w:tr w:rsidR="00066508" w14:paraId="0505C45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F369FF9"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1DA41469"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AAFCAD9" w14:textId="77777777" w:rsidR="00066508" w:rsidRDefault="00000000">
                  <w:pPr>
                    <w:keepNext/>
                    <w:widowControl w:val="0"/>
                    <w:spacing w:after="60"/>
                    <w:jc w:val="right"/>
                  </w:pPr>
                  <w:r>
                    <w:rPr>
                      <w:rFonts w:ascii="Calibri" w:hAnsi="Calibri"/>
                      <w:sz w:val="20"/>
                    </w:rPr>
                    <w:t>907.3</w:t>
                  </w:r>
                </w:p>
              </w:tc>
            </w:tr>
            <w:tr w:rsidR="00066508" w14:paraId="5AD5083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4A31D2"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3E66149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D2FB8E5" w14:textId="77777777" w:rsidR="00066508" w:rsidRDefault="00000000">
                  <w:pPr>
                    <w:keepNext/>
                    <w:widowControl w:val="0"/>
                    <w:spacing w:after="60"/>
                    <w:jc w:val="right"/>
                  </w:pPr>
                  <w:r>
                    <w:rPr>
                      <w:rFonts w:ascii="Calibri" w:hAnsi="Calibri"/>
                      <w:sz w:val="20"/>
                    </w:rPr>
                    <w:t>893.3</w:t>
                  </w:r>
                </w:p>
              </w:tc>
            </w:tr>
            <w:tr w:rsidR="00066508" w14:paraId="0E43609D"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9A872A8" w14:textId="77777777" w:rsidR="00066508" w:rsidRDefault="00000000">
                  <w:pPr>
                    <w:keepNext/>
                    <w:widowControl w:val="0"/>
                    <w:spacing w:after="60"/>
                  </w:pPr>
                  <w:r>
                    <w:rPr>
                      <w:rFonts w:ascii="Calibri" w:hAnsi="Calibri"/>
                      <w:b/>
                      <w:sz w:val="20"/>
                    </w:rPr>
                    <w:t>Phthalate metabolites</w:t>
                  </w:r>
                </w:p>
              </w:tc>
            </w:tr>
            <w:tr w:rsidR="00066508" w14:paraId="3CD69EC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DE28BF"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ACE0CB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7DC9ABF4" w14:textId="77777777" w:rsidR="00066508" w:rsidRDefault="00000000">
                  <w:pPr>
                    <w:keepNext/>
                    <w:widowControl w:val="0"/>
                    <w:spacing w:after="60"/>
                    <w:jc w:val="right"/>
                  </w:pPr>
                  <w:r>
                    <w:rPr>
                      <w:rFonts w:ascii="Calibri" w:hAnsi="Calibri"/>
                      <w:sz w:val="20"/>
                    </w:rPr>
                    <w:t>877.9</w:t>
                  </w:r>
                </w:p>
              </w:tc>
            </w:tr>
            <w:tr w:rsidR="00066508" w14:paraId="6F66461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09560B4"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DABA644"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D16667A" w14:textId="77777777" w:rsidR="00066508" w:rsidRDefault="00000000">
                  <w:pPr>
                    <w:keepNext/>
                    <w:widowControl w:val="0"/>
                    <w:spacing w:after="60"/>
                    <w:jc w:val="right"/>
                  </w:pPr>
                  <w:r>
                    <w:rPr>
                      <w:rFonts w:ascii="Calibri" w:hAnsi="Calibri"/>
                      <w:sz w:val="20"/>
                    </w:rPr>
                    <w:t>873.6</w:t>
                  </w:r>
                </w:p>
              </w:tc>
            </w:tr>
            <w:tr w:rsidR="00066508" w14:paraId="261F082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19CA0AD"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0CCD41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CF1DFAF" w14:textId="77777777" w:rsidR="00066508" w:rsidRDefault="00000000">
                  <w:pPr>
                    <w:keepNext/>
                    <w:widowControl w:val="0"/>
                    <w:spacing w:after="60"/>
                    <w:jc w:val="right"/>
                  </w:pPr>
                  <w:r>
                    <w:rPr>
                      <w:rFonts w:ascii="Calibri" w:hAnsi="Calibri"/>
                      <w:sz w:val="20"/>
                    </w:rPr>
                    <w:t>828.8</w:t>
                  </w:r>
                </w:p>
              </w:tc>
            </w:tr>
            <w:tr w:rsidR="00066508" w14:paraId="489A692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F898AC1"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2A9CD0E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5D05F525" w14:textId="77777777" w:rsidR="00066508" w:rsidRDefault="00000000">
                  <w:pPr>
                    <w:keepNext/>
                    <w:widowControl w:val="0"/>
                    <w:spacing w:after="60"/>
                    <w:jc w:val="right"/>
                  </w:pPr>
                  <w:r>
                    <w:rPr>
                      <w:rFonts w:ascii="Calibri" w:hAnsi="Calibri"/>
                      <w:sz w:val="20"/>
                    </w:rPr>
                    <w:t>827.3</w:t>
                  </w:r>
                </w:p>
              </w:tc>
            </w:tr>
            <w:tr w:rsidR="00066508" w14:paraId="2E68BF8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6BFE4E9"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ABDBB3F"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BC562B7" w14:textId="77777777" w:rsidR="00066508" w:rsidRDefault="00000000">
                  <w:pPr>
                    <w:keepNext/>
                    <w:widowControl w:val="0"/>
                    <w:spacing w:after="60"/>
                    <w:jc w:val="right"/>
                  </w:pPr>
                  <w:r>
                    <w:rPr>
                      <w:rFonts w:ascii="Calibri" w:hAnsi="Calibri"/>
                      <w:sz w:val="20"/>
                    </w:rPr>
                    <w:t>796.3</w:t>
                  </w:r>
                </w:p>
              </w:tc>
            </w:tr>
            <w:tr w:rsidR="00066508" w14:paraId="4243F40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387741C"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7E7E0B25"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47E7464" w14:textId="77777777" w:rsidR="00066508" w:rsidRDefault="00000000">
                  <w:pPr>
                    <w:keepNext/>
                    <w:widowControl w:val="0"/>
                    <w:spacing w:after="60"/>
                    <w:jc w:val="right"/>
                  </w:pPr>
                  <w:r>
                    <w:rPr>
                      <w:rFonts w:ascii="Calibri" w:hAnsi="Calibri"/>
                      <w:sz w:val="20"/>
                    </w:rPr>
                    <w:t>784.8</w:t>
                  </w:r>
                </w:p>
              </w:tc>
            </w:tr>
            <w:tr w:rsidR="00066508" w14:paraId="56D5DC8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3F55FE6"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376CCC9A"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3F205D0" w14:textId="77777777" w:rsidR="00066508" w:rsidRDefault="00000000">
                  <w:pPr>
                    <w:keepNext/>
                    <w:widowControl w:val="0"/>
                    <w:spacing w:after="60"/>
                    <w:jc w:val="right"/>
                  </w:pPr>
                  <w:r>
                    <w:rPr>
                      <w:rFonts w:ascii="Calibri" w:hAnsi="Calibri"/>
                      <w:sz w:val="20"/>
                    </w:rPr>
                    <w:t>768.1</w:t>
                  </w:r>
                </w:p>
              </w:tc>
            </w:tr>
            <w:tr w:rsidR="00066508" w14:paraId="5610C60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57AB47C"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2F6AD9C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131943D" w14:textId="77777777" w:rsidR="00066508" w:rsidRDefault="00000000">
                  <w:pPr>
                    <w:keepNext/>
                    <w:widowControl w:val="0"/>
                    <w:spacing w:after="60"/>
                    <w:jc w:val="right"/>
                  </w:pPr>
                  <w:r>
                    <w:rPr>
                      <w:rFonts w:ascii="Calibri" w:hAnsi="Calibri"/>
                      <w:sz w:val="20"/>
                    </w:rPr>
                    <w:t>761.5</w:t>
                  </w:r>
                </w:p>
              </w:tc>
            </w:tr>
            <w:tr w:rsidR="00066508" w14:paraId="47FE1EA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C8A84B0"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91134F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429F08D" w14:textId="77777777" w:rsidR="00066508" w:rsidRDefault="00000000">
                  <w:pPr>
                    <w:keepNext/>
                    <w:widowControl w:val="0"/>
                    <w:spacing w:after="60"/>
                    <w:jc w:val="right"/>
                  </w:pPr>
                  <w:r>
                    <w:rPr>
                      <w:rFonts w:ascii="Calibri" w:hAnsi="Calibri"/>
                      <w:sz w:val="20"/>
                    </w:rPr>
                    <w:t>745.7</w:t>
                  </w:r>
                </w:p>
              </w:tc>
            </w:tr>
            <w:tr w:rsidR="00066508" w14:paraId="47E01F7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AE9ABF3"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1768295"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A7C9153" w14:textId="77777777" w:rsidR="00066508" w:rsidRDefault="00000000">
                  <w:pPr>
                    <w:keepNext/>
                    <w:widowControl w:val="0"/>
                    <w:spacing w:after="60"/>
                    <w:jc w:val="right"/>
                  </w:pPr>
                  <w:r>
                    <w:rPr>
                      <w:rFonts w:ascii="Calibri" w:hAnsi="Calibri"/>
                      <w:sz w:val="20"/>
                    </w:rPr>
                    <w:t>690.9</w:t>
                  </w:r>
                </w:p>
              </w:tc>
            </w:tr>
            <w:tr w:rsidR="00066508" w14:paraId="78105D42" w14:textId="77777777">
              <w:trPr>
                <w:cantSplit/>
                <w:jc w:val="center"/>
              </w:trPr>
              <w:tc>
                <w:tcPr>
                  <w:tcW w:w="9144" w:type="dxa"/>
                  <w:gridSpan w:val="3"/>
                </w:tcPr>
                <w:p w14:paraId="7C237A1B"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26D6AC22" w14:textId="77777777" w:rsidR="00066508" w:rsidRDefault="00000000">
            <w:pPr>
              <w:pStyle w:val="ImageCaption"/>
              <w:widowControl w:val="0"/>
              <w:spacing w:before="200"/>
            </w:pPr>
            <w:r>
              <w:t xml:space="preserve">Table S9: </w:t>
            </w:r>
            <w:r>
              <w:rPr>
                <w:b/>
                <w:bCs/>
              </w:rPr>
              <w:t xml:space="preserve">Effective sample size before and after balancing weights estimation (exposures: endocrine disrupting chemicals (EDCs); outcomes: glucocorticosteroids) (HELIX </w:t>
            </w:r>
            <w:proofErr w:type="spellStart"/>
            <w:r>
              <w:rPr>
                <w:b/>
                <w:bCs/>
              </w:rPr>
              <w:t>subcohort</w:t>
            </w:r>
            <w:proofErr w:type="spellEnd"/>
            <w:r>
              <w:rPr>
                <w:b/>
                <w:bCs/>
              </w:rPr>
              <w:t>; 2013-2016).</w:t>
            </w:r>
            <w:bookmarkEnd w:id="438"/>
          </w:p>
        </w:tc>
      </w:tr>
    </w:tbl>
    <w:p w14:paraId="65B89164"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58060A3"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11A9127C" w14:textId="77777777">
              <w:trPr>
                <w:cantSplit/>
                <w:tblHeader/>
                <w:jc w:val="center"/>
              </w:trPr>
              <w:tc>
                <w:tcPr>
                  <w:tcW w:w="3048" w:type="dxa"/>
                  <w:tcBorders>
                    <w:top w:val="single" w:sz="16" w:space="0" w:color="D3D3D3"/>
                    <w:left w:val="single" w:sz="6" w:space="0" w:color="D3D3D3"/>
                    <w:bottom w:val="single" w:sz="16" w:space="0" w:color="D3D3D3"/>
                  </w:tcBorders>
                </w:tcPr>
                <w:p w14:paraId="74AE948C" w14:textId="77777777" w:rsidR="00066508" w:rsidRDefault="00000000">
                  <w:pPr>
                    <w:keepNext/>
                    <w:widowControl w:val="0"/>
                    <w:spacing w:after="60"/>
                  </w:pPr>
                  <w:bookmarkStart w:id="439" w:name="supptbl-balance-3"/>
                  <w:r>
                    <w:rPr>
                      <w:rFonts w:ascii="Calibri" w:hAnsi="Calibri"/>
                      <w:sz w:val="20"/>
                    </w:rPr>
                    <w:lastRenderedPageBreak/>
                    <w:t>Exposure</w:t>
                  </w:r>
                </w:p>
              </w:tc>
              <w:tc>
                <w:tcPr>
                  <w:tcW w:w="3048" w:type="dxa"/>
                  <w:tcBorders>
                    <w:top w:val="single" w:sz="16" w:space="0" w:color="D3D3D3"/>
                    <w:bottom w:val="single" w:sz="16" w:space="0" w:color="D3D3D3"/>
                  </w:tcBorders>
                </w:tcPr>
                <w:p w14:paraId="6885BC4A"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6D953F4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456FEB1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E36DF6A" w14:textId="77777777" w:rsidR="00066508" w:rsidRDefault="00000000">
                  <w:pPr>
                    <w:keepNext/>
                    <w:widowControl w:val="0"/>
                    <w:spacing w:after="60"/>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14:paraId="3A259A1C"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F95EB47" w14:textId="77777777" w:rsidR="00066508" w:rsidRDefault="00000000">
                  <w:pPr>
                    <w:keepNext/>
                    <w:widowControl w:val="0"/>
                    <w:spacing w:after="60"/>
                    <w:jc w:val="right"/>
                  </w:pPr>
                  <w:r>
                    <w:rPr>
                      <w:rFonts w:ascii="Calibri" w:hAnsi="Calibri"/>
                      <w:sz w:val="20"/>
                    </w:rPr>
                    <w:t>777.2</w:t>
                  </w:r>
                </w:p>
              </w:tc>
            </w:tr>
            <w:tr w:rsidR="00066508" w14:paraId="66EEFB2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19ACB90" w14:textId="77777777" w:rsidR="00066508" w:rsidRDefault="00000000">
                  <w:pPr>
                    <w:keepNext/>
                    <w:widowControl w:val="0"/>
                    <w:spacing w:after="60"/>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14:paraId="5A8036F7"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3C991E7" w14:textId="77777777" w:rsidR="00066508" w:rsidRDefault="00000000">
                  <w:pPr>
                    <w:keepNext/>
                    <w:widowControl w:val="0"/>
                    <w:spacing w:after="60"/>
                    <w:jc w:val="right"/>
                  </w:pPr>
                  <w:r>
                    <w:rPr>
                      <w:rFonts w:ascii="Calibri" w:hAnsi="Calibri"/>
                      <w:sz w:val="20"/>
                    </w:rPr>
                    <w:t>757.5</w:t>
                  </w:r>
                </w:p>
              </w:tc>
            </w:tr>
            <w:tr w:rsidR="00066508" w14:paraId="2BE8754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9269FEC" w14:textId="77777777" w:rsidR="00066508" w:rsidRDefault="00000000">
                  <w:pPr>
                    <w:keepNext/>
                    <w:widowControl w:val="0"/>
                    <w:spacing w:after="60"/>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14:paraId="59D211E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B04A2DA" w14:textId="77777777" w:rsidR="00066508" w:rsidRDefault="00000000">
                  <w:pPr>
                    <w:keepNext/>
                    <w:widowControl w:val="0"/>
                    <w:spacing w:after="60"/>
                    <w:jc w:val="right"/>
                  </w:pPr>
                  <w:r>
                    <w:rPr>
                      <w:rFonts w:ascii="Calibri" w:hAnsi="Calibri"/>
                      <w:sz w:val="20"/>
                    </w:rPr>
                    <w:t>751.5</w:t>
                  </w:r>
                </w:p>
              </w:tc>
            </w:tr>
            <w:tr w:rsidR="00066508" w14:paraId="61D8A977" w14:textId="77777777">
              <w:trPr>
                <w:cantSplit/>
                <w:jc w:val="center"/>
              </w:trPr>
              <w:tc>
                <w:tcPr>
                  <w:tcW w:w="9144" w:type="dxa"/>
                  <w:gridSpan w:val="3"/>
                </w:tcPr>
                <w:p w14:paraId="0FE8678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FEA2AFF" w14:textId="77777777" w:rsidR="00066508" w:rsidRDefault="00000000">
            <w:pPr>
              <w:pStyle w:val="ImageCaption"/>
              <w:widowControl w:val="0"/>
              <w:spacing w:before="200"/>
            </w:pPr>
            <w:r>
              <w:t xml:space="preserve">Table S10: </w:t>
            </w:r>
            <w:r>
              <w:rPr>
                <w:b/>
                <w:bCs/>
              </w:rPr>
              <w:t xml:space="preserve">Effective sample size before and after balancing weights estimation (exposures: glucocorticosteroids; outcome: hit reaction time standard error (HRT-SE)) (HELIX </w:t>
            </w:r>
            <w:proofErr w:type="spellStart"/>
            <w:r>
              <w:rPr>
                <w:b/>
                <w:bCs/>
              </w:rPr>
              <w:t>subcohort</w:t>
            </w:r>
            <w:proofErr w:type="spellEnd"/>
            <w:r>
              <w:rPr>
                <w:b/>
                <w:bCs/>
              </w:rPr>
              <w:t>; 2013-2016).</w:t>
            </w:r>
            <w:bookmarkEnd w:id="436"/>
            <w:bookmarkEnd w:id="439"/>
          </w:p>
        </w:tc>
      </w:tr>
    </w:tbl>
    <w:p w14:paraId="09082B8E" w14:textId="77777777" w:rsidR="00066508" w:rsidRDefault="00000000">
      <w:pPr>
        <w:pStyle w:val="Heading3"/>
      </w:pPr>
      <w:r>
        <w:t>11.2.2 Balancing weights: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2C28A3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0E254D45" w14:textId="77777777">
              <w:trPr>
                <w:cantSplit/>
                <w:tblHeader/>
                <w:jc w:val="center"/>
              </w:trPr>
              <w:tc>
                <w:tcPr>
                  <w:tcW w:w="3048" w:type="dxa"/>
                  <w:tcBorders>
                    <w:top w:val="single" w:sz="16" w:space="0" w:color="D3D3D3"/>
                    <w:left w:val="single" w:sz="6" w:space="0" w:color="D3D3D3"/>
                  </w:tcBorders>
                </w:tcPr>
                <w:p w14:paraId="197B8E00" w14:textId="77777777" w:rsidR="00066508" w:rsidRDefault="00066508">
                  <w:pPr>
                    <w:keepNext/>
                    <w:widowControl w:val="0"/>
                    <w:spacing w:after="60"/>
                  </w:pPr>
                  <w:bookmarkStart w:id="440" w:name="supptbl-weights-1"/>
                </w:p>
              </w:tc>
              <w:tc>
                <w:tcPr>
                  <w:tcW w:w="3048" w:type="dxa"/>
                  <w:tcBorders>
                    <w:top w:val="single" w:sz="16" w:space="0" w:color="D3D3D3"/>
                    <w:bottom w:val="single" w:sz="16" w:space="0" w:color="D3D3D3"/>
                  </w:tcBorders>
                </w:tcPr>
                <w:p w14:paraId="34035E4F"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0045BB0B" w14:textId="77777777" w:rsidR="00066508" w:rsidRDefault="00000000">
                  <w:pPr>
                    <w:keepNext/>
                    <w:widowControl w:val="0"/>
                    <w:spacing w:after="60"/>
                    <w:jc w:val="center"/>
                  </w:pPr>
                  <w:r>
                    <w:rPr>
                      <w:rFonts w:ascii="Calibri" w:hAnsi="Calibri"/>
                      <w:sz w:val="20"/>
                    </w:rPr>
                    <w:t>Range</w:t>
                  </w:r>
                </w:p>
              </w:tc>
            </w:tr>
            <w:tr w:rsidR="00066508" w14:paraId="120188AE" w14:textId="77777777">
              <w:trPr>
                <w:cantSplit/>
                <w:tblHeader/>
                <w:jc w:val="center"/>
              </w:trPr>
              <w:tc>
                <w:tcPr>
                  <w:tcW w:w="3048" w:type="dxa"/>
                  <w:tcBorders>
                    <w:left w:val="single" w:sz="6" w:space="0" w:color="D3D3D3"/>
                    <w:bottom w:val="single" w:sz="16" w:space="0" w:color="D3D3D3"/>
                  </w:tcBorders>
                </w:tcPr>
                <w:p w14:paraId="4812135A"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787D503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048" w:type="dxa"/>
                  <w:tcBorders>
                    <w:bottom w:val="single" w:sz="16" w:space="0" w:color="D3D3D3"/>
                    <w:right w:val="single" w:sz="6" w:space="0" w:color="D3D3D3"/>
                  </w:tcBorders>
                </w:tcPr>
                <w:p w14:paraId="7A7C6A28"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767C24C3"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5FE53055" w14:textId="77777777" w:rsidR="00066508" w:rsidRDefault="00000000">
                  <w:pPr>
                    <w:keepNext/>
                    <w:widowControl w:val="0"/>
                    <w:spacing w:after="60"/>
                  </w:pPr>
                  <w:r>
                    <w:rPr>
                      <w:rFonts w:ascii="Calibri" w:hAnsi="Calibri"/>
                      <w:b/>
                      <w:sz w:val="20"/>
                    </w:rPr>
                    <w:t>OP pesticide metabolites</w:t>
                  </w:r>
                </w:p>
              </w:tc>
            </w:tr>
            <w:tr w:rsidR="00066508" w14:paraId="058197C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39B3EA9"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45BF8993" w14:textId="77777777" w:rsidR="00066508" w:rsidRDefault="00000000">
                  <w:pPr>
                    <w:keepNext/>
                    <w:widowControl w:val="0"/>
                    <w:spacing w:after="60"/>
                    <w:jc w:val="center"/>
                  </w:pPr>
                  <w:r>
                    <w:rPr>
                      <w:rFonts w:ascii="Calibri" w:hAnsi="Calibri"/>
                      <w:sz w:val="20"/>
                    </w:rPr>
                    <w:t>0.99 (0.73, 1.25)</w:t>
                  </w:r>
                </w:p>
              </w:tc>
              <w:tc>
                <w:tcPr>
                  <w:tcW w:w="3048" w:type="dxa"/>
                  <w:tcBorders>
                    <w:top w:val="single" w:sz="6" w:space="0" w:color="D3D3D3"/>
                    <w:left w:val="single" w:sz="6" w:space="0" w:color="D3D3D3"/>
                    <w:bottom w:val="single" w:sz="6" w:space="0" w:color="D3D3D3"/>
                    <w:right w:val="single" w:sz="6" w:space="0" w:color="D3D3D3"/>
                  </w:tcBorders>
                </w:tcPr>
                <w:p w14:paraId="600D9E5F" w14:textId="77777777" w:rsidR="00066508" w:rsidRDefault="00000000">
                  <w:pPr>
                    <w:keepNext/>
                    <w:widowControl w:val="0"/>
                    <w:spacing w:after="60"/>
                    <w:jc w:val="center"/>
                  </w:pPr>
                  <w:r>
                    <w:rPr>
                      <w:rFonts w:ascii="Calibri" w:hAnsi="Calibri"/>
                      <w:sz w:val="20"/>
                    </w:rPr>
                    <w:t>0.49, 1.50</w:t>
                  </w:r>
                </w:p>
              </w:tc>
            </w:tr>
            <w:tr w:rsidR="00066508" w14:paraId="5A46F33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7A86B08"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731F0585" w14:textId="77777777" w:rsidR="00066508" w:rsidRDefault="00000000">
                  <w:pPr>
                    <w:keepNext/>
                    <w:widowControl w:val="0"/>
                    <w:spacing w:after="60"/>
                    <w:jc w:val="center"/>
                  </w:pPr>
                  <w:r>
                    <w:rPr>
                      <w:rFonts w:ascii="Calibri" w:hAnsi="Calibri"/>
                      <w:sz w:val="20"/>
                    </w:rPr>
                    <w:t>1.00 (0.81, 1.20)</w:t>
                  </w:r>
                </w:p>
              </w:tc>
              <w:tc>
                <w:tcPr>
                  <w:tcW w:w="3048" w:type="dxa"/>
                  <w:tcBorders>
                    <w:top w:val="single" w:sz="6" w:space="0" w:color="D3D3D3"/>
                    <w:left w:val="single" w:sz="6" w:space="0" w:color="D3D3D3"/>
                    <w:bottom w:val="single" w:sz="6" w:space="0" w:color="D3D3D3"/>
                    <w:right w:val="single" w:sz="6" w:space="0" w:color="D3D3D3"/>
                  </w:tcBorders>
                </w:tcPr>
                <w:p w14:paraId="0823A393" w14:textId="77777777" w:rsidR="00066508" w:rsidRDefault="00000000">
                  <w:pPr>
                    <w:keepNext/>
                    <w:widowControl w:val="0"/>
                    <w:spacing w:after="60"/>
                    <w:jc w:val="center"/>
                  </w:pPr>
                  <w:r>
                    <w:rPr>
                      <w:rFonts w:ascii="Calibri" w:hAnsi="Calibri"/>
                      <w:sz w:val="20"/>
                    </w:rPr>
                    <w:t>0.59, 1.39</w:t>
                  </w:r>
                </w:p>
              </w:tc>
            </w:tr>
            <w:tr w:rsidR="00066508" w14:paraId="1B8352E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EEDD414"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34EE0591" w14:textId="77777777" w:rsidR="00066508" w:rsidRDefault="00000000">
                  <w:pPr>
                    <w:keepNext/>
                    <w:widowControl w:val="0"/>
                    <w:spacing w:after="60"/>
                    <w:jc w:val="center"/>
                  </w:pPr>
                  <w:r>
                    <w:rPr>
                      <w:rFonts w:ascii="Calibri" w:hAnsi="Calibri"/>
                      <w:sz w:val="20"/>
                    </w:rPr>
                    <w:t>1.01 (0.81, 1.19)</w:t>
                  </w:r>
                </w:p>
              </w:tc>
              <w:tc>
                <w:tcPr>
                  <w:tcW w:w="3048" w:type="dxa"/>
                  <w:tcBorders>
                    <w:top w:val="single" w:sz="6" w:space="0" w:color="D3D3D3"/>
                    <w:left w:val="single" w:sz="6" w:space="0" w:color="D3D3D3"/>
                    <w:bottom w:val="single" w:sz="6" w:space="0" w:color="D3D3D3"/>
                    <w:right w:val="single" w:sz="6" w:space="0" w:color="D3D3D3"/>
                  </w:tcBorders>
                </w:tcPr>
                <w:p w14:paraId="2A5860B9" w14:textId="77777777" w:rsidR="00066508" w:rsidRDefault="00000000">
                  <w:pPr>
                    <w:keepNext/>
                    <w:widowControl w:val="0"/>
                    <w:spacing w:after="60"/>
                    <w:jc w:val="center"/>
                  </w:pPr>
                  <w:r>
                    <w:rPr>
                      <w:rFonts w:ascii="Calibri" w:hAnsi="Calibri"/>
                      <w:sz w:val="20"/>
                    </w:rPr>
                    <w:t>0.59, 1.39</w:t>
                  </w:r>
                </w:p>
              </w:tc>
            </w:tr>
            <w:tr w:rsidR="00066508" w14:paraId="65E6263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8103C84"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41EE4A34" w14:textId="77777777" w:rsidR="00066508" w:rsidRDefault="00000000">
                  <w:pPr>
                    <w:keepNext/>
                    <w:widowControl w:val="0"/>
                    <w:spacing w:after="60"/>
                    <w:jc w:val="center"/>
                  </w:pPr>
                  <w:r>
                    <w:rPr>
                      <w:rFonts w:ascii="Calibri" w:hAnsi="Calibri"/>
                      <w:sz w:val="20"/>
                    </w:rPr>
                    <w:t>0.99 (0.81, 1.18)</w:t>
                  </w:r>
                </w:p>
              </w:tc>
              <w:tc>
                <w:tcPr>
                  <w:tcW w:w="3048" w:type="dxa"/>
                  <w:tcBorders>
                    <w:top w:val="single" w:sz="6" w:space="0" w:color="D3D3D3"/>
                    <w:left w:val="single" w:sz="6" w:space="0" w:color="D3D3D3"/>
                    <w:bottom w:val="single" w:sz="6" w:space="0" w:color="D3D3D3"/>
                    <w:right w:val="single" w:sz="6" w:space="0" w:color="D3D3D3"/>
                  </w:tcBorders>
                </w:tcPr>
                <w:p w14:paraId="6DA173D8" w14:textId="77777777" w:rsidR="00066508" w:rsidRDefault="00000000">
                  <w:pPr>
                    <w:keepNext/>
                    <w:widowControl w:val="0"/>
                    <w:spacing w:after="60"/>
                    <w:jc w:val="center"/>
                  </w:pPr>
                  <w:r>
                    <w:rPr>
                      <w:rFonts w:ascii="Calibri" w:hAnsi="Calibri"/>
                      <w:sz w:val="20"/>
                    </w:rPr>
                    <w:t>0.61, 1.41</w:t>
                  </w:r>
                </w:p>
              </w:tc>
            </w:tr>
            <w:tr w:rsidR="00066508" w14:paraId="3C990228"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9542840" w14:textId="77777777" w:rsidR="00066508" w:rsidRDefault="00000000">
                  <w:pPr>
                    <w:keepNext/>
                    <w:widowControl w:val="0"/>
                    <w:spacing w:after="60"/>
                  </w:pPr>
                  <w:r>
                    <w:rPr>
                      <w:rFonts w:ascii="Calibri" w:hAnsi="Calibri"/>
                      <w:b/>
                      <w:sz w:val="20"/>
                    </w:rPr>
                    <w:t>Phenols</w:t>
                  </w:r>
                </w:p>
              </w:tc>
            </w:tr>
            <w:tr w:rsidR="00066508" w14:paraId="1DD5B72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4F48961"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444727B4" w14:textId="77777777" w:rsidR="00066508" w:rsidRDefault="00000000">
                  <w:pPr>
                    <w:keepNext/>
                    <w:widowControl w:val="0"/>
                    <w:spacing w:after="60"/>
                    <w:jc w:val="cente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14:paraId="78CAF995" w14:textId="77777777" w:rsidR="00066508" w:rsidRDefault="00000000">
                  <w:pPr>
                    <w:keepNext/>
                    <w:widowControl w:val="0"/>
                    <w:spacing w:after="60"/>
                    <w:jc w:val="center"/>
                  </w:pPr>
                  <w:r>
                    <w:rPr>
                      <w:rFonts w:ascii="Calibri" w:hAnsi="Calibri"/>
                      <w:sz w:val="20"/>
                    </w:rPr>
                    <w:t>0.74, 1.25</w:t>
                  </w:r>
                </w:p>
              </w:tc>
            </w:tr>
            <w:tr w:rsidR="00066508" w14:paraId="0252716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DF12FB"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4AE7DE2E" w14:textId="77777777" w:rsidR="00066508" w:rsidRDefault="00000000">
                  <w:pPr>
                    <w:keepNext/>
                    <w:widowControl w:val="0"/>
                    <w:spacing w:after="60"/>
                    <w:jc w:val="center"/>
                  </w:pPr>
                  <w:r>
                    <w:rPr>
                      <w:rFonts w:ascii="Calibri" w:hAnsi="Calibri"/>
                      <w:sz w:val="20"/>
                    </w:rPr>
                    <w:t>1.01 (0.96, 1.07)</w:t>
                  </w:r>
                </w:p>
              </w:tc>
              <w:tc>
                <w:tcPr>
                  <w:tcW w:w="3048" w:type="dxa"/>
                  <w:tcBorders>
                    <w:top w:val="single" w:sz="6" w:space="0" w:color="D3D3D3"/>
                    <w:left w:val="single" w:sz="6" w:space="0" w:color="D3D3D3"/>
                    <w:bottom w:val="single" w:sz="6" w:space="0" w:color="D3D3D3"/>
                    <w:right w:val="single" w:sz="6" w:space="0" w:color="D3D3D3"/>
                  </w:tcBorders>
                </w:tcPr>
                <w:p w14:paraId="3C4370FD" w14:textId="77777777" w:rsidR="00066508" w:rsidRDefault="00000000">
                  <w:pPr>
                    <w:keepNext/>
                    <w:widowControl w:val="0"/>
                    <w:spacing w:after="60"/>
                    <w:jc w:val="center"/>
                  </w:pPr>
                  <w:r>
                    <w:rPr>
                      <w:rFonts w:ascii="Calibri" w:hAnsi="Calibri"/>
                      <w:sz w:val="20"/>
                    </w:rPr>
                    <w:t>0.88, 1.14</w:t>
                  </w:r>
                </w:p>
              </w:tc>
            </w:tr>
            <w:tr w:rsidR="00066508" w14:paraId="402F724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FD6426F"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49BF5C04" w14:textId="77777777" w:rsidR="00066508" w:rsidRDefault="00000000">
                  <w:pPr>
                    <w:keepNext/>
                    <w:widowControl w:val="0"/>
                    <w:spacing w:after="60"/>
                    <w:jc w:val="center"/>
                  </w:pPr>
                  <w:r>
                    <w:rPr>
                      <w:rFonts w:ascii="Calibri" w:hAnsi="Calibri"/>
                      <w:sz w:val="20"/>
                    </w:rPr>
                    <w:t>1.01 (0.92, 1.12)</w:t>
                  </w:r>
                </w:p>
              </w:tc>
              <w:tc>
                <w:tcPr>
                  <w:tcW w:w="3048" w:type="dxa"/>
                  <w:tcBorders>
                    <w:top w:val="single" w:sz="6" w:space="0" w:color="D3D3D3"/>
                    <w:left w:val="single" w:sz="6" w:space="0" w:color="D3D3D3"/>
                    <w:bottom w:val="single" w:sz="6" w:space="0" w:color="D3D3D3"/>
                    <w:right w:val="single" w:sz="6" w:space="0" w:color="D3D3D3"/>
                  </w:tcBorders>
                </w:tcPr>
                <w:p w14:paraId="4D39DF11" w14:textId="77777777" w:rsidR="00066508" w:rsidRDefault="00000000">
                  <w:pPr>
                    <w:keepNext/>
                    <w:widowControl w:val="0"/>
                    <w:spacing w:after="60"/>
                    <w:jc w:val="center"/>
                  </w:pPr>
                  <w:r>
                    <w:rPr>
                      <w:rFonts w:ascii="Calibri" w:hAnsi="Calibri"/>
                      <w:sz w:val="20"/>
                    </w:rPr>
                    <w:t>0.80, 1.23</w:t>
                  </w:r>
                </w:p>
              </w:tc>
            </w:tr>
            <w:tr w:rsidR="00066508" w14:paraId="52B4D89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7410016"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13AD3F76" w14:textId="77777777" w:rsidR="00066508" w:rsidRDefault="00000000">
                  <w:pPr>
                    <w:keepNext/>
                    <w:widowControl w:val="0"/>
                    <w:spacing w:after="60"/>
                    <w:jc w:val="center"/>
                  </w:pPr>
                  <w:r>
                    <w:rPr>
                      <w:rFonts w:ascii="Calibri" w:hAnsi="Calibri"/>
                      <w:sz w:val="20"/>
                    </w:rPr>
                    <w:t>0.99 (0.70, 1.27)</w:t>
                  </w:r>
                </w:p>
              </w:tc>
              <w:tc>
                <w:tcPr>
                  <w:tcW w:w="3048" w:type="dxa"/>
                  <w:tcBorders>
                    <w:top w:val="single" w:sz="6" w:space="0" w:color="D3D3D3"/>
                    <w:left w:val="single" w:sz="6" w:space="0" w:color="D3D3D3"/>
                    <w:bottom w:val="single" w:sz="6" w:space="0" w:color="D3D3D3"/>
                    <w:right w:val="single" w:sz="6" w:space="0" w:color="D3D3D3"/>
                  </w:tcBorders>
                </w:tcPr>
                <w:p w14:paraId="786841E5" w14:textId="77777777" w:rsidR="00066508" w:rsidRDefault="00000000">
                  <w:pPr>
                    <w:keepNext/>
                    <w:widowControl w:val="0"/>
                    <w:spacing w:after="60"/>
                    <w:jc w:val="center"/>
                  </w:pPr>
                  <w:r>
                    <w:rPr>
                      <w:rFonts w:ascii="Calibri" w:hAnsi="Calibri"/>
                      <w:sz w:val="20"/>
                    </w:rPr>
                    <w:t>0.38, 1.57</w:t>
                  </w:r>
                </w:p>
              </w:tc>
            </w:tr>
            <w:tr w:rsidR="00066508" w14:paraId="6040C1C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E5EFFE"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5634ECFE" w14:textId="77777777" w:rsidR="00066508" w:rsidRDefault="00000000">
                  <w:pPr>
                    <w:keepNext/>
                    <w:widowControl w:val="0"/>
                    <w:spacing w:after="60"/>
                    <w:jc w:val="center"/>
                  </w:pPr>
                  <w:r>
                    <w:rPr>
                      <w:rFonts w:ascii="Calibri" w:hAnsi="Calibri"/>
                      <w:sz w:val="20"/>
                    </w:rPr>
                    <w:t>1.01 (0.91, 1.11)</w:t>
                  </w:r>
                </w:p>
              </w:tc>
              <w:tc>
                <w:tcPr>
                  <w:tcW w:w="3048" w:type="dxa"/>
                  <w:tcBorders>
                    <w:top w:val="single" w:sz="6" w:space="0" w:color="D3D3D3"/>
                    <w:left w:val="single" w:sz="6" w:space="0" w:color="D3D3D3"/>
                    <w:bottom w:val="single" w:sz="6" w:space="0" w:color="D3D3D3"/>
                    <w:right w:val="single" w:sz="6" w:space="0" w:color="D3D3D3"/>
                  </w:tcBorders>
                </w:tcPr>
                <w:p w14:paraId="4774A091" w14:textId="77777777" w:rsidR="00066508" w:rsidRDefault="00000000">
                  <w:pPr>
                    <w:keepNext/>
                    <w:widowControl w:val="0"/>
                    <w:spacing w:after="60"/>
                    <w:jc w:val="center"/>
                  </w:pPr>
                  <w:r>
                    <w:rPr>
                      <w:rFonts w:ascii="Calibri" w:hAnsi="Calibri"/>
                      <w:sz w:val="20"/>
                    </w:rPr>
                    <w:t>0.81, 1.22</w:t>
                  </w:r>
                </w:p>
              </w:tc>
            </w:tr>
            <w:tr w:rsidR="00066508" w14:paraId="057DB2C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F56C6BC"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2F12F32A" w14:textId="77777777" w:rsidR="00066508" w:rsidRDefault="00000000">
                  <w:pPr>
                    <w:keepNext/>
                    <w:widowControl w:val="0"/>
                    <w:spacing w:after="60"/>
                    <w:jc w:val="center"/>
                  </w:pPr>
                  <w:r>
                    <w:rPr>
                      <w:rFonts w:ascii="Calibri" w:hAnsi="Calibri"/>
                      <w:sz w:val="20"/>
                    </w:rPr>
                    <w:t>1.01 (0.92, 1.09)</w:t>
                  </w:r>
                </w:p>
              </w:tc>
              <w:tc>
                <w:tcPr>
                  <w:tcW w:w="3048" w:type="dxa"/>
                  <w:tcBorders>
                    <w:top w:val="single" w:sz="6" w:space="0" w:color="D3D3D3"/>
                    <w:left w:val="single" w:sz="6" w:space="0" w:color="D3D3D3"/>
                    <w:bottom w:val="single" w:sz="6" w:space="0" w:color="D3D3D3"/>
                    <w:right w:val="single" w:sz="6" w:space="0" w:color="D3D3D3"/>
                  </w:tcBorders>
                </w:tcPr>
                <w:p w14:paraId="05075612" w14:textId="77777777" w:rsidR="00066508" w:rsidRDefault="00000000">
                  <w:pPr>
                    <w:keepNext/>
                    <w:widowControl w:val="0"/>
                    <w:spacing w:after="60"/>
                    <w:jc w:val="center"/>
                  </w:pPr>
                  <w:r>
                    <w:rPr>
                      <w:rFonts w:ascii="Calibri" w:hAnsi="Calibri"/>
                      <w:sz w:val="20"/>
                    </w:rPr>
                    <w:t>0.79, 1.21</w:t>
                  </w:r>
                </w:p>
              </w:tc>
            </w:tr>
            <w:tr w:rsidR="00066508" w14:paraId="252A8D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24045A6"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36BCC47A" w14:textId="77777777" w:rsidR="00066508" w:rsidRDefault="00000000">
                  <w:pPr>
                    <w:keepNext/>
                    <w:widowControl w:val="0"/>
                    <w:spacing w:after="60"/>
                    <w:jc w:val="center"/>
                  </w:pPr>
                  <w:r>
                    <w:rPr>
                      <w:rFonts w:ascii="Calibri" w:hAnsi="Calibri"/>
                      <w:sz w:val="20"/>
                    </w:rPr>
                    <w:t>1.01 (0.87, 1.13)</w:t>
                  </w:r>
                </w:p>
              </w:tc>
              <w:tc>
                <w:tcPr>
                  <w:tcW w:w="3048" w:type="dxa"/>
                  <w:tcBorders>
                    <w:top w:val="single" w:sz="6" w:space="0" w:color="D3D3D3"/>
                    <w:left w:val="single" w:sz="6" w:space="0" w:color="D3D3D3"/>
                    <w:bottom w:val="single" w:sz="6" w:space="0" w:color="D3D3D3"/>
                    <w:right w:val="single" w:sz="6" w:space="0" w:color="D3D3D3"/>
                  </w:tcBorders>
                </w:tcPr>
                <w:p w14:paraId="02CA47A1" w14:textId="77777777" w:rsidR="00066508" w:rsidRDefault="00000000">
                  <w:pPr>
                    <w:keepNext/>
                    <w:widowControl w:val="0"/>
                    <w:spacing w:after="60"/>
                    <w:jc w:val="center"/>
                  </w:pPr>
                  <w:r>
                    <w:rPr>
                      <w:rFonts w:ascii="Calibri" w:hAnsi="Calibri"/>
                      <w:sz w:val="20"/>
                    </w:rPr>
                    <w:t>0.68, 1.28</w:t>
                  </w:r>
                </w:p>
              </w:tc>
            </w:tr>
            <w:tr w:rsidR="00066508" w14:paraId="67674211"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6C893947" w14:textId="77777777" w:rsidR="00066508" w:rsidRDefault="00000000">
                  <w:pPr>
                    <w:keepNext/>
                    <w:widowControl w:val="0"/>
                    <w:spacing w:after="60"/>
                  </w:pPr>
                  <w:r>
                    <w:rPr>
                      <w:rFonts w:ascii="Calibri" w:hAnsi="Calibri"/>
                      <w:b/>
                      <w:sz w:val="20"/>
                    </w:rPr>
                    <w:t>Phthalate metabolites</w:t>
                  </w:r>
                </w:p>
              </w:tc>
            </w:tr>
            <w:tr w:rsidR="00066508" w14:paraId="3EED712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F5E67F4"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3C6FD6A" w14:textId="77777777" w:rsidR="00066508" w:rsidRDefault="00000000">
                  <w:pPr>
                    <w:keepNext/>
                    <w:widowControl w:val="0"/>
                    <w:spacing w:after="60"/>
                    <w:jc w:val="center"/>
                  </w:pPr>
                  <w:r>
                    <w:rPr>
                      <w:rFonts w:ascii="Calibri" w:hAnsi="Calibri"/>
                      <w:sz w:val="20"/>
                    </w:rPr>
                    <w:t>0.93 (0.61, 1.27)</w:t>
                  </w:r>
                </w:p>
              </w:tc>
              <w:tc>
                <w:tcPr>
                  <w:tcW w:w="3048" w:type="dxa"/>
                  <w:tcBorders>
                    <w:top w:val="single" w:sz="6" w:space="0" w:color="D3D3D3"/>
                    <w:left w:val="single" w:sz="6" w:space="0" w:color="D3D3D3"/>
                    <w:bottom w:val="single" w:sz="6" w:space="0" w:color="D3D3D3"/>
                    <w:right w:val="single" w:sz="6" w:space="0" w:color="D3D3D3"/>
                  </w:tcBorders>
                </w:tcPr>
                <w:p w14:paraId="63F4BC6C" w14:textId="77777777" w:rsidR="00066508" w:rsidRDefault="00000000">
                  <w:pPr>
                    <w:keepNext/>
                    <w:widowControl w:val="0"/>
                    <w:spacing w:after="60"/>
                    <w:jc w:val="center"/>
                  </w:pPr>
                  <w:r>
                    <w:rPr>
                      <w:rFonts w:ascii="Calibri" w:hAnsi="Calibri"/>
                      <w:sz w:val="20"/>
                    </w:rPr>
                    <w:t>0.27, 1.77</w:t>
                  </w:r>
                </w:p>
              </w:tc>
            </w:tr>
            <w:tr w:rsidR="00066508" w14:paraId="26CCE39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61B7B14"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74D7CCA" w14:textId="77777777" w:rsidR="00066508" w:rsidRDefault="00000000">
                  <w:pPr>
                    <w:keepNext/>
                    <w:widowControl w:val="0"/>
                    <w:spacing w:after="60"/>
                    <w:jc w:val="center"/>
                  </w:pPr>
                  <w:r>
                    <w:rPr>
                      <w:rFonts w:ascii="Calibri" w:hAnsi="Calibri"/>
                      <w:sz w:val="20"/>
                    </w:rPr>
                    <w:t>0.91 (0.46, 1.38)</w:t>
                  </w:r>
                </w:p>
              </w:tc>
              <w:tc>
                <w:tcPr>
                  <w:tcW w:w="3048" w:type="dxa"/>
                  <w:tcBorders>
                    <w:top w:val="single" w:sz="6" w:space="0" w:color="D3D3D3"/>
                    <w:left w:val="single" w:sz="6" w:space="0" w:color="D3D3D3"/>
                    <w:bottom w:val="single" w:sz="6" w:space="0" w:color="D3D3D3"/>
                    <w:right w:val="single" w:sz="6" w:space="0" w:color="D3D3D3"/>
                  </w:tcBorders>
                </w:tcPr>
                <w:p w14:paraId="52B93902" w14:textId="77777777" w:rsidR="00066508" w:rsidRDefault="00000000">
                  <w:pPr>
                    <w:keepNext/>
                    <w:widowControl w:val="0"/>
                    <w:spacing w:after="60"/>
                    <w:jc w:val="center"/>
                  </w:pPr>
                  <w:r>
                    <w:rPr>
                      <w:rFonts w:ascii="Calibri" w:hAnsi="Calibri"/>
                      <w:sz w:val="20"/>
                    </w:rPr>
                    <w:t>0.05, 1.92</w:t>
                  </w:r>
                </w:p>
              </w:tc>
            </w:tr>
            <w:tr w:rsidR="00066508" w14:paraId="51C4EB8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D43AD83"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8644106" w14:textId="77777777" w:rsidR="00066508" w:rsidRDefault="00000000">
                  <w:pPr>
                    <w:keepNext/>
                    <w:widowControl w:val="0"/>
                    <w:spacing w:after="60"/>
                    <w:jc w:val="center"/>
                  </w:pPr>
                  <w:r>
                    <w:rPr>
                      <w:rFonts w:ascii="Calibri" w:hAnsi="Calibri"/>
                      <w:sz w:val="20"/>
                    </w:rPr>
                    <w:t>0.98 (0.59, 1.33)</w:t>
                  </w:r>
                </w:p>
              </w:tc>
              <w:tc>
                <w:tcPr>
                  <w:tcW w:w="3048" w:type="dxa"/>
                  <w:tcBorders>
                    <w:top w:val="single" w:sz="6" w:space="0" w:color="D3D3D3"/>
                    <w:left w:val="single" w:sz="6" w:space="0" w:color="D3D3D3"/>
                    <w:bottom w:val="single" w:sz="6" w:space="0" w:color="D3D3D3"/>
                    <w:right w:val="single" w:sz="6" w:space="0" w:color="D3D3D3"/>
                  </w:tcBorders>
                </w:tcPr>
                <w:p w14:paraId="491F5321" w14:textId="77777777" w:rsidR="00066508" w:rsidRDefault="00000000">
                  <w:pPr>
                    <w:keepNext/>
                    <w:widowControl w:val="0"/>
                    <w:spacing w:after="60"/>
                    <w:jc w:val="center"/>
                  </w:pPr>
                  <w:r>
                    <w:rPr>
                      <w:rFonts w:ascii="Calibri" w:hAnsi="Calibri"/>
                      <w:sz w:val="20"/>
                    </w:rPr>
                    <w:t>0.20, 1.74</w:t>
                  </w:r>
                </w:p>
              </w:tc>
            </w:tr>
            <w:tr w:rsidR="00066508" w14:paraId="41603F0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A8DAD3C"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83B99EE" w14:textId="77777777" w:rsidR="00066508" w:rsidRDefault="00000000">
                  <w:pPr>
                    <w:keepNext/>
                    <w:widowControl w:val="0"/>
                    <w:spacing w:after="60"/>
                    <w:jc w:val="center"/>
                  </w:pPr>
                  <w:r>
                    <w:rPr>
                      <w:rFonts w:ascii="Calibri" w:hAnsi="Calibri"/>
                      <w:sz w:val="20"/>
                    </w:rPr>
                    <w:t>0.98 (0.66, 1.27)</w:t>
                  </w:r>
                </w:p>
              </w:tc>
              <w:tc>
                <w:tcPr>
                  <w:tcW w:w="3048" w:type="dxa"/>
                  <w:tcBorders>
                    <w:top w:val="single" w:sz="6" w:space="0" w:color="D3D3D3"/>
                    <w:left w:val="single" w:sz="6" w:space="0" w:color="D3D3D3"/>
                    <w:bottom w:val="single" w:sz="6" w:space="0" w:color="D3D3D3"/>
                    <w:right w:val="single" w:sz="6" w:space="0" w:color="D3D3D3"/>
                  </w:tcBorders>
                </w:tcPr>
                <w:p w14:paraId="218D3613" w14:textId="77777777" w:rsidR="00066508" w:rsidRDefault="00000000">
                  <w:pPr>
                    <w:keepNext/>
                    <w:widowControl w:val="0"/>
                    <w:spacing w:after="60"/>
                    <w:jc w:val="center"/>
                  </w:pPr>
                  <w:r>
                    <w:rPr>
                      <w:rFonts w:ascii="Calibri" w:hAnsi="Calibri"/>
                      <w:sz w:val="20"/>
                    </w:rPr>
                    <w:t>0.35, 1.62</w:t>
                  </w:r>
                </w:p>
              </w:tc>
            </w:tr>
            <w:tr w:rsidR="00066508" w14:paraId="6AEC20B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45FF938"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10E899DC" w14:textId="77777777" w:rsidR="00066508" w:rsidRDefault="00000000">
                  <w:pPr>
                    <w:keepNext/>
                    <w:widowControl w:val="0"/>
                    <w:spacing w:after="60"/>
                    <w:jc w:val="center"/>
                  </w:pPr>
                  <w:r>
                    <w:rPr>
                      <w:rFonts w:ascii="Calibri" w:hAnsi="Calibri"/>
                      <w:sz w:val="20"/>
                    </w:rPr>
                    <w:t>0.98 (0.64, 1.28)</w:t>
                  </w:r>
                </w:p>
              </w:tc>
              <w:tc>
                <w:tcPr>
                  <w:tcW w:w="3048" w:type="dxa"/>
                  <w:tcBorders>
                    <w:top w:val="single" w:sz="6" w:space="0" w:color="D3D3D3"/>
                    <w:left w:val="single" w:sz="6" w:space="0" w:color="D3D3D3"/>
                    <w:bottom w:val="single" w:sz="6" w:space="0" w:color="D3D3D3"/>
                    <w:right w:val="single" w:sz="6" w:space="0" w:color="D3D3D3"/>
                  </w:tcBorders>
                </w:tcPr>
                <w:p w14:paraId="46634F75" w14:textId="77777777" w:rsidR="00066508" w:rsidRDefault="00000000">
                  <w:pPr>
                    <w:keepNext/>
                    <w:widowControl w:val="0"/>
                    <w:spacing w:after="60"/>
                    <w:jc w:val="center"/>
                  </w:pPr>
                  <w:r>
                    <w:rPr>
                      <w:rFonts w:ascii="Calibri" w:hAnsi="Calibri"/>
                      <w:sz w:val="20"/>
                    </w:rPr>
                    <w:t>0.31, 1.68</w:t>
                  </w:r>
                </w:p>
              </w:tc>
            </w:tr>
            <w:tr w:rsidR="00066508" w14:paraId="6E2AE37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FB08EFB"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336A2659" w14:textId="77777777" w:rsidR="00066508" w:rsidRDefault="00000000">
                  <w:pPr>
                    <w:keepNext/>
                    <w:widowControl w:val="0"/>
                    <w:spacing w:after="60"/>
                    <w:jc w:val="center"/>
                  </w:pPr>
                  <w:r>
                    <w:rPr>
                      <w:rFonts w:ascii="Calibri" w:hAnsi="Calibri"/>
                      <w:sz w:val="20"/>
                    </w:rPr>
                    <w:t>0.96 (0.54, 1.35)</w:t>
                  </w:r>
                </w:p>
              </w:tc>
              <w:tc>
                <w:tcPr>
                  <w:tcW w:w="3048" w:type="dxa"/>
                  <w:tcBorders>
                    <w:top w:val="single" w:sz="6" w:space="0" w:color="D3D3D3"/>
                    <w:left w:val="single" w:sz="6" w:space="0" w:color="D3D3D3"/>
                    <w:bottom w:val="single" w:sz="6" w:space="0" w:color="D3D3D3"/>
                    <w:right w:val="single" w:sz="6" w:space="0" w:color="D3D3D3"/>
                  </w:tcBorders>
                </w:tcPr>
                <w:p w14:paraId="0A4E0538" w14:textId="77777777" w:rsidR="00066508" w:rsidRDefault="00000000">
                  <w:pPr>
                    <w:keepNext/>
                    <w:widowControl w:val="0"/>
                    <w:spacing w:after="60"/>
                    <w:jc w:val="center"/>
                  </w:pPr>
                  <w:r>
                    <w:rPr>
                      <w:rFonts w:ascii="Calibri" w:hAnsi="Calibri"/>
                      <w:sz w:val="20"/>
                    </w:rPr>
                    <w:t>0.16, 1.76</w:t>
                  </w:r>
                </w:p>
              </w:tc>
            </w:tr>
            <w:tr w:rsidR="00066508" w14:paraId="1FF66E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667B24"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3C8F0598" w14:textId="77777777" w:rsidR="00066508" w:rsidRDefault="00000000">
                  <w:pPr>
                    <w:keepNext/>
                    <w:widowControl w:val="0"/>
                    <w:spacing w:after="60"/>
                    <w:jc w:val="center"/>
                  </w:pPr>
                  <w:r>
                    <w:rPr>
                      <w:rFonts w:ascii="Calibri" w:hAnsi="Calibri"/>
                      <w:sz w:val="20"/>
                    </w:rPr>
                    <w:t>0.96 (0.52, 1.35)</w:t>
                  </w:r>
                </w:p>
              </w:tc>
              <w:tc>
                <w:tcPr>
                  <w:tcW w:w="3048" w:type="dxa"/>
                  <w:tcBorders>
                    <w:top w:val="single" w:sz="6" w:space="0" w:color="D3D3D3"/>
                    <w:left w:val="single" w:sz="6" w:space="0" w:color="D3D3D3"/>
                    <w:bottom w:val="single" w:sz="6" w:space="0" w:color="D3D3D3"/>
                    <w:right w:val="single" w:sz="6" w:space="0" w:color="D3D3D3"/>
                  </w:tcBorders>
                </w:tcPr>
                <w:p w14:paraId="55D67940" w14:textId="77777777" w:rsidR="00066508" w:rsidRDefault="00000000">
                  <w:pPr>
                    <w:keepNext/>
                    <w:widowControl w:val="0"/>
                    <w:spacing w:after="60"/>
                    <w:jc w:val="center"/>
                  </w:pPr>
                  <w:r>
                    <w:rPr>
                      <w:rFonts w:ascii="Calibri" w:hAnsi="Calibri"/>
                      <w:sz w:val="20"/>
                    </w:rPr>
                    <w:t>0.16, 1.78</w:t>
                  </w:r>
                </w:p>
              </w:tc>
            </w:tr>
            <w:tr w:rsidR="00066508" w14:paraId="4C31A7F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C01E328"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7F74415B" w14:textId="77777777" w:rsidR="00066508" w:rsidRDefault="00000000">
                  <w:pPr>
                    <w:keepNext/>
                    <w:widowControl w:val="0"/>
                    <w:spacing w:after="60"/>
                    <w:jc w:val="center"/>
                  </w:pPr>
                  <w:r>
                    <w:rPr>
                      <w:rFonts w:ascii="Calibri" w:hAnsi="Calibri"/>
                      <w:sz w:val="20"/>
                    </w:rPr>
                    <w:t>0.95 (0.50, 1.34)</w:t>
                  </w:r>
                </w:p>
              </w:tc>
              <w:tc>
                <w:tcPr>
                  <w:tcW w:w="3048" w:type="dxa"/>
                  <w:tcBorders>
                    <w:top w:val="single" w:sz="6" w:space="0" w:color="D3D3D3"/>
                    <w:left w:val="single" w:sz="6" w:space="0" w:color="D3D3D3"/>
                    <w:bottom w:val="single" w:sz="6" w:space="0" w:color="D3D3D3"/>
                    <w:right w:val="single" w:sz="6" w:space="0" w:color="D3D3D3"/>
                  </w:tcBorders>
                </w:tcPr>
                <w:p w14:paraId="29FC395F" w14:textId="77777777" w:rsidR="00066508" w:rsidRDefault="00000000">
                  <w:pPr>
                    <w:keepNext/>
                    <w:widowControl w:val="0"/>
                    <w:spacing w:after="60"/>
                    <w:jc w:val="center"/>
                  </w:pPr>
                  <w:r>
                    <w:rPr>
                      <w:rFonts w:ascii="Calibri" w:hAnsi="Calibri"/>
                      <w:sz w:val="20"/>
                    </w:rPr>
                    <w:t>0.14, 1.84</w:t>
                  </w:r>
                </w:p>
              </w:tc>
            </w:tr>
            <w:tr w:rsidR="00066508" w14:paraId="2D7F730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8064A6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4616C26" w14:textId="77777777" w:rsidR="00066508" w:rsidRDefault="00000000">
                  <w:pPr>
                    <w:keepNext/>
                    <w:widowControl w:val="0"/>
                    <w:spacing w:after="60"/>
                    <w:jc w:val="center"/>
                  </w:pPr>
                  <w:r>
                    <w:rPr>
                      <w:rFonts w:ascii="Calibri" w:hAnsi="Calibri"/>
                      <w:sz w:val="20"/>
                    </w:rPr>
                    <w:t>1.01 (0.74, 1.24)</w:t>
                  </w:r>
                </w:p>
              </w:tc>
              <w:tc>
                <w:tcPr>
                  <w:tcW w:w="3048" w:type="dxa"/>
                  <w:tcBorders>
                    <w:top w:val="single" w:sz="6" w:space="0" w:color="D3D3D3"/>
                    <w:left w:val="single" w:sz="6" w:space="0" w:color="D3D3D3"/>
                    <w:bottom w:val="single" w:sz="6" w:space="0" w:color="D3D3D3"/>
                    <w:right w:val="single" w:sz="6" w:space="0" w:color="D3D3D3"/>
                  </w:tcBorders>
                </w:tcPr>
                <w:p w14:paraId="787EA4A6" w14:textId="77777777" w:rsidR="00066508" w:rsidRDefault="00000000">
                  <w:pPr>
                    <w:keepNext/>
                    <w:widowControl w:val="0"/>
                    <w:spacing w:after="60"/>
                    <w:jc w:val="center"/>
                  </w:pPr>
                  <w:r>
                    <w:rPr>
                      <w:rFonts w:ascii="Calibri" w:hAnsi="Calibri"/>
                      <w:sz w:val="20"/>
                    </w:rPr>
                    <w:t>0.47, 1.51</w:t>
                  </w:r>
                </w:p>
              </w:tc>
            </w:tr>
            <w:tr w:rsidR="00066508" w14:paraId="0D3E37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D6BF39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16B9B01" w14:textId="77777777" w:rsidR="00066508" w:rsidRDefault="00000000">
                  <w:pPr>
                    <w:keepNext/>
                    <w:widowControl w:val="0"/>
                    <w:spacing w:after="60"/>
                    <w:jc w:val="center"/>
                  </w:pPr>
                  <w:r>
                    <w:rPr>
                      <w:rFonts w:ascii="Calibri" w:hAnsi="Calibri"/>
                      <w:sz w:val="20"/>
                    </w:rPr>
                    <w:t>1.01 (0.78, 1.20)</w:t>
                  </w:r>
                </w:p>
              </w:tc>
              <w:tc>
                <w:tcPr>
                  <w:tcW w:w="3048" w:type="dxa"/>
                  <w:tcBorders>
                    <w:top w:val="single" w:sz="6" w:space="0" w:color="D3D3D3"/>
                    <w:left w:val="single" w:sz="6" w:space="0" w:color="D3D3D3"/>
                    <w:bottom w:val="single" w:sz="6" w:space="0" w:color="D3D3D3"/>
                    <w:right w:val="single" w:sz="6" w:space="0" w:color="D3D3D3"/>
                  </w:tcBorders>
                </w:tcPr>
                <w:p w14:paraId="182637FA" w14:textId="77777777" w:rsidR="00066508" w:rsidRDefault="00000000">
                  <w:pPr>
                    <w:keepNext/>
                    <w:widowControl w:val="0"/>
                    <w:spacing w:after="60"/>
                    <w:jc w:val="center"/>
                  </w:pPr>
                  <w:r>
                    <w:rPr>
                      <w:rFonts w:ascii="Calibri" w:hAnsi="Calibri"/>
                      <w:sz w:val="20"/>
                    </w:rPr>
                    <w:t>0.52, 1.43</w:t>
                  </w:r>
                </w:p>
              </w:tc>
            </w:tr>
            <w:tr w:rsidR="00066508" w14:paraId="77F984E7" w14:textId="77777777">
              <w:trPr>
                <w:cantSplit/>
                <w:jc w:val="center"/>
              </w:trPr>
              <w:tc>
                <w:tcPr>
                  <w:tcW w:w="9144" w:type="dxa"/>
                  <w:gridSpan w:val="3"/>
                </w:tcPr>
                <w:p w14:paraId="26E9F21A"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A6C95FB" w14:textId="77777777" w:rsidR="00066508" w:rsidRDefault="00000000">
            <w:pPr>
              <w:pStyle w:val="ImageCaption"/>
              <w:widowControl w:val="0"/>
              <w:spacing w:before="200"/>
            </w:pPr>
            <w:r>
              <w:t xml:space="preserve">Table S11: </w:t>
            </w:r>
            <w:r>
              <w:rPr>
                <w:b/>
                <w:bCs/>
              </w:rPr>
              <w:t xml:space="preserve">Summary statistics of the estimated balancing weights (exposures: </w:t>
            </w:r>
            <w:r>
              <w:rPr>
                <w:b/>
                <w:bCs/>
              </w:rPr>
              <w:lastRenderedPageBreak/>
              <w:t xml:space="preserve">endocrine disrupting chemicals (EDCs); outcome: hit reaction time standard error (HRT-SE)) (HELIX </w:t>
            </w:r>
            <w:proofErr w:type="spellStart"/>
            <w:r>
              <w:rPr>
                <w:b/>
                <w:bCs/>
              </w:rPr>
              <w:t>subcohort</w:t>
            </w:r>
            <w:proofErr w:type="spellEnd"/>
            <w:r>
              <w:rPr>
                <w:b/>
                <w:bCs/>
              </w:rPr>
              <w:t>; 2013-2016).</w:t>
            </w:r>
            <w:bookmarkEnd w:id="440"/>
          </w:p>
        </w:tc>
      </w:tr>
    </w:tbl>
    <w:p w14:paraId="2C3E07A6"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52AF7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53BB03C6" w14:textId="77777777">
              <w:trPr>
                <w:cantSplit/>
                <w:tblHeader/>
                <w:jc w:val="center"/>
              </w:trPr>
              <w:tc>
                <w:tcPr>
                  <w:tcW w:w="3048" w:type="dxa"/>
                  <w:tcBorders>
                    <w:top w:val="single" w:sz="16" w:space="0" w:color="D3D3D3"/>
                    <w:left w:val="single" w:sz="6" w:space="0" w:color="D3D3D3"/>
                  </w:tcBorders>
                </w:tcPr>
                <w:p w14:paraId="62B83BB3" w14:textId="77777777" w:rsidR="00066508" w:rsidRDefault="00066508">
                  <w:pPr>
                    <w:keepNext/>
                    <w:widowControl w:val="0"/>
                    <w:spacing w:after="60"/>
                  </w:pPr>
                  <w:bookmarkStart w:id="441" w:name="supptbl-weights-2"/>
                </w:p>
              </w:tc>
              <w:tc>
                <w:tcPr>
                  <w:tcW w:w="3048" w:type="dxa"/>
                  <w:tcBorders>
                    <w:top w:val="single" w:sz="16" w:space="0" w:color="D3D3D3"/>
                    <w:bottom w:val="single" w:sz="16" w:space="0" w:color="D3D3D3"/>
                  </w:tcBorders>
                </w:tcPr>
                <w:p w14:paraId="50D73E68"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6C8209B3" w14:textId="77777777" w:rsidR="00066508" w:rsidRDefault="00000000">
                  <w:pPr>
                    <w:keepNext/>
                    <w:widowControl w:val="0"/>
                    <w:spacing w:after="60"/>
                    <w:jc w:val="center"/>
                  </w:pPr>
                  <w:r>
                    <w:rPr>
                      <w:rFonts w:ascii="Calibri" w:hAnsi="Calibri"/>
                      <w:sz w:val="20"/>
                    </w:rPr>
                    <w:t>Range</w:t>
                  </w:r>
                </w:p>
              </w:tc>
            </w:tr>
            <w:tr w:rsidR="00066508" w14:paraId="5E2D2821" w14:textId="77777777">
              <w:trPr>
                <w:cantSplit/>
                <w:tblHeader/>
                <w:jc w:val="center"/>
              </w:trPr>
              <w:tc>
                <w:tcPr>
                  <w:tcW w:w="3048" w:type="dxa"/>
                  <w:tcBorders>
                    <w:left w:val="single" w:sz="6" w:space="0" w:color="D3D3D3"/>
                    <w:bottom w:val="single" w:sz="16" w:space="0" w:color="D3D3D3"/>
                  </w:tcBorders>
                </w:tcPr>
                <w:p w14:paraId="488CA469"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568C360C"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14:paraId="5C024565"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364E6BD7"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5695E2C" w14:textId="77777777" w:rsidR="00066508" w:rsidRDefault="00000000">
                  <w:pPr>
                    <w:keepNext/>
                    <w:widowControl w:val="0"/>
                    <w:spacing w:after="60"/>
                  </w:pPr>
                  <w:r>
                    <w:rPr>
                      <w:rFonts w:ascii="Calibri" w:hAnsi="Calibri"/>
                      <w:b/>
                      <w:sz w:val="20"/>
                    </w:rPr>
                    <w:t>OP pesticide metabolites</w:t>
                  </w:r>
                </w:p>
              </w:tc>
            </w:tr>
            <w:tr w:rsidR="00066508" w14:paraId="0EA6515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98BF73C"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0998BABA" w14:textId="77777777" w:rsidR="00066508" w:rsidRDefault="00000000">
                  <w:pPr>
                    <w:keepNext/>
                    <w:widowControl w:val="0"/>
                    <w:spacing w:after="60"/>
                    <w:jc w:val="center"/>
                  </w:pPr>
                  <w:r>
                    <w:rPr>
                      <w:rFonts w:ascii="Calibri" w:hAnsi="Calibri"/>
                      <w:sz w:val="20"/>
                    </w:rPr>
                    <w:t>0.99 (0.75, 1.23)</w:t>
                  </w:r>
                </w:p>
              </w:tc>
              <w:tc>
                <w:tcPr>
                  <w:tcW w:w="3048" w:type="dxa"/>
                  <w:tcBorders>
                    <w:top w:val="single" w:sz="6" w:space="0" w:color="D3D3D3"/>
                    <w:left w:val="single" w:sz="6" w:space="0" w:color="D3D3D3"/>
                    <w:bottom w:val="single" w:sz="6" w:space="0" w:color="D3D3D3"/>
                    <w:right w:val="single" w:sz="6" w:space="0" w:color="D3D3D3"/>
                  </w:tcBorders>
                </w:tcPr>
                <w:p w14:paraId="434023B3" w14:textId="77777777" w:rsidR="00066508" w:rsidRDefault="00000000">
                  <w:pPr>
                    <w:keepNext/>
                    <w:widowControl w:val="0"/>
                    <w:spacing w:after="60"/>
                    <w:jc w:val="center"/>
                  </w:pPr>
                  <w:r>
                    <w:rPr>
                      <w:rFonts w:ascii="Calibri" w:hAnsi="Calibri"/>
                      <w:sz w:val="20"/>
                    </w:rPr>
                    <w:t>0.51, 1.46</w:t>
                  </w:r>
                </w:p>
              </w:tc>
            </w:tr>
            <w:tr w:rsidR="00066508" w14:paraId="5DEA5CC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D8C0D44"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20E5B130" w14:textId="77777777" w:rsidR="00066508" w:rsidRDefault="00000000">
                  <w:pPr>
                    <w:keepNext/>
                    <w:widowControl w:val="0"/>
                    <w:spacing w:after="60"/>
                    <w:jc w:val="center"/>
                  </w:pPr>
                  <w:r>
                    <w:rPr>
                      <w:rFonts w:ascii="Calibri" w:hAnsi="Calibri"/>
                      <w:sz w:val="20"/>
                    </w:rPr>
                    <w:t>1.00 (0.78, 1.23)</w:t>
                  </w:r>
                </w:p>
              </w:tc>
              <w:tc>
                <w:tcPr>
                  <w:tcW w:w="3048" w:type="dxa"/>
                  <w:tcBorders>
                    <w:top w:val="single" w:sz="6" w:space="0" w:color="D3D3D3"/>
                    <w:left w:val="single" w:sz="6" w:space="0" w:color="D3D3D3"/>
                    <w:bottom w:val="single" w:sz="6" w:space="0" w:color="D3D3D3"/>
                    <w:right w:val="single" w:sz="6" w:space="0" w:color="D3D3D3"/>
                  </w:tcBorders>
                </w:tcPr>
                <w:p w14:paraId="26CB3CDB" w14:textId="77777777" w:rsidR="00066508" w:rsidRDefault="00000000">
                  <w:pPr>
                    <w:keepNext/>
                    <w:widowControl w:val="0"/>
                    <w:spacing w:after="60"/>
                    <w:jc w:val="center"/>
                  </w:pPr>
                  <w:r>
                    <w:rPr>
                      <w:rFonts w:ascii="Calibri" w:hAnsi="Calibri"/>
                      <w:sz w:val="20"/>
                    </w:rPr>
                    <w:t>0.56, 1.41</w:t>
                  </w:r>
                </w:p>
              </w:tc>
            </w:tr>
            <w:tr w:rsidR="00066508" w14:paraId="217F41F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2F6E3A4"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5487C2C6" w14:textId="77777777" w:rsidR="00066508" w:rsidRDefault="00000000">
                  <w:pPr>
                    <w:keepNext/>
                    <w:widowControl w:val="0"/>
                    <w:spacing w:after="60"/>
                    <w:jc w:val="center"/>
                  </w:pPr>
                  <w:r>
                    <w:rPr>
                      <w:rFonts w:ascii="Calibri" w:hAnsi="Calibri"/>
                      <w:sz w:val="20"/>
                    </w:rPr>
                    <w:t>0.99 (0.81, 1.20)</w:t>
                  </w:r>
                </w:p>
              </w:tc>
              <w:tc>
                <w:tcPr>
                  <w:tcW w:w="3048" w:type="dxa"/>
                  <w:tcBorders>
                    <w:top w:val="single" w:sz="6" w:space="0" w:color="D3D3D3"/>
                    <w:left w:val="single" w:sz="6" w:space="0" w:color="D3D3D3"/>
                    <w:bottom w:val="single" w:sz="6" w:space="0" w:color="D3D3D3"/>
                    <w:right w:val="single" w:sz="6" w:space="0" w:color="D3D3D3"/>
                  </w:tcBorders>
                </w:tcPr>
                <w:p w14:paraId="7748089C" w14:textId="77777777" w:rsidR="00066508" w:rsidRDefault="00000000">
                  <w:pPr>
                    <w:keepNext/>
                    <w:widowControl w:val="0"/>
                    <w:spacing w:after="60"/>
                    <w:jc w:val="center"/>
                  </w:pPr>
                  <w:r>
                    <w:rPr>
                      <w:rFonts w:ascii="Calibri" w:hAnsi="Calibri"/>
                      <w:sz w:val="20"/>
                    </w:rPr>
                    <w:t>0.64, 1.41</w:t>
                  </w:r>
                </w:p>
              </w:tc>
            </w:tr>
            <w:tr w:rsidR="00066508" w14:paraId="5D0FD7D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131705"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3966F6AE" w14:textId="77777777" w:rsidR="00066508" w:rsidRDefault="00000000">
                  <w:pPr>
                    <w:keepNext/>
                    <w:widowControl w:val="0"/>
                    <w:spacing w:after="60"/>
                    <w:jc w:val="center"/>
                  </w:pPr>
                  <w:r>
                    <w:rPr>
                      <w:rFonts w:ascii="Calibri" w:hAnsi="Calibri"/>
                      <w:sz w:val="20"/>
                    </w:rPr>
                    <w:t>0.99 (0.82, 1.18)</w:t>
                  </w:r>
                </w:p>
              </w:tc>
              <w:tc>
                <w:tcPr>
                  <w:tcW w:w="3048" w:type="dxa"/>
                  <w:tcBorders>
                    <w:top w:val="single" w:sz="6" w:space="0" w:color="D3D3D3"/>
                    <w:left w:val="single" w:sz="6" w:space="0" w:color="D3D3D3"/>
                    <w:bottom w:val="single" w:sz="6" w:space="0" w:color="D3D3D3"/>
                    <w:right w:val="single" w:sz="6" w:space="0" w:color="D3D3D3"/>
                  </w:tcBorders>
                </w:tcPr>
                <w:p w14:paraId="3E123F36" w14:textId="77777777" w:rsidR="00066508" w:rsidRDefault="00000000">
                  <w:pPr>
                    <w:keepNext/>
                    <w:widowControl w:val="0"/>
                    <w:spacing w:after="60"/>
                    <w:jc w:val="center"/>
                  </w:pPr>
                  <w:r>
                    <w:rPr>
                      <w:rFonts w:ascii="Calibri" w:hAnsi="Calibri"/>
                      <w:sz w:val="20"/>
                    </w:rPr>
                    <w:t>0.62, 1.41</w:t>
                  </w:r>
                </w:p>
              </w:tc>
            </w:tr>
            <w:tr w:rsidR="00066508" w14:paraId="45C85AD1"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3D7B85B" w14:textId="77777777" w:rsidR="00066508" w:rsidRDefault="00000000">
                  <w:pPr>
                    <w:keepNext/>
                    <w:widowControl w:val="0"/>
                    <w:spacing w:after="60"/>
                  </w:pPr>
                  <w:r>
                    <w:rPr>
                      <w:rFonts w:ascii="Calibri" w:hAnsi="Calibri"/>
                      <w:b/>
                      <w:sz w:val="20"/>
                    </w:rPr>
                    <w:t>Phenols</w:t>
                  </w:r>
                </w:p>
              </w:tc>
            </w:tr>
            <w:tr w:rsidR="00066508" w14:paraId="5E6C9E9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250E303"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6421B0D2" w14:textId="77777777" w:rsidR="00066508" w:rsidRDefault="00000000">
                  <w:pPr>
                    <w:keepNext/>
                    <w:widowControl w:val="0"/>
                    <w:spacing w:after="60"/>
                    <w:jc w:val="center"/>
                  </w:pPr>
                  <w:r>
                    <w:rPr>
                      <w:rFonts w:ascii="Calibri" w:hAnsi="Calibri"/>
                      <w:sz w:val="20"/>
                    </w:rPr>
                    <w:t>1.00 (0.90, 1.13)</w:t>
                  </w:r>
                </w:p>
              </w:tc>
              <w:tc>
                <w:tcPr>
                  <w:tcW w:w="3048" w:type="dxa"/>
                  <w:tcBorders>
                    <w:top w:val="single" w:sz="6" w:space="0" w:color="D3D3D3"/>
                    <w:left w:val="single" w:sz="6" w:space="0" w:color="D3D3D3"/>
                    <w:bottom w:val="single" w:sz="6" w:space="0" w:color="D3D3D3"/>
                    <w:right w:val="single" w:sz="6" w:space="0" w:color="D3D3D3"/>
                  </w:tcBorders>
                </w:tcPr>
                <w:p w14:paraId="7B89541C" w14:textId="77777777" w:rsidR="00066508" w:rsidRDefault="00000000">
                  <w:pPr>
                    <w:keepNext/>
                    <w:widowControl w:val="0"/>
                    <w:spacing w:after="60"/>
                    <w:jc w:val="center"/>
                  </w:pPr>
                  <w:r>
                    <w:rPr>
                      <w:rFonts w:ascii="Calibri" w:hAnsi="Calibri"/>
                      <w:sz w:val="20"/>
                    </w:rPr>
                    <w:t>0.75, 1.26</w:t>
                  </w:r>
                </w:p>
              </w:tc>
            </w:tr>
            <w:tr w:rsidR="00066508" w14:paraId="3B4B231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80E1B8C"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20437EE9" w14:textId="77777777" w:rsidR="00066508" w:rsidRDefault="00000000">
                  <w:pPr>
                    <w:keepNext/>
                    <w:widowControl w:val="0"/>
                    <w:spacing w:after="60"/>
                    <w:jc w:val="center"/>
                  </w:pPr>
                  <w:r>
                    <w:rPr>
                      <w:rFonts w:ascii="Calibri" w:hAnsi="Calibri"/>
                      <w:sz w:val="20"/>
                    </w:rPr>
                    <w:t>1.02 (0.90, 1.14)</w:t>
                  </w:r>
                </w:p>
              </w:tc>
              <w:tc>
                <w:tcPr>
                  <w:tcW w:w="3048" w:type="dxa"/>
                  <w:tcBorders>
                    <w:top w:val="single" w:sz="6" w:space="0" w:color="D3D3D3"/>
                    <w:left w:val="single" w:sz="6" w:space="0" w:color="D3D3D3"/>
                    <w:bottom w:val="single" w:sz="6" w:space="0" w:color="D3D3D3"/>
                    <w:right w:val="single" w:sz="6" w:space="0" w:color="D3D3D3"/>
                  </w:tcBorders>
                </w:tcPr>
                <w:p w14:paraId="58687B32" w14:textId="77777777" w:rsidR="00066508" w:rsidRDefault="00000000">
                  <w:pPr>
                    <w:keepNext/>
                    <w:widowControl w:val="0"/>
                    <w:spacing w:after="60"/>
                    <w:jc w:val="center"/>
                  </w:pPr>
                  <w:r>
                    <w:rPr>
                      <w:rFonts w:ascii="Calibri" w:hAnsi="Calibri"/>
                      <w:sz w:val="20"/>
                    </w:rPr>
                    <w:t>0.72, 1.24</w:t>
                  </w:r>
                </w:p>
              </w:tc>
            </w:tr>
            <w:tr w:rsidR="00066508" w14:paraId="66A1E8E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C8E728A"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0FCCE6A9" w14:textId="77777777" w:rsidR="00066508" w:rsidRDefault="00000000">
                  <w:pPr>
                    <w:keepNext/>
                    <w:widowControl w:val="0"/>
                    <w:spacing w:after="60"/>
                    <w:jc w:val="center"/>
                  </w:pPr>
                  <w:r>
                    <w:rPr>
                      <w:rFonts w:ascii="Calibri" w:hAnsi="Calibri"/>
                      <w:sz w:val="20"/>
                    </w:rPr>
                    <w:t>1.00 (0.92, 1.12)</w:t>
                  </w:r>
                </w:p>
              </w:tc>
              <w:tc>
                <w:tcPr>
                  <w:tcW w:w="3048" w:type="dxa"/>
                  <w:tcBorders>
                    <w:top w:val="single" w:sz="6" w:space="0" w:color="D3D3D3"/>
                    <w:left w:val="single" w:sz="6" w:space="0" w:color="D3D3D3"/>
                    <w:bottom w:val="single" w:sz="6" w:space="0" w:color="D3D3D3"/>
                    <w:right w:val="single" w:sz="6" w:space="0" w:color="D3D3D3"/>
                  </w:tcBorders>
                </w:tcPr>
                <w:p w14:paraId="42B9A2A8" w14:textId="77777777" w:rsidR="00066508" w:rsidRDefault="00000000">
                  <w:pPr>
                    <w:keepNext/>
                    <w:widowControl w:val="0"/>
                    <w:spacing w:after="60"/>
                    <w:jc w:val="center"/>
                  </w:pPr>
                  <w:r>
                    <w:rPr>
                      <w:rFonts w:ascii="Calibri" w:hAnsi="Calibri"/>
                      <w:sz w:val="20"/>
                    </w:rPr>
                    <w:t>0.76, 1.26</w:t>
                  </w:r>
                </w:p>
              </w:tc>
            </w:tr>
            <w:tr w:rsidR="00066508" w14:paraId="4490A23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C702ED8"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26C20144" w14:textId="77777777" w:rsidR="00066508" w:rsidRDefault="00000000">
                  <w:pPr>
                    <w:keepNext/>
                    <w:widowControl w:val="0"/>
                    <w:spacing w:after="60"/>
                    <w:jc w:val="center"/>
                  </w:pPr>
                  <w:r>
                    <w:rPr>
                      <w:rFonts w:ascii="Calibri" w:hAnsi="Calibri"/>
                      <w:sz w:val="20"/>
                    </w:rPr>
                    <w:t>1.00 (0.70, 1.26)</w:t>
                  </w:r>
                </w:p>
              </w:tc>
              <w:tc>
                <w:tcPr>
                  <w:tcW w:w="3048" w:type="dxa"/>
                  <w:tcBorders>
                    <w:top w:val="single" w:sz="6" w:space="0" w:color="D3D3D3"/>
                    <w:left w:val="single" w:sz="6" w:space="0" w:color="D3D3D3"/>
                    <w:bottom w:val="single" w:sz="6" w:space="0" w:color="D3D3D3"/>
                    <w:right w:val="single" w:sz="6" w:space="0" w:color="D3D3D3"/>
                  </w:tcBorders>
                </w:tcPr>
                <w:p w14:paraId="7BB75DA6" w14:textId="77777777" w:rsidR="00066508" w:rsidRDefault="00000000">
                  <w:pPr>
                    <w:keepNext/>
                    <w:widowControl w:val="0"/>
                    <w:spacing w:after="60"/>
                    <w:jc w:val="center"/>
                  </w:pPr>
                  <w:r>
                    <w:rPr>
                      <w:rFonts w:ascii="Calibri" w:hAnsi="Calibri"/>
                      <w:sz w:val="20"/>
                    </w:rPr>
                    <w:t>0.40, 1.58</w:t>
                  </w:r>
                </w:p>
              </w:tc>
            </w:tr>
            <w:tr w:rsidR="00066508" w14:paraId="6CF0650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BACDE71"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31DE7E8D" w14:textId="77777777" w:rsidR="00066508" w:rsidRDefault="00000000">
                  <w:pPr>
                    <w:keepNext/>
                    <w:widowControl w:val="0"/>
                    <w:spacing w:after="60"/>
                    <w:jc w:val="cente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14:paraId="3FA9B779" w14:textId="77777777" w:rsidR="00066508" w:rsidRDefault="00000000">
                  <w:pPr>
                    <w:keepNext/>
                    <w:widowControl w:val="0"/>
                    <w:spacing w:after="60"/>
                    <w:jc w:val="center"/>
                  </w:pPr>
                  <w:r>
                    <w:rPr>
                      <w:rFonts w:ascii="Calibri" w:hAnsi="Calibri"/>
                      <w:sz w:val="20"/>
                    </w:rPr>
                    <w:t>0.75, 1.27</w:t>
                  </w:r>
                </w:p>
              </w:tc>
            </w:tr>
            <w:tr w:rsidR="00066508" w14:paraId="7B5066A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D61006E"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6D5A6708" w14:textId="77777777" w:rsidR="00066508" w:rsidRDefault="00000000">
                  <w:pPr>
                    <w:keepNext/>
                    <w:widowControl w:val="0"/>
                    <w:spacing w:after="60"/>
                    <w:jc w:val="center"/>
                  </w:pPr>
                  <w:r>
                    <w:rPr>
                      <w:rFonts w:ascii="Calibri" w:hAnsi="Calibri"/>
                      <w:sz w:val="20"/>
                    </w:rPr>
                    <w:t>1.01 (0.92, 1.10)</w:t>
                  </w:r>
                </w:p>
              </w:tc>
              <w:tc>
                <w:tcPr>
                  <w:tcW w:w="3048" w:type="dxa"/>
                  <w:tcBorders>
                    <w:top w:val="single" w:sz="6" w:space="0" w:color="D3D3D3"/>
                    <w:left w:val="single" w:sz="6" w:space="0" w:color="D3D3D3"/>
                    <w:bottom w:val="single" w:sz="6" w:space="0" w:color="D3D3D3"/>
                    <w:right w:val="single" w:sz="6" w:space="0" w:color="D3D3D3"/>
                  </w:tcBorders>
                </w:tcPr>
                <w:p w14:paraId="402F8D66" w14:textId="77777777" w:rsidR="00066508" w:rsidRDefault="00000000">
                  <w:pPr>
                    <w:keepNext/>
                    <w:widowControl w:val="0"/>
                    <w:spacing w:after="60"/>
                    <w:jc w:val="center"/>
                  </w:pPr>
                  <w:r>
                    <w:rPr>
                      <w:rFonts w:ascii="Calibri" w:hAnsi="Calibri"/>
                      <w:sz w:val="20"/>
                    </w:rPr>
                    <w:t>0.78, 1.21</w:t>
                  </w:r>
                </w:p>
              </w:tc>
            </w:tr>
            <w:tr w:rsidR="00066508" w14:paraId="43819CC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6801F3D"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0C3B54EF" w14:textId="77777777" w:rsidR="00066508" w:rsidRDefault="00000000">
                  <w:pPr>
                    <w:keepNext/>
                    <w:widowControl w:val="0"/>
                    <w:spacing w:after="60"/>
                    <w:jc w:val="center"/>
                  </w:pPr>
                  <w:r>
                    <w:rPr>
                      <w:rFonts w:ascii="Calibri" w:hAnsi="Calibri"/>
                      <w:sz w:val="20"/>
                    </w:rPr>
                    <w:t>1.01 (0.86, 1.14)</w:t>
                  </w:r>
                </w:p>
              </w:tc>
              <w:tc>
                <w:tcPr>
                  <w:tcW w:w="3048" w:type="dxa"/>
                  <w:tcBorders>
                    <w:top w:val="single" w:sz="6" w:space="0" w:color="D3D3D3"/>
                    <w:left w:val="single" w:sz="6" w:space="0" w:color="D3D3D3"/>
                    <w:bottom w:val="single" w:sz="6" w:space="0" w:color="D3D3D3"/>
                    <w:right w:val="single" w:sz="6" w:space="0" w:color="D3D3D3"/>
                  </w:tcBorders>
                </w:tcPr>
                <w:p w14:paraId="5B360C45" w14:textId="77777777" w:rsidR="00066508" w:rsidRDefault="00000000">
                  <w:pPr>
                    <w:keepNext/>
                    <w:widowControl w:val="0"/>
                    <w:spacing w:after="60"/>
                    <w:jc w:val="center"/>
                  </w:pPr>
                  <w:r>
                    <w:rPr>
                      <w:rFonts w:ascii="Calibri" w:hAnsi="Calibri"/>
                      <w:sz w:val="20"/>
                    </w:rPr>
                    <w:t>0.68, 1.29</w:t>
                  </w:r>
                </w:p>
              </w:tc>
            </w:tr>
            <w:tr w:rsidR="00066508" w14:paraId="76FB27D9"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5E68D689" w14:textId="77777777" w:rsidR="00066508" w:rsidRDefault="00000000">
                  <w:pPr>
                    <w:keepNext/>
                    <w:widowControl w:val="0"/>
                    <w:spacing w:after="60"/>
                  </w:pPr>
                  <w:r>
                    <w:rPr>
                      <w:rFonts w:ascii="Calibri" w:hAnsi="Calibri"/>
                      <w:b/>
                      <w:sz w:val="20"/>
                    </w:rPr>
                    <w:t>Phthalate metabolites</w:t>
                  </w:r>
                </w:p>
              </w:tc>
            </w:tr>
            <w:tr w:rsidR="00066508" w14:paraId="07AD6BA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34A71F"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2AFC0A55" w14:textId="77777777" w:rsidR="00066508" w:rsidRDefault="00000000">
                  <w:pPr>
                    <w:keepNext/>
                    <w:widowControl w:val="0"/>
                    <w:spacing w:after="60"/>
                    <w:jc w:val="center"/>
                  </w:pPr>
                  <w:r>
                    <w:rPr>
                      <w:rFonts w:ascii="Calibri" w:hAnsi="Calibri"/>
                      <w:sz w:val="20"/>
                    </w:rPr>
                    <w:t>0.92 (0.60, 1.27)</w:t>
                  </w:r>
                </w:p>
              </w:tc>
              <w:tc>
                <w:tcPr>
                  <w:tcW w:w="3048" w:type="dxa"/>
                  <w:tcBorders>
                    <w:top w:val="single" w:sz="6" w:space="0" w:color="D3D3D3"/>
                    <w:left w:val="single" w:sz="6" w:space="0" w:color="D3D3D3"/>
                    <w:bottom w:val="single" w:sz="6" w:space="0" w:color="D3D3D3"/>
                    <w:right w:val="single" w:sz="6" w:space="0" w:color="D3D3D3"/>
                  </w:tcBorders>
                </w:tcPr>
                <w:p w14:paraId="22252FF4" w14:textId="77777777" w:rsidR="00066508" w:rsidRDefault="00000000">
                  <w:pPr>
                    <w:keepNext/>
                    <w:widowControl w:val="0"/>
                    <w:spacing w:after="60"/>
                    <w:jc w:val="center"/>
                  </w:pPr>
                  <w:r>
                    <w:rPr>
                      <w:rFonts w:ascii="Calibri" w:hAnsi="Calibri"/>
                      <w:sz w:val="20"/>
                    </w:rPr>
                    <w:t>0.28, 1.74</w:t>
                  </w:r>
                </w:p>
              </w:tc>
            </w:tr>
            <w:tr w:rsidR="00066508" w14:paraId="7DCC034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3078823"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2FE6F78" w14:textId="77777777" w:rsidR="00066508" w:rsidRDefault="00000000">
                  <w:pPr>
                    <w:keepNext/>
                    <w:widowControl w:val="0"/>
                    <w:spacing w:after="60"/>
                    <w:jc w:val="center"/>
                  </w:pPr>
                  <w:r>
                    <w:rPr>
                      <w:rFonts w:ascii="Calibri" w:hAnsi="Calibri"/>
                      <w:sz w:val="20"/>
                    </w:rPr>
                    <w:t>0.88 (0.44, 1.38)</w:t>
                  </w:r>
                </w:p>
              </w:tc>
              <w:tc>
                <w:tcPr>
                  <w:tcW w:w="3048" w:type="dxa"/>
                  <w:tcBorders>
                    <w:top w:val="single" w:sz="6" w:space="0" w:color="D3D3D3"/>
                    <w:left w:val="single" w:sz="6" w:space="0" w:color="D3D3D3"/>
                    <w:bottom w:val="single" w:sz="6" w:space="0" w:color="D3D3D3"/>
                    <w:right w:val="single" w:sz="6" w:space="0" w:color="D3D3D3"/>
                  </w:tcBorders>
                </w:tcPr>
                <w:p w14:paraId="260736BF" w14:textId="77777777" w:rsidR="00066508" w:rsidRDefault="00000000">
                  <w:pPr>
                    <w:keepNext/>
                    <w:widowControl w:val="0"/>
                    <w:spacing w:after="60"/>
                    <w:jc w:val="center"/>
                  </w:pPr>
                  <w:r>
                    <w:rPr>
                      <w:rFonts w:ascii="Calibri" w:hAnsi="Calibri"/>
                      <w:sz w:val="20"/>
                    </w:rPr>
                    <w:t>0.09, 1.98</w:t>
                  </w:r>
                </w:p>
              </w:tc>
            </w:tr>
            <w:tr w:rsidR="00066508" w14:paraId="026BD2E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6A74025"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9549480" w14:textId="77777777" w:rsidR="00066508" w:rsidRDefault="00000000">
                  <w:pPr>
                    <w:keepNext/>
                    <w:widowControl w:val="0"/>
                    <w:spacing w:after="60"/>
                    <w:jc w:val="center"/>
                  </w:pPr>
                  <w:r>
                    <w:rPr>
                      <w:rFonts w:ascii="Calibri" w:hAnsi="Calibri"/>
                      <w:sz w:val="20"/>
                    </w:rPr>
                    <w:t>0.97 (0.52, 1.35)</w:t>
                  </w:r>
                </w:p>
              </w:tc>
              <w:tc>
                <w:tcPr>
                  <w:tcW w:w="3048" w:type="dxa"/>
                  <w:tcBorders>
                    <w:top w:val="single" w:sz="6" w:space="0" w:color="D3D3D3"/>
                    <w:left w:val="single" w:sz="6" w:space="0" w:color="D3D3D3"/>
                    <w:bottom w:val="single" w:sz="6" w:space="0" w:color="D3D3D3"/>
                    <w:right w:val="single" w:sz="6" w:space="0" w:color="D3D3D3"/>
                  </w:tcBorders>
                </w:tcPr>
                <w:p w14:paraId="2CD1A9CC" w14:textId="77777777" w:rsidR="00066508" w:rsidRDefault="00000000">
                  <w:pPr>
                    <w:keepNext/>
                    <w:widowControl w:val="0"/>
                    <w:spacing w:after="60"/>
                    <w:jc w:val="center"/>
                  </w:pPr>
                  <w:r>
                    <w:rPr>
                      <w:rFonts w:ascii="Calibri" w:hAnsi="Calibri"/>
                      <w:sz w:val="20"/>
                    </w:rPr>
                    <w:t>0.14, 1.84</w:t>
                  </w:r>
                </w:p>
              </w:tc>
            </w:tr>
            <w:tr w:rsidR="00066508" w14:paraId="0B1401F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D868895"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D32C3D4" w14:textId="77777777" w:rsidR="00066508" w:rsidRDefault="00000000">
                  <w:pPr>
                    <w:keepNext/>
                    <w:widowControl w:val="0"/>
                    <w:spacing w:after="60"/>
                    <w:jc w:val="center"/>
                  </w:pPr>
                  <w:r>
                    <w:rPr>
                      <w:rFonts w:ascii="Calibri" w:hAnsi="Calibri"/>
                      <w:sz w:val="20"/>
                    </w:rPr>
                    <w:t>0.94 (0.68, 1.29)</w:t>
                  </w:r>
                </w:p>
              </w:tc>
              <w:tc>
                <w:tcPr>
                  <w:tcW w:w="3048" w:type="dxa"/>
                  <w:tcBorders>
                    <w:top w:val="single" w:sz="6" w:space="0" w:color="D3D3D3"/>
                    <w:left w:val="single" w:sz="6" w:space="0" w:color="D3D3D3"/>
                    <w:bottom w:val="single" w:sz="6" w:space="0" w:color="D3D3D3"/>
                    <w:right w:val="single" w:sz="6" w:space="0" w:color="D3D3D3"/>
                  </w:tcBorders>
                </w:tcPr>
                <w:p w14:paraId="0F8F64A0" w14:textId="77777777" w:rsidR="00066508" w:rsidRDefault="00000000">
                  <w:pPr>
                    <w:keepNext/>
                    <w:widowControl w:val="0"/>
                    <w:spacing w:after="60"/>
                    <w:jc w:val="center"/>
                  </w:pPr>
                  <w:r>
                    <w:rPr>
                      <w:rFonts w:ascii="Calibri" w:hAnsi="Calibri"/>
                      <w:sz w:val="20"/>
                    </w:rPr>
                    <w:t>0.35, 1.68</w:t>
                  </w:r>
                </w:p>
              </w:tc>
            </w:tr>
            <w:tr w:rsidR="00066508" w14:paraId="49B2C84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99CA1F9"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28FE923E" w14:textId="77777777" w:rsidR="00066508" w:rsidRDefault="00000000">
                  <w:pPr>
                    <w:keepNext/>
                    <w:widowControl w:val="0"/>
                    <w:spacing w:after="60"/>
                    <w:jc w:val="center"/>
                  </w:pPr>
                  <w:r>
                    <w:rPr>
                      <w:rFonts w:ascii="Calibri" w:hAnsi="Calibri"/>
                      <w:sz w:val="20"/>
                    </w:rPr>
                    <w:t>0.98 (0.65, 1.29)</w:t>
                  </w:r>
                </w:p>
              </w:tc>
              <w:tc>
                <w:tcPr>
                  <w:tcW w:w="3048" w:type="dxa"/>
                  <w:tcBorders>
                    <w:top w:val="single" w:sz="6" w:space="0" w:color="D3D3D3"/>
                    <w:left w:val="single" w:sz="6" w:space="0" w:color="D3D3D3"/>
                    <w:bottom w:val="single" w:sz="6" w:space="0" w:color="D3D3D3"/>
                    <w:right w:val="single" w:sz="6" w:space="0" w:color="D3D3D3"/>
                  </w:tcBorders>
                </w:tcPr>
                <w:p w14:paraId="493D249F" w14:textId="77777777" w:rsidR="00066508" w:rsidRDefault="00000000">
                  <w:pPr>
                    <w:keepNext/>
                    <w:widowControl w:val="0"/>
                    <w:spacing w:after="60"/>
                    <w:jc w:val="center"/>
                  </w:pPr>
                  <w:r>
                    <w:rPr>
                      <w:rFonts w:ascii="Calibri" w:hAnsi="Calibri"/>
                      <w:sz w:val="20"/>
                    </w:rPr>
                    <w:t>0.33, 1.64</w:t>
                  </w:r>
                </w:p>
              </w:tc>
            </w:tr>
            <w:tr w:rsidR="00066508" w14:paraId="7554335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AB9D71B"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767E110E" w14:textId="77777777" w:rsidR="00066508" w:rsidRDefault="00000000">
                  <w:pPr>
                    <w:keepNext/>
                    <w:widowControl w:val="0"/>
                    <w:spacing w:after="60"/>
                    <w:jc w:val="center"/>
                  </w:pPr>
                  <w:r>
                    <w:rPr>
                      <w:rFonts w:ascii="Calibri" w:hAnsi="Calibri"/>
                      <w:sz w:val="20"/>
                    </w:rPr>
                    <w:t>0.98 (0.56, 1.35)</w:t>
                  </w:r>
                </w:p>
              </w:tc>
              <w:tc>
                <w:tcPr>
                  <w:tcW w:w="3048" w:type="dxa"/>
                  <w:tcBorders>
                    <w:top w:val="single" w:sz="6" w:space="0" w:color="D3D3D3"/>
                    <w:left w:val="single" w:sz="6" w:space="0" w:color="D3D3D3"/>
                    <w:bottom w:val="single" w:sz="6" w:space="0" w:color="D3D3D3"/>
                    <w:right w:val="single" w:sz="6" w:space="0" w:color="D3D3D3"/>
                  </w:tcBorders>
                </w:tcPr>
                <w:p w14:paraId="5D6135A7" w14:textId="77777777" w:rsidR="00066508" w:rsidRDefault="00000000">
                  <w:pPr>
                    <w:keepNext/>
                    <w:widowControl w:val="0"/>
                    <w:spacing w:after="60"/>
                    <w:jc w:val="center"/>
                  </w:pPr>
                  <w:r>
                    <w:rPr>
                      <w:rFonts w:ascii="Calibri" w:hAnsi="Calibri"/>
                      <w:sz w:val="20"/>
                    </w:rPr>
                    <w:t>0.21, 1.69</w:t>
                  </w:r>
                </w:p>
              </w:tc>
            </w:tr>
            <w:tr w:rsidR="00066508" w14:paraId="0E4731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A426B1F"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211447ED" w14:textId="77777777" w:rsidR="00066508" w:rsidRDefault="00000000">
                  <w:pPr>
                    <w:keepNext/>
                    <w:widowControl w:val="0"/>
                    <w:spacing w:after="60"/>
                    <w:jc w:val="center"/>
                  </w:pPr>
                  <w:r>
                    <w:rPr>
                      <w:rFonts w:ascii="Calibri" w:hAnsi="Calibri"/>
                      <w:sz w:val="20"/>
                    </w:rPr>
                    <w:t>0.98 (0.53, 1.35)</w:t>
                  </w:r>
                </w:p>
              </w:tc>
              <w:tc>
                <w:tcPr>
                  <w:tcW w:w="3048" w:type="dxa"/>
                  <w:tcBorders>
                    <w:top w:val="single" w:sz="6" w:space="0" w:color="D3D3D3"/>
                    <w:left w:val="single" w:sz="6" w:space="0" w:color="D3D3D3"/>
                    <w:bottom w:val="single" w:sz="6" w:space="0" w:color="D3D3D3"/>
                    <w:right w:val="single" w:sz="6" w:space="0" w:color="D3D3D3"/>
                  </w:tcBorders>
                </w:tcPr>
                <w:p w14:paraId="22180366" w14:textId="77777777" w:rsidR="00066508" w:rsidRDefault="00000000">
                  <w:pPr>
                    <w:keepNext/>
                    <w:widowControl w:val="0"/>
                    <w:spacing w:after="60"/>
                    <w:jc w:val="center"/>
                  </w:pPr>
                  <w:r>
                    <w:rPr>
                      <w:rFonts w:ascii="Calibri" w:hAnsi="Calibri"/>
                      <w:sz w:val="20"/>
                    </w:rPr>
                    <w:t>0.18, 1.77</w:t>
                  </w:r>
                </w:p>
              </w:tc>
            </w:tr>
            <w:tr w:rsidR="00066508" w14:paraId="3EC92B1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C48A616"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6A1892B3" w14:textId="77777777" w:rsidR="00066508" w:rsidRDefault="00000000">
                  <w:pPr>
                    <w:keepNext/>
                    <w:widowControl w:val="0"/>
                    <w:spacing w:after="60"/>
                    <w:jc w:val="center"/>
                  </w:pPr>
                  <w:r>
                    <w:rPr>
                      <w:rFonts w:ascii="Calibri" w:hAnsi="Calibri"/>
                      <w:sz w:val="20"/>
                    </w:rPr>
                    <w:t>0.96 (0.55, 1.36)</w:t>
                  </w:r>
                </w:p>
              </w:tc>
              <w:tc>
                <w:tcPr>
                  <w:tcW w:w="3048" w:type="dxa"/>
                  <w:tcBorders>
                    <w:top w:val="single" w:sz="6" w:space="0" w:color="D3D3D3"/>
                    <w:left w:val="single" w:sz="6" w:space="0" w:color="D3D3D3"/>
                    <w:bottom w:val="single" w:sz="6" w:space="0" w:color="D3D3D3"/>
                    <w:right w:val="single" w:sz="6" w:space="0" w:color="D3D3D3"/>
                  </w:tcBorders>
                </w:tcPr>
                <w:p w14:paraId="4BC0CEC5" w14:textId="77777777" w:rsidR="00066508" w:rsidRDefault="00000000">
                  <w:pPr>
                    <w:keepNext/>
                    <w:widowControl w:val="0"/>
                    <w:spacing w:after="60"/>
                    <w:jc w:val="center"/>
                  </w:pPr>
                  <w:r>
                    <w:rPr>
                      <w:rFonts w:ascii="Calibri" w:hAnsi="Calibri"/>
                      <w:sz w:val="20"/>
                    </w:rPr>
                    <w:t>0.19, 1.76</w:t>
                  </w:r>
                </w:p>
              </w:tc>
            </w:tr>
            <w:tr w:rsidR="00066508" w14:paraId="6561A7A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685FA4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CE02E9F" w14:textId="77777777" w:rsidR="00066508" w:rsidRDefault="00000000">
                  <w:pPr>
                    <w:keepNext/>
                    <w:widowControl w:val="0"/>
                    <w:spacing w:after="60"/>
                    <w:jc w:val="center"/>
                  </w:pPr>
                  <w:r>
                    <w:rPr>
                      <w:rFonts w:ascii="Calibri" w:hAnsi="Calibri"/>
                      <w:sz w:val="20"/>
                    </w:rPr>
                    <w:t>0.99 (0.73, 1.26)</w:t>
                  </w:r>
                </w:p>
              </w:tc>
              <w:tc>
                <w:tcPr>
                  <w:tcW w:w="3048" w:type="dxa"/>
                  <w:tcBorders>
                    <w:top w:val="single" w:sz="6" w:space="0" w:color="D3D3D3"/>
                    <w:left w:val="single" w:sz="6" w:space="0" w:color="D3D3D3"/>
                    <w:bottom w:val="single" w:sz="6" w:space="0" w:color="D3D3D3"/>
                    <w:right w:val="single" w:sz="6" w:space="0" w:color="D3D3D3"/>
                  </w:tcBorders>
                </w:tcPr>
                <w:p w14:paraId="5F694AA6" w14:textId="77777777" w:rsidR="00066508" w:rsidRDefault="00000000">
                  <w:pPr>
                    <w:keepNext/>
                    <w:widowControl w:val="0"/>
                    <w:spacing w:after="60"/>
                    <w:jc w:val="center"/>
                  </w:pPr>
                  <w:r>
                    <w:rPr>
                      <w:rFonts w:ascii="Calibri" w:hAnsi="Calibri"/>
                      <w:sz w:val="20"/>
                    </w:rPr>
                    <w:t>0.45, 1.49</w:t>
                  </w:r>
                </w:p>
              </w:tc>
            </w:tr>
            <w:tr w:rsidR="00066508" w14:paraId="36BC1A9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E6AB532"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EB62A17" w14:textId="77777777" w:rsidR="00066508" w:rsidRDefault="00000000">
                  <w:pPr>
                    <w:keepNext/>
                    <w:widowControl w:val="0"/>
                    <w:spacing w:after="60"/>
                    <w:jc w:val="center"/>
                  </w:pPr>
                  <w:r>
                    <w:rPr>
                      <w:rFonts w:ascii="Calibri" w:hAnsi="Calibri"/>
                      <w:sz w:val="20"/>
                    </w:rPr>
                    <w:t>1.01 (0.71, 1.25)</w:t>
                  </w:r>
                </w:p>
              </w:tc>
              <w:tc>
                <w:tcPr>
                  <w:tcW w:w="3048" w:type="dxa"/>
                  <w:tcBorders>
                    <w:top w:val="single" w:sz="6" w:space="0" w:color="D3D3D3"/>
                    <w:left w:val="single" w:sz="6" w:space="0" w:color="D3D3D3"/>
                    <w:bottom w:val="single" w:sz="6" w:space="0" w:color="D3D3D3"/>
                    <w:right w:val="single" w:sz="6" w:space="0" w:color="D3D3D3"/>
                  </w:tcBorders>
                </w:tcPr>
                <w:p w14:paraId="7D796F9F" w14:textId="77777777" w:rsidR="00066508" w:rsidRDefault="00000000">
                  <w:pPr>
                    <w:keepNext/>
                    <w:widowControl w:val="0"/>
                    <w:spacing w:after="60"/>
                    <w:jc w:val="center"/>
                  </w:pPr>
                  <w:r>
                    <w:rPr>
                      <w:rFonts w:ascii="Calibri" w:hAnsi="Calibri"/>
                      <w:sz w:val="20"/>
                    </w:rPr>
                    <w:t>0.45, 1.52</w:t>
                  </w:r>
                </w:p>
              </w:tc>
            </w:tr>
            <w:tr w:rsidR="00066508" w14:paraId="0A3A3FDA" w14:textId="77777777">
              <w:trPr>
                <w:cantSplit/>
                <w:jc w:val="center"/>
              </w:trPr>
              <w:tc>
                <w:tcPr>
                  <w:tcW w:w="9144" w:type="dxa"/>
                  <w:gridSpan w:val="3"/>
                </w:tcPr>
                <w:p w14:paraId="695558B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7B044F7" w14:textId="77777777" w:rsidR="00066508" w:rsidRDefault="00000000">
            <w:pPr>
              <w:pStyle w:val="ImageCaption"/>
              <w:widowControl w:val="0"/>
              <w:spacing w:before="200"/>
            </w:pPr>
            <w:r>
              <w:t xml:space="preserve">Table S12: </w:t>
            </w:r>
            <w:r>
              <w:rPr>
                <w:b/>
                <w:bCs/>
              </w:rPr>
              <w:t xml:space="preserve">Summary statistics of the estimated balancing weights (exposures: endocrine disrupting chemicals (EDCs); outcomes: glucocorticosteroids) (HELIX </w:t>
            </w:r>
            <w:proofErr w:type="spellStart"/>
            <w:r>
              <w:rPr>
                <w:b/>
                <w:bCs/>
              </w:rPr>
              <w:t>subcohort</w:t>
            </w:r>
            <w:proofErr w:type="spellEnd"/>
            <w:r>
              <w:rPr>
                <w:b/>
                <w:bCs/>
              </w:rPr>
              <w:t>; 2013-2016).</w:t>
            </w:r>
            <w:bookmarkEnd w:id="441"/>
          </w:p>
        </w:tc>
      </w:tr>
    </w:tbl>
    <w:p w14:paraId="3F224C1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653130E"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675238D6" w14:textId="77777777">
              <w:trPr>
                <w:cantSplit/>
                <w:tblHeader/>
                <w:jc w:val="center"/>
              </w:trPr>
              <w:tc>
                <w:tcPr>
                  <w:tcW w:w="3048" w:type="dxa"/>
                  <w:tcBorders>
                    <w:top w:val="single" w:sz="16" w:space="0" w:color="D3D3D3"/>
                    <w:left w:val="single" w:sz="6" w:space="0" w:color="D3D3D3"/>
                  </w:tcBorders>
                </w:tcPr>
                <w:p w14:paraId="21CEACE2" w14:textId="77777777" w:rsidR="00066508" w:rsidRDefault="00066508">
                  <w:pPr>
                    <w:keepNext/>
                    <w:widowControl w:val="0"/>
                    <w:spacing w:after="60"/>
                  </w:pPr>
                  <w:bookmarkStart w:id="442" w:name="supptbl-weights-3"/>
                </w:p>
              </w:tc>
              <w:tc>
                <w:tcPr>
                  <w:tcW w:w="3048" w:type="dxa"/>
                  <w:tcBorders>
                    <w:top w:val="single" w:sz="16" w:space="0" w:color="D3D3D3"/>
                    <w:bottom w:val="single" w:sz="16" w:space="0" w:color="D3D3D3"/>
                  </w:tcBorders>
                </w:tcPr>
                <w:p w14:paraId="10CB245C"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5C3E911F" w14:textId="77777777" w:rsidR="00066508" w:rsidRDefault="00000000">
                  <w:pPr>
                    <w:keepNext/>
                    <w:widowControl w:val="0"/>
                    <w:spacing w:after="60"/>
                    <w:jc w:val="center"/>
                  </w:pPr>
                  <w:r>
                    <w:rPr>
                      <w:rFonts w:ascii="Calibri" w:hAnsi="Calibri"/>
                      <w:sz w:val="20"/>
                    </w:rPr>
                    <w:t>Range</w:t>
                  </w:r>
                </w:p>
              </w:tc>
            </w:tr>
            <w:tr w:rsidR="00066508" w14:paraId="7137CAA7" w14:textId="77777777">
              <w:trPr>
                <w:cantSplit/>
                <w:tblHeader/>
                <w:jc w:val="center"/>
              </w:trPr>
              <w:tc>
                <w:tcPr>
                  <w:tcW w:w="3048" w:type="dxa"/>
                  <w:tcBorders>
                    <w:left w:val="single" w:sz="6" w:space="0" w:color="D3D3D3"/>
                    <w:bottom w:val="single" w:sz="16" w:space="0" w:color="D3D3D3"/>
                  </w:tcBorders>
                </w:tcPr>
                <w:p w14:paraId="585B5D2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4410B0B3"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14:paraId="4F57AA94"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66A90A6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4664F2D" w14:textId="77777777" w:rsidR="00066508" w:rsidRDefault="00000000">
                  <w:pPr>
                    <w:keepNext/>
                    <w:widowControl w:val="0"/>
                    <w:spacing w:after="60"/>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14:paraId="63F8110A" w14:textId="77777777" w:rsidR="00066508" w:rsidRDefault="00000000">
                  <w:pPr>
                    <w:keepNext/>
                    <w:widowControl w:val="0"/>
                    <w:spacing w:after="60"/>
                    <w:jc w:val="center"/>
                  </w:pPr>
                  <w:r>
                    <w:rPr>
                      <w:rFonts w:ascii="Calibri" w:hAnsi="Calibri"/>
                      <w:sz w:val="20"/>
                    </w:rPr>
                    <w:t>1.00 (0.54, 1.39)</w:t>
                  </w:r>
                </w:p>
              </w:tc>
              <w:tc>
                <w:tcPr>
                  <w:tcW w:w="3048" w:type="dxa"/>
                  <w:tcBorders>
                    <w:top w:val="single" w:sz="6" w:space="0" w:color="D3D3D3"/>
                    <w:left w:val="single" w:sz="6" w:space="0" w:color="D3D3D3"/>
                    <w:bottom w:val="single" w:sz="6" w:space="0" w:color="D3D3D3"/>
                    <w:right w:val="single" w:sz="6" w:space="0" w:color="D3D3D3"/>
                  </w:tcBorders>
                </w:tcPr>
                <w:p w14:paraId="3EB2A677" w14:textId="77777777" w:rsidR="00066508" w:rsidRDefault="00000000">
                  <w:pPr>
                    <w:keepNext/>
                    <w:widowControl w:val="0"/>
                    <w:spacing w:after="60"/>
                    <w:jc w:val="center"/>
                  </w:pPr>
                  <w:r>
                    <w:rPr>
                      <w:rFonts w:ascii="Calibri" w:hAnsi="Calibri"/>
                      <w:sz w:val="20"/>
                    </w:rPr>
                    <w:t>0.14, 1.80</w:t>
                  </w:r>
                </w:p>
              </w:tc>
            </w:tr>
            <w:tr w:rsidR="00066508" w14:paraId="6535C7F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011630" w14:textId="77777777" w:rsidR="00066508" w:rsidRDefault="00000000">
                  <w:pPr>
                    <w:keepNext/>
                    <w:widowControl w:val="0"/>
                    <w:spacing w:after="60"/>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14:paraId="0ABD2A8C" w14:textId="77777777" w:rsidR="00066508" w:rsidRDefault="00000000">
                  <w:pPr>
                    <w:keepNext/>
                    <w:widowControl w:val="0"/>
                    <w:spacing w:after="60"/>
                    <w:jc w:val="center"/>
                  </w:pPr>
                  <w:r>
                    <w:rPr>
                      <w:rFonts w:ascii="Calibri" w:hAnsi="Calibri"/>
                      <w:sz w:val="20"/>
                    </w:rPr>
                    <w:t>1.00 (0.58, 1.39)</w:t>
                  </w:r>
                </w:p>
              </w:tc>
              <w:tc>
                <w:tcPr>
                  <w:tcW w:w="3048" w:type="dxa"/>
                  <w:tcBorders>
                    <w:top w:val="single" w:sz="6" w:space="0" w:color="D3D3D3"/>
                    <w:left w:val="single" w:sz="6" w:space="0" w:color="D3D3D3"/>
                    <w:bottom w:val="single" w:sz="6" w:space="0" w:color="D3D3D3"/>
                    <w:right w:val="single" w:sz="6" w:space="0" w:color="D3D3D3"/>
                  </w:tcBorders>
                </w:tcPr>
                <w:p w14:paraId="1616011F" w14:textId="77777777" w:rsidR="00066508" w:rsidRDefault="00000000">
                  <w:pPr>
                    <w:keepNext/>
                    <w:widowControl w:val="0"/>
                    <w:spacing w:after="60"/>
                    <w:jc w:val="center"/>
                  </w:pPr>
                  <w:r>
                    <w:rPr>
                      <w:rFonts w:ascii="Calibri" w:hAnsi="Calibri"/>
                      <w:sz w:val="20"/>
                    </w:rPr>
                    <w:t>0.19, 1.73</w:t>
                  </w:r>
                </w:p>
              </w:tc>
            </w:tr>
            <w:tr w:rsidR="00066508" w14:paraId="761927A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B4465E8" w14:textId="77777777" w:rsidR="00066508" w:rsidRDefault="00000000">
                  <w:pPr>
                    <w:keepNext/>
                    <w:widowControl w:val="0"/>
                    <w:spacing w:after="60"/>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14:paraId="6A064AB2" w14:textId="77777777" w:rsidR="00066508" w:rsidRDefault="00000000">
                  <w:pPr>
                    <w:keepNext/>
                    <w:widowControl w:val="0"/>
                    <w:spacing w:after="60"/>
                    <w:jc w:val="center"/>
                  </w:pPr>
                  <w:r>
                    <w:rPr>
                      <w:rFonts w:ascii="Calibri" w:hAnsi="Calibri"/>
                      <w:sz w:val="20"/>
                    </w:rPr>
                    <w:t>0.98 (0.56, 1.39)</w:t>
                  </w:r>
                </w:p>
              </w:tc>
              <w:tc>
                <w:tcPr>
                  <w:tcW w:w="3048" w:type="dxa"/>
                  <w:tcBorders>
                    <w:top w:val="single" w:sz="6" w:space="0" w:color="D3D3D3"/>
                    <w:left w:val="single" w:sz="6" w:space="0" w:color="D3D3D3"/>
                    <w:bottom w:val="single" w:sz="6" w:space="0" w:color="D3D3D3"/>
                    <w:right w:val="single" w:sz="6" w:space="0" w:color="D3D3D3"/>
                  </w:tcBorders>
                </w:tcPr>
                <w:p w14:paraId="0E6C9191" w14:textId="77777777" w:rsidR="00066508" w:rsidRDefault="00000000">
                  <w:pPr>
                    <w:keepNext/>
                    <w:widowControl w:val="0"/>
                    <w:spacing w:after="60"/>
                    <w:jc w:val="center"/>
                  </w:pPr>
                  <w:r>
                    <w:rPr>
                      <w:rFonts w:ascii="Calibri" w:hAnsi="Calibri"/>
                      <w:sz w:val="20"/>
                    </w:rPr>
                    <w:t>0.15, 1.78</w:t>
                  </w:r>
                </w:p>
              </w:tc>
            </w:tr>
            <w:tr w:rsidR="00066508" w14:paraId="0D9EBD50" w14:textId="77777777">
              <w:trPr>
                <w:cantSplit/>
                <w:jc w:val="center"/>
              </w:trPr>
              <w:tc>
                <w:tcPr>
                  <w:tcW w:w="9144" w:type="dxa"/>
                  <w:gridSpan w:val="3"/>
                </w:tcPr>
                <w:p w14:paraId="3E13833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1DD16D19" w14:textId="77777777" w:rsidR="00066508" w:rsidRDefault="00000000">
            <w:pPr>
              <w:pStyle w:val="ImageCaption"/>
              <w:widowControl w:val="0"/>
              <w:spacing w:before="200"/>
            </w:pPr>
            <w:r>
              <w:t xml:space="preserve">Table S13: </w:t>
            </w:r>
            <w:r>
              <w:rPr>
                <w:b/>
                <w:bCs/>
              </w:rPr>
              <w:t xml:space="preserve">Summary statistics of the estimated balancing weights (exposures: glucocorticosteroids; outcome: hit reaction time standard error (HRT-SE)) (HELIX </w:t>
            </w:r>
            <w:proofErr w:type="spellStart"/>
            <w:r>
              <w:rPr>
                <w:b/>
                <w:bCs/>
              </w:rPr>
              <w:t>subcohort</w:t>
            </w:r>
            <w:proofErr w:type="spellEnd"/>
            <w:r>
              <w:rPr>
                <w:b/>
                <w:bCs/>
              </w:rPr>
              <w:t>; 2013-2016).</w:t>
            </w:r>
            <w:bookmarkEnd w:id="442"/>
          </w:p>
        </w:tc>
      </w:tr>
    </w:tbl>
    <w:p w14:paraId="3C0EB1B0" w14:textId="77777777" w:rsidR="00066508" w:rsidRDefault="00000000">
      <w:pPr>
        <w:pStyle w:val="Heading2"/>
      </w:pPr>
      <w:r>
        <w:t>11.3 Tables for other results</w:t>
      </w:r>
    </w:p>
    <w:p w14:paraId="1AC39038" w14:textId="77777777" w:rsidR="00066508" w:rsidRDefault="00000000">
      <w:pPr>
        <w:pStyle w:val="Heading3"/>
      </w:pPr>
      <w:bookmarkStart w:id="443" w:name="X3feb8d4de640dcb7c28adcb0ef65dd3ddb7cb7d"/>
      <w:r>
        <w:t>11.3.1 Balancing weights for effect modification: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C4A3BB8"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4CB968A8" w14:textId="77777777">
              <w:trPr>
                <w:cantSplit/>
                <w:tblHeader/>
                <w:jc w:val="center"/>
              </w:trPr>
              <w:tc>
                <w:tcPr>
                  <w:tcW w:w="1828" w:type="dxa"/>
                  <w:tcBorders>
                    <w:top w:val="single" w:sz="16" w:space="0" w:color="D3D3D3"/>
                    <w:left w:val="single" w:sz="6" w:space="0" w:color="D3D3D3"/>
                  </w:tcBorders>
                </w:tcPr>
                <w:p w14:paraId="5B8081AB" w14:textId="77777777" w:rsidR="00066508" w:rsidRDefault="00066508">
                  <w:pPr>
                    <w:keepNext/>
                    <w:widowControl w:val="0"/>
                    <w:spacing w:after="60"/>
                  </w:pPr>
                  <w:bookmarkStart w:id="444" w:name="supptbl-weights-1sa"/>
                </w:p>
              </w:tc>
              <w:tc>
                <w:tcPr>
                  <w:tcW w:w="1829" w:type="dxa"/>
                  <w:tcBorders>
                    <w:top w:val="single" w:sz="16" w:space="0" w:color="D3D3D3"/>
                    <w:bottom w:val="single" w:sz="16" w:space="0" w:color="D3D3D3"/>
                  </w:tcBorders>
                </w:tcPr>
                <w:p w14:paraId="6BFB6857"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26DECF0A" w14:textId="77777777" w:rsidR="00066508" w:rsidRDefault="00000000">
                  <w:pPr>
                    <w:keepNext/>
                    <w:widowControl w:val="0"/>
                    <w:spacing w:after="60"/>
                    <w:jc w:val="center"/>
                  </w:pPr>
                  <w:r>
                    <w:rPr>
                      <w:rFonts w:ascii="Calibri" w:hAnsi="Calibri"/>
                      <w:sz w:val="20"/>
                    </w:rPr>
                    <w:t>Range</w:t>
                  </w:r>
                </w:p>
              </w:tc>
            </w:tr>
            <w:tr w:rsidR="00066508" w14:paraId="057E9670" w14:textId="77777777">
              <w:trPr>
                <w:cantSplit/>
                <w:tblHeader/>
                <w:jc w:val="center"/>
              </w:trPr>
              <w:tc>
                <w:tcPr>
                  <w:tcW w:w="1828" w:type="dxa"/>
                  <w:tcBorders>
                    <w:left w:val="single" w:sz="6" w:space="0" w:color="D3D3D3"/>
                    <w:bottom w:val="single" w:sz="16" w:space="0" w:color="D3D3D3"/>
                  </w:tcBorders>
                </w:tcPr>
                <w:p w14:paraId="7FF0CD7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54067524"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tcBorders>
                </w:tcPr>
                <w:p w14:paraId="16C8C11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1829" w:type="dxa"/>
                  <w:tcBorders>
                    <w:bottom w:val="single" w:sz="16" w:space="0" w:color="D3D3D3"/>
                  </w:tcBorders>
                </w:tcPr>
                <w:p w14:paraId="2EA569FA"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right w:val="single" w:sz="6" w:space="0" w:color="D3D3D3"/>
                  </w:tcBorders>
                </w:tcPr>
                <w:p w14:paraId="1ADF59A4"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rsidR="00066508" w14:paraId="05446412"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645E0075" w14:textId="77777777" w:rsidR="00066508" w:rsidRDefault="00000000">
                  <w:pPr>
                    <w:keepNext/>
                    <w:widowControl w:val="0"/>
                    <w:spacing w:after="60"/>
                  </w:pPr>
                  <w:r>
                    <w:rPr>
                      <w:rFonts w:ascii="Calibri" w:hAnsi="Calibri"/>
                      <w:b/>
                      <w:sz w:val="20"/>
                    </w:rPr>
                    <w:t>OP pesticide metabolites</w:t>
                  </w:r>
                </w:p>
              </w:tc>
            </w:tr>
            <w:tr w:rsidR="00066508" w14:paraId="7443D04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BBFB8AB"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751C3F73" w14:textId="77777777" w:rsidR="00066508" w:rsidRDefault="00000000">
                  <w:pPr>
                    <w:keepNext/>
                    <w:widowControl w:val="0"/>
                    <w:spacing w:after="60"/>
                    <w:jc w:val="center"/>
                  </w:pPr>
                  <w:r>
                    <w:rPr>
                      <w:rFonts w:ascii="Calibri" w:hAnsi="Calibri"/>
                      <w:sz w:val="20"/>
                    </w:rPr>
                    <w:t>0.99 (0.74, 1.25)</w:t>
                  </w:r>
                </w:p>
              </w:tc>
              <w:tc>
                <w:tcPr>
                  <w:tcW w:w="1829" w:type="dxa"/>
                  <w:tcBorders>
                    <w:top w:val="single" w:sz="6" w:space="0" w:color="D3D3D3"/>
                    <w:left w:val="single" w:sz="6" w:space="0" w:color="D3D3D3"/>
                    <w:bottom w:val="single" w:sz="6" w:space="0" w:color="D3D3D3"/>
                    <w:right w:val="single" w:sz="6" w:space="0" w:color="D3D3D3"/>
                  </w:tcBorders>
                </w:tcPr>
                <w:p w14:paraId="57BB1BFB" w14:textId="77777777" w:rsidR="00066508" w:rsidRDefault="00000000">
                  <w:pPr>
                    <w:keepNext/>
                    <w:widowControl w:val="0"/>
                    <w:spacing w:after="60"/>
                    <w:jc w:val="center"/>
                  </w:pPr>
                  <w:r>
                    <w:rPr>
                      <w:rFonts w:ascii="Calibri" w:hAnsi="Calibri"/>
                      <w:sz w:val="20"/>
                    </w:rPr>
                    <w:t>1.00 (0.74, 1.25)</w:t>
                  </w:r>
                </w:p>
              </w:tc>
              <w:tc>
                <w:tcPr>
                  <w:tcW w:w="1829" w:type="dxa"/>
                  <w:tcBorders>
                    <w:top w:val="single" w:sz="6" w:space="0" w:color="D3D3D3"/>
                    <w:left w:val="single" w:sz="6" w:space="0" w:color="D3D3D3"/>
                    <w:bottom w:val="single" w:sz="6" w:space="0" w:color="D3D3D3"/>
                    <w:right w:val="single" w:sz="6" w:space="0" w:color="D3D3D3"/>
                  </w:tcBorders>
                </w:tcPr>
                <w:p w14:paraId="402D5A1B" w14:textId="77777777" w:rsidR="00066508" w:rsidRDefault="00000000">
                  <w:pPr>
                    <w:keepNext/>
                    <w:widowControl w:val="0"/>
                    <w:spacing w:after="60"/>
                    <w:jc w:val="center"/>
                  </w:pPr>
                  <w:r>
                    <w:rPr>
                      <w:rFonts w:ascii="Calibri" w:hAnsi="Calibri"/>
                      <w:sz w:val="20"/>
                    </w:rPr>
                    <w:t>0.53, 1.46</w:t>
                  </w:r>
                </w:p>
              </w:tc>
              <w:tc>
                <w:tcPr>
                  <w:tcW w:w="1829" w:type="dxa"/>
                  <w:tcBorders>
                    <w:top w:val="single" w:sz="6" w:space="0" w:color="D3D3D3"/>
                    <w:left w:val="single" w:sz="6" w:space="0" w:color="D3D3D3"/>
                    <w:bottom w:val="single" w:sz="6" w:space="0" w:color="D3D3D3"/>
                    <w:right w:val="single" w:sz="6" w:space="0" w:color="D3D3D3"/>
                  </w:tcBorders>
                </w:tcPr>
                <w:p w14:paraId="26E68332" w14:textId="77777777" w:rsidR="00066508" w:rsidRDefault="00000000">
                  <w:pPr>
                    <w:keepNext/>
                    <w:widowControl w:val="0"/>
                    <w:spacing w:after="60"/>
                    <w:jc w:val="center"/>
                  </w:pPr>
                  <w:r>
                    <w:rPr>
                      <w:rFonts w:ascii="Calibri" w:hAnsi="Calibri"/>
                      <w:sz w:val="20"/>
                    </w:rPr>
                    <w:t>0.53, 1.46</w:t>
                  </w:r>
                </w:p>
              </w:tc>
            </w:tr>
            <w:tr w:rsidR="00066508" w14:paraId="12A73C3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89A400E"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00985A7E" w14:textId="77777777" w:rsidR="00066508" w:rsidRDefault="00000000">
                  <w:pPr>
                    <w:keepNext/>
                    <w:widowControl w:val="0"/>
                    <w:spacing w:after="60"/>
                    <w:jc w:val="center"/>
                  </w:pPr>
                  <w:r>
                    <w:rPr>
                      <w:rFonts w:ascii="Calibri" w:hAnsi="Calibri"/>
                      <w:sz w:val="20"/>
                    </w:rPr>
                    <w:t>1.00 (0.79, 1.22)</w:t>
                  </w:r>
                </w:p>
              </w:tc>
              <w:tc>
                <w:tcPr>
                  <w:tcW w:w="1829" w:type="dxa"/>
                  <w:tcBorders>
                    <w:top w:val="single" w:sz="6" w:space="0" w:color="D3D3D3"/>
                    <w:left w:val="single" w:sz="6" w:space="0" w:color="D3D3D3"/>
                    <w:bottom w:val="single" w:sz="6" w:space="0" w:color="D3D3D3"/>
                    <w:right w:val="single" w:sz="6" w:space="0" w:color="D3D3D3"/>
                  </w:tcBorders>
                </w:tcPr>
                <w:p w14:paraId="6FD43B7C" w14:textId="77777777" w:rsidR="00066508" w:rsidRDefault="00000000">
                  <w:pPr>
                    <w:keepNext/>
                    <w:widowControl w:val="0"/>
                    <w:spacing w:after="60"/>
                    <w:jc w:val="center"/>
                  </w:pPr>
                  <w:r>
                    <w:rPr>
                      <w:rFonts w:ascii="Calibri" w:hAnsi="Calibri"/>
                      <w:sz w:val="20"/>
                    </w:rPr>
                    <w:t>1.02 (0.82, 1.20)</w:t>
                  </w:r>
                </w:p>
              </w:tc>
              <w:tc>
                <w:tcPr>
                  <w:tcW w:w="1829" w:type="dxa"/>
                  <w:tcBorders>
                    <w:top w:val="single" w:sz="6" w:space="0" w:color="D3D3D3"/>
                    <w:left w:val="single" w:sz="6" w:space="0" w:color="D3D3D3"/>
                    <w:bottom w:val="single" w:sz="6" w:space="0" w:color="D3D3D3"/>
                    <w:right w:val="single" w:sz="6" w:space="0" w:color="D3D3D3"/>
                  </w:tcBorders>
                </w:tcPr>
                <w:p w14:paraId="3BFAE83A" w14:textId="77777777" w:rsidR="00066508" w:rsidRDefault="00000000">
                  <w:pPr>
                    <w:keepNext/>
                    <w:widowControl w:val="0"/>
                    <w:spacing w:after="60"/>
                    <w:jc w:val="center"/>
                  </w:pPr>
                  <w:r>
                    <w:rPr>
                      <w:rFonts w:ascii="Calibri" w:hAnsi="Calibri"/>
                      <w:sz w:val="20"/>
                    </w:rPr>
                    <w:t>0.58, 1.38</w:t>
                  </w:r>
                </w:p>
              </w:tc>
              <w:tc>
                <w:tcPr>
                  <w:tcW w:w="1829" w:type="dxa"/>
                  <w:tcBorders>
                    <w:top w:val="single" w:sz="6" w:space="0" w:color="D3D3D3"/>
                    <w:left w:val="single" w:sz="6" w:space="0" w:color="D3D3D3"/>
                    <w:bottom w:val="single" w:sz="6" w:space="0" w:color="D3D3D3"/>
                    <w:right w:val="single" w:sz="6" w:space="0" w:color="D3D3D3"/>
                  </w:tcBorders>
                </w:tcPr>
                <w:p w14:paraId="23ABD8C1" w14:textId="77777777" w:rsidR="00066508" w:rsidRDefault="00000000">
                  <w:pPr>
                    <w:keepNext/>
                    <w:widowControl w:val="0"/>
                    <w:spacing w:after="60"/>
                    <w:jc w:val="center"/>
                  </w:pPr>
                  <w:r>
                    <w:rPr>
                      <w:rFonts w:ascii="Calibri" w:hAnsi="Calibri"/>
                      <w:sz w:val="20"/>
                    </w:rPr>
                    <w:t>0.58, 1.38</w:t>
                  </w:r>
                </w:p>
              </w:tc>
            </w:tr>
            <w:tr w:rsidR="00066508" w14:paraId="7165118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4BE6E4A"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0899D1F8" w14:textId="77777777" w:rsidR="00066508" w:rsidRDefault="00000000">
                  <w:pPr>
                    <w:keepNext/>
                    <w:widowControl w:val="0"/>
                    <w:spacing w:after="60"/>
                    <w:jc w:val="center"/>
                  </w:pPr>
                  <w:r>
                    <w:rPr>
                      <w:rFonts w:ascii="Calibri" w:hAnsi="Calibri"/>
                      <w:sz w:val="20"/>
                    </w:rPr>
                    <w:t>1.01 (0.82, 1.19)</w:t>
                  </w:r>
                </w:p>
              </w:tc>
              <w:tc>
                <w:tcPr>
                  <w:tcW w:w="1829" w:type="dxa"/>
                  <w:tcBorders>
                    <w:top w:val="single" w:sz="6" w:space="0" w:color="D3D3D3"/>
                    <w:left w:val="single" w:sz="6" w:space="0" w:color="D3D3D3"/>
                    <w:bottom w:val="single" w:sz="6" w:space="0" w:color="D3D3D3"/>
                    <w:right w:val="single" w:sz="6" w:space="0" w:color="D3D3D3"/>
                  </w:tcBorders>
                </w:tcPr>
                <w:p w14:paraId="1018DCB5" w14:textId="77777777" w:rsidR="00066508" w:rsidRDefault="00000000">
                  <w:pPr>
                    <w:keepNext/>
                    <w:widowControl w:val="0"/>
                    <w:spacing w:after="60"/>
                    <w:jc w:val="center"/>
                  </w:pPr>
                  <w:r>
                    <w:rPr>
                      <w:rFonts w:ascii="Calibri" w:hAnsi="Calibri"/>
                      <w:sz w:val="20"/>
                    </w:rPr>
                    <w:t>1.02 (0.84, 1.17)</w:t>
                  </w:r>
                </w:p>
              </w:tc>
              <w:tc>
                <w:tcPr>
                  <w:tcW w:w="1829" w:type="dxa"/>
                  <w:tcBorders>
                    <w:top w:val="single" w:sz="6" w:space="0" w:color="D3D3D3"/>
                    <w:left w:val="single" w:sz="6" w:space="0" w:color="D3D3D3"/>
                    <w:bottom w:val="single" w:sz="6" w:space="0" w:color="D3D3D3"/>
                    <w:right w:val="single" w:sz="6" w:space="0" w:color="D3D3D3"/>
                  </w:tcBorders>
                </w:tcPr>
                <w:p w14:paraId="24D7B56B" w14:textId="77777777" w:rsidR="00066508" w:rsidRDefault="00000000">
                  <w:pPr>
                    <w:keepNext/>
                    <w:widowControl w:val="0"/>
                    <w:spacing w:after="60"/>
                    <w:jc w:val="center"/>
                  </w:pPr>
                  <w:r>
                    <w:rPr>
                      <w:rFonts w:ascii="Calibri" w:hAnsi="Calibri"/>
                      <w:sz w:val="20"/>
                    </w:rPr>
                    <w:t>0.64, 1.36</w:t>
                  </w:r>
                </w:p>
              </w:tc>
              <w:tc>
                <w:tcPr>
                  <w:tcW w:w="1829" w:type="dxa"/>
                  <w:tcBorders>
                    <w:top w:val="single" w:sz="6" w:space="0" w:color="D3D3D3"/>
                    <w:left w:val="single" w:sz="6" w:space="0" w:color="D3D3D3"/>
                    <w:bottom w:val="single" w:sz="6" w:space="0" w:color="D3D3D3"/>
                    <w:right w:val="single" w:sz="6" w:space="0" w:color="D3D3D3"/>
                  </w:tcBorders>
                </w:tcPr>
                <w:p w14:paraId="02577D0D" w14:textId="77777777" w:rsidR="00066508" w:rsidRDefault="00000000">
                  <w:pPr>
                    <w:keepNext/>
                    <w:widowControl w:val="0"/>
                    <w:spacing w:after="60"/>
                    <w:jc w:val="center"/>
                  </w:pPr>
                  <w:r>
                    <w:rPr>
                      <w:rFonts w:ascii="Calibri" w:hAnsi="Calibri"/>
                      <w:sz w:val="20"/>
                    </w:rPr>
                    <w:t>0.64, 1.36</w:t>
                  </w:r>
                </w:p>
              </w:tc>
            </w:tr>
            <w:tr w:rsidR="00066508" w14:paraId="3EEF7F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D5E0531"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2AFA0C88" w14:textId="77777777" w:rsidR="00066508" w:rsidRDefault="00000000">
                  <w:pPr>
                    <w:keepNext/>
                    <w:widowControl w:val="0"/>
                    <w:spacing w:after="60"/>
                    <w:jc w:val="cente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14:paraId="55BF8E2E" w14:textId="77777777" w:rsidR="00066508" w:rsidRDefault="00000000">
                  <w:pPr>
                    <w:keepNext/>
                    <w:widowControl w:val="0"/>
                    <w:spacing w:after="60"/>
                    <w:jc w:val="center"/>
                  </w:pPr>
                  <w:r>
                    <w:rPr>
                      <w:rFonts w:ascii="Calibri" w:hAnsi="Calibri"/>
                      <w:sz w:val="20"/>
                    </w:rPr>
                    <w:t>1.01 (0.82, 1.20)</w:t>
                  </w:r>
                </w:p>
              </w:tc>
              <w:tc>
                <w:tcPr>
                  <w:tcW w:w="1829" w:type="dxa"/>
                  <w:tcBorders>
                    <w:top w:val="single" w:sz="6" w:space="0" w:color="D3D3D3"/>
                    <w:left w:val="single" w:sz="6" w:space="0" w:color="D3D3D3"/>
                    <w:bottom w:val="single" w:sz="6" w:space="0" w:color="D3D3D3"/>
                    <w:right w:val="single" w:sz="6" w:space="0" w:color="D3D3D3"/>
                  </w:tcBorders>
                </w:tcPr>
                <w:p w14:paraId="30BE4D35" w14:textId="77777777" w:rsidR="00066508" w:rsidRDefault="00000000">
                  <w:pPr>
                    <w:keepNext/>
                    <w:widowControl w:val="0"/>
                    <w:spacing w:after="60"/>
                    <w:jc w:val="center"/>
                  </w:pPr>
                  <w:r>
                    <w:rPr>
                      <w:rFonts w:ascii="Calibri" w:hAnsi="Calibri"/>
                      <w:sz w:val="20"/>
                    </w:rPr>
                    <w:t>0.57, 1.39</w:t>
                  </w:r>
                </w:p>
              </w:tc>
              <w:tc>
                <w:tcPr>
                  <w:tcW w:w="1829" w:type="dxa"/>
                  <w:tcBorders>
                    <w:top w:val="single" w:sz="6" w:space="0" w:color="D3D3D3"/>
                    <w:left w:val="single" w:sz="6" w:space="0" w:color="D3D3D3"/>
                    <w:bottom w:val="single" w:sz="6" w:space="0" w:color="D3D3D3"/>
                    <w:right w:val="single" w:sz="6" w:space="0" w:color="D3D3D3"/>
                  </w:tcBorders>
                </w:tcPr>
                <w:p w14:paraId="0FA4C392" w14:textId="77777777" w:rsidR="00066508" w:rsidRDefault="00000000">
                  <w:pPr>
                    <w:keepNext/>
                    <w:widowControl w:val="0"/>
                    <w:spacing w:after="60"/>
                    <w:jc w:val="center"/>
                  </w:pPr>
                  <w:r>
                    <w:rPr>
                      <w:rFonts w:ascii="Calibri" w:hAnsi="Calibri"/>
                      <w:sz w:val="20"/>
                    </w:rPr>
                    <w:t>0.57, 1.39</w:t>
                  </w:r>
                </w:p>
              </w:tc>
            </w:tr>
            <w:tr w:rsidR="00066508" w14:paraId="06499EA7"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04F3567D" w14:textId="77777777" w:rsidR="00066508" w:rsidRDefault="00000000">
                  <w:pPr>
                    <w:keepNext/>
                    <w:widowControl w:val="0"/>
                    <w:spacing w:after="60"/>
                  </w:pPr>
                  <w:r>
                    <w:rPr>
                      <w:rFonts w:ascii="Calibri" w:hAnsi="Calibri"/>
                      <w:b/>
                      <w:sz w:val="20"/>
                    </w:rPr>
                    <w:t>Phenols</w:t>
                  </w:r>
                </w:p>
              </w:tc>
            </w:tr>
            <w:tr w:rsidR="00066508" w14:paraId="0205BD1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1582AB5"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3E6B4AE1" w14:textId="77777777" w:rsidR="00066508" w:rsidRDefault="00000000">
                  <w:pPr>
                    <w:keepNext/>
                    <w:widowControl w:val="0"/>
                    <w:spacing w:after="60"/>
                    <w:jc w:val="center"/>
                  </w:pPr>
                  <w:r>
                    <w:rPr>
                      <w:rFonts w:ascii="Calibri" w:hAnsi="Calibri"/>
                      <w:sz w:val="20"/>
                    </w:rPr>
                    <w:t>1.02 (0.89, 1.15)</w:t>
                  </w:r>
                </w:p>
              </w:tc>
              <w:tc>
                <w:tcPr>
                  <w:tcW w:w="1829" w:type="dxa"/>
                  <w:tcBorders>
                    <w:top w:val="single" w:sz="6" w:space="0" w:color="D3D3D3"/>
                    <w:left w:val="single" w:sz="6" w:space="0" w:color="D3D3D3"/>
                    <w:bottom w:val="single" w:sz="6" w:space="0" w:color="D3D3D3"/>
                    <w:right w:val="single" w:sz="6" w:space="0" w:color="D3D3D3"/>
                  </w:tcBorders>
                </w:tcPr>
                <w:p w14:paraId="35246D82" w14:textId="77777777" w:rsidR="00066508" w:rsidRDefault="00000000">
                  <w:pPr>
                    <w:keepNext/>
                    <w:widowControl w:val="0"/>
                    <w:spacing w:after="60"/>
                    <w:jc w:val="center"/>
                  </w:pPr>
                  <w:r>
                    <w:rPr>
                      <w:rFonts w:ascii="Calibri" w:hAnsi="Calibri"/>
                      <w:sz w:val="20"/>
                    </w:rPr>
                    <w:t>1.02 (0.94, 1.11)</w:t>
                  </w:r>
                </w:p>
              </w:tc>
              <w:tc>
                <w:tcPr>
                  <w:tcW w:w="1829" w:type="dxa"/>
                  <w:tcBorders>
                    <w:top w:val="single" w:sz="6" w:space="0" w:color="D3D3D3"/>
                    <w:left w:val="single" w:sz="6" w:space="0" w:color="D3D3D3"/>
                    <w:bottom w:val="single" w:sz="6" w:space="0" w:color="D3D3D3"/>
                    <w:right w:val="single" w:sz="6" w:space="0" w:color="D3D3D3"/>
                  </w:tcBorders>
                </w:tcPr>
                <w:p w14:paraId="5189F0EA" w14:textId="77777777" w:rsidR="00066508" w:rsidRDefault="00000000">
                  <w:pPr>
                    <w:keepNext/>
                    <w:widowControl w:val="0"/>
                    <w:spacing w:after="60"/>
                    <w:jc w:val="center"/>
                  </w:pPr>
                  <w:r>
                    <w:rPr>
                      <w:rFonts w:ascii="Calibri" w:hAnsi="Calibri"/>
                      <w:sz w:val="20"/>
                    </w:rPr>
                    <w:t>0.76, 1.23</w:t>
                  </w:r>
                </w:p>
              </w:tc>
              <w:tc>
                <w:tcPr>
                  <w:tcW w:w="1829" w:type="dxa"/>
                  <w:tcBorders>
                    <w:top w:val="single" w:sz="6" w:space="0" w:color="D3D3D3"/>
                    <w:left w:val="single" w:sz="6" w:space="0" w:color="D3D3D3"/>
                    <w:bottom w:val="single" w:sz="6" w:space="0" w:color="D3D3D3"/>
                    <w:right w:val="single" w:sz="6" w:space="0" w:color="D3D3D3"/>
                  </w:tcBorders>
                </w:tcPr>
                <w:p w14:paraId="33EC0EEF" w14:textId="77777777" w:rsidR="00066508" w:rsidRDefault="00000000">
                  <w:pPr>
                    <w:keepNext/>
                    <w:widowControl w:val="0"/>
                    <w:spacing w:after="60"/>
                    <w:jc w:val="center"/>
                  </w:pPr>
                  <w:r>
                    <w:rPr>
                      <w:rFonts w:ascii="Calibri" w:hAnsi="Calibri"/>
                      <w:sz w:val="20"/>
                    </w:rPr>
                    <w:t>0.76, 1.23</w:t>
                  </w:r>
                </w:p>
              </w:tc>
            </w:tr>
            <w:tr w:rsidR="00066508" w14:paraId="7BDF1FAE"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13311A3"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0F38799B" w14:textId="77777777" w:rsidR="00066508" w:rsidRDefault="00000000">
                  <w:pPr>
                    <w:keepNext/>
                    <w:widowControl w:val="0"/>
                    <w:spacing w:after="60"/>
                    <w:jc w:val="center"/>
                  </w:pPr>
                  <w:r>
                    <w:rPr>
                      <w:rFonts w:ascii="Calibri" w:hAnsi="Calibri"/>
                      <w:sz w:val="20"/>
                    </w:rPr>
                    <w:t>1.02 (0.96, 1.08)</w:t>
                  </w:r>
                </w:p>
              </w:tc>
              <w:tc>
                <w:tcPr>
                  <w:tcW w:w="1829" w:type="dxa"/>
                  <w:tcBorders>
                    <w:top w:val="single" w:sz="6" w:space="0" w:color="D3D3D3"/>
                    <w:left w:val="single" w:sz="6" w:space="0" w:color="D3D3D3"/>
                    <w:bottom w:val="single" w:sz="6" w:space="0" w:color="D3D3D3"/>
                    <w:right w:val="single" w:sz="6" w:space="0" w:color="D3D3D3"/>
                  </w:tcBorders>
                </w:tcPr>
                <w:p w14:paraId="049DDC32" w14:textId="77777777" w:rsidR="00066508" w:rsidRDefault="00000000">
                  <w:pPr>
                    <w:keepNext/>
                    <w:widowControl w:val="0"/>
                    <w:spacing w:after="60"/>
                    <w:jc w:val="center"/>
                  </w:pPr>
                  <w:r>
                    <w:rPr>
                      <w:rFonts w:ascii="Calibri" w:hAnsi="Calibri"/>
                      <w:sz w:val="20"/>
                    </w:rPr>
                    <w:t>1.01 (0.97, 1.06)</w:t>
                  </w:r>
                </w:p>
              </w:tc>
              <w:tc>
                <w:tcPr>
                  <w:tcW w:w="1829" w:type="dxa"/>
                  <w:tcBorders>
                    <w:top w:val="single" w:sz="6" w:space="0" w:color="D3D3D3"/>
                    <w:left w:val="single" w:sz="6" w:space="0" w:color="D3D3D3"/>
                    <w:bottom w:val="single" w:sz="6" w:space="0" w:color="D3D3D3"/>
                    <w:right w:val="single" w:sz="6" w:space="0" w:color="D3D3D3"/>
                  </w:tcBorders>
                </w:tcPr>
                <w:p w14:paraId="37151613" w14:textId="77777777" w:rsidR="00066508" w:rsidRDefault="00000000">
                  <w:pPr>
                    <w:keepNext/>
                    <w:widowControl w:val="0"/>
                    <w:spacing w:after="60"/>
                    <w:jc w:val="center"/>
                  </w:pPr>
                  <w:r>
                    <w:rPr>
                      <w:rFonts w:ascii="Calibri" w:hAnsi="Calibri"/>
                      <w:sz w:val="20"/>
                    </w:rPr>
                    <w:t>0.91, 1.12</w:t>
                  </w:r>
                </w:p>
              </w:tc>
              <w:tc>
                <w:tcPr>
                  <w:tcW w:w="1829" w:type="dxa"/>
                  <w:tcBorders>
                    <w:top w:val="single" w:sz="6" w:space="0" w:color="D3D3D3"/>
                    <w:left w:val="single" w:sz="6" w:space="0" w:color="D3D3D3"/>
                    <w:bottom w:val="single" w:sz="6" w:space="0" w:color="D3D3D3"/>
                    <w:right w:val="single" w:sz="6" w:space="0" w:color="D3D3D3"/>
                  </w:tcBorders>
                </w:tcPr>
                <w:p w14:paraId="3EFC9B50" w14:textId="77777777" w:rsidR="00066508" w:rsidRDefault="00000000">
                  <w:pPr>
                    <w:keepNext/>
                    <w:widowControl w:val="0"/>
                    <w:spacing w:after="60"/>
                    <w:jc w:val="center"/>
                  </w:pPr>
                  <w:r>
                    <w:rPr>
                      <w:rFonts w:ascii="Calibri" w:hAnsi="Calibri"/>
                      <w:sz w:val="20"/>
                    </w:rPr>
                    <w:t>0.91, 1.12</w:t>
                  </w:r>
                </w:p>
              </w:tc>
            </w:tr>
            <w:tr w:rsidR="00066508" w14:paraId="7752F65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9CF4B53"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60898565" w14:textId="77777777" w:rsidR="00066508" w:rsidRDefault="00000000">
                  <w:pPr>
                    <w:keepNext/>
                    <w:widowControl w:val="0"/>
                    <w:spacing w:after="60"/>
                    <w:jc w:val="center"/>
                  </w:pPr>
                  <w:r>
                    <w:rPr>
                      <w:rFonts w:ascii="Calibri" w:hAnsi="Calibri"/>
                      <w:sz w:val="20"/>
                    </w:rPr>
                    <w:t>1.02 (0.92, 1.13)</w:t>
                  </w:r>
                </w:p>
              </w:tc>
              <w:tc>
                <w:tcPr>
                  <w:tcW w:w="1829" w:type="dxa"/>
                  <w:tcBorders>
                    <w:top w:val="single" w:sz="6" w:space="0" w:color="D3D3D3"/>
                    <w:left w:val="single" w:sz="6" w:space="0" w:color="D3D3D3"/>
                    <w:bottom w:val="single" w:sz="6" w:space="0" w:color="D3D3D3"/>
                    <w:right w:val="single" w:sz="6" w:space="0" w:color="D3D3D3"/>
                  </w:tcBorders>
                </w:tcPr>
                <w:p w14:paraId="16CF5028" w14:textId="77777777" w:rsidR="00066508" w:rsidRDefault="00000000">
                  <w:pPr>
                    <w:keepNext/>
                    <w:widowControl w:val="0"/>
                    <w:spacing w:after="60"/>
                    <w:jc w:val="cente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14:paraId="2A42C78E" w14:textId="77777777" w:rsidR="00066508" w:rsidRDefault="00000000">
                  <w:pPr>
                    <w:keepNext/>
                    <w:widowControl w:val="0"/>
                    <w:spacing w:after="60"/>
                    <w:jc w:val="center"/>
                  </w:pPr>
                  <w:r>
                    <w:rPr>
                      <w:rFonts w:ascii="Calibri" w:hAnsi="Calibri"/>
                      <w:sz w:val="20"/>
                    </w:rPr>
                    <w:t>0.82, 1.21</w:t>
                  </w:r>
                </w:p>
              </w:tc>
              <w:tc>
                <w:tcPr>
                  <w:tcW w:w="1829" w:type="dxa"/>
                  <w:tcBorders>
                    <w:top w:val="single" w:sz="6" w:space="0" w:color="D3D3D3"/>
                    <w:left w:val="single" w:sz="6" w:space="0" w:color="D3D3D3"/>
                    <w:bottom w:val="single" w:sz="6" w:space="0" w:color="D3D3D3"/>
                    <w:right w:val="single" w:sz="6" w:space="0" w:color="D3D3D3"/>
                  </w:tcBorders>
                </w:tcPr>
                <w:p w14:paraId="5EEE4ED4" w14:textId="77777777" w:rsidR="00066508" w:rsidRDefault="00000000">
                  <w:pPr>
                    <w:keepNext/>
                    <w:widowControl w:val="0"/>
                    <w:spacing w:after="60"/>
                    <w:jc w:val="center"/>
                  </w:pPr>
                  <w:r>
                    <w:rPr>
                      <w:rFonts w:ascii="Calibri" w:hAnsi="Calibri"/>
                      <w:sz w:val="20"/>
                    </w:rPr>
                    <w:t>0.82, 1.21</w:t>
                  </w:r>
                </w:p>
              </w:tc>
            </w:tr>
            <w:tr w:rsidR="00066508" w14:paraId="1144E4B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4C1C4A5"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58A1C1A3" w14:textId="77777777" w:rsidR="00066508" w:rsidRDefault="00000000">
                  <w:pPr>
                    <w:keepNext/>
                    <w:widowControl w:val="0"/>
                    <w:spacing w:after="60"/>
                    <w:jc w:val="center"/>
                  </w:pPr>
                  <w:r>
                    <w:rPr>
                      <w:rFonts w:ascii="Calibri" w:hAnsi="Calibri"/>
                      <w:sz w:val="20"/>
                    </w:rPr>
                    <w:t>1.02 (0.73, 1.28)</w:t>
                  </w:r>
                </w:p>
              </w:tc>
              <w:tc>
                <w:tcPr>
                  <w:tcW w:w="1829" w:type="dxa"/>
                  <w:tcBorders>
                    <w:top w:val="single" w:sz="6" w:space="0" w:color="D3D3D3"/>
                    <w:left w:val="single" w:sz="6" w:space="0" w:color="D3D3D3"/>
                    <w:bottom w:val="single" w:sz="6" w:space="0" w:color="D3D3D3"/>
                    <w:right w:val="single" w:sz="6" w:space="0" w:color="D3D3D3"/>
                  </w:tcBorders>
                </w:tcPr>
                <w:p w14:paraId="508E5FEF" w14:textId="77777777" w:rsidR="00066508" w:rsidRDefault="00000000">
                  <w:pPr>
                    <w:keepNext/>
                    <w:widowControl w:val="0"/>
                    <w:spacing w:after="60"/>
                    <w:jc w:val="center"/>
                  </w:pPr>
                  <w:r>
                    <w:rPr>
                      <w:rFonts w:ascii="Calibri" w:hAnsi="Calibri"/>
                      <w:sz w:val="20"/>
                    </w:rPr>
                    <w:t>1.02 (0.74, 1.25)</w:t>
                  </w:r>
                </w:p>
              </w:tc>
              <w:tc>
                <w:tcPr>
                  <w:tcW w:w="1829" w:type="dxa"/>
                  <w:tcBorders>
                    <w:top w:val="single" w:sz="6" w:space="0" w:color="D3D3D3"/>
                    <w:left w:val="single" w:sz="6" w:space="0" w:color="D3D3D3"/>
                    <w:bottom w:val="single" w:sz="6" w:space="0" w:color="D3D3D3"/>
                    <w:right w:val="single" w:sz="6" w:space="0" w:color="D3D3D3"/>
                  </w:tcBorders>
                </w:tcPr>
                <w:p w14:paraId="010325E0" w14:textId="77777777" w:rsidR="00066508" w:rsidRDefault="00000000">
                  <w:pPr>
                    <w:keepNext/>
                    <w:widowControl w:val="0"/>
                    <w:spacing w:after="60"/>
                    <w:jc w:val="center"/>
                  </w:pPr>
                  <w:r>
                    <w:rPr>
                      <w:rFonts w:ascii="Calibri" w:hAnsi="Calibri"/>
                      <w:sz w:val="20"/>
                    </w:rPr>
                    <w:t>0.41, 1.50</w:t>
                  </w:r>
                </w:p>
              </w:tc>
              <w:tc>
                <w:tcPr>
                  <w:tcW w:w="1829" w:type="dxa"/>
                  <w:tcBorders>
                    <w:top w:val="single" w:sz="6" w:space="0" w:color="D3D3D3"/>
                    <w:left w:val="single" w:sz="6" w:space="0" w:color="D3D3D3"/>
                    <w:bottom w:val="single" w:sz="6" w:space="0" w:color="D3D3D3"/>
                    <w:right w:val="single" w:sz="6" w:space="0" w:color="D3D3D3"/>
                  </w:tcBorders>
                </w:tcPr>
                <w:p w14:paraId="70D0B1E0" w14:textId="77777777" w:rsidR="00066508" w:rsidRDefault="00000000">
                  <w:pPr>
                    <w:keepNext/>
                    <w:widowControl w:val="0"/>
                    <w:spacing w:after="60"/>
                    <w:jc w:val="center"/>
                  </w:pPr>
                  <w:r>
                    <w:rPr>
                      <w:rFonts w:ascii="Calibri" w:hAnsi="Calibri"/>
                      <w:sz w:val="20"/>
                    </w:rPr>
                    <w:t>0.41, 1.50</w:t>
                  </w:r>
                </w:p>
              </w:tc>
            </w:tr>
            <w:tr w:rsidR="00066508" w14:paraId="150C8E0D"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B07664D"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05EC4A54" w14:textId="77777777" w:rsidR="00066508" w:rsidRDefault="00000000">
                  <w:pPr>
                    <w:keepNext/>
                    <w:widowControl w:val="0"/>
                    <w:spacing w:after="60"/>
                    <w:jc w:val="center"/>
                  </w:pPr>
                  <w:r>
                    <w:rPr>
                      <w:rFonts w:ascii="Calibri" w:hAnsi="Calibri"/>
                      <w:sz w:val="20"/>
                    </w:rPr>
                    <w:t>1.02 (0.94, 1.10)</w:t>
                  </w:r>
                </w:p>
              </w:tc>
              <w:tc>
                <w:tcPr>
                  <w:tcW w:w="1829" w:type="dxa"/>
                  <w:tcBorders>
                    <w:top w:val="single" w:sz="6" w:space="0" w:color="D3D3D3"/>
                    <w:left w:val="single" w:sz="6" w:space="0" w:color="D3D3D3"/>
                    <w:bottom w:val="single" w:sz="6" w:space="0" w:color="D3D3D3"/>
                    <w:right w:val="single" w:sz="6" w:space="0" w:color="D3D3D3"/>
                  </w:tcBorders>
                </w:tcPr>
                <w:p w14:paraId="54EC2E63" w14:textId="77777777" w:rsidR="00066508" w:rsidRDefault="00000000">
                  <w:pPr>
                    <w:keepNext/>
                    <w:widowControl w:val="0"/>
                    <w:spacing w:after="60"/>
                    <w:jc w:val="center"/>
                  </w:pPr>
                  <w:r>
                    <w:rPr>
                      <w:rFonts w:ascii="Calibri" w:hAnsi="Calibri"/>
                      <w:sz w:val="20"/>
                    </w:rPr>
                    <w:t>1.01 (0.81, 1.20)</w:t>
                  </w:r>
                </w:p>
              </w:tc>
              <w:tc>
                <w:tcPr>
                  <w:tcW w:w="1829" w:type="dxa"/>
                  <w:tcBorders>
                    <w:top w:val="single" w:sz="6" w:space="0" w:color="D3D3D3"/>
                    <w:left w:val="single" w:sz="6" w:space="0" w:color="D3D3D3"/>
                    <w:bottom w:val="single" w:sz="6" w:space="0" w:color="D3D3D3"/>
                    <w:right w:val="single" w:sz="6" w:space="0" w:color="D3D3D3"/>
                  </w:tcBorders>
                </w:tcPr>
                <w:p w14:paraId="03BC7CD0" w14:textId="77777777" w:rsidR="00066508" w:rsidRDefault="00000000">
                  <w:pPr>
                    <w:keepNext/>
                    <w:widowControl w:val="0"/>
                    <w:spacing w:after="60"/>
                    <w:jc w:val="center"/>
                  </w:pPr>
                  <w:r>
                    <w:rPr>
                      <w:rFonts w:ascii="Calibri" w:hAnsi="Calibri"/>
                      <w:sz w:val="20"/>
                    </w:rPr>
                    <w:t>0.67, 1.29</w:t>
                  </w:r>
                </w:p>
              </w:tc>
              <w:tc>
                <w:tcPr>
                  <w:tcW w:w="1829" w:type="dxa"/>
                  <w:tcBorders>
                    <w:top w:val="single" w:sz="6" w:space="0" w:color="D3D3D3"/>
                    <w:left w:val="single" w:sz="6" w:space="0" w:color="D3D3D3"/>
                    <w:bottom w:val="single" w:sz="6" w:space="0" w:color="D3D3D3"/>
                    <w:right w:val="single" w:sz="6" w:space="0" w:color="D3D3D3"/>
                  </w:tcBorders>
                </w:tcPr>
                <w:p w14:paraId="710CD9CD" w14:textId="77777777" w:rsidR="00066508" w:rsidRDefault="00000000">
                  <w:pPr>
                    <w:keepNext/>
                    <w:widowControl w:val="0"/>
                    <w:spacing w:after="60"/>
                    <w:jc w:val="center"/>
                  </w:pPr>
                  <w:r>
                    <w:rPr>
                      <w:rFonts w:ascii="Calibri" w:hAnsi="Calibri"/>
                      <w:sz w:val="20"/>
                    </w:rPr>
                    <w:t>0.67, 1.29</w:t>
                  </w:r>
                </w:p>
              </w:tc>
            </w:tr>
            <w:tr w:rsidR="00066508" w14:paraId="4B723D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B256E0"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5DBB9428" w14:textId="77777777" w:rsidR="00066508" w:rsidRDefault="00000000">
                  <w:pPr>
                    <w:keepNext/>
                    <w:widowControl w:val="0"/>
                    <w:spacing w:after="60"/>
                    <w:jc w:val="center"/>
                  </w:pPr>
                  <w:r>
                    <w:rPr>
                      <w:rFonts w:ascii="Calibri" w:hAnsi="Calibri"/>
                      <w:sz w:val="20"/>
                    </w:rPr>
                    <w:t>1.03 (0.92, 1.12)</w:t>
                  </w:r>
                </w:p>
              </w:tc>
              <w:tc>
                <w:tcPr>
                  <w:tcW w:w="1829" w:type="dxa"/>
                  <w:tcBorders>
                    <w:top w:val="single" w:sz="6" w:space="0" w:color="D3D3D3"/>
                    <w:left w:val="single" w:sz="6" w:space="0" w:color="D3D3D3"/>
                    <w:bottom w:val="single" w:sz="6" w:space="0" w:color="D3D3D3"/>
                    <w:right w:val="single" w:sz="6" w:space="0" w:color="D3D3D3"/>
                  </w:tcBorders>
                </w:tcPr>
                <w:p w14:paraId="002FB8FF" w14:textId="77777777" w:rsidR="00066508" w:rsidRDefault="00000000">
                  <w:pPr>
                    <w:keepNext/>
                    <w:widowControl w:val="0"/>
                    <w:spacing w:after="60"/>
                    <w:jc w:val="center"/>
                  </w:pPr>
                  <w:r>
                    <w:rPr>
                      <w:rFonts w:ascii="Calibri" w:hAnsi="Calibri"/>
                      <w:sz w:val="20"/>
                    </w:rPr>
                    <w:t>1.02 (0.94, 1.09)</w:t>
                  </w:r>
                </w:p>
              </w:tc>
              <w:tc>
                <w:tcPr>
                  <w:tcW w:w="1829" w:type="dxa"/>
                  <w:tcBorders>
                    <w:top w:val="single" w:sz="6" w:space="0" w:color="D3D3D3"/>
                    <w:left w:val="single" w:sz="6" w:space="0" w:color="D3D3D3"/>
                    <w:bottom w:val="single" w:sz="6" w:space="0" w:color="D3D3D3"/>
                    <w:right w:val="single" w:sz="6" w:space="0" w:color="D3D3D3"/>
                  </w:tcBorders>
                </w:tcPr>
                <w:p w14:paraId="41D8C8C8" w14:textId="77777777" w:rsidR="00066508" w:rsidRDefault="00000000">
                  <w:pPr>
                    <w:keepNext/>
                    <w:widowControl w:val="0"/>
                    <w:spacing w:after="60"/>
                    <w:jc w:val="center"/>
                  </w:pPr>
                  <w:r>
                    <w:rPr>
                      <w:rFonts w:ascii="Calibri" w:hAnsi="Calibri"/>
                      <w:sz w:val="20"/>
                    </w:rPr>
                    <w:t>0.81, 1.19</w:t>
                  </w:r>
                </w:p>
              </w:tc>
              <w:tc>
                <w:tcPr>
                  <w:tcW w:w="1829" w:type="dxa"/>
                  <w:tcBorders>
                    <w:top w:val="single" w:sz="6" w:space="0" w:color="D3D3D3"/>
                    <w:left w:val="single" w:sz="6" w:space="0" w:color="D3D3D3"/>
                    <w:bottom w:val="single" w:sz="6" w:space="0" w:color="D3D3D3"/>
                    <w:right w:val="single" w:sz="6" w:space="0" w:color="D3D3D3"/>
                  </w:tcBorders>
                </w:tcPr>
                <w:p w14:paraId="349B78B3" w14:textId="77777777" w:rsidR="00066508" w:rsidRDefault="00000000">
                  <w:pPr>
                    <w:keepNext/>
                    <w:widowControl w:val="0"/>
                    <w:spacing w:after="60"/>
                    <w:jc w:val="center"/>
                  </w:pPr>
                  <w:r>
                    <w:rPr>
                      <w:rFonts w:ascii="Calibri" w:hAnsi="Calibri"/>
                      <w:sz w:val="20"/>
                    </w:rPr>
                    <w:t>0.81, 1.19</w:t>
                  </w:r>
                </w:p>
              </w:tc>
            </w:tr>
            <w:tr w:rsidR="00066508" w14:paraId="0216526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8A67761"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253EBE39" w14:textId="77777777" w:rsidR="00066508" w:rsidRDefault="00000000">
                  <w:pPr>
                    <w:keepNext/>
                    <w:widowControl w:val="0"/>
                    <w:spacing w:after="60"/>
                    <w:jc w:val="cente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14:paraId="73145F74" w14:textId="77777777" w:rsidR="00066508" w:rsidRDefault="00000000">
                  <w:pPr>
                    <w:keepNext/>
                    <w:widowControl w:val="0"/>
                    <w:spacing w:after="60"/>
                    <w:jc w:val="center"/>
                  </w:pPr>
                  <w:r>
                    <w:rPr>
                      <w:rFonts w:ascii="Calibri" w:hAnsi="Calibri"/>
                      <w:sz w:val="20"/>
                    </w:rPr>
                    <w:t>1.01 (0.89, 1.12)</w:t>
                  </w:r>
                </w:p>
              </w:tc>
              <w:tc>
                <w:tcPr>
                  <w:tcW w:w="1829" w:type="dxa"/>
                  <w:tcBorders>
                    <w:top w:val="single" w:sz="6" w:space="0" w:color="D3D3D3"/>
                    <w:left w:val="single" w:sz="6" w:space="0" w:color="D3D3D3"/>
                    <w:bottom w:val="single" w:sz="6" w:space="0" w:color="D3D3D3"/>
                    <w:right w:val="single" w:sz="6" w:space="0" w:color="D3D3D3"/>
                  </w:tcBorders>
                </w:tcPr>
                <w:p w14:paraId="6F9EE1AB" w14:textId="77777777" w:rsidR="00066508" w:rsidRDefault="00000000">
                  <w:pPr>
                    <w:keepNext/>
                    <w:widowControl w:val="0"/>
                    <w:spacing w:after="60"/>
                    <w:jc w:val="cente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14:paraId="3D4458FA" w14:textId="77777777" w:rsidR="00066508" w:rsidRDefault="00000000">
                  <w:pPr>
                    <w:keepNext/>
                    <w:widowControl w:val="0"/>
                    <w:spacing w:after="60"/>
                    <w:jc w:val="center"/>
                  </w:pPr>
                  <w:r>
                    <w:rPr>
                      <w:rFonts w:ascii="Calibri" w:hAnsi="Calibri"/>
                      <w:sz w:val="20"/>
                    </w:rPr>
                    <w:t>0.73, 1.25</w:t>
                  </w:r>
                </w:p>
              </w:tc>
            </w:tr>
            <w:tr w:rsidR="00066508" w14:paraId="6FD1245A"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2D63FC41" w14:textId="77777777" w:rsidR="00066508" w:rsidRDefault="00000000">
                  <w:pPr>
                    <w:keepNext/>
                    <w:widowControl w:val="0"/>
                    <w:spacing w:after="60"/>
                  </w:pPr>
                  <w:r>
                    <w:rPr>
                      <w:rFonts w:ascii="Calibri" w:hAnsi="Calibri"/>
                      <w:b/>
                      <w:sz w:val="20"/>
                    </w:rPr>
                    <w:t>Phthalate metabolites</w:t>
                  </w:r>
                </w:p>
              </w:tc>
            </w:tr>
            <w:tr w:rsidR="00066508" w14:paraId="7D90B3F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56C8043"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6E817602" w14:textId="77777777" w:rsidR="00066508" w:rsidRDefault="00000000">
                  <w:pPr>
                    <w:keepNext/>
                    <w:widowControl w:val="0"/>
                    <w:spacing w:after="60"/>
                    <w:jc w:val="center"/>
                  </w:pPr>
                  <w:r>
                    <w:rPr>
                      <w:rFonts w:ascii="Calibri" w:hAnsi="Calibri"/>
                      <w:sz w:val="20"/>
                    </w:rPr>
                    <w:t>0.96 (0.67, 1.26)</w:t>
                  </w:r>
                </w:p>
              </w:tc>
              <w:tc>
                <w:tcPr>
                  <w:tcW w:w="1829" w:type="dxa"/>
                  <w:tcBorders>
                    <w:top w:val="single" w:sz="6" w:space="0" w:color="D3D3D3"/>
                    <w:left w:val="single" w:sz="6" w:space="0" w:color="D3D3D3"/>
                    <w:bottom w:val="single" w:sz="6" w:space="0" w:color="D3D3D3"/>
                    <w:right w:val="single" w:sz="6" w:space="0" w:color="D3D3D3"/>
                  </w:tcBorders>
                </w:tcPr>
                <w:p w14:paraId="77992B9A" w14:textId="77777777" w:rsidR="00066508" w:rsidRDefault="00000000">
                  <w:pPr>
                    <w:keepNext/>
                    <w:widowControl w:val="0"/>
                    <w:spacing w:after="60"/>
                    <w:jc w:val="center"/>
                  </w:pPr>
                  <w:r>
                    <w:rPr>
                      <w:rFonts w:ascii="Calibri" w:hAnsi="Calibri"/>
                      <w:sz w:val="20"/>
                    </w:rPr>
                    <w:t>0.93 (0.62, 1.30)</w:t>
                  </w:r>
                </w:p>
              </w:tc>
              <w:tc>
                <w:tcPr>
                  <w:tcW w:w="1829" w:type="dxa"/>
                  <w:tcBorders>
                    <w:top w:val="single" w:sz="6" w:space="0" w:color="D3D3D3"/>
                    <w:left w:val="single" w:sz="6" w:space="0" w:color="D3D3D3"/>
                    <w:bottom w:val="single" w:sz="6" w:space="0" w:color="D3D3D3"/>
                    <w:right w:val="single" w:sz="6" w:space="0" w:color="D3D3D3"/>
                  </w:tcBorders>
                </w:tcPr>
                <w:p w14:paraId="4A2A9CF8" w14:textId="77777777" w:rsidR="00066508" w:rsidRDefault="00000000">
                  <w:pPr>
                    <w:keepNext/>
                    <w:widowControl w:val="0"/>
                    <w:spacing w:after="60"/>
                    <w:jc w:val="center"/>
                  </w:pPr>
                  <w:r>
                    <w:rPr>
                      <w:rFonts w:ascii="Calibri" w:hAnsi="Calibri"/>
                      <w:sz w:val="20"/>
                    </w:rPr>
                    <w:t>0.31, 1.67</w:t>
                  </w:r>
                </w:p>
              </w:tc>
              <w:tc>
                <w:tcPr>
                  <w:tcW w:w="1829" w:type="dxa"/>
                  <w:tcBorders>
                    <w:top w:val="single" w:sz="6" w:space="0" w:color="D3D3D3"/>
                    <w:left w:val="single" w:sz="6" w:space="0" w:color="D3D3D3"/>
                    <w:bottom w:val="single" w:sz="6" w:space="0" w:color="D3D3D3"/>
                    <w:right w:val="single" w:sz="6" w:space="0" w:color="D3D3D3"/>
                  </w:tcBorders>
                </w:tcPr>
                <w:p w14:paraId="5FD4B0D5" w14:textId="77777777" w:rsidR="00066508" w:rsidRDefault="00000000">
                  <w:pPr>
                    <w:keepNext/>
                    <w:widowControl w:val="0"/>
                    <w:spacing w:after="60"/>
                    <w:jc w:val="center"/>
                  </w:pPr>
                  <w:r>
                    <w:rPr>
                      <w:rFonts w:ascii="Calibri" w:hAnsi="Calibri"/>
                      <w:sz w:val="20"/>
                    </w:rPr>
                    <w:t>0.31, 1.67</w:t>
                  </w:r>
                </w:p>
              </w:tc>
            </w:tr>
            <w:tr w:rsidR="00066508" w14:paraId="228A4F7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354193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C5825C7" w14:textId="77777777" w:rsidR="00066508" w:rsidRDefault="00000000">
                  <w:pPr>
                    <w:keepNext/>
                    <w:widowControl w:val="0"/>
                    <w:spacing w:after="60"/>
                    <w:jc w:val="center"/>
                  </w:pPr>
                  <w:r>
                    <w:rPr>
                      <w:rFonts w:ascii="Calibri" w:hAnsi="Calibri"/>
                      <w:sz w:val="20"/>
                    </w:rPr>
                    <w:t>0.93 (0.51, 1.39)</w:t>
                  </w:r>
                </w:p>
              </w:tc>
              <w:tc>
                <w:tcPr>
                  <w:tcW w:w="1829" w:type="dxa"/>
                  <w:tcBorders>
                    <w:top w:val="single" w:sz="6" w:space="0" w:color="D3D3D3"/>
                    <w:left w:val="single" w:sz="6" w:space="0" w:color="D3D3D3"/>
                    <w:bottom w:val="single" w:sz="6" w:space="0" w:color="D3D3D3"/>
                    <w:right w:val="single" w:sz="6" w:space="0" w:color="D3D3D3"/>
                  </w:tcBorders>
                </w:tcPr>
                <w:p w14:paraId="1CAE121F" w14:textId="77777777" w:rsidR="00066508" w:rsidRDefault="00000000">
                  <w:pPr>
                    <w:keepNext/>
                    <w:widowControl w:val="0"/>
                    <w:spacing w:after="60"/>
                    <w:jc w:val="center"/>
                  </w:pPr>
                  <w:r>
                    <w:rPr>
                      <w:rFonts w:ascii="Calibri" w:hAnsi="Calibri"/>
                      <w:sz w:val="20"/>
                    </w:rPr>
                    <w:t>0.96 (0.51, 1.40)</w:t>
                  </w:r>
                </w:p>
              </w:tc>
              <w:tc>
                <w:tcPr>
                  <w:tcW w:w="1829" w:type="dxa"/>
                  <w:tcBorders>
                    <w:top w:val="single" w:sz="6" w:space="0" w:color="D3D3D3"/>
                    <w:left w:val="single" w:sz="6" w:space="0" w:color="D3D3D3"/>
                    <w:bottom w:val="single" w:sz="6" w:space="0" w:color="D3D3D3"/>
                    <w:right w:val="single" w:sz="6" w:space="0" w:color="D3D3D3"/>
                  </w:tcBorders>
                </w:tcPr>
                <w:p w14:paraId="5CF9E608" w14:textId="77777777" w:rsidR="00066508" w:rsidRDefault="00000000">
                  <w:pPr>
                    <w:keepNext/>
                    <w:widowControl w:val="0"/>
                    <w:spacing w:after="60"/>
                    <w:jc w:val="center"/>
                  </w:pPr>
                  <w:r>
                    <w:rPr>
                      <w:rFonts w:ascii="Calibri" w:hAnsi="Calibri"/>
                      <w:sz w:val="20"/>
                    </w:rPr>
                    <w:t>0.16, 1.85</w:t>
                  </w:r>
                </w:p>
              </w:tc>
              <w:tc>
                <w:tcPr>
                  <w:tcW w:w="1829" w:type="dxa"/>
                  <w:tcBorders>
                    <w:top w:val="single" w:sz="6" w:space="0" w:color="D3D3D3"/>
                    <w:left w:val="single" w:sz="6" w:space="0" w:color="D3D3D3"/>
                    <w:bottom w:val="single" w:sz="6" w:space="0" w:color="D3D3D3"/>
                    <w:right w:val="single" w:sz="6" w:space="0" w:color="D3D3D3"/>
                  </w:tcBorders>
                </w:tcPr>
                <w:p w14:paraId="79FAB8A3" w14:textId="77777777" w:rsidR="00066508" w:rsidRDefault="00000000">
                  <w:pPr>
                    <w:keepNext/>
                    <w:widowControl w:val="0"/>
                    <w:spacing w:after="60"/>
                    <w:jc w:val="center"/>
                  </w:pPr>
                  <w:r>
                    <w:rPr>
                      <w:rFonts w:ascii="Calibri" w:hAnsi="Calibri"/>
                      <w:sz w:val="20"/>
                    </w:rPr>
                    <w:t>0.16, 1.85</w:t>
                  </w:r>
                </w:p>
              </w:tc>
            </w:tr>
            <w:tr w:rsidR="00066508" w14:paraId="6D9497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F171A4A"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4585A1B" w14:textId="77777777" w:rsidR="00066508" w:rsidRDefault="00000000">
                  <w:pPr>
                    <w:keepNext/>
                    <w:widowControl w:val="0"/>
                    <w:spacing w:after="60"/>
                    <w:jc w:val="center"/>
                  </w:pPr>
                  <w:r>
                    <w:rPr>
                      <w:rFonts w:ascii="Calibri" w:hAnsi="Calibri"/>
                      <w:sz w:val="20"/>
                    </w:rPr>
                    <w:t>1.00 (0.62, 1.33)</w:t>
                  </w:r>
                </w:p>
              </w:tc>
              <w:tc>
                <w:tcPr>
                  <w:tcW w:w="1829" w:type="dxa"/>
                  <w:tcBorders>
                    <w:top w:val="single" w:sz="6" w:space="0" w:color="D3D3D3"/>
                    <w:left w:val="single" w:sz="6" w:space="0" w:color="D3D3D3"/>
                    <w:bottom w:val="single" w:sz="6" w:space="0" w:color="D3D3D3"/>
                    <w:right w:val="single" w:sz="6" w:space="0" w:color="D3D3D3"/>
                  </w:tcBorders>
                </w:tcPr>
                <w:p w14:paraId="6C8593C0" w14:textId="77777777" w:rsidR="00066508" w:rsidRDefault="00000000">
                  <w:pPr>
                    <w:keepNext/>
                    <w:widowControl w:val="0"/>
                    <w:spacing w:after="60"/>
                    <w:jc w:val="center"/>
                  </w:pPr>
                  <w:r>
                    <w:rPr>
                      <w:rFonts w:ascii="Calibri" w:hAnsi="Calibri"/>
                      <w:sz w:val="20"/>
                    </w:rPr>
                    <w:t>0.98 (0.59, 1.35)</w:t>
                  </w:r>
                </w:p>
              </w:tc>
              <w:tc>
                <w:tcPr>
                  <w:tcW w:w="1829" w:type="dxa"/>
                  <w:tcBorders>
                    <w:top w:val="single" w:sz="6" w:space="0" w:color="D3D3D3"/>
                    <w:left w:val="single" w:sz="6" w:space="0" w:color="D3D3D3"/>
                    <w:bottom w:val="single" w:sz="6" w:space="0" w:color="D3D3D3"/>
                    <w:right w:val="single" w:sz="6" w:space="0" w:color="D3D3D3"/>
                  </w:tcBorders>
                </w:tcPr>
                <w:p w14:paraId="5B8213B3" w14:textId="77777777" w:rsidR="00066508" w:rsidRDefault="00000000">
                  <w:pPr>
                    <w:keepNext/>
                    <w:widowControl w:val="0"/>
                    <w:spacing w:after="60"/>
                    <w:jc w:val="center"/>
                  </w:pPr>
                  <w:r>
                    <w:rPr>
                      <w:rFonts w:ascii="Calibri" w:hAnsi="Calibri"/>
                      <w:sz w:val="20"/>
                    </w:rPr>
                    <w:t>0.28, 1.69</w:t>
                  </w:r>
                </w:p>
              </w:tc>
              <w:tc>
                <w:tcPr>
                  <w:tcW w:w="1829" w:type="dxa"/>
                  <w:tcBorders>
                    <w:top w:val="single" w:sz="6" w:space="0" w:color="D3D3D3"/>
                    <w:left w:val="single" w:sz="6" w:space="0" w:color="D3D3D3"/>
                    <w:bottom w:val="single" w:sz="6" w:space="0" w:color="D3D3D3"/>
                    <w:right w:val="single" w:sz="6" w:space="0" w:color="D3D3D3"/>
                  </w:tcBorders>
                </w:tcPr>
                <w:p w14:paraId="283AA9E6" w14:textId="77777777" w:rsidR="00066508" w:rsidRDefault="00000000">
                  <w:pPr>
                    <w:keepNext/>
                    <w:widowControl w:val="0"/>
                    <w:spacing w:after="60"/>
                    <w:jc w:val="center"/>
                  </w:pPr>
                  <w:r>
                    <w:rPr>
                      <w:rFonts w:ascii="Calibri" w:hAnsi="Calibri"/>
                      <w:sz w:val="20"/>
                    </w:rPr>
                    <w:t>0.28, 1.69</w:t>
                  </w:r>
                </w:p>
              </w:tc>
            </w:tr>
            <w:tr w:rsidR="00066508" w14:paraId="6393F97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87D280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475AA9F" w14:textId="77777777" w:rsidR="00066508" w:rsidRDefault="00000000">
                  <w:pPr>
                    <w:keepNext/>
                    <w:widowControl w:val="0"/>
                    <w:spacing w:after="60"/>
                    <w:jc w:val="center"/>
                  </w:pPr>
                  <w:r>
                    <w:rPr>
                      <w:rFonts w:ascii="Calibri" w:hAnsi="Calibri"/>
                      <w:sz w:val="20"/>
                    </w:rPr>
                    <w:t>1.00 (0.70, 1.27)</w:t>
                  </w:r>
                </w:p>
              </w:tc>
              <w:tc>
                <w:tcPr>
                  <w:tcW w:w="1829" w:type="dxa"/>
                  <w:tcBorders>
                    <w:top w:val="single" w:sz="6" w:space="0" w:color="D3D3D3"/>
                    <w:left w:val="single" w:sz="6" w:space="0" w:color="D3D3D3"/>
                    <w:bottom w:val="single" w:sz="6" w:space="0" w:color="D3D3D3"/>
                    <w:right w:val="single" w:sz="6" w:space="0" w:color="D3D3D3"/>
                  </w:tcBorders>
                </w:tcPr>
                <w:p w14:paraId="611F8F5E" w14:textId="77777777" w:rsidR="00066508" w:rsidRDefault="00000000">
                  <w:pPr>
                    <w:keepNext/>
                    <w:widowControl w:val="0"/>
                    <w:spacing w:after="60"/>
                    <w:jc w:val="center"/>
                  </w:pPr>
                  <w:r>
                    <w:rPr>
                      <w:rFonts w:ascii="Calibri" w:hAnsi="Calibri"/>
                      <w:sz w:val="20"/>
                    </w:rPr>
                    <w:t>0.99 (0.69, 1.27)</w:t>
                  </w:r>
                </w:p>
              </w:tc>
              <w:tc>
                <w:tcPr>
                  <w:tcW w:w="1829" w:type="dxa"/>
                  <w:tcBorders>
                    <w:top w:val="single" w:sz="6" w:space="0" w:color="D3D3D3"/>
                    <w:left w:val="single" w:sz="6" w:space="0" w:color="D3D3D3"/>
                    <w:bottom w:val="single" w:sz="6" w:space="0" w:color="D3D3D3"/>
                    <w:right w:val="single" w:sz="6" w:space="0" w:color="D3D3D3"/>
                  </w:tcBorders>
                </w:tcPr>
                <w:p w14:paraId="12CC01DC" w14:textId="77777777" w:rsidR="00066508" w:rsidRDefault="00000000">
                  <w:pPr>
                    <w:keepNext/>
                    <w:widowControl w:val="0"/>
                    <w:spacing w:after="60"/>
                    <w:jc w:val="center"/>
                  </w:pPr>
                  <w:r>
                    <w:rPr>
                      <w:rFonts w:ascii="Calibri" w:hAnsi="Calibri"/>
                      <w:sz w:val="20"/>
                    </w:rPr>
                    <w:t>0.40, 1.57</w:t>
                  </w:r>
                </w:p>
              </w:tc>
              <w:tc>
                <w:tcPr>
                  <w:tcW w:w="1829" w:type="dxa"/>
                  <w:tcBorders>
                    <w:top w:val="single" w:sz="6" w:space="0" w:color="D3D3D3"/>
                    <w:left w:val="single" w:sz="6" w:space="0" w:color="D3D3D3"/>
                    <w:bottom w:val="single" w:sz="6" w:space="0" w:color="D3D3D3"/>
                    <w:right w:val="single" w:sz="6" w:space="0" w:color="D3D3D3"/>
                  </w:tcBorders>
                </w:tcPr>
                <w:p w14:paraId="3770204D" w14:textId="77777777" w:rsidR="00066508" w:rsidRDefault="00000000">
                  <w:pPr>
                    <w:keepNext/>
                    <w:widowControl w:val="0"/>
                    <w:spacing w:after="60"/>
                    <w:jc w:val="center"/>
                  </w:pPr>
                  <w:r>
                    <w:rPr>
                      <w:rFonts w:ascii="Calibri" w:hAnsi="Calibri"/>
                      <w:sz w:val="20"/>
                    </w:rPr>
                    <w:t>0.40, 1.57</w:t>
                  </w:r>
                </w:p>
              </w:tc>
            </w:tr>
            <w:tr w:rsidR="00066508" w14:paraId="0A40D23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D66615"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42170646" w14:textId="77777777" w:rsidR="00066508" w:rsidRDefault="00000000">
                  <w:pPr>
                    <w:keepNext/>
                    <w:widowControl w:val="0"/>
                    <w:spacing w:after="60"/>
                    <w:jc w:val="center"/>
                  </w:pPr>
                  <w:r>
                    <w:rPr>
                      <w:rFonts w:ascii="Calibri" w:hAnsi="Calibri"/>
                      <w:sz w:val="20"/>
                    </w:rPr>
                    <w:t>1.02 (0.69, 1.28)</w:t>
                  </w:r>
                </w:p>
              </w:tc>
              <w:tc>
                <w:tcPr>
                  <w:tcW w:w="1829" w:type="dxa"/>
                  <w:tcBorders>
                    <w:top w:val="single" w:sz="6" w:space="0" w:color="D3D3D3"/>
                    <w:left w:val="single" w:sz="6" w:space="0" w:color="D3D3D3"/>
                    <w:bottom w:val="single" w:sz="6" w:space="0" w:color="D3D3D3"/>
                    <w:right w:val="single" w:sz="6" w:space="0" w:color="D3D3D3"/>
                  </w:tcBorders>
                </w:tcPr>
                <w:p w14:paraId="085892AF" w14:textId="77777777" w:rsidR="00066508" w:rsidRDefault="00000000">
                  <w:pPr>
                    <w:keepNext/>
                    <w:widowControl w:val="0"/>
                    <w:spacing w:after="60"/>
                    <w:jc w:val="cente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14:paraId="49000297" w14:textId="77777777" w:rsidR="00066508" w:rsidRDefault="00000000">
                  <w:pPr>
                    <w:keepNext/>
                    <w:widowControl w:val="0"/>
                    <w:spacing w:after="60"/>
                    <w:jc w:val="center"/>
                  </w:pPr>
                  <w:r>
                    <w:rPr>
                      <w:rFonts w:ascii="Calibri" w:hAnsi="Calibri"/>
                      <w:sz w:val="20"/>
                    </w:rPr>
                    <w:t>0.33, 1.62</w:t>
                  </w:r>
                </w:p>
              </w:tc>
              <w:tc>
                <w:tcPr>
                  <w:tcW w:w="1829" w:type="dxa"/>
                  <w:tcBorders>
                    <w:top w:val="single" w:sz="6" w:space="0" w:color="D3D3D3"/>
                    <w:left w:val="single" w:sz="6" w:space="0" w:color="D3D3D3"/>
                    <w:bottom w:val="single" w:sz="6" w:space="0" w:color="D3D3D3"/>
                    <w:right w:val="single" w:sz="6" w:space="0" w:color="D3D3D3"/>
                  </w:tcBorders>
                </w:tcPr>
                <w:p w14:paraId="20702B7B" w14:textId="77777777" w:rsidR="00066508" w:rsidRDefault="00000000">
                  <w:pPr>
                    <w:keepNext/>
                    <w:widowControl w:val="0"/>
                    <w:spacing w:after="60"/>
                    <w:jc w:val="center"/>
                  </w:pPr>
                  <w:r>
                    <w:rPr>
                      <w:rFonts w:ascii="Calibri" w:hAnsi="Calibri"/>
                      <w:sz w:val="20"/>
                    </w:rPr>
                    <w:t>0.33, 1.62</w:t>
                  </w:r>
                </w:p>
              </w:tc>
            </w:tr>
            <w:tr w:rsidR="00066508" w14:paraId="712BA8A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3CE7614"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5294CA23" w14:textId="77777777" w:rsidR="00066508" w:rsidRDefault="00000000">
                  <w:pPr>
                    <w:keepNext/>
                    <w:widowControl w:val="0"/>
                    <w:spacing w:after="60"/>
                    <w:jc w:val="center"/>
                  </w:pPr>
                  <w:r>
                    <w:rPr>
                      <w:rFonts w:ascii="Calibri" w:hAnsi="Calibri"/>
                      <w:sz w:val="20"/>
                    </w:rPr>
                    <w:t>1.01 (0.60, 1.30)</w:t>
                  </w:r>
                </w:p>
              </w:tc>
              <w:tc>
                <w:tcPr>
                  <w:tcW w:w="1829" w:type="dxa"/>
                  <w:tcBorders>
                    <w:top w:val="single" w:sz="6" w:space="0" w:color="D3D3D3"/>
                    <w:left w:val="single" w:sz="6" w:space="0" w:color="D3D3D3"/>
                    <w:bottom w:val="single" w:sz="6" w:space="0" w:color="D3D3D3"/>
                    <w:right w:val="single" w:sz="6" w:space="0" w:color="D3D3D3"/>
                  </w:tcBorders>
                </w:tcPr>
                <w:p w14:paraId="311B77B5" w14:textId="77777777" w:rsidR="00066508" w:rsidRDefault="00000000">
                  <w:pPr>
                    <w:keepNext/>
                    <w:widowControl w:val="0"/>
                    <w:spacing w:after="60"/>
                    <w:jc w:val="center"/>
                  </w:pPr>
                  <w:r>
                    <w:rPr>
                      <w:rFonts w:ascii="Calibri" w:hAnsi="Calibri"/>
                      <w:sz w:val="20"/>
                    </w:rPr>
                    <w:t>0.95 (0.55, 1.36)</w:t>
                  </w:r>
                </w:p>
              </w:tc>
              <w:tc>
                <w:tcPr>
                  <w:tcW w:w="1829" w:type="dxa"/>
                  <w:tcBorders>
                    <w:top w:val="single" w:sz="6" w:space="0" w:color="D3D3D3"/>
                    <w:left w:val="single" w:sz="6" w:space="0" w:color="D3D3D3"/>
                    <w:bottom w:val="single" w:sz="6" w:space="0" w:color="D3D3D3"/>
                    <w:right w:val="single" w:sz="6" w:space="0" w:color="D3D3D3"/>
                  </w:tcBorders>
                </w:tcPr>
                <w:p w14:paraId="05CC302D" w14:textId="77777777" w:rsidR="00066508" w:rsidRDefault="00000000">
                  <w:pPr>
                    <w:keepNext/>
                    <w:widowControl w:val="0"/>
                    <w:spacing w:after="60"/>
                    <w:jc w:val="center"/>
                  </w:pPr>
                  <w:r>
                    <w:rPr>
                      <w:rFonts w:ascii="Calibri" w:hAnsi="Calibri"/>
                      <w:sz w:val="20"/>
                    </w:rPr>
                    <w:t>0.26, 1.72</w:t>
                  </w:r>
                </w:p>
              </w:tc>
              <w:tc>
                <w:tcPr>
                  <w:tcW w:w="1829" w:type="dxa"/>
                  <w:tcBorders>
                    <w:top w:val="single" w:sz="6" w:space="0" w:color="D3D3D3"/>
                    <w:left w:val="single" w:sz="6" w:space="0" w:color="D3D3D3"/>
                    <w:bottom w:val="single" w:sz="6" w:space="0" w:color="D3D3D3"/>
                    <w:right w:val="single" w:sz="6" w:space="0" w:color="D3D3D3"/>
                  </w:tcBorders>
                </w:tcPr>
                <w:p w14:paraId="0560E486" w14:textId="77777777" w:rsidR="00066508" w:rsidRDefault="00000000">
                  <w:pPr>
                    <w:keepNext/>
                    <w:widowControl w:val="0"/>
                    <w:spacing w:after="60"/>
                    <w:jc w:val="center"/>
                  </w:pPr>
                  <w:r>
                    <w:rPr>
                      <w:rFonts w:ascii="Calibri" w:hAnsi="Calibri"/>
                      <w:sz w:val="20"/>
                    </w:rPr>
                    <w:t>0.26, 1.72</w:t>
                  </w:r>
                </w:p>
              </w:tc>
            </w:tr>
            <w:tr w:rsidR="00066508" w14:paraId="79E7F95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2F2869B"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1D22C419" w14:textId="77777777" w:rsidR="00066508" w:rsidRDefault="00000000">
                  <w:pPr>
                    <w:keepNext/>
                    <w:widowControl w:val="0"/>
                    <w:spacing w:after="60"/>
                    <w:jc w:val="center"/>
                  </w:pPr>
                  <w:r>
                    <w:rPr>
                      <w:rFonts w:ascii="Calibri" w:hAnsi="Calibri"/>
                      <w:sz w:val="20"/>
                    </w:rPr>
                    <w:t>1.00 (0.63, 1.29)</w:t>
                  </w:r>
                </w:p>
              </w:tc>
              <w:tc>
                <w:tcPr>
                  <w:tcW w:w="1829" w:type="dxa"/>
                  <w:tcBorders>
                    <w:top w:val="single" w:sz="6" w:space="0" w:color="D3D3D3"/>
                    <w:left w:val="single" w:sz="6" w:space="0" w:color="D3D3D3"/>
                    <w:bottom w:val="single" w:sz="6" w:space="0" w:color="D3D3D3"/>
                    <w:right w:val="single" w:sz="6" w:space="0" w:color="D3D3D3"/>
                  </w:tcBorders>
                </w:tcPr>
                <w:p w14:paraId="59C9BA1D" w14:textId="77777777" w:rsidR="00066508" w:rsidRDefault="00000000">
                  <w:pPr>
                    <w:keepNext/>
                    <w:widowControl w:val="0"/>
                    <w:spacing w:after="60"/>
                    <w:jc w:val="center"/>
                  </w:pPr>
                  <w:r>
                    <w:rPr>
                      <w:rFonts w:ascii="Calibri" w:hAnsi="Calibri"/>
                      <w:sz w:val="20"/>
                    </w:rPr>
                    <w:t>0.95 (0.52, 1.40)</w:t>
                  </w:r>
                </w:p>
              </w:tc>
              <w:tc>
                <w:tcPr>
                  <w:tcW w:w="1829" w:type="dxa"/>
                  <w:tcBorders>
                    <w:top w:val="single" w:sz="6" w:space="0" w:color="D3D3D3"/>
                    <w:left w:val="single" w:sz="6" w:space="0" w:color="D3D3D3"/>
                    <w:bottom w:val="single" w:sz="6" w:space="0" w:color="D3D3D3"/>
                    <w:right w:val="single" w:sz="6" w:space="0" w:color="D3D3D3"/>
                  </w:tcBorders>
                </w:tcPr>
                <w:p w14:paraId="2AF5CBDE" w14:textId="77777777" w:rsidR="00066508" w:rsidRDefault="00000000">
                  <w:pPr>
                    <w:keepNext/>
                    <w:widowControl w:val="0"/>
                    <w:spacing w:after="60"/>
                    <w:jc w:val="center"/>
                  </w:pPr>
                  <w:r>
                    <w:rPr>
                      <w:rFonts w:ascii="Calibri" w:hAnsi="Calibri"/>
                      <w:sz w:val="20"/>
                    </w:rPr>
                    <w:t>0.23, 1.74</w:t>
                  </w:r>
                </w:p>
              </w:tc>
              <w:tc>
                <w:tcPr>
                  <w:tcW w:w="1829" w:type="dxa"/>
                  <w:tcBorders>
                    <w:top w:val="single" w:sz="6" w:space="0" w:color="D3D3D3"/>
                    <w:left w:val="single" w:sz="6" w:space="0" w:color="D3D3D3"/>
                    <w:bottom w:val="single" w:sz="6" w:space="0" w:color="D3D3D3"/>
                    <w:right w:val="single" w:sz="6" w:space="0" w:color="D3D3D3"/>
                  </w:tcBorders>
                </w:tcPr>
                <w:p w14:paraId="329ADB9E" w14:textId="77777777" w:rsidR="00066508" w:rsidRDefault="00000000">
                  <w:pPr>
                    <w:keepNext/>
                    <w:widowControl w:val="0"/>
                    <w:spacing w:after="60"/>
                    <w:jc w:val="center"/>
                  </w:pPr>
                  <w:r>
                    <w:rPr>
                      <w:rFonts w:ascii="Calibri" w:hAnsi="Calibri"/>
                      <w:sz w:val="20"/>
                    </w:rPr>
                    <w:t>0.23, 1.74</w:t>
                  </w:r>
                </w:p>
              </w:tc>
            </w:tr>
            <w:tr w:rsidR="00066508" w14:paraId="39F6089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35465C0"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67D061F8" w14:textId="77777777" w:rsidR="00066508" w:rsidRDefault="00000000">
                  <w:pPr>
                    <w:keepNext/>
                    <w:widowControl w:val="0"/>
                    <w:spacing w:after="60"/>
                    <w:jc w:val="center"/>
                  </w:pPr>
                  <w:r>
                    <w:rPr>
                      <w:rFonts w:ascii="Calibri" w:hAnsi="Calibri"/>
                      <w:sz w:val="20"/>
                    </w:rPr>
                    <w:t>1.00 (0.59, 1.33)</w:t>
                  </w:r>
                </w:p>
              </w:tc>
              <w:tc>
                <w:tcPr>
                  <w:tcW w:w="1829" w:type="dxa"/>
                  <w:tcBorders>
                    <w:top w:val="single" w:sz="6" w:space="0" w:color="D3D3D3"/>
                    <w:left w:val="single" w:sz="6" w:space="0" w:color="D3D3D3"/>
                    <w:bottom w:val="single" w:sz="6" w:space="0" w:color="D3D3D3"/>
                    <w:right w:val="single" w:sz="6" w:space="0" w:color="D3D3D3"/>
                  </w:tcBorders>
                </w:tcPr>
                <w:p w14:paraId="404B6486" w14:textId="77777777" w:rsidR="00066508" w:rsidRDefault="00000000">
                  <w:pPr>
                    <w:keepNext/>
                    <w:widowControl w:val="0"/>
                    <w:spacing w:after="60"/>
                    <w:jc w:val="center"/>
                  </w:pPr>
                  <w:r>
                    <w:rPr>
                      <w:rFonts w:ascii="Calibri" w:hAnsi="Calibri"/>
                      <w:sz w:val="20"/>
                    </w:rPr>
                    <w:t>0.95 (0.50, 1.37)</w:t>
                  </w:r>
                </w:p>
              </w:tc>
              <w:tc>
                <w:tcPr>
                  <w:tcW w:w="1829" w:type="dxa"/>
                  <w:tcBorders>
                    <w:top w:val="single" w:sz="6" w:space="0" w:color="D3D3D3"/>
                    <w:left w:val="single" w:sz="6" w:space="0" w:color="D3D3D3"/>
                    <w:bottom w:val="single" w:sz="6" w:space="0" w:color="D3D3D3"/>
                    <w:right w:val="single" w:sz="6" w:space="0" w:color="D3D3D3"/>
                  </w:tcBorders>
                </w:tcPr>
                <w:p w14:paraId="275C4511" w14:textId="77777777" w:rsidR="00066508" w:rsidRDefault="00000000">
                  <w:pPr>
                    <w:keepNext/>
                    <w:widowControl w:val="0"/>
                    <w:spacing w:after="60"/>
                    <w:jc w:val="center"/>
                  </w:pPr>
                  <w:r>
                    <w:rPr>
                      <w:rFonts w:ascii="Calibri" w:hAnsi="Calibri"/>
                      <w:sz w:val="20"/>
                    </w:rPr>
                    <w:t>0.23, 1.76</w:t>
                  </w:r>
                </w:p>
              </w:tc>
              <w:tc>
                <w:tcPr>
                  <w:tcW w:w="1829" w:type="dxa"/>
                  <w:tcBorders>
                    <w:top w:val="single" w:sz="6" w:space="0" w:color="D3D3D3"/>
                    <w:left w:val="single" w:sz="6" w:space="0" w:color="D3D3D3"/>
                    <w:bottom w:val="single" w:sz="6" w:space="0" w:color="D3D3D3"/>
                    <w:right w:val="single" w:sz="6" w:space="0" w:color="D3D3D3"/>
                  </w:tcBorders>
                </w:tcPr>
                <w:p w14:paraId="19D27598" w14:textId="77777777" w:rsidR="00066508" w:rsidRDefault="00000000">
                  <w:pPr>
                    <w:keepNext/>
                    <w:widowControl w:val="0"/>
                    <w:spacing w:after="60"/>
                    <w:jc w:val="center"/>
                  </w:pPr>
                  <w:r>
                    <w:rPr>
                      <w:rFonts w:ascii="Calibri" w:hAnsi="Calibri"/>
                      <w:sz w:val="20"/>
                    </w:rPr>
                    <w:t>0.23, 1.76</w:t>
                  </w:r>
                </w:p>
              </w:tc>
            </w:tr>
            <w:tr w:rsidR="00066508" w14:paraId="7EC4573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EB41718"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DE6BAD3" w14:textId="77777777" w:rsidR="00066508" w:rsidRDefault="00000000">
                  <w:pPr>
                    <w:keepNext/>
                    <w:widowControl w:val="0"/>
                    <w:spacing w:after="60"/>
                    <w:jc w:val="center"/>
                  </w:pPr>
                  <w:r>
                    <w:rPr>
                      <w:rFonts w:ascii="Calibri" w:hAnsi="Calibri"/>
                      <w:sz w:val="20"/>
                    </w:rPr>
                    <w:t>1.02 (0.78, 1.22)</w:t>
                  </w:r>
                </w:p>
              </w:tc>
              <w:tc>
                <w:tcPr>
                  <w:tcW w:w="1829" w:type="dxa"/>
                  <w:tcBorders>
                    <w:top w:val="single" w:sz="6" w:space="0" w:color="D3D3D3"/>
                    <w:left w:val="single" w:sz="6" w:space="0" w:color="D3D3D3"/>
                    <w:bottom w:val="single" w:sz="6" w:space="0" w:color="D3D3D3"/>
                    <w:right w:val="single" w:sz="6" w:space="0" w:color="D3D3D3"/>
                  </w:tcBorders>
                </w:tcPr>
                <w:p w14:paraId="279A18F4" w14:textId="77777777" w:rsidR="00066508" w:rsidRDefault="00000000">
                  <w:pPr>
                    <w:keepNext/>
                    <w:widowControl w:val="0"/>
                    <w:spacing w:after="60"/>
                    <w:jc w:val="center"/>
                  </w:pPr>
                  <w:r>
                    <w:rPr>
                      <w:rFonts w:ascii="Calibri" w:hAnsi="Calibri"/>
                      <w:sz w:val="20"/>
                    </w:rPr>
                    <w:t>1.00 (0.76, 1.23)</w:t>
                  </w:r>
                </w:p>
              </w:tc>
              <w:tc>
                <w:tcPr>
                  <w:tcW w:w="1829" w:type="dxa"/>
                  <w:tcBorders>
                    <w:top w:val="single" w:sz="6" w:space="0" w:color="D3D3D3"/>
                    <w:left w:val="single" w:sz="6" w:space="0" w:color="D3D3D3"/>
                    <w:bottom w:val="single" w:sz="6" w:space="0" w:color="D3D3D3"/>
                    <w:right w:val="single" w:sz="6" w:space="0" w:color="D3D3D3"/>
                  </w:tcBorders>
                </w:tcPr>
                <w:p w14:paraId="5DBC1C7C" w14:textId="77777777" w:rsidR="00066508" w:rsidRDefault="00000000">
                  <w:pPr>
                    <w:keepNext/>
                    <w:widowControl w:val="0"/>
                    <w:spacing w:after="60"/>
                    <w:jc w:val="center"/>
                  </w:pPr>
                  <w:r>
                    <w:rPr>
                      <w:rFonts w:ascii="Calibri" w:hAnsi="Calibri"/>
                      <w:sz w:val="20"/>
                    </w:rPr>
                    <w:t>0.51, 1.46</w:t>
                  </w:r>
                </w:p>
              </w:tc>
              <w:tc>
                <w:tcPr>
                  <w:tcW w:w="1829" w:type="dxa"/>
                  <w:tcBorders>
                    <w:top w:val="single" w:sz="6" w:space="0" w:color="D3D3D3"/>
                    <w:left w:val="single" w:sz="6" w:space="0" w:color="D3D3D3"/>
                    <w:bottom w:val="single" w:sz="6" w:space="0" w:color="D3D3D3"/>
                    <w:right w:val="single" w:sz="6" w:space="0" w:color="D3D3D3"/>
                  </w:tcBorders>
                </w:tcPr>
                <w:p w14:paraId="149DA4B4" w14:textId="77777777" w:rsidR="00066508" w:rsidRDefault="00000000">
                  <w:pPr>
                    <w:keepNext/>
                    <w:widowControl w:val="0"/>
                    <w:spacing w:after="60"/>
                    <w:jc w:val="center"/>
                  </w:pPr>
                  <w:r>
                    <w:rPr>
                      <w:rFonts w:ascii="Calibri" w:hAnsi="Calibri"/>
                      <w:sz w:val="20"/>
                    </w:rPr>
                    <w:t>0.51, 1.46</w:t>
                  </w:r>
                </w:p>
              </w:tc>
            </w:tr>
            <w:tr w:rsidR="00066508" w14:paraId="632F6BF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D51EFC8" w14:textId="77777777" w:rsidR="00066508" w:rsidRDefault="00000000">
                  <w:pPr>
                    <w:keepNext/>
                    <w:widowControl w:val="0"/>
                    <w:spacing w:after="60"/>
                  </w:pPr>
                  <w:r>
                    <w:rPr>
                      <w:rFonts w:ascii="Calibri" w:hAnsi="Calibri"/>
                      <w:sz w:val="20"/>
                    </w:rPr>
                    <w:lastRenderedPageBreak/>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B68A498" w14:textId="77777777" w:rsidR="00066508" w:rsidRDefault="00000000">
                  <w:pPr>
                    <w:keepNext/>
                    <w:widowControl w:val="0"/>
                    <w:spacing w:after="60"/>
                    <w:jc w:val="center"/>
                  </w:pPr>
                  <w:r>
                    <w:rPr>
                      <w:rFonts w:ascii="Calibri" w:hAnsi="Calibri"/>
                      <w:sz w:val="20"/>
                    </w:rPr>
                    <w:t>1.02 (0.83, 1.17)</w:t>
                  </w:r>
                </w:p>
              </w:tc>
              <w:tc>
                <w:tcPr>
                  <w:tcW w:w="1829" w:type="dxa"/>
                  <w:tcBorders>
                    <w:top w:val="single" w:sz="6" w:space="0" w:color="D3D3D3"/>
                    <w:left w:val="single" w:sz="6" w:space="0" w:color="D3D3D3"/>
                    <w:bottom w:val="single" w:sz="6" w:space="0" w:color="D3D3D3"/>
                    <w:right w:val="single" w:sz="6" w:space="0" w:color="D3D3D3"/>
                  </w:tcBorders>
                </w:tcPr>
                <w:p w14:paraId="587F4C5C" w14:textId="77777777" w:rsidR="00066508" w:rsidRDefault="00000000">
                  <w:pPr>
                    <w:keepNext/>
                    <w:widowControl w:val="0"/>
                    <w:spacing w:after="60"/>
                    <w:jc w:val="cente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14:paraId="26A149E7" w14:textId="77777777" w:rsidR="00066508" w:rsidRDefault="00000000">
                  <w:pPr>
                    <w:keepNext/>
                    <w:widowControl w:val="0"/>
                    <w:spacing w:after="60"/>
                    <w:jc w:val="center"/>
                  </w:pPr>
                  <w:r>
                    <w:rPr>
                      <w:rFonts w:ascii="Calibri" w:hAnsi="Calibri"/>
                      <w:sz w:val="20"/>
                    </w:rPr>
                    <w:t>0.58, 1.39</w:t>
                  </w:r>
                </w:p>
              </w:tc>
              <w:tc>
                <w:tcPr>
                  <w:tcW w:w="1829" w:type="dxa"/>
                  <w:tcBorders>
                    <w:top w:val="single" w:sz="6" w:space="0" w:color="D3D3D3"/>
                    <w:left w:val="single" w:sz="6" w:space="0" w:color="D3D3D3"/>
                    <w:bottom w:val="single" w:sz="6" w:space="0" w:color="D3D3D3"/>
                    <w:right w:val="single" w:sz="6" w:space="0" w:color="D3D3D3"/>
                  </w:tcBorders>
                </w:tcPr>
                <w:p w14:paraId="149CECA6" w14:textId="77777777" w:rsidR="00066508" w:rsidRDefault="00000000">
                  <w:pPr>
                    <w:keepNext/>
                    <w:widowControl w:val="0"/>
                    <w:spacing w:after="60"/>
                    <w:jc w:val="center"/>
                  </w:pPr>
                  <w:r>
                    <w:rPr>
                      <w:rFonts w:ascii="Calibri" w:hAnsi="Calibri"/>
                      <w:sz w:val="20"/>
                    </w:rPr>
                    <w:t>0.58, 1.39</w:t>
                  </w:r>
                </w:p>
              </w:tc>
            </w:tr>
            <w:tr w:rsidR="00066508" w14:paraId="09845FCC" w14:textId="77777777">
              <w:trPr>
                <w:cantSplit/>
                <w:jc w:val="center"/>
              </w:trPr>
              <w:tc>
                <w:tcPr>
                  <w:tcW w:w="9144" w:type="dxa"/>
                  <w:gridSpan w:val="5"/>
                </w:tcPr>
                <w:p w14:paraId="2D4D4CB4"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65BD6BF" w14:textId="77777777" w:rsidR="00066508" w:rsidRDefault="00000000">
            <w:pPr>
              <w:pStyle w:val="ImageCaption"/>
              <w:widowControl w:val="0"/>
              <w:spacing w:before="200"/>
            </w:pPr>
            <w:r>
              <w:t xml:space="preserve">Table S14: </w:t>
            </w:r>
            <w:r>
              <w:rPr>
                <w:b/>
                <w:bCs/>
              </w:rPr>
              <w:t xml:space="preserve">Summary statistics of the estimated balancing weights for effect modification (exposures: endocrine disrupting chemicals (EDCs); outcome: hit reaction time standard error (HRT-SE); modifier: sex) (HELIX </w:t>
            </w:r>
            <w:proofErr w:type="spellStart"/>
            <w:r>
              <w:rPr>
                <w:b/>
                <w:bCs/>
              </w:rPr>
              <w:t>subcohort</w:t>
            </w:r>
            <w:proofErr w:type="spellEnd"/>
            <w:r>
              <w:rPr>
                <w:b/>
                <w:bCs/>
              </w:rPr>
              <w:t>; 2013-2016).</w:t>
            </w:r>
            <w:bookmarkEnd w:id="444"/>
          </w:p>
        </w:tc>
      </w:tr>
    </w:tbl>
    <w:p w14:paraId="46E1F5FC"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0B0A6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2A035C17" w14:textId="77777777">
              <w:trPr>
                <w:cantSplit/>
                <w:tblHeader/>
                <w:jc w:val="center"/>
              </w:trPr>
              <w:tc>
                <w:tcPr>
                  <w:tcW w:w="1828" w:type="dxa"/>
                  <w:tcBorders>
                    <w:top w:val="single" w:sz="16" w:space="0" w:color="D3D3D3"/>
                    <w:left w:val="single" w:sz="6" w:space="0" w:color="D3D3D3"/>
                  </w:tcBorders>
                </w:tcPr>
                <w:p w14:paraId="65A68CDA" w14:textId="77777777" w:rsidR="00066508" w:rsidRDefault="00066508">
                  <w:pPr>
                    <w:keepNext/>
                    <w:widowControl w:val="0"/>
                    <w:spacing w:after="60"/>
                  </w:pPr>
                  <w:bookmarkStart w:id="445" w:name="supptbl-weights-2sa"/>
                </w:p>
              </w:tc>
              <w:tc>
                <w:tcPr>
                  <w:tcW w:w="1829" w:type="dxa"/>
                  <w:tcBorders>
                    <w:top w:val="single" w:sz="16" w:space="0" w:color="D3D3D3"/>
                    <w:bottom w:val="single" w:sz="16" w:space="0" w:color="D3D3D3"/>
                  </w:tcBorders>
                </w:tcPr>
                <w:p w14:paraId="41766BE6"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77163530" w14:textId="77777777" w:rsidR="00066508" w:rsidRDefault="00000000">
                  <w:pPr>
                    <w:keepNext/>
                    <w:widowControl w:val="0"/>
                    <w:spacing w:after="60"/>
                    <w:jc w:val="center"/>
                  </w:pPr>
                  <w:r>
                    <w:rPr>
                      <w:rFonts w:ascii="Calibri" w:hAnsi="Calibri"/>
                      <w:sz w:val="20"/>
                    </w:rPr>
                    <w:t>Range</w:t>
                  </w:r>
                </w:p>
              </w:tc>
            </w:tr>
            <w:tr w:rsidR="00066508" w14:paraId="0962F5AA" w14:textId="77777777">
              <w:trPr>
                <w:cantSplit/>
                <w:tblHeader/>
                <w:jc w:val="center"/>
              </w:trPr>
              <w:tc>
                <w:tcPr>
                  <w:tcW w:w="1828" w:type="dxa"/>
                  <w:tcBorders>
                    <w:left w:val="single" w:sz="6" w:space="0" w:color="D3D3D3"/>
                    <w:bottom w:val="single" w:sz="16" w:space="0" w:color="D3D3D3"/>
                  </w:tcBorders>
                </w:tcPr>
                <w:p w14:paraId="5DF0962D"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71BE228C"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14:paraId="26404BC6"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14:paraId="0BA7A899"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14:paraId="39FBBBD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5B5AE3C9"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34772F35" w14:textId="77777777" w:rsidR="00066508" w:rsidRDefault="00000000">
                  <w:pPr>
                    <w:keepNext/>
                    <w:widowControl w:val="0"/>
                    <w:spacing w:after="60"/>
                  </w:pPr>
                  <w:r>
                    <w:rPr>
                      <w:rFonts w:ascii="Calibri" w:hAnsi="Calibri"/>
                      <w:b/>
                      <w:sz w:val="20"/>
                    </w:rPr>
                    <w:t>OP pesticide metabolites</w:t>
                  </w:r>
                </w:p>
              </w:tc>
            </w:tr>
            <w:tr w:rsidR="00066508" w14:paraId="78C7445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8E18690"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0EF41569" w14:textId="77777777" w:rsidR="00066508" w:rsidRDefault="00000000">
                  <w:pPr>
                    <w:keepNext/>
                    <w:widowControl w:val="0"/>
                    <w:spacing w:after="60"/>
                    <w:jc w:val="center"/>
                  </w:pPr>
                  <w:r>
                    <w:rPr>
                      <w:rFonts w:ascii="Calibri" w:hAnsi="Calibri"/>
                      <w:sz w:val="20"/>
                    </w:rPr>
                    <w:t>0.98 (0.77, 1.23)</w:t>
                  </w:r>
                </w:p>
              </w:tc>
              <w:tc>
                <w:tcPr>
                  <w:tcW w:w="1829" w:type="dxa"/>
                  <w:tcBorders>
                    <w:top w:val="single" w:sz="6" w:space="0" w:color="D3D3D3"/>
                    <w:left w:val="single" w:sz="6" w:space="0" w:color="D3D3D3"/>
                    <w:bottom w:val="single" w:sz="6" w:space="0" w:color="D3D3D3"/>
                    <w:right w:val="single" w:sz="6" w:space="0" w:color="D3D3D3"/>
                  </w:tcBorders>
                </w:tcPr>
                <w:p w14:paraId="44E6217B" w14:textId="77777777" w:rsidR="00066508" w:rsidRDefault="00000000">
                  <w:pPr>
                    <w:keepNext/>
                    <w:widowControl w:val="0"/>
                    <w:spacing w:after="60"/>
                    <w:jc w:val="cente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14:paraId="4B9F3856" w14:textId="77777777" w:rsidR="00066508" w:rsidRDefault="00000000">
                  <w:pPr>
                    <w:keepNext/>
                    <w:widowControl w:val="0"/>
                    <w:spacing w:after="60"/>
                    <w:jc w:val="center"/>
                  </w:pPr>
                  <w:r>
                    <w:rPr>
                      <w:rFonts w:ascii="Calibri" w:hAnsi="Calibri"/>
                      <w:sz w:val="20"/>
                    </w:rPr>
                    <w:t>0.57, 1.45</w:t>
                  </w:r>
                </w:p>
              </w:tc>
              <w:tc>
                <w:tcPr>
                  <w:tcW w:w="1829" w:type="dxa"/>
                  <w:tcBorders>
                    <w:top w:val="single" w:sz="6" w:space="0" w:color="D3D3D3"/>
                    <w:left w:val="single" w:sz="6" w:space="0" w:color="D3D3D3"/>
                    <w:bottom w:val="single" w:sz="6" w:space="0" w:color="D3D3D3"/>
                    <w:right w:val="single" w:sz="6" w:space="0" w:color="D3D3D3"/>
                  </w:tcBorders>
                </w:tcPr>
                <w:p w14:paraId="36410E1D" w14:textId="77777777" w:rsidR="00066508" w:rsidRDefault="00000000">
                  <w:pPr>
                    <w:keepNext/>
                    <w:widowControl w:val="0"/>
                    <w:spacing w:after="60"/>
                    <w:jc w:val="center"/>
                  </w:pPr>
                  <w:r>
                    <w:rPr>
                      <w:rFonts w:ascii="Calibri" w:hAnsi="Calibri"/>
                      <w:sz w:val="20"/>
                    </w:rPr>
                    <w:t>0.57, 1.45</w:t>
                  </w:r>
                </w:p>
              </w:tc>
            </w:tr>
            <w:tr w:rsidR="00066508" w14:paraId="0596914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F952389"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6780EA27" w14:textId="77777777" w:rsidR="00066508" w:rsidRDefault="00000000">
                  <w:pPr>
                    <w:keepNext/>
                    <w:widowControl w:val="0"/>
                    <w:spacing w:after="60"/>
                    <w:jc w:val="center"/>
                  </w:pPr>
                  <w:r>
                    <w:rPr>
                      <w:rFonts w:ascii="Calibri" w:hAnsi="Calibri"/>
                      <w:sz w:val="20"/>
                    </w:rPr>
                    <w:t>1.03 (0.78, 1.22)</w:t>
                  </w:r>
                </w:p>
              </w:tc>
              <w:tc>
                <w:tcPr>
                  <w:tcW w:w="1829" w:type="dxa"/>
                  <w:tcBorders>
                    <w:top w:val="single" w:sz="6" w:space="0" w:color="D3D3D3"/>
                    <w:left w:val="single" w:sz="6" w:space="0" w:color="D3D3D3"/>
                    <w:bottom w:val="single" w:sz="6" w:space="0" w:color="D3D3D3"/>
                    <w:right w:val="single" w:sz="6" w:space="0" w:color="D3D3D3"/>
                  </w:tcBorders>
                </w:tcPr>
                <w:p w14:paraId="57A3BA86" w14:textId="77777777" w:rsidR="00066508" w:rsidRDefault="00000000">
                  <w:pPr>
                    <w:keepNext/>
                    <w:widowControl w:val="0"/>
                    <w:spacing w:after="60"/>
                    <w:jc w:val="center"/>
                  </w:pPr>
                  <w:r>
                    <w:rPr>
                      <w:rFonts w:ascii="Calibri" w:hAnsi="Calibri"/>
                      <w:sz w:val="20"/>
                    </w:rPr>
                    <w:t>1.00 (0.79, 1.23)</w:t>
                  </w:r>
                </w:p>
              </w:tc>
              <w:tc>
                <w:tcPr>
                  <w:tcW w:w="1829" w:type="dxa"/>
                  <w:tcBorders>
                    <w:top w:val="single" w:sz="6" w:space="0" w:color="D3D3D3"/>
                    <w:left w:val="single" w:sz="6" w:space="0" w:color="D3D3D3"/>
                    <w:bottom w:val="single" w:sz="6" w:space="0" w:color="D3D3D3"/>
                    <w:right w:val="single" w:sz="6" w:space="0" w:color="D3D3D3"/>
                  </w:tcBorders>
                </w:tcPr>
                <w:p w14:paraId="3F379726" w14:textId="77777777" w:rsidR="00066508" w:rsidRDefault="00000000">
                  <w:pPr>
                    <w:keepNext/>
                    <w:widowControl w:val="0"/>
                    <w:spacing w:after="60"/>
                    <w:jc w:val="center"/>
                  </w:pPr>
                  <w:r>
                    <w:rPr>
                      <w:rFonts w:ascii="Calibri" w:hAnsi="Calibri"/>
                      <w:sz w:val="20"/>
                    </w:rPr>
                    <w:t>0.56, 1.40</w:t>
                  </w:r>
                </w:p>
              </w:tc>
              <w:tc>
                <w:tcPr>
                  <w:tcW w:w="1829" w:type="dxa"/>
                  <w:tcBorders>
                    <w:top w:val="single" w:sz="6" w:space="0" w:color="D3D3D3"/>
                    <w:left w:val="single" w:sz="6" w:space="0" w:color="D3D3D3"/>
                    <w:bottom w:val="single" w:sz="6" w:space="0" w:color="D3D3D3"/>
                    <w:right w:val="single" w:sz="6" w:space="0" w:color="D3D3D3"/>
                  </w:tcBorders>
                </w:tcPr>
                <w:p w14:paraId="52AE58EE" w14:textId="77777777" w:rsidR="00066508" w:rsidRDefault="00000000">
                  <w:pPr>
                    <w:keepNext/>
                    <w:widowControl w:val="0"/>
                    <w:spacing w:after="60"/>
                    <w:jc w:val="center"/>
                  </w:pPr>
                  <w:r>
                    <w:rPr>
                      <w:rFonts w:ascii="Calibri" w:hAnsi="Calibri"/>
                      <w:sz w:val="20"/>
                    </w:rPr>
                    <w:t>0.56, 1.40</w:t>
                  </w:r>
                </w:p>
              </w:tc>
            </w:tr>
            <w:tr w:rsidR="00066508" w14:paraId="0E83373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C50436E"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2E37CFB8" w14:textId="77777777" w:rsidR="00066508" w:rsidRDefault="00000000">
                  <w:pPr>
                    <w:keepNext/>
                    <w:widowControl w:val="0"/>
                    <w:spacing w:after="60"/>
                    <w:jc w:val="center"/>
                  </w:pPr>
                  <w:r>
                    <w:rPr>
                      <w:rFonts w:ascii="Calibri" w:hAnsi="Calibri"/>
                      <w:sz w:val="20"/>
                    </w:rPr>
                    <w:t>1.01 (0.85, 1.16)</w:t>
                  </w:r>
                </w:p>
              </w:tc>
              <w:tc>
                <w:tcPr>
                  <w:tcW w:w="1829" w:type="dxa"/>
                  <w:tcBorders>
                    <w:top w:val="single" w:sz="6" w:space="0" w:color="D3D3D3"/>
                    <w:left w:val="single" w:sz="6" w:space="0" w:color="D3D3D3"/>
                    <w:bottom w:val="single" w:sz="6" w:space="0" w:color="D3D3D3"/>
                    <w:right w:val="single" w:sz="6" w:space="0" w:color="D3D3D3"/>
                  </w:tcBorders>
                </w:tcPr>
                <w:p w14:paraId="2E2889F4" w14:textId="77777777" w:rsidR="00066508" w:rsidRDefault="00000000">
                  <w:pPr>
                    <w:keepNext/>
                    <w:widowControl w:val="0"/>
                    <w:spacing w:after="60"/>
                    <w:jc w:val="center"/>
                  </w:pPr>
                  <w:r>
                    <w:rPr>
                      <w:rFonts w:ascii="Calibri" w:hAnsi="Calibri"/>
                      <w:sz w:val="20"/>
                    </w:rPr>
                    <w:t>1.00 (0.84, 1.19)</w:t>
                  </w:r>
                </w:p>
              </w:tc>
              <w:tc>
                <w:tcPr>
                  <w:tcW w:w="1829" w:type="dxa"/>
                  <w:tcBorders>
                    <w:top w:val="single" w:sz="6" w:space="0" w:color="D3D3D3"/>
                    <w:left w:val="single" w:sz="6" w:space="0" w:color="D3D3D3"/>
                    <w:bottom w:val="single" w:sz="6" w:space="0" w:color="D3D3D3"/>
                    <w:right w:val="single" w:sz="6" w:space="0" w:color="D3D3D3"/>
                  </w:tcBorders>
                </w:tcPr>
                <w:p w14:paraId="644133C0" w14:textId="77777777" w:rsidR="00066508" w:rsidRDefault="00000000">
                  <w:pPr>
                    <w:keepNext/>
                    <w:widowControl w:val="0"/>
                    <w:spacing w:after="60"/>
                    <w:jc w:val="center"/>
                  </w:pPr>
                  <w:r>
                    <w:rPr>
                      <w:rFonts w:ascii="Calibri" w:hAnsi="Calibri"/>
                      <w:sz w:val="20"/>
                    </w:rPr>
                    <w:t>0.67, 1.36</w:t>
                  </w:r>
                </w:p>
              </w:tc>
              <w:tc>
                <w:tcPr>
                  <w:tcW w:w="1829" w:type="dxa"/>
                  <w:tcBorders>
                    <w:top w:val="single" w:sz="6" w:space="0" w:color="D3D3D3"/>
                    <w:left w:val="single" w:sz="6" w:space="0" w:color="D3D3D3"/>
                    <w:bottom w:val="single" w:sz="6" w:space="0" w:color="D3D3D3"/>
                    <w:right w:val="single" w:sz="6" w:space="0" w:color="D3D3D3"/>
                  </w:tcBorders>
                </w:tcPr>
                <w:p w14:paraId="346B2BFC" w14:textId="77777777" w:rsidR="00066508" w:rsidRDefault="00000000">
                  <w:pPr>
                    <w:keepNext/>
                    <w:widowControl w:val="0"/>
                    <w:spacing w:after="60"/>
                    <w:jc w:val="center"/>
                  </w:pPr>
                  <w:r>
                    <w:rPr>
                      <w:rFonts w:ascii="Calibri" w:hAnsi="Calibri"/>
                      <w:sz w:val="20"/>
                    </w:rPr>
                    <w:t>0.67, 1.36</w:t>
                  </w:r>
                </w:p>
              </w:tc>
            </w:tr>
            <w:tr w:rsidR="00066508" w14:paraId="4E8B934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AEA1C8F"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62568326" w14:textId="77777777" w:rsidR="00066508" w:rsidRDefault="00000000">
                  <w:pPr>
                    <w:keepNext/>
                    <w:widowControl w:val="0"/>
                    <w:spacing w:after="60"/>
                    <w:jc w:val="cente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14:paraId="2BF2238B" w14:textId="77777777" w:rsidR="00066508" w:rsidRDefault="00000000">
                  <w:pPr>
                    <w:keepNext/>
                    <w:widowControl w:val="0"/>
                    <w:spacing w:after="60"/>
                    <w:jc w:val="center"/>
                  </w:pPr>
                  <w:r>
                    <w:rPr>
                      <w:rFonts w:ascii="Calibri" w:hAnsi="Calibri"/>
                      <w:sz w:val="20"/>
                    </w:rPr>
                    <w:t>1.01 (0.86, 1.17)</w:t>
                  </w:r>
                </w:p>
              </w:tc>
              <w:tc>
                <w:tcPr>
                  <w:tcW w:w="1829" w:type="dxa"/>
                  <w:tcBorders>
                    <w:top w:val="single" w:sz="6" w:space="0" w:color="D3D3D3"/>
                    <w:left w:val="single" w:sz="6" w:space="0" w:color="D3D3D3"/>
                    <w:bottom w:val="single" w:sz="6" w:space="0" w:color="D3D3D3"/>
                    <w:right w:val="single" w:sz="6" w:space="0" w:color="D3D3D3"/>
                  </w:tcBorders>
                </w:tcPr>
                <w:p w14:paraId="034A6411" w14:textId="77777777" w:rsidR="00066508" w:rsidRDefault="00000000">
                  <w:pPr>
                    <w:keepNext/>
                    <w:widowControl w:val="0"/>
                    <w:spacing w:after="60"/>
                    <w:jc w:val="center"/>
                  </w:pPr>
                  <w:r>
                    <w:rPr>
                      <w:rFonts w:ascii="Calibri" w:hAnsi="Calibri"/>
                      <w:sz w:val="20"/>
                    </w:rPr>
                    <w:t>0.57, 1.40</w:t>
                  </w:r>
                </w:p>
              </w:tc>
              <w:tc>
                <w:tcPr>
                  <w:tcW w:w="1829" w:type="dxa"/>
                  <w:tcBorders>
                    <w:top w:val="single" w:sz="6" w:space="0" w:color="D3D3D3"/>
                    <w:left w:val="single" w:sz="6" w:space="0" w:color="D3D3D3"/>
                    <w:bottom w:val="single" w:sz="6" w:space="0" w:color="D3D3D3"/>
                    <w:right w:val="single" w:sz="6" w:space="0" w:color="D3D3D3"/>
                  </w:tcBorders>
                </w:tcPr>
                <w:p w14:paraId="57ED881D" w14:textId="77777777" w:rsidR="00066508" w:rsidRDefault="00000000">
                  <w:pPr>
                    <w:keepNext/>
                    <w:widowControl w:val="0"/>
                    <w:spacing w:after="60"/>
                    <w:jc w:val="center"/>
                  </w:pPr>
                  <w:r>
                    <w:rPr>
                      <w:rFonts w:ascii="Calibri" w:hAnsi="Calibri"/>
                      <w:sz w:val="20"/>
                    </w:rPr>
                    <w:t>0.57, 1.40</w:t>
                  </w:r>
                </w:p>
              </w:tc>
            </w:tr>
            <w:tr w:rsidR="00066508" w14:paraId="375ACEEF"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5B9D29D6" w14:textId="77777777" w:rsidR="00066508" w:rsidRDefault="00000000">
                  <w:pPr>
                    <w:keepNext/>
                    <w:widowControl w:val="0"/>
                    <w:spacing w:after="60"/>
                  </w:pPr>
                  <w:r>
                    <w:rPr>
                      <w:rFonts w:ascii="Calibri" w:hAnsi="Calibri"/>
                      <w:b/>
                      <w:sz w:val="20"/>
                    </w:rPr>
                    <w:t>Phenols</w:t>
                  </w:r>
                </w:p>
              </w:tc>
            </w:tr>
            <w:tr w:rsidR="00066508" w14:paraId="62CDD34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1C178A6"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663E3944" w14:textId="77777777" w:rsidR="00066508" w:rsidRDefault="00000000">
                  <w:pPr>
                    <w:keepNext/>
                    <w:widowControl w:val="0"/>
                    <w:spacing w:after="60"/>
                    <w:jc w:val="center"/>
                  </w:pPr>
                  <w:r>
                    <w:rPr>
                      <w:rFonts w:ascii="Calibri" w:hAnsi="Calibri"/>
                      <w:sz w:val="20"/>
                    </w:rPr>
                    <w:t>1.01 (0.88, 1.17)</w:t>
                  </w:r>
                </w:p>
              </w:tc>
              <w:tc>
                <w:tcPr>
                  <w:tcW w:w="1829" w:type="dxa"/>
                  <w:tcBorders>
                    <w:top w:val="single" w:sz="6" w:space="0" w:color="D3D3D3"/>
                    <w:left w:val="single" w:sz="6" w:space="0" w:color="D3D3D3"/>
                    <w:bottom w:val="single" w:sz="6" w:space="0" w:color="D3D3D3"/>
                    <w:right w:val="single" w:sz="6" w:space="0" w:color="D3D3D3"/>
                  </w:tcBorders>
                </w:tcPr>
                <w:p w14:paraId="7C27D20C" w14:textId="77777777" w:rsidR="00066508" w:rsidRDefault="00000000">
                  <w:pPr>
                    <w:keepNext/>
                    <w:widowControl w:val="0"/>
                    <w:spacing w:after="60"/>
                    <w:jc w:val="center"/>
                  </w:pPr>
                  <w:r>
                    <w:rPr>
                      <w:rFonts w:ascii="Calibri" w:hAnsi="Calibri"/>
                      <w:sz w:val="20"/>
                    </w:rPr>
                    <w:t>1.03 (0.94, 1.11)</w:t>
                  </w:r>
                </w:p>
              </w:tc>
              <w:tc>
                <w:tcPr>
                  <w:tcW w:w="1829" w:type="dxa"/>
                  <w:tcBorders>
                    <w:top w:val="single" w:sz="6" w:space="0" w:color="D3D3D3"/>
                    <w:left w:val="single" w:sz="6" w:space="0" w:color="D3D3D3"/>
                    <w:bottom w:val="single" w:sz="6" w:space="0" w:color="D3D3D3"/>
                    <w:right w:val="single" w:sz="6" w:space="0" w:color="D3D3D3"/>
                  </w:tcBorders>
                </w:tcPr>
                <w:p w14:paraId="1EB2093A" w14:textId="77777777" w:rsidR="00066508" w:rsidRDefault="00000000">
                  <w:pPr>
                    <w:keepNext/>
                    <w:widowControl w:val="0"/>
                    <w:spacing w:after="60"/>
                    <w:jc w:val="center"/>
                  </w:pPr>
                  <w:r>
                    <w:rPr>
                      <w:rFonts w:ascii="Calibri" w:hAnsi="Calibri"/>
                      <w:sz w:val="20"/>
                    </w:rPr>
                    <w:t>0.73, 1.26</w:t>
                  </w:r>
                </w:p>
              </w:tc>
              <w:tc>
                <w:tcPr>
                  <w:tcW w:w="1829" w:type="dxa"/>
                  <w:tcBorders>
                    <w:top w:val="single" w:sz="6" w:space="0" w:color="D3D3D3"/>
                    <w:left w:val="single" w:sz="6" w:space="0" w:color="D3D3D3"/>
                    <w:bottom w:val="single" w:sz="6" w:space="0" w:color="D3D3D3"/>
                    <w:right w:val="single" w:sz="6" w:space="0" w:color="D3D3D3"/>
                  </w:tcBorders>
                </w:tcPr>
                <w:p w14:paraId="2F18BB15" w14:textId="77777777" w:rsidR="00066508" w:rsidRDefault="00000000">
                  <w:pPr>
                    <w:keepNext/>
                    <w:widowControl w:val="0"/>
                    <w:spacing w:after="60"/>
                    <w:jc w:val="center"/>
                  </w:pPr>
                  <w:r>
                    <w:rPr>
                      <w:rFonts w:ascii="Calibri" w:hAnsi="Calibri"/>
                      <w:sz w:val="20"/>
                    </w:rPr>
                    <w:t>0.73, 1.26</w:t>
                  </w:r>
                </w:p>
              </w:tc>
            </w:tr>
            <w:tr w:rsidR="00066508" w14:paraId="219C59E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D2ED237"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58433AC8" w14:textId="77777777" w:rsidR="00066508" w:rsidRDefault="00000000">
                  <w:pPr>
                    <w:keepNext/>
                    <w:widowControl w:val="0"/>
                    <w:spacing w:after="60"/>
                    <w:jc w:val="center"/>
                  </w:pPr>
                  <w:r>
                    <w:rPr>
                      <w:rFonts w:ascii="Calibri" w:hAnsi="Calibri"/>
                      <w:sz w:val="20"/>
                    </w:rPr>
                    <w:t>1.04 (0.92, 1.12)</w:t>
                  </w:r>
                </w:p>
              </w:tc>
              <w:tc>
                <w:tcPr>
                  <w:tcW w:w="1829" w:type="dxa"/>
                  <w:tcBorders>
                    <w:top w:val="single" w:sz="6" w:space="0" w:color="D3D3D3"/>
                    <w:left w:val="single" w:sz="6" w:space="0" w:color="D3D3D3"/>
                    <w:bottom w:val="single" w:sz="6" w:space="0" w:color="D3D3D3"/>
                    <w:right w:val="single" w:sz="6" w:space="0" w:color="D3D3D3"/>
                  </w:tcBorders>
                </w:tcPr>
                <w:p w14:paraId="2632EA57" w14:textId="77777777" w:rsidR="00066508" w:rsidRDefault="00000000">
                  <w:pPr>
                    <w:keepNext/>
                    <w:widowControl w:val="0"/>
                    <w:spacing w:after="60"/>
                    <w:jc w:val="center"/>
                  </w:pPr>
                  <w:r>
                    <w:rPr>
                      <w:rFonts w:ascii="Calibri" w:hAnsi="Calibri"/>
                      <w:sz w:val="20"/>
                    </w:rPr>
                    <w:t>1.02 (0.91, 1.12)</w:t>
                  </w:r>
                </w:p>
              </w:tc>
              <w:tc>
                <w:tcPr>
                  <w:tcW w:w="1829" w:type="dxa"/>
                  <w:tcBorders>
                    <w:top w:val="single" w:sz="6" w:space="0" w:color="D3D3D3"/>
                    <w:left w:val="single" w:sz="6" w:space="0" w:color="D3D3D3"/>
                    <w:bottom w:val="single" w:sz="6" w:space="0" w:color="D3D3D3"/>
                    <w:right w:val="single" w:sz="6" w:space="0" w:color="D3D3D3"/>
                  </w:tcBorders>
                </w:tcPr>
                <w:p w14:paraId="0A54E3BA" w14:textId="77777777" w:rsidR="00066508" w:rsidRDefault="00000000">
                  <w:pPr>
                    <w:keepNext/>
                    <w:widowControl w:val="0"/>
                    <w:spacing w:after="60"/>
                    <w:jc w:val="center"/>
                  </w:pPr>
                  <w:r>
                    <w:rPr>
                      <w:rFonts w:ascii="Calibri" w:hAnsi="Calibri"/>
                      <w:sz w:val="20"/>
                    </w:rPr>
                    <w:t>0.78, 1.22</w:t>
                  </w:r>
                </w:p>
              </w:tc>
              <w:tc>
                <w:tcPr>
                  <w:tcW w:w="1829" w:type="dxa"/>
                  <w:tcBorders>
                    <w:top w:val="single" w:sz="6" w:space="0" w:color="D3D3D3"/>
                    <w:left w:val="single" w:sz="6" w:space="0" w:color="D3D3D3"/>
                    <w:bottom w:val="single" w:sz="6" w:space="0" w:color="D3D3D3"/>
                    <w:right w:val="single" w:sz="6" w:space="0" w:color="D3D3D3"/>
                  </w:tcBorders>
                </w:tcPr>
                <w:p w14:paraId="75B0FB0F" w14:textId="77777777" w:rsidR="00066508" w:rsidRDefault="00000000">
                  <w:pPr>
                    <w:keepNext/>
                    <w:widowControl w:val="0"/>
                    <w:spacing w:after="60"/>
                    <w:jc w:val="center"/>
                  </w:pPr>
                  <w:r>
                    <w:rPr>
                      <w:rFonts w:ascii="Calibri" w:hAnsi="Calibri"/>
                      <w:sz w:val="20"/>
                    </w:rPr>
                    <w:t>0.78, 1.22</w:t>
                  </w:r>
                </w:p>
              </w:tc>
            </w:tr>
            <w:tr w:rsidR="00066508" w14:paraId="71509BC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31922B"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36C12548" w14:textId="77777777" w:rsidR="00066508" w:rsidRDefault="00000000">
                  <w:pPr>
                    <w:keepNext/>
                    <w:widowControl w:val="0"/>
                    <w:spacing w:after="60"/>
                    <w:jc w:val="center"/>
                  </w:pPr>
                  <w:r>
                    <w:rPr>
                      <w:rFonts w:ascii="Calibri" w:hAnsi="Calibri"/>
                      <w:sz w:val="20"/>
                    </w:rPr>
                    <w:t>1.03 (0.87, 1.16)</w:t>
                  </w:r>
                </w:p>
              </w:tc>
              <w:tc>
                <w:tcPr>
                  <w:tcW w:w="1829" w:type="dxa"/>
                  <w:tcBorders>
                    <w:top w:val="single" w:sz="6" w:space="0" w:color="D3D3D3"/>
                    <w:left w:val="single" w:sz="6" w:space="0" w:color="D3D3D3"/>
                    <w:bottom w:val="single" w:sz="6" w:space="0" w:color="D3D3D3"/>
                    <w:right w:val="single" w:sz="6" w:space="0" w:color="D3D3D3"/>
                  </w:tcBorders>
                </w:tcPr>
                <w:p w14:paraId="2AC014B2" w14:textId="77777777" w:rsidR="00066508" w:rsidRDefault="00000000">
                  <w:pPr>
                    <w:keepNext/>
                    <w:widowControl w:val="0"/>
                    <w:spacing w:after="60"/>
                    <w:jc w:val="cente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14:paraId="25E6CCD4" w14:textId="77777777" w:rsidR="00066508" w:rsidRDefault="00000000">
                  <w:pPr>
                    <w:keepNext/>
                    <w:widowControl w:val="0"/>
                    <w:spacing w:after="60"/>
                    <w:jc w:val="center"/>
                  </w:pPr>
                  <w:r>
                    <w:rPr>
                      <w:rFonts w:ascii="Calibri" w:hAnsi="Calibri"/>
                      <w:sz w:val="20"/>
                    </w:rPr>
                    <w:t>0.74, 1.24</w:t>
                  </w:r>
                </w:p>
              </w:tc>
              <w:tc>
                <w:tcPr>
                  <w:tcW w:w="1829" w:type="dxa"/>
                  <w:tcBorders>
                    <w:top w:val="single" w:sz="6" w:space="0" w:color="D3D3D3"/>
                    <w:left w:val="single" w:sz="6" w:space="0" w:color="D3D3D3"/>
                    <w:bottom w:val="single" w:sz="6" w:space="0" w:color="D3D3D3"/>
                    <w:right w:val="single" w:sz="6" w:space="0" w:color="D3D3D3"/>
                  </w:tcBorders>
                </w:tcPr>
                <w:p w14:paraId="224CA487" w14:textId="77777777" w:rsidR="00066508" w:rsidRDefault="00000000">
                  <w:pPr>
                    <w:keepNext/>
                    <w:widowControl w:val="0"/>
                    <w:spacing w:after="60"/>
                    <w:jc w:val="center"/>
                  </w:pPr>
                  <w:r>
                    <w:rPr>
                      <w:rFonts w:ascii="Calibri" w:hAnsi="Calibri"/>
                      <w:sz w:val="20"/>
                    </w:rPr>
                    <w:t>0.74, 1.24</w:t>
                  </w:r>
                </w:p>
              </w:tc>
            </w:tr>
            <w:tr w:rsidR="00066508" w14:paraId="7EC6A2A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C74AE68"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63539D87" w14:textId="77777777" w:rsidR="00066508" w:rsidRDefault="00000000">
                  <w:pPr>
                    <w:keepNext/>
                    <w:widowControl w:val="0"/>
                    <w:spacing w:after="60"/>
                    <w:jc w:val="center"/>
                  </w:pPr>
                  <w:r>
                    <w:rPr>
                      <w:rFonts w:ascii="Calibri" w:hAnsi="Calibri"/>
                      <w:sz w:val="20"/>
                    </w:rPr>
                    <w:t>1.00 (0.71, 1.29)</w:t>
                  </w:r>
                </w:p>
              </w:tc>
              <w:tc>
                <w:tcPr>
                  <w:tcW w:w="1829" w:type="dxa"/>
                  <w:tcBorders>
                    <w:top w:val="single" w:sz="6" w:space="0" w:color="D3D3D3"/>
                    <w:left w:val="single" w:sz="6" w:space="0" w:color="D3D3D3"/>
                    <w:bottom w:val="single" w:sz="6" w:space="0" w:color="D3D3D3"/>
                    <w:right w:val="single" w:sz="6" w:space="0" w:color="D3D3D3"/>
                  </w:tcBorders>
                </w:tcPr>
                <w:p w14:paraId="19CF2467" w14:textId="77777777" w:rsidR="00066508" w:rsidRDefault="00000000">
                  <w:pPr>
                    <w:keepNext/>
                    <w:widowControl w:val="0"/>
                    <w:spacing w:after="60"/>
                    <w:jc w:val="center"/>
                  </w:pPr>
                  <w:r>
                    <w:rPr>
                      <w:rFonts w:ascii="Calibri" w:hAnsi="Calibri"/>
                      <w:sz w:val="20"/>
                    </w:rPr>
                    <w:t>1.01 (0.75, 1.24)</w:t>
                  </w:r>
                </w:p>
              </w:tc>
              <w:tc>
                <w:tcPr>
                  <w:tcW w:w="1829" w:type="dxa"/>
                  <w:tcBorders>
                    <w:top w:val="single" w:sz="6" w:space="0" w:color="D3D3D3"/>
                    <w:left w:val="single" w:sz="6" w:space="0" w:color="D3D3D3"/>
                    <w:bottom w:val="single" w:sz="6" w:space="0" w:color="D3D3D3"/>
                    <w:right w:val="single" w:sz="6" w:space="0" w:color="D3D3D3"/>
                  </w:tcBorders>
                </w:tcPr>
                <w:p w14:paraId="3AB44D86" w14:textId="77777777" w:rsidR="00066508" w:rsidRDefault="00000000">
                  <w:pPr>
                    <w:keepNext/>
                    <w:widowControl w:val="0"/>
                    <w:spacing w:after="60"/>
                    <w:jc w:val="center"/>
                  </w:pPr>
                  <w:r>
                    <w:rPr>
                      <w:rFonts w:ascii="Calibri" w:hAnsi="Calibri"/>
                      <w:sz w:val="20"/>
                    </w:rPr>
                    <w:t>0.44, 1.52</w:t>
                  </w:r>
                </w:p>
              </w:tc>
              <w:tc>
                <w:tcPr>
                  <w:tcW w:w="1829" w:type="dxa"/>
                  <w:tcBorders>
                    <w:top w:val="single" w:sz="6" w:space="0" w:color="D3D3D3"/>
                    <w:left w:val="single" w:sz="6" w:space="0" w:color="D3D3D3"/>
                    <w:bottom w:val="single" w:sz="6" w:space="0" w:color="D3D3D3"/>
                    <w:right w:val="single" w:sz="6" w:space="0" w:color="D3D3D3"/>
                  </w:tcBorders>
                </w:tcPr>
                <w:p w14:paraId="320ED9CF" w14:textId="77777777" w:rsidR="00066508" w:rsidRDefault="00000000">
                  <w:pPr>
                    <w:keepNext/>
                    <w:widowControl w:val="0"/>
                    <w:spacing w:after="60"/>
                    <w:jc w:val="center"/>
                  </w:pPr>
                  <w:r>
                    <w:rPr>
                      <w:rFonts w:ascii="Calibri" w:hAnsi="Calibri"/>
                      <w:sz w:val="20"/>
                    </w:rPr>
                    <w:t>0.44, 1.52</w:t>
                  </w:r>
                </w:p>
              </w:tc>
            </w:tr>
            <w:tr w:rsidR="00066508" w14:paraId="75E9794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55AD34F"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28695418" w14:textId="77777777" w:rsidR="00066508" w:rsidRDefault="00000000">
                  <w:pPr>
                    <w:keepNext/>
                    <w:widowControl w:val="0"/>
                    <w:spacing w:after="60"/>
                    <w:jc w:val="center"/>
                  </w:pPr>
                  <w:r>
                    <w:rPr>
                      <w:rFonts w:ascii="Calibri" w:hAnsi="Calibri"/>
                      <w:sz w:val="20"/>
                    </w:rPr>
                    <w:t>1.02 (0.95, 1.11)</w:t>
                  </w:r>
                </w:p>
              </w:tc>
              <w:tc>
                <w:tcPr>
                  <w:tcW w:w="1829" w:type="dxa"/>
                  <w:tcBorders>
                    <w:top w:val="single" w:sz="6" w:space="0" w:color="D3D3D3"/>
                    <w:left w:val="single" w:sz="6" w:space="0" w:color="D3D3D3"/>
                    <w:bottom w:val="single" w:sz="6" w:space="0" w:color="D3D3D3"/>
                    <w:right w:val="single" w:sz="6" w:space="0" w:color="D3D3D3"/>
                  </w:tcBorders>
                </w:tcPr>
                <w:p w14:paraId="6BCBE0C0" w14:textId="77777777" w:rsidR="00066508" w:rsidRDefault="00000000">
                  <w:pPr>
                    <w:keepNext/>
                    <w:widowControl w:val="0"/>
                    <w:spacing w:after="60"/>
                    <w:jc w:val="center"/>
                  </w:pPr>
                  <w:r>
                    <w:rPr>
                      <w:rFonts w:ascii="Calibri" w:hAnsi="Calibri"/>
                      <w:sz w:val="20"/>
                    </w:rPr>
                    <w:t>1.01 (0.80, 1.20)</w:t>
                  </w:r>
                </w:p>
              </w:tc>
              <w:tc>
                <w:tcPr>
                  <w:tcW w:w="1829" w:type="dxa"/>
                  <w:tcBorders>
                    <w:top w:val="single" w:sz="6" w:space="0" w:color="D3D3D3"/>
                    <w:left w:val="single" w:sz="6" w:space="0" w:color="D3D3D3"/>
                    <w:bottom w:val="single" w:sz="6" w:space="0" w:color="D3D3D3"/>
                    <w:right w:val="single" w:sz="6" w:space="0" w:color="D3D3D3"/>
                  </w:tcBorders>
                </w:tcPr>
                <w:p w14:paraId="077A2342" w14:textId="77777777" w:rsidR="00066508" w:rsidRDefault="00000000">
                  <w:pPr>
                    <w:keepNext/>
                    <w:widowControl w:val="0"/>
                    <w:spacing w:after="60"/>
                    <w:jc w:val="center"/>
                  </w:pPr>
                  <w:r>
                    <w:rPr>
                      <w:rFonts w:ascii="Calibri" w:hAnsi="Calibri"/>
                      <w:sz w:val="20"/>
                    </w:rPr>
                    <w:t>0.64, 1.30</w:t>
                  </w:r>
                </w:p>
              </w:tc>
              <w:tc>
                <w:tcPr>
                  <w:tcW w:w="1829" w:type="dxa"/>
                  <w:tcBorders>
                    <w:top w:val="single" w:sz="6" w:space="0" w:color="D3D3D3"/>
                    <w:left w:val="single" w:sz="6" w:space="0" w:color="D3D3D3"/>
                    <w:bottom w:val="single" w:sz="6" w:space="0" w:color="D3D3D3"/>
                    <w:right w:val="single" w:sz="6" w:space="0" w:color="D3D3D3"/>
                  </w:tcBorders>
                </w:tcPr>
                <w:p w14:paraId="73A7580A" w14:textId="77777777" w:rsidR="00066508" w:rsidRDefault="00000000">
                  <w:pPr>
                    <w:keepNext/>
                    <w:widowControl w:val="0"/>
                    <w:spacing w:after="60"/>
                    <w:jc w:val="center"/>
                  </w:pPr>
                  <w:r>
                    <w:rPr>
                      <w:rFonts w:ascii="Calibri" w:hAnsi="Calibri"/>
                      <w:sz w:val="20"/>
                    </w:rPr>
                    <w:t>0.64, 1.30</w:t>
                  </w:r>
                </w:p>
              </w:tc>
            </w:tr>
            <w:tr w:rsidR="00066508" w14:paraId="5456B67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8DDBBF6"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0D807DE6" w14:textId="77777777" w:rsidR="00066508" w:rsidRDefault="00000000">
                  <w:pPr>
                    <w:keepNext/>
                    <w:widowControl w:val="0"/>
                    <w:spacing w:after="60"/>
                    <w:jc w:val="center"/>
                  </w:pPr>
                  <w:r>
                    <w:rPr>
                      <w:rFonts w:ascii="Calibri" w:hAnsi="Calibri"/>
                      <w:sz w:val="20"/>
                    </w:rPr>
                    <w:t>1.03 (0.86, 1.16)</w:t>
                  </w:r>
                </w:p>
              </w:tc>
              <w:tc>
                <w:tcPr>
                  <w:tcW w:w="1829" w:type="dxa"/>
                  <w:tcBorders>
                    <w:top w:val="single" w:sz="6" w:space="0" w:color="D3D3D3"/>
                    <w:left w:val="single" w:sz="6" w:space="0" w:color="D3D3D3"/>
                    <w:bottom w:val="single" w:sz="6" w:space="0" w:color="D3D3D3"/>
                    <w:right w:val="single" w:sz="6" w:space="0" w:color="D3D3D3"/>
                  </w:tcBorders>
                </w:tcPr>
                <w:p w14:paraId="156A9682" w14:textId="77777777" w:rsidR="00066508" w:rsidRDefault="00000000">
                  <w:pPr>
                    <w:keepNext/>
                    <w:widowControl w:val="0"/>
                    <w:spacing w:after="60"/>
                    <w:jc w:val="center"/>
                  </w:pPr>
                  <w:r>
                    <w:rPr>
                      <w:rFonts w:ascii="Calibri" w:hAnsi="Calibri"/>
                      <w:sz w:val="20"/>
                    </w:rPr>
                    <w:t>1.02 (0.95, 1.09)</w:t>
                  </w:r>
                </w:p>
              </w:tc>
              <w:tc>
                <w:tcPr>
                  <w:tcW w:w="1829" w:type="dxa"/>
                  <w:tcBorders>
                    <w:top w:val="single" w:sz="6" w:space="0" w:color="D3D3D3"/>
                    <w:left w:val="single" w:sz="6" w:space="0" w:color="D3D3D3"/>
                    <w:bottom w:val="single" w:sz="6" w:space="0" w:color="D3D3D3"/>
                    <w:right w:val="single" w:sz="6" w:space="0" w:color="D3D3D3"/>
                  </w:tcBorders>
                </w:tcPr>
                <w:p w14:paraId="351CA450" w14:textId="77777777" w:rsidR="00066508" w:rsidRDefault="00000000">
                  <w:pPr>
                    <w:keepNext/>
                    <w:widowControl w:val="0"/>
                    <w:spacing w:after="60"/>
                    <w:jc w:val="center"/>
                  </w:pPr>
                  <w:r>
                    <w:rPr>
                      <w:rFonts w:ascii="Calibri" w:hAnsi="Calibri"/>
                      <w:sz w:val="20"/>
                    </w:rPr>
                    <w:t>0.76, 1.22</w:t>
                  </w:r>
                </w:p>
              </w:tc>
              <w:tc>
                <w:tcPr>
                  <w:tcW w:w="1829" w:type="dxa"/>
                  <w:tcBorders>
                    <w:top w:val="single" w:sz="6" w:space="0" w:color="D3D3D3"/>
                    <w:left w:val="single" w:sz="6" w:space="0" w:color="D3D3D3"/>
                    <w:bottom w:val="single" w:sz="6" w:space="0" w:color="D3D3D3"/>
                    <w:right w:val="single" w:sz="6" w:space="0" w:color="D3D3D3"/>
                  </w:tcBorders>
                </w:tcPr>
                <w:p w14:paraId="26D8558C" w14:textId="77777777" w:rsidR="00066508" w:rsidRDefault="00000000">
                  <w:pPr>
                    <w:keepNext/>
                    <w:widowControl w:val="0"/>
                    <w:spacing w:after="60"/>
                    <w:jc w:val="center"/>
                  </w:pPr>
                  <w:r>
                    <w:rPr>
                      <w:rFonts w:ascii="Calibri" w:hAnsi="Calibri"/>
                      <w:sz w:val="20"/>
                    </w:rPr>
                    <w:t>0.76, 1.22</w:t>
                  </w:r>
                </w:p>
              </w:tc>
            </w:tr>
            <w:tr w:rsidR="00066508" w14:paraId="34BAC3D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A22469"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705B8052" w14:textId="77777777" w:rsidR="00066508" w:rsidRDefault="00000000">
                  <w:pPr>
                    <w:keepNext/>
                    <w:widowControl w:val="0"/>
                    <w:spacing w:after="60"/>
                    <w:jc w:val="cente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14:paraId="0156C221" w14:textId="77777777" w:rsidR="00066508" w:rsidRDefault="00000000">
                  <w:pPr>
                    <w:keepNext/>
                    <w:widowControl w:val="0"/>
                    <w:spacing w:after="60"/>
                    <w:jc w:val="center"/>
                  </w:pPr>
                  <w:r>
                    <w:rPr>
                      <w:rFonts w:ascii="Calibri" w:hAnsi="Calibri"/>
                      <w:sz w:val="20"/>
                    </w:rPr>
                    <w:t>1.01 (0.87, 1.14)</w:t>
                  </w:r>
                </w:p>
              </w:tc>
              <w:tc>
                <w:tcPr>
                  <w:tcW w:w="1829" w:type="dxa"/>
                  <w:tcBorders>
                    <w:top w:val="single" w:sz="6" w:space="0" w:color="D3D3D3"/>
                    <w:left w:val="single" w:sz="6" w:space="0" w:color="D3D3D3"/>
                    <w:bottom w:val="single" w:sz="6" w:space="0" w:color="D3D3D3"/>
                    <w:right w:val="single" w:sz="6" w:space="0" w:color="D3D3D3"/>
                  </w:tcBorders>
                </w:tcPr>
                <w:p w14:paraId="78621485" w14:textId="77777777" w:rsidR="00066508" w:rsidRDefault="00000000">
                  <w:pPr>
                    <w:keepNext/>
                    <w:widowControl w:val="0"/>
                    <w:spacing w:after="60"/>
                    <w:jc w:val="cente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14:paraId="65BA3CC8" w14:textId="77777777" w:rsidR="00066508" w:rsidRDefault="00000000">
                  <w:pPr>
                    <w:keepNext/>
                    <w:widowControl w:val="0"/>
                    <w:spacing w:after="60"/>
                    <w:jc w:val="center"/>
                  </w:pPr>
                  <w:r>
                    <w:rPr>
                      <w:rFonts w:ascii="Calibri" w:hAnsi="Calibri"/>
                      <w:sz w:val="20"/>
                    </w:rPr>
                    <w:t>0.73, 1.25</w:t>
                  </w:r>
                </w:p>
              </w:tc>
            </w:tr>
            <w:tr w:rsidR="00066508" w14:paraId="4419BF24"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7BF6BF67" w14:textId="77777777" w:rsidR="00066508" w:rsidRDefault="00000000">
                  <w:pPr>
                    <w:keepNext/>
                    <w:widowControl w:val="0"/>
                    <w:spacing w:after="60"/>
                  </w:pPr>
                  <w:r>
                    <w:rPr>
                      <w:rFonts w:ascii="Calibri" w:hAnsi="Calibri"/>
                      <w:b/>
                      <w:sz w:val="20"/>
                    </w:rPr>
                    <w:t>Phthalate metabolites</w:t>
                  </w:r>
                </w:p>
              </w:tc>
            </w:tr>
            <w:tr w:rsidR="00066508" w14:paraId="3567E49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AC69123"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1EBAA304" w14:textId="77777777" w:rsidR="00066508" w:rsidRDefault="00000000">
                  <w:pPr>
                    <w:keepNext/>
                    <w:widowControl w:val="0"/>
                    <w:spacing w:after="60"/>
                    <w:jc w:val="center"/>
                  </w:pPr>
                  <w:r>
                    <w:rPr>
                      <w:rFonts w:ascii="Calibri" w:hAnsi="Calibri"/>
                      <w:sz w:val="20"/>
                    </w:rPr>
                    <w:t>0.99 (0.70, 1.24)</w:t>
                  </w:r>
                </w:p>
              </w:tc>
              <w:tc>
                <w:tcPr>
                  <w:tcW w:w="1829" w:type="dxa"/>
                  <w:tcBorders>
                    <w:top w:val="single" w:sz="6" w:space="0" w:color="D3D3D3"/>
                    <w:left w:val="single" w:sz="6" w:space="0" w:color="D3D3D3"/>
                    <w:bottom w:val="single" w:sz="6" w:space="0" w:color="D3D3D3"/>
                    <w:right w:val="single" w:sz="6" w:space="0" w:color="D3D3D3"/>
                  </w:tcBorders>
                </w:tcPr>
                <w:p w14:paraId="790C85E0" w14:textId="77777777" w:rsidR="00066508" w:rsidRDefault="00000000">
                  <w:pPr>
                    <w:keepNext/>
                    <w:widowControl w:val="0"/>
                    <w:spacing w:after="60"/>
                    <w:jc w:val="center"/>
                  </w:pPr>
                  <w:r>
                    <w:rPr>
                      <w:rFonts w:ascii="Calibri" w:hAnsi="Calibri"/>
                      <w:sz w:val="20"/>
                    </w:rPr>
                    <w:t>0.95 (0.55, 1.30)</w:t>
                  </w:r>
                </w:p>
              </w:tc>
              <w:tc>
                <w:tcPr>
                  <w:tcW w:w="1829" w:type="dxa"/>
                  <w:tcBorders>
                    <w:top w:val="single" w:sz="6" w:space="0" w:color="D3D3D3"/>
                    <w:left w:val="single" w:sz="6" w:space="0" w:color="D3D3D3"/>
                    <w:bottom w:val="single" w:sz="6" w:space="0" w:color="D3D3D3"/>
                    <w:right w:val="single" w:sz="6" w:space="0" w:color="D3D3D3"/>
                  </w:tcBorders>
                </w:tcPr>
                <w:p w14:paraId="7078CFC5" w14:textId="77777777" w:rsidR="00066508" w:rsidRDefault="00000000">
                  <w:pPr>
                    <w:keepNext/>
                    <w:widowControl w:val="0"/>
                    <w:spacing w:after="60"/>
                    <w:jc w:val="center"/>
                  </w:pPr>
                  <w:r>
                    <w:rPr>
                      <w:rFonts w:ascii="Calibri" w:hAnsi="Calibri"/>
                      <w:sz w:val="20"/>
                    </w:rPr>
                    <w:t>0.31, 1.68</w:t>
                  </w:r>
                </w:p>
              </w:tc>
              <w:tc>
                <w:tcPr>
                  <w:tcW w:w="1829" w:type="dxa"/>
                  <w:tcBorders>
                    <w:top w:val="single" w:sz="6" w:space="0" w:color="D3D3D3"/>
                    <w:left w:val="single" w:sz="6" w:space="0" w:color="D3D3D3"/>
                    <w:bottom w:val="single" w:sz="6" w:space="0" w:color="D3D3D3"/>
                    <w:right w:val="single" w:sz="6" w:space="0" w:color="D3D3D3"/>
                  </w:tcBorders>
                </w:tcPr>
                <w:p w14:paraId="65C799E5" w14:textId="77777777" w:rsidR="00066508" w:rsidRDefault="00000000">
                  <w:pPr>
                    <w:keepNext/>
                    <w:widowControl w:val="0"/>
                    <w:spacing w:after="60"/>
                    <w:jc w:val="center"/>
                  </w:pPr>
                  <w:r>
                    <w:rPr>
                      <w:rFonts w:ascii="Calibri" w:hAnsi="Calibri"/>
                      <w:sz w:val="20"/>
                    </w:rPr>
                    <w:t>0.31, 1.68</w:t>
                  </w:r>
                </w:p>
              </w:tc>
            </w:tr>
            <w:tr w:rsidR="00066508" w14:paraId="77B5B0D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DB9857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14215CE" w14:textId="77777777" w:rsidR="00066508" w:rsidRDefault="00000000">
                  <w:pPr>
                    <w:keepNext/>
                    <w:widowControl w:val="0"/>
                    <w:spacing w:after="60"/>
                    <w:jc w:val="center"/>
                  </w:pPr>
                  <w:r>
                    <w:rPr>
                      <w:rFonts w:ascii="Calibri" w:hAnsi="Calibri"/>
                      <w:sz w:val="20"/>
                    </w:rPr>
                    <w:t>0.92 (0.45, 1.40)</w:t>
                  </w:r>
                </w:p>
              </w:tc>
              <w:tc>
                <w:tcPr>
                  <w:tcW w:w="1829" w:type="dxa"/>
                  <w:tcBorders>
                    <w:top w:val="single" w:sz="6" w:space="0" w:color="D3D3D3"/>
                    <w:left w:val="single" w:sz="6" w:space="0" w:color="D3D3D3"/>
                    <w:bottom w:val="single" w:sz="6" w:space="0" w:color="D3D3D3"/>
                    <w:right w:val="single" w:sz="6" w:space="0" w:color="D3D3D3"/>
                  </w:tcBorders>
                </w:tcPr>
                <w:p w14:paraId="5F4B1EC8" w14:textId="77777777" w:rsidR="00066508" w:rsidRDefault="00000000">
                  <w:pPr>
                    <w:keepNext/>
                    <w:widowControl w:val="0"/>
                    <w:spacing w:after="60"/>
                    <w:jc w:val="center"/>
                  </w:pPr>
                  <w:r>
                    <w:rPr>
                      <w:rFonts w:ascii="Calibri" w:hAnsi="Calibri"/>
                      <w:sz w:val="20"/>
                    </w:rPr>
                    <w:t>0.92 (0.54, 1.39)</w:t>
                  </w:r>
                </w:p>
              </w:tc>
              <w:tc>
                <w:tcPr>
                  <w:tcW w:w="1829" w:type="dxa"/>
                  <w:tcBorders>
                    <w:top w:val="single" w:sz="6" w:space="0" w:color="D3D3D3"/>
                    <w:left w:val="single" w:sz="6" w:space="0" w:color="D3D3D3"/>
                    <w:bottom w:val="single" w:sz="6" w:space="0" w:color="D3D3D3"/>
                    <w:right w:val="single" w:sz="6" w:space="0" w:color="D3D3D3"/>
                  </w:tcBorders>
                </w:tcPr>
                <w:p w14:paraId="5FE8B92B" w14:textId="77777777" w:rsidR="00066508" w:rsidRDefault="00000000">
                  <w:pPr>
                    <w:keepNext/>
                    <w:widowControl w:val="0"/>
                    <w:spacing w:after="60"/>
                    <w:jc w:val="center"/>
                  </w:pPr>
                  <w:r>
                    <w:rPr>
                      <w:rFonts w:ascii="Calibri" w:hAnsi="Calibri"/>
                      <w:sz w:val="20"/>
                    </w:rPr>
                    <w:t>0.15, 1.85</w:t>
                  </w:r>
                </w:p>
              </w:tc>
              <w:tc>
                <w:tcPr>
                  <w:tcW w:w="1829" w:type="dxa"/>
                  <w:tcBorders>
                    <w:top w:val="single" w:sz="6" w:space="0" w:color="D3D3D3"/>
                    <w:left w:val="single" w:sz="6" w:space="0" w:color="D3D3D3"/>
                    <w:bottom w:val="single" w:sz="6" w:space="0" w:color="D3D3D3"/>
                    <w:right w:val="single" w:sz="6" w:space="0" w:color="D3D3D3"/>
                  </w:tcBorders>
                </w:tcPr>
                <w:p w14:paraId="7E149C1B" w14:textId="77777777" w:rsidR="00066508" w:rsidRDefault="00000000">
                  <w:pPr>
                    <w:keepNext/>
                    <w:widowControl w:val="0"/>
                    <w:spacing w:after="60"/>
                    <w:jc w:val="center"/>
                  </w:pPr>
                  <w:r>
                    <w:rPr>
                      <w:rFonts w:ascii="Calibri" w:hAnsi="Calibri"/>
                      <w:sz w:val="20"/>
                    </w:rPr>
                    <w:t>0.15, 1.85</w:t>
                  </w:r>
                </w:p>
              </w:tc>
            </w:tr>
            <w:tr w:rsidR="00066508" w14:paraId="26E27BFD"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04D2941"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B3468AB" w14:textId="77777777" w:rsidR="00066508" w:rsidRDefault="00000000">
                  <w:pPr>
                    <w:keepNext/>
                    <w:widowControl w:val="0"/>
                    <w:spacing w:after="60"/>
                    <w:jc w:val="center"/>
                  </w:pPr>
                  <w:r>
                    <w:rPr>
                      <w:rFonts w:ascii="Calibri" w:hAnsi="Calibri"/>
                      <w:sz w:val="20"/>
                    </w:rPr>
                    <w:t>0.97 (0.51, 1.41)</w:t>
                  </w:r>
                </w:p>
              </w:tc>
              <w:tc>
                <w:tcPr>
                  <w:tcW w:w="1829" w:type="dxa"/>
                  <w:tcBorders>
                    <w:top w:val="single" w:sz="6" w:space="0" w:color="D3D3D3"/>
                    <w:left w:val="single" w:sz="6" w:space="0" w:color="D3D3D3"/>
                    <w:bottom w:val="single" w:sz="6" w:space="0" w:color="D3D3D3"/>
                    <w:right w:val="single" w:sz="6" w:space="0" w:color="D3D3D3"/>
                  </w:tcBorders>
                </w:tcPr>
                <w:p w14:paraId="24A061F5" w14:textId="77777777" w:rsidR="00066508" w:rsidRDefault="00000000">
                  <w:pPr>
                    <w:keepNext/>
                    <w:widowControl w:val="0"/>
                    <w:spacing w:after="60"/>
                    <w:jc w:val="center"/>
                  </w:pPr>
                  <w:r>
                    <w:rPr>
                      <w:rFonts w:ascii="Calibri" w:hAnsi="Calibri"/>
                      <w:sz w:val="20"/>
                    </w:rPr>
                    <w:t>0.98 (0.57, 1.32)</w:t>
                  </w:r>
                </w:p>
              </w:tc>
              <w:tc>
                <w:tcPr>
                  <w:tcW w:w="1829" w:type="dxa"/>
                  <w:tcBorders>
                    <w:top w:val="single" w:sz="6" w:space="0" w:color="D3D3D3"/>
                    <w:left w:val="single" w:sz="6" w:space="0" w:color="D3D3D3"/>
                    <w:bottom w:val="single" w:sz="6" w:space="0" w:color="D3D3D3"/>
                    <w:right w:val="single" w:sz="6" w:space="0" w:color="D3D3D3"/>
                  </w:tcBorders>
                </w:tcPr>
                <w:p w14:paraId="37DAB4D1" w14:textId="77777777" w:rsidR="00066508" w:rsidRDefault="00000000">
                  <w:pPr>
                    <w:keepNext/>
                    <w:widowControl w:val="0"/>
                    <w:spacing w:after="60"/>
                    <w:jc w:val="center"/>
                  </w:pPr>
                  <w:r>
                    <w:rPr>
                      <w:rFonts w:ascii="Calibri" w:hAnsi="Calibri"/>
                      <w:sz w:val="20"/>
                    </w:rPr>
                    <w:t>0.21, 1.78</w:t>
                  </w:r>
                </w:p>
              </w:tc>
              <w:tc>
                <w:tcPr>
                  <w:tcW w:w="1829" w:type="dxa"/>
                  <w:tcBorders>
                    <w:top w:val="single" w:sz="6" w:space="0" w:color="D3D3D3"/>
                    <w:left w:val="single" w:sz="6" w:space="0" w:color="D3D3D3"/>
                    <w:bottom w:val="single" w:sz="6" w:space="0" w:color="D3D3D3"/>
                    <w:right w:val="single" w:sz="6" w:space="0" w:color="D3D3D3"/>
                  </w:tcBorders>
                </w:tcPr>
                <w:p w14:paraId="5C579456" w14:textId="77777777" w:rsidR="00066508" w:rsidRDefault="00000000">
                  <w:pPr>
                    <w:keepNext/>
                    <w:widowControl w:val="0"/>
                    <w:spacing w:after="60"/>
                    <w:jc w:val="center"/>
                  </w:pPr>
                  <w:r>
                    <w:rPr>
                      <w:rFonts w:ascii="Calibri" w:hAnsi="Calibri"/>
                      <w:sz w:val="20"/>
                    </w:rPr>
                    <w:t>0.21, 1.78</w:t>
                  </w:r>
                </w:p>
              </w:tc>
            </w:tr>
            <w:tr w:rsidR="00066508" w14:paraId="1B38A8C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9BB5D1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3EF46CD" w14:textId="77777777" w:rsidR="00066508" w:rsidRDefault="00000000">
                  <w:pPr>
                    <w:keepNext/>
                    <w:widowControl w:val="0"/>
                    <w:spacing w:after="60"/>
                    <w:jc w:val="center"/>
                  </w:pPr>
                  <w:r>
                    <w:rPr>
                      <w:rFonts w:ascii="Calibri" w:hAnsi="Calibri"/>
                      <w:sz w:val="20"/>
                    </w:rPr>
                    <w:t>0.99 (0.70, 1.26)</w:t>
                  </w:r>
                </w:p>
              </w:tc>
              <w:tc>
                <w:tcPr>
                  <w:tcW w:w="1829" w:type="dxa"/>
                  <w:tcBorders>
                    <w:top w:val="single" w:sz="6" w:space="0" w:color="D3D3D3"/>
                    <w:left w:val="single" w:sz="6" w:space="0" w:color="D3D3D3"/>
                    <w:bottom w:val="single" w:sz="6" w:space="0" w:color="D3D3D3"/>
                    <w:right w:val="single" w:sz="6" w:space="0" w:color="D3D3D3"/>
                  </w:tcBorders>
                </w:tcPr>
                <w:p w14:paraId="0D7BDB3A" w14:textId="77777777" w:rsidR="00066508" w:rsidRDefault="00000000">
                  <w:pPr>
                    <w:keepNext/>
                    <w:widowControl w:val="0"/>
                    <w:spacing w:after="60"/>
                    <w:jc w:val="center"/>
                  </w:pPr>
                  <w:r>
                    <w:rPr>
                      <w:rFonts w:ascii="Calibri" w:hAnsi="Calibri"/>
                      <w:sz w:val="20"/>
                    </w:rPr>
                    <w:t>0.98 (0.66, 1.31)</w:t>
                  </w:r>
                </w:p>
              </w:tc>
              <w:tc>
                <w:tcPr>
                  <w:tcW w:w="1829" w:type="dxa"/>
                  <w:tcBorders>
                    <w:top w:val="single" w:sz="6" w:space="0" w:color="D3D3D3"/>
                    <w:left w:val="single" w:sz="6" w:space="0" w:color="D3D3D3"/>
                    <w:bottom w:val="single" w:sz="6" w:space="0" w:color="D3D3D3"/>
                    <w:right w:val="single" w:sz="6" w:space="0" w:color="D3D3D3"/>
                  </w:tcBorders>
                </w:tcPr>
                <w:p w14:paraId="6395EEC0" w14:textId="77777777" w:rsidR="00066508" w:rsidRDefault="00000000">
                  <w:pPr>
                    <w:keepNext/>
                    <w:widowControl w:val="0"/>
                    <w:spacing w:after="60"/>
                    <w:jc w:val="center"/>
                  </w:pPr>
                  <w:r>
                    <w:rPr>
                      <w:rFonts w:ascii="Calibri" w:hAnsi="Calibri"/>
                      <w:sz w:val="20"/>
                    </w:rPr>
                    <w:t>0.38, 1.58</w:t>
                  </w:r>
                </w:p>
              </w:tc>
              <w:tc>
                <w:tcPr>
                  <w:tcW w:w="1829" w:type="dxa"/>
                  <w:tcBorders>
                    <w:top w:val="single" w:sz="6" w:space="0" w:color="D3D3D3"/>
                    <w:left w:val="single" w:sz="6" w:space="0" w:color="D3D3D3"/>
                    <w:bottom w:val="single" w:sz="6" w:space="0" w:color="D3D3D3"/>
                    <w:right w:val="single" w:sz="6" w:space="0" w:color="D3D3D3"/>
                  </w:tcBorders>
                </w:tcPr>
                <w:p w14:paraId="09F51BD0" w14:textId="77777777" w:rsidR="00066508" w:rsidRDefault="00000000">
                  <w:pPr>
                    <w:keepNext/>
                    <w:widowControl w:val="0"/>
                    <w:spacing w:after="60"/>
                    <w:jc w:val="center"/>
                  </w:pPr>
                  <w:r>
                    <w:rPr>
                      <w:rFonts w:ascii="Calibri" w:hAnsi="Calibri"/>
                      <w:sz w:val="20"/>
                    </w:rPr>
                    <w:t>0.38, 1.58</w:t>
                  </w:r>
                </w:p>
              </w:tc>
            </w:tr>
            <w:tr w:rsidR="00066508" w14:paraId="1D499C6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7B0505B"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7207A060" w14:textId="77777777" w:rsidR="00066508" w:rsidRDefault="00000000">
                  <w:pPr>
                    <w:keepNext/>
                    <w:widowControl w:val="0"/>
                    <w:spacing w:after="60"/>
                    <w:jc w:val="center"/>
                  </w:pPr>
                  <w:r>
                    <w:rPr>
                      <w:rFonts w:ascii="Calibri" w:hAnsi="Calibri"/>
                      <w:sz w:val="20"/>
                    </w:rPr>
                    <w:t>1.01 (0.72, 1.29)</w:t>
                  </w:r>
                </w:p>
              </w:tc>
              <w:tc>
                <w:tcPr>
                  <w:tcW w:w="1829" w:type="dxa"/>
                  <w:tcBorders>
                    <w:top w:val="single" w:sz="6" w:space="0" w:color="D3D3D3"/>
                    <w:left w:val="single" w:sz="6" w:space="0" w:color="D3D3D3"/>
                    <w:bottom w:val="single" w:sz="6" w:space="0" w:color="D3D3D3"/>
                    <w:right w:val="single" w:sz="6" w:space="0" w:color="D3D3D3"/>
                  </w:tcBorders>
                </w:tcPr>
                <w:p w14:paraId="29A0839A" w14:textId="77777777" w:rsidR="00066508" w:rsidRDefault="00000000">
                  <w:pPr>
                    <w:keepNext/>
                    <w:widowControl w:val="0"/>
                    <w:spacing w:after="60"/>
                    <w:jc w:val="center"/>
                  </w:pPr>
                  <w:r>
                    <w:rPr>
                      <w:rFonts w:ascii="Calibri" w:hAnsi="Calibri"/>
                      <w:sz w:val="20"/>
                    </w:rPr>
                    <w:t>0.98 (0.61, 1.34)</w:t>
                  </w:r>
                </w:p>
              </w:tc>
              <w:tc>
                <w:tcPr>
                  <w:tcW w:w="1829" w:type="dxa"/>
                  <w:tcBorders>
                    <w:top w:val="single" w:sz="6" w:space="0" w:color="D3D3D3"/>
                    <w:left w:val="single" w:sz="6" w:space="0" w:color="D3D3D3"/>
                    <w:bottom w:val="single" w:sz="6" w:space="0" w:color="D3D3D3"/>
                    <w:right w:val="single" w:sz="6" w:space="0" w:color="D3D3D3"/>
                  </w:tcBorders>
                </w:tcPr>
                <w:p w14:paraId="0DE58709" w14:textId="77777777" w:rsidR="00066508" w:rsidRDefault="00000000">
                  <w:pPr>
                    <w:keepNext/>
                    <w:widowControl w:val="0"/>
                    <w:spacing w:after="60"/>
                    <w:jc w:val="center"/>
                  </w:pPr>
                  <w:r>
                    <w:rPr>
                      <w:rFonts w:ascii="Calibri" w:hAnsi="Calibri"/>
                      <w:sz w:val="20"/>
                    </w:rPr>
                    <w:t>0.36, 1.58</w:t>
                  </w:r>
                </w:p>
              </w:tc>
              <w:tc>
                <w:tcPr>
                  <w:tcW w:w="1829" w:type="dxa"/>
                  <w:tcBorders>
                    <w:top w:val="single" w:sz="6" w:space="0" w:color="D3D3D3"/>
                    <w:left w:val="single" w:sz="6" w:space="0" w:color="D3D3D3"/>
                    <w:bottom w:val="single" w:sz="6" w:space="0" w:color="D3D3D3"/>
                    <w:right w:val="single" w:sz="6" w:space="0" w:color="D3D3D3"/>
                  </w:tcBorders>
                </w:tcPr>
                <w:p w14:paraId="397A20D0" w14:textId="77777777" w:rsidR="00066508" w:rsidRDefault="00000000">
                  <w:pPr>
                    <w:keepNext/>
                    <w:widowControl w:val="0"/>
                    <w:spacing w:after="60"/>
                    <w:jc w:val="center"/>
                  </w:pPr>
                  <w:r>
                    <w:rPr>
                      <w:rFonts w:ascii="Calibri" w:hAnsi="Calibri"/>
                      <w:sz w:val="20"/>
                    </w:rPr>
                    <w:t>0.36, 1.58</w:t>
                  </w:r>
                </w:p>
              </w:tc>
            </w:tr>
            <w:tr w:rsidR="00066508" w14:paraId="2F30CCC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C02419C"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6D9BD2DD" w14:textId="77777777" w:rsidR="00066508" w:rsidRDefault="00000000">
                  <w:pPr>
                    <w:keepNext/>
                    <w:widowControl w:val="0"/>
                    <w:spacing w:after="60"/>
                    <w:jc w:val="center"/>
                  </w:pPr>
                  <w:r>
                    <w:rPr>
                      <w:rFonts w:ascii="Calibri" w:hAnsi="Calibri"/>
                      <w:sz w:val="20"/>
                    </w:rPr>
                    <w:t>1.02 (0.64, 1.31)</w:t>
                  </w:r>
                </w:p>
              </w:tc>
              <w:tc>
                <w:tcPr>
                  <w:tcW w:w="1829" w:type="dxa"/>
                  <w:tcBorders>
                    <w:top w:val="single" w:sz="6" w:space="0" w:color="D3D3D3"/>
                    <w:left w:val="single" w:sz="6" w:space="0" w:color="D3D3D3"/>
                    <w:bottom w:val="single" w:sz="6" w:space="0" w:color="D3D3D3"/>
                    <w:right w:val="single" w:sz="6" w:space="0" w:color="D3D3D3"/>
                  </w:tcBorders>
                </w:tcPr>
                <w:p w14:paraId="0DF55649" w14:textId="77777777" w:rsidR="00066508" w:rsidRDefault="00000000">
                  <w:pPr>
                    <w:keepNext/>
                    <w:widowControl w:val="0"/>
                    <w:spacing w:after="60"/>
                    <w:jc w:val="center"/>
                  </w:pPr>
                  <w:r>
                    <w:rPr>
                      <w:rFonts w:ascii="Calibri" w:hAnsi="Calibri"/>
                      <w:sz w:val="20"/>
                    </w:rPr>
                    <w:t>1.00 (0.59, 1.35)</w:t>
                  </w:r>
                </w:p>
              </w:tc>
              <w:tc>
                <w:tcPr>
                  <w:tcW w:w="1829" w:type="dxa"/>
                  <w:tcBorders>
                    <w:top w:val="single" w:sz="6" w:space="0" w:color="D3D3D3"/>
                    <w:left w:val="single" w:sz="6" w:space="0" w:color="D3D3D3"/>
                    <w:bottom w:val="single" w:sz="6" w:space="0" w:color="D3D3D3"/>
                    <w:right w:val="single" w:sz="6" w:space="0" w:color="D3D3D3"/>
                  </w:tcBorders>
                </w:tcPr>
                <w:p w14:paraId="17FBD483" w14:textId="77777777" w:rsidR="00066508" w:rsidRDefault="00000000">
                  <w:pPr>
                    <w:keepNext/>
                    <w:widowControl w:val="0"/>
                    <w:spacing w:after="60"/>
                    <w:jc w:val="center"/>
                  </w:pPr>
                  <w:r>
                    <w:rPr>
                      <w:rFonts w:ascii="Calibri" w:hAnsi="Calibri"/>
                      <w:sz w:val="20"/>
                    </w:rPr>
                    <w:t>0.30, 1.63</w:t>
                  </w:r>
                </w:p>
              </w:tc>
              <w:tc>
                <w:tcPr>
                  <w:tcW w:w="1829" w:type="dxa"/>
                  <w:tcBorders>
                    <w:top w:val="single" w:sz="6" w:space="0" w:color="D3D3D3"/>
                    <w:left w:val="single" w:sz="6" w:space="0" w:color="D3D3D3"/>
                    <w:bottom w:val="single" w:sz="6" w:space="0" w:color="D3D3D3"/>
                    <w:right w:val="single" w:sz="6" w:space="0" w:color="D3D3D3"/>
                  </w:tcBorders>
                </w:tcPr>
                <w:p w14:paraId="33145C97" w14:textId="77777777" w:rsidR="00066508" w:rsidRDefault="00000000">
                  <w:pPr>
                    <w:keepNext/>
                    <w:widowControl w:val="0"/>
                    <w:spacing w:after="60"/>
                    <w:jc w:val="center"/>
                  </w:pPr>
                  <w:r>
                    <w:rPr>
                      <w:rFonts w:ascii="Calibri" w:hAnsi="Calibri"/>
                      <w:sz w:val="20"/>
                    </w:rPr>
                    <w:t>0.30, 1.63</w:t>
                  </w:r>
                </w:p>
              </w:tc>
            </w:tr>
            <w:tr w:rsidR="00066508" w14:paraId="5EC4CA6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E2C7914"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0B2DFA77" w14:textId="77777777" w:rsidR="00066508" w:rsidRDefault="00000000">
                  <w:pPr>
                    <w:keepNext/>
                    <w:widowControl w:val="0"/>
                    <w:spacing w:after="60"/>
                    <w:jc w:val="center"/>
                  </w:pPr>
                  <w:r>
                    <w:rPr>
                      <w:rFonts w:ascii="Calibri" w:hAnsi="Calibri"/>
                      <w:sz w:val="20"/>
                    </w:rPr>
                    <w:t>1.01 (0.62, 1.32)</w:t>
                  </w:r>
                </w:p>
              </w:tc>
              <w:tc>
                <w:tcPr>
                  <w:tcW w:w="1829" w:type="dxa"/>
                  <w:tcBorders>
                    <w:top w:val="single" w:sz="6" w:space="0" w:color="D3D3D3"/>
                    <w:left w:val="single" w:sz="6" w:space="0" w:color="D3D3D3"/>
                    <w:bottom w:val="single" w:sz="6" w:space="0" w:color="D3D3D3"/>
                    <w:right w:val="single" w:sz="6" w:space="0" w:color="D3D3D3"/>
                  </w:tcBorders>
                </w:tcPr>
                <w:p w14:paraId="7DEE66FE" w14:textId="77777777" w:rsidR="00066508" w:rsidRDefault="00000000">
                  <w:pPr>
                    <w:keepNext/>
                    <w:widowControl w:val="0"/>
                    <w:spacing w:after="60"/>
                    <w:jc w:val="center"/>
                  </w:pPr>
                  <w:r>
                    <w:rPr>
                      <w:rFonts w:ascii="Calibri" w:hAnsi="Calibri"/>
                      <w:sz w:val="20"/>
                    </w:rPr>
                    <w:t>1.01 (0.50, 1.41)</w:t>
                  </w:r>
                </w:p>
              </w:tc>
              <w:tc>
                <w:tcPr>
                  <w:tcW w:w="1829" w:type="dxa"/>
                  <w:tcBorders>
                    <w:top w:val="single" w:sz="6" w:space="0" w:color="D3D3D3"/>
                    <w:left w:val="single" w:sz="6" w:space="0" w:color="D3D3D3"/>
                    <w:bottom w:val="single" w:sz="6" w:space="0" w:color="D3D3D3"/>
                    <w:right w:val="single" w:sz="6" w:space="0" w:color="D3D3D3"/>
                  </w:tcBorders>
                </w:tcPr>
                <w:p w14:paraId="3DF20E37" w14:textId="77777777" w:rsidR="00066508" w:rsidRDefault="00000000">
                  <w:pPr>
                    <w:keepNext/>
                    <w:widowControl w:val="0"/>
                    <w:spacing w:after="60"/>
                    <w:jc w:val="center"/>
                  </w:pPr>
                  <w:r>
                    <w:rPr>
                      <w:rFonts w:ascii="Calibri" w:hAnsi="Calibri"/>
                      <w:sz w:val="20"/>
                    </w:rPr>
                    <w:t>0.24, 1.68</w:t>
                  </w:r>
                </w:p>
              </w:tc>
              <w:tc>
                <w:tcPr>
                  <w:tcW w:w="1829" w:type="dxa"/>
                  <w:tcBorders>
                    <w:top w:val="single" w:sz="6" w:space="0" w:color="D3D3D3"/>
                    <w:left w:val="single" w:sz="6" w:space="0" w:color="D3D3D3"/>
                    <w:bottom w:val="single" w:sz="6" w:space="0" w:color="D3D3D3"/>
                    <w:right w:val="single" w:sz="6" w:space="0" w:color="D3D3D3"/>
                  </w:tcBorders>
                </w:tcPr>
                <w:p w14:paraId="0A183C0F" w14:textId="77777777" w:rsidR="00066508" w:rsidRDefault="00000000">
                  <w:pPr>
                    <w:keepNext/>
                    <w:widowControl w:val="0"/>
                    <w:spacing w:after="60"/>
                    <w:jc w:val="center"/>
                  </w:pPr>
                  <w:r>
                    <w:rPr>
                      <w:rFonts w:ascii="Calibri" w:hAnsi="Calibri"/>
                      <w:sz w:val="20"/>
                    </w:rPr>
                    <w:t>0.24, 1.68</w:t>
                  </w:r>
                </w:p>
              </w:tc>
            </w:tr>
            <w:tr w:rsidR="00066508" w14:paraId="52F87EE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9527FC"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7B2BB739" w14:textId="77777777" w:rsidR="00066508" w:rsidRDefault="00000000">
                  <w:pPr>
                    <w:keepNext/>
                    <w:widowControl w:val="0"/>
                    <w:spacing w:after="60"/>
                    <w:jc w:val="cente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14:paraId="57210D40" w14:textId="77777777" w:rsidR="00066508" w:rsidRDefault="00000000">
                  <w:pPr>
                    <w:keepNext/>
                    <w:widowControl w:val="0"/>
                    <w:spacing w:after="60"/>
                    <w:jc w:val="center"/>
                  </w:pPr>
                  <w:r>
                    <w:rPr>
                      <w:rFonts w:ascii="Calibri" w:hAnsi="Calibri"/>
                      <w:sz w:val="20"/>
                    </w:rPr>
                    <w:t>0.98 (0.53, 1.40)</w:t>
                  </w:r>
                </w:p>
              </w:tc>
              <w:tc>
                <w:tcPr>
                  <w:tcW w:w="1829" w:type="dxa"/>
                  <w:tcBorders>
                    <w:top w:val="single" w:sz="6" w:space="0" w:color="D3D3D3"/>
                    <w:left w:val="single" w:sz="6" w:space="0" w:color="D3D3D3"/>
                    <w:bottom w:val="single" w:sz="6" w:space="0" w:color="D3D3D3"/>
                    <w:right w:val="single" w:sz="6" w:space="0" w:color="D3D3D3"/>
                  </w:tcBorders>
                </w:tcPr>
                <w:p w14:paraId="2A0640B8" w14:textId="77777777" w:rsidR="00066508" w:rsidRDefault="00000000">
                  <w:pPr>
                    <w:keepNext/>
                    <w:widowControl w:val="0"/>
                    <w:spacing w:after="60"/>
                    <w:jc w:val="center"/>
                  </w:pPr>
                  <w:r>
                    <w:rPr>
                      <w:rFonts w:ascii="Calibri" w:hAnsi="Calibri"/>
                      <w:sz w:val="20"/>
                    </w:rPr>
                    <w:t>0.29, 1.67</w:t>
                  </w:r>
                </w:p>
              </w:tc>
              <w:tc>
                <w:tcPr>
                  <w:tcW w:w="1829" w:type="dxa"/>
                  <w:tcBorders>
                    <w:top w:val="single" w:sz="6" w:space="0" w:color="D3D3D3"/>
                    <w:left w:val="single" w:sz="6" w:space="0" w:color="D3D3D3"/>
                    <w:bottom w:val="single" w:sz="6" w:space="0" w:color="D3D3D3"/>
                    <w:right w:val="single" w:sz="6" w:space="0" w:color="D3D3D3"/>
                  </w:tcBorders>
                </w:tcPr>
                <w:p w14:paraId="4CED9EF8" w14:textId="77777777" w:rsidR="00066508" w:rsidRDefault="00000000">
                  <w:pPr>
                    <w:keepNext/>
                    <w:widowControl w:val="0"/>
                    <w:spacing w:after="60"/>
                    <w:jc w:val="center"/>
                  </w:pPr>
                  <w:r>
                    <w:rPr>
                      <w:rFonts w:ascii="Calibri" w:hAnsi="Calibri"/>
                      <w:sz w:val="20"/>
                    </w:rPr>
                    <w:t>0.29, 1.67</w:t>
                  </w:r>
                </w:p>
              </w:tc>
            </w:tr>
            <w:tr w:rsidR="00066508" w14:paraId="3804BBD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229A34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269FDEA" w14:textId="77777777" w:rsidR="00066508" w:rsidRDefault="00000000">
                  <w:pPr>
                    <w:keepNext/>
                    <w:widowControl w:val="0"/>
                    <w:spacing w:after="60"/>
                    <w:jc w:val="center"/>
                  </w:pPr>
                  <w:r>
                    <w:rPr>
                      <w:rFonts w:ascii="Calibri" w:hAnsi="Calibri"/>
                      <w:sz w:val="20"/>
                    </w:rPr>
                    <w:t>1.00 (0.73, 1.26)</w:t>
                  </w:r>
                </w:p>
              </w:tc>
              <w:tc>
                <w:tcPr>
                  <w:tcW w:w="1829" w:type="dxa"/>
                  <w:tcBorders>
                    <w:top w:val="single" w:sz="6" w:space="0" w:color="D3D3D3"/>
                    <w:left w:val="single" w:sz="6" w:space="0" w:color="D3D3D3"/>
                    <w:bottom w:val="single" w:sz="6" w:space="0" w:color="D3D3D3"/>
                    <w:right w:val="single" w:sz="6" w:space="0" w:color="D3D3D3"/>
                  </w:tcBorders>
                </w:tcPr>
                <w:p w14:paraId="273EBE0B" w14:textId="77777777" w:rsidR="00066508" w:rsidRDefault="00000000">
                  <w:pPr>
                    <w:keepNext/>
                    <w:widowControl w:val="0"/>
                    <w:spacing w:after="60"/>
                    <w:jc w:val="center"/>
                  </w:pPr>
                  <w:r>
                    <w:rPr>
                      <w:rFonts w:ascii="Calibri" w:hAnsi="Calibri"/>
                      <w:sz w:val="20"/>
                    </w:rPr>
                    <w:t>1.00 (0.78, 1.24)</w:t>
                  </w:r>
                </w:p>
              </w:tc>
              <w:tc>
                <w:tcPr>
                  <w:tcW w:w="1829" w:type="dxa"/>
                  <w:tcBorders>
                    <w:top w:val="single" w:sz="6" w:space="0" w:color="D3D3D3"/>
                    <w:left w:val="single" w:sz="6" w:space="0" w:color="D3D3D3"/>
                    <w:bottom w:val="single" w:sz="6" w:space="0" w:color="D3D3D3"/>
                    <w:right w:val="single" w:sz="6" w:space="0" w:color="D3D3D3"/>
                  </w:tcBorders>
                </w:tcPr>
                <w:p w14:paraId="2D0D8324" w14:textId="77777777" w:rsidR="00066508" w:rsidRDefault="00000000">
                  <w:pPr>
                    <w:keepNext/>
                    <w:widowControl w:val="0"/>
                    <w:spacing w:after="60"/>
                    <w:jc w:val="center"/>
                  </w:pPr>
                  <w:r>
                    <w:rPr>
                      <w:rFonts w:ascii="Calibri" w:hAnsi="Calibri"/>
                      <w:sz w:val="20"/>
                    </w:rPr>
                    <w:t>0.49, 1.44</w:t>
                  </w:r>
                </w:p>
              </w:tc>
              <w:tc>
                <w:tcPr>
                  <w:tcW w:w="1829" w:type="dxa"/>
                  <w:tcBorders>
                    <w:top w:val="single" w:sz="6" w:space="0" w:color="D3D3D3"/>
                    <w:left w:val="single" w:sz="6" w:space="0" w:color="D3D3D3"/>
                    <w:bottom w:val="single" w:sz="6" w:space="0" w:color="D3D3D3"/>
                    <w:right w:val="single" w:sz="6" w:space="0" w:color="D3D3D3"/>
                  </w:tcBorders>
                </w:tcPr>
                <w:p w14:paraId="7A6CB911" w14:textId="77777777" w:rsidR="00066508" w:rsidRDefault="00000000">
                  <w:pPr>
                    <w:keepNext/>
                    <w:widowControl w:val="0"/>
                    <w:spacing w:after="60"/>
                    <w:jc w:val="center"/>
                  </w:pPr>
                  <w:r>
                    <w:rPr>
                      <w:rFonts w:ascii="Calibri" w:hAnsi="Calibri"/>
                      <w:sz w:val="20"/>
                    </w:rPr>
                    <w:t>0.49, 1.44</w:t>
                  </w:r>
                </w:p>
              </w:tc>
            </w:tr>
            <w:tr w:rsidR="00066508" w14:paraId="7934723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8A6C18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05C42FF" w14:textId="77777777" w:rsidR="00066508" w:rsidRDefault="00000000">
                  <w:pPr>
                    <w:keepNext/>
                    <w:widowControl w:val="0"/>
                    <w:spacing w:after="60"/>
                    <w:jc w:val="center"/>
                  </w:pPr>
                  <w:r>
                    <w:rPr>
                      <w:rFonts w:ascii="Calibri" w:hAnsi="Calibri"/>
                      <w:sz w:val="20"/>
                    </w:rPr>
                    <w:t>1.03 (0.73, 1.27)</w:t>
                  </w:r>
                </w:p>
              </w:tc>
              <w:tc>
                <w:tcPr>
                  <w:tcW w:w="1829" w:type="dxa"/>
                  <w:tcBorders>
                    <w:top w:val="single" w:sz="6" w:space="0" w:color="D3D3D3"/>
                    <w:left w:val="single" w:sz="6" w:space="0" w:color="D3D3D3"/>
                    <w:bottom w:val="single" w:sz="6" w:space="0" w:color="D3D3D3"/>
                    <w:right w:val="single" w:sz="6" w:space="0" w:color="D3D3D3"/>
                  </w:tcBorders>
                </w:tcPr>
                <w:p w14:paraId="0E830562" w14:textId="77777777" w:rsidR="00066508" w:rsidRDefault="00000000">
                  <w:pPr>
                    <w:keepNext/>
                    <w:widowControl w:val="0"/>
                    <w:spacing w:after="60"/>
                    <w:jc w:val="center"/>
                  </w:pPr>
                  <w:r>
                    <w:rPr>
                      <w:rFonts w:ascii="Calibri" w:hAnsi="Calibri"/>
                      <w:sz w:val="20"/>
                    </w:rPr>
                    <w:t>1.02 (0.76, 1.24)</w:t>
                  </w:r>
                </w:p>
              </w:tc>
              <w:tc>
                <w:tcPr>
                  <w:tcW w:w="1829" w:type="dxa"/>
                  <w:tcBorders>
                    <w:top w:val="single" w:sz="6" w:space="0" w:color="D3D3D3"/>
                    <w:left w:val="single" w:sz="6" w:space="0" w:color="D3D3D3"/>
                    <w:bottom w:val="single" w:sz="6" w:space="0" w:color="D3D3D3"/>
                    <w:right w:val="single" w:sz="6" w:space="0" w:color="D3D3D3"/>
                  </w:tcBorders>
                </w:tcPr>
                <w:p w14:paraId="537244C9" w14:textId="77777777" w:rsidR="00066508" w:rsidRDefault="00000000">
                  <w:pPr>
                    <w:keepNext/>
                    <w:widowControl w:val="0"/>
                    <w:spacing w:after="60"/>
                    <w:jc w:val="center"/>
                  </w:pPr>
                  <w:r>
                    <w:rPr>
                      <w:rFonts w:ascii="Calibri" w:hAnsi="Calibri"/>
                      <w:sz w:val="20"/>
                    </w:rPr>
                    <w:t>0.47, 1.45</w:t>
                  </w:r>
                </w:p>
              </w:tc>
              <w:tc>
                <w:tcPr>
                  <w:tcW w:w="1829" w:type="dxa"/>
                  <w:tcBorders>
                    <w:top w:val="single" w:sz="6" w:space="0" w:color="D3D3D3"/>
                    <w:left w:val="single" w:sz="6" w:space="0" w:color="D3D3D3"/>
                    <w:bottom w:val="single" w:sz="6" w:space="0" w:color="D3D3D3"/>
                    <w:right w:val="single" w:sz="6" w:space="0" w:color="D3D3D3"/>
                  </w:tcBorders>
                </w:tcPr>
                <w:p w14:paraId="61C5B819" w14:textId="77777777" w:rsidR="00066508" w:rsidRDefault="00000000">
                  <w:pPr>
                    <w:keepNext/>
                    <w:widowControl w:val="0"/>
                    <w:spacing w:after="60"/>
                    <w:jc w:val="center"/>
                  </w:pPr>
                  <w:r>
                    <w:rPr>
                      <w:rFonts w:ascii="Calibri" w:hAnsi="Calibri"/>
                      <w:sz w:val="20"/>
                    </w:rPr>
                    <w:t>0.47, 1.45</w:t>
                  </w:r>
                </w:p>
              </w:tc>
            </w:tr>
            <w:tr w:rsidR="00066508" w14:paraId="66207A63" w14:textId="77777777">
              <w:trPr>
                <w:cantSplit/>
                <w:jc w:val="center"/>
              </w:trPr>
              <w:tc>
                <w:tcPr>
                  <w:tcW w:w="9144" w:type="dxa"/>
                  <w:gridSpan w:val="5"/>
                </w:tcPr>
                <w:p w14:paraId="6C0DBD3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0704039B" w14:textId="77777777" w:rsidR="00066508" w:rsidRDefault="00000000">
            <w:pPr>
              <w:pStyle w:val="ImageCaption"/>
              <w:widowControl w:val="0"/>
              <w:spacing w:before="200"/>
            </w:pPr>
            <w:r>
              <w:t xml:space="preserve">Table S15: </w:t>
            </w:r>
            <w:r>
              <w:rPr>
                <w:b/>
                <w:bCs/>
              </w:rPr>
              <w:t xml:space="preserve">Summary statistics of the estimated balancing weights for effect modification (exposures: endocrine disrupting chemicals (EDCs); outcomes: glucocorticosteroids; modifier: sex) (HELIX </w:t>
            </w:r>
            <w:proofErr w:type="spellStart"/>
            <w:r>
              <w:rPr>
                <w:b/>
                <w:bCs/>
              </w:rPr>
              <w:t>subcohort</w:t>
            </w:r>
            <w:proofErr w:type="spellEnd"/>
            <w:r>
              <w:rPr>
                <w:b/>
                <w:bCs/>
              </w:rPr>
              <w:t>; 2013-2016).</w:t>
            </w:r>
            <w:bookmarkEnd w:id="445"/>
          </w:p>
        </w:tc>
      </w:tr>
    </w:tbl>
    <w:p w14:paraId="029AFAFF"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22FE7FE"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4219115E" w14:textId="77777777">
              <w:trPr>
                <w:cantSplit/>
                <w:tblHeader/>
                <w:jc w:val="center"/>
              </w:trPr>
              <w:tc>
                <w:tcPr>
                  <w:tcW w:w="1828" w:type="dxa"/>
                  <w:tcBorders>
                    <w:top w:val="single" w:sz="16" w:space="0" w:color="D3D3D3"/>
                    <w:left w:val="single" w:sz="6" w:space="0" w:color="D3D3D3"/>
                  </w:tcBorders>
                </w:tcPr>
                <w:p w14:paraId="0E9BB97E" w14:textId="77777777" w:rsidR="00066508" w:rsidRDefault="00066508">
                  <w:pPr>
                    <w:keepNext/>
                    <w:widowControl w:val="0"/>
                    <w:spacing w:after="60"/>
                  </w:pPr>
                  <w:bookmarkStart w:id="446" w:name="supptbl-weights-3sa"/>
                </w:p>
              </w:tc>
              <w:tc>
                <w:tcPr>
                  <w:tcW w:w="1829" w:type="dxa"/>
                  <w:tcBorders>
                    <w:top w:val="single" w:sz="16" w:space="0" w:color="D3D3D3"/>
                    <w:bottom w:val="single" w:sz="16" w:space="0" w:color="D3D3D3"/>
                  </w:tcBorders>
                </w:tcPr>
                <w:p w14:paraId="0727DABD"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1EFF457A" w14:textId="77777777" w:rsidR="00066508" w:rsidRDefault="00000000">
                  <w:pPr>
                    <w:keepNext/>
                    <w:widowControl w:val="0"/>
                    <w:spacing w:after="60"/>
                    <w:jc w:val="center"/>
                  </w:pPr>
                  <w:r>
                    <w:rPr>
                      <w:rFonts w:ascii="Calibri" w:hAnsi="Calibri"/>
                      <w:sz w:val="20"/>
                    </w:rPr>
                    <w:t>Range</w:t>
                  </w:r>
                </w:p>
              </w:tc>
            </w:tr>
            <w:tr w:rsidR="00066508" w14:paraId="0498D198" w14:textId="77777777">
              <w:trPr>
                <w:cantSplit/>
                <w:tblHeader/>
                <w:jc w:val="center"/>
              </w:trPr>
              <w:tc>
                <w:tcPr>
                  <w:tcW w:w="1828" w:type="dxa"/>
                  <w:tcBorders>
                    <w:left w:val="single" w:sz="6" w:space="0" w:color="D3D3D3"/>
                    <w:bottom w:val="single" w:sz="16" w:space="0" w:color="D3D3D3"/>
                  </w:tcBorders>
                </w:tcPr>
                <w:p w14:paraId="56BC17E4"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08ED7061"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14:paraId="17FCF7F5"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14:paraId="5EC126C0"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14:paraId="32F88F28"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0811615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5AD6272" w14:textId="77777777" w:rsidR="00066508" w:rsidRDefault="00000000">
                  <w:pPr>
                    <w:keepNext/>
                    <w:widowControl w:val="0"/>
                    <w:spacing w:after="60"/>
                  </w:pPr>
                  <w:r>
                    <w:rPr>
                      <w:rFonts w:ascii="Calibri" w:hAnsi="Calibri"/>
                      <w:sz w:val="20"/>
                    </w:rPr>
                    <w:t>cortisol production</w:t>
                  </w:r>
                </w:p>
              </w:tc>
              <w:tc>
                <w:tcPr>
                  <w:tcW w:w="1829" w:type="dxa"/>
                  <w:tcBorders>
                    <w:top w:val="single" w:sz="6" w:space="0" w:color="D3D3D3"/>
                    <w:left w:val="single" w:sz="6" w:space="0" w:color="D3D3D3"/>
                    <w:bottom w:val="single" w:sz="6" w:space="0" w:color="D3D3D3"/>
                    <w:right w:val="single" w:sz="6" w:space="0" w:color="D3D3D3"/>
                  </w:tcBorders>
                </w:tcPr>
                <w:p w14:paraId="17A6B264" w14:textId="77777777" w:rsidR="00066508" w:rsidRDefault="00000000">
                  <w:pPr>
                    <w:keepNext/>
                    <w:widowControl w:val="0"/>
                    <w:spacing w:after="60"/>
                    <w:jc w:val="center"/>
                  </w:pPr>
                  <w:r>
                    <w:rPr>
                      <w:rFonts w:ascii="Calibri" w:hAnsi="Calibri"/>
                      <w:sz w:val="20"/>
                    </w:rPr>
                    <w:t>0.97 (0.57, 1.41)</w:t>
                  </w:r>
                </w:p>
              </w:tc>
              <w:tc>
                <w:tcPr>
                  <w:tcW w:w="1829" w:type="dxa"/>
                  <w:tcBorders>
                    <w:top w:val="single" w:sz="6" w:space="0" w:color="D3D3D3"/>
                    <w:left w:val="single" w:sz="6" w:space="0" w:color="D3D3D3"/>
                    <w:bottom w:val="single" w:sz="6" w:space="0" w:color="D3D3D3"/>
                    <w:right w:val="single" w:sz="6" w:space="0" w:color="D3D3D3"/>
                  </w:tcBorders>
                </w:tcPr>
                <w:p w14:paraId="71166D48" w14:textId="77777777" w:rsidR="00066508" w:rsidRDefault="00000000">
                  <w:pPr>
                    <w:keepNext/>
                    <w:widowControl w:val="0"/>
                    <w:spacing w:after="60"/>
                    <w:jc w:val="center"/>
                  </w:pPr>
                  <w:r>
                    <w:rPr>
                      <w:rFonts w:ascii="Calibri" w:hAnsi="Calibri"/>
                      <w:sz w:val="20"/>
                    </w:rPr>
                    <w:t>1.01 (0.58, 1.35)</w:t>
                  </w:r>
                </w:p>
              </w:tc>
              <w:tc>
                <w:tcPr>
                  <w:tcW w:w="1829" w:type="dxa"/>
                  <w:tcBorders>
                    <w:top w:val="single" w:sz="6" w:space="0" w:color="D3D3D3"/>
                    <w:left w:val="single" w:sz="6" w:space="0" w:color="D3D3D3"/>
                    <w:bottom w:val="single" w:sz="6" w:space="0" w:color="D3D3D3"/>
                    <w:right w:val="single" w:sz="6" w:space="0" w:color="D3D3D3"/>
                  </w:tcBorders>
                </w:tcPr>
                <w:p w14:paraId="046B63E3" w14:textId="77777777" w:rsidR="00066508" w:rsidRDefault="00000000">
                  <w:pPr>
                    <w:keepNext/>
                    <w:widowControl w:val="0"/>
                    <w:spacing w:after="60"/>
                    <w:jc w:val="center"/>
                  </w:pPr>
                  <w:r>
                    <w:rPr>
                      <w:rFonts w:ascii="Calibri" w:hAnsi="Calibri"/>
                      <w:sz w:val="20"/>
                    </w:rPr>
                    <w:t>0.24, 1.72</w:t>
                  </w:r>
                </w:p>
              </w:tc>
              <w:tc>
                <w:tcPr>
                  <w:tcW w:w="1829" w:type="dxa"/>
                  <w:tcBorders>
                    <w:top w:val="single" w:sz="6" w:space="0" w:color="D3D3D3"/>
                    <w:left w:val="single" w:sz="6" w:space="0" w:color="D3D3D3"/>
                    <w:bottom w:val="single" w:sz="6" w:space="0" w:color="D3D3D3"/>
                    <w:right w:val="single" w:sz="6" w:space="0" w:color="D3D3D3"/>
                  </w:tcBorders>
                </w:tcPr>
                <w:p w14:paraId="26E3B131" w14:textId="77777777" w:rsidR="00066508" w:rsidRDefault="00000000">
                  <w:pPr>
                    <w:keepNext/>
                    <w:widowControl w:val="0"/>
                    <w:spacing w:after="60"/>
                    <w:jc w:val="center"/>
                  </w:pPr>
                  <w:r>
                    <w:rPr>
                      <w:rFonts w:ascii="Calibri" w:hAnsi="Calibri"/>
                      <w:sz w:val="20"/>
                    </w:rPr>
                    <w:t>0.24, 1.72</w:t>
                  </w:r>
                </w:p>
              </w:tc>
            </w:tr>
            <w:tr w:rsidR="00066508" w14:paraId="2AF029D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D03DD2" w14:textId="77777777" w:rsidR="00066508" w:rsidRDefault="00000000">
                  <w:pPr>
                    <w:keepNext/>
                    <w:widowControl w:val="0"/>
                    <w:spacing w:after="60"/>
                  </w:pPr>
                  <w:r>
                    <w:rPr>
                      <w:rFonts w:ascii="Calibri" w:hAnsi="Calibri"/>
                      <w:sz w:val="20"/>
                    </w:rPr>
                    <w:t>cortisone production</w:t>
                  </w:r>
                </w:p>
              </w:tc>
              <w:tc>
                <w:tcPr>
                  <w:tcW w:w="1829" w:type="dxa"/>
                  <w:tcBorders>
                    <w:top w:val="single" w:sz="6" w:space="0" w:color="D3D3D3"/>
                    <w:left w:val="single" w:sz="6" w:space="0" w:color="D3D3D3"/>
                    <w:bottom w:val="single" w:sz="6" w:space="0" w:color="D3D3D3"/>
                    <w:right w:val="single" w:sz="6" w:space="0" w:color="D3D3D3"/>
                  </w:tcBorders>
                </w:tcPr>
                <w:p w14:paraId="58E05464" w14:textId="77777777" w:rsidR="00066508" w:rsidRDefault="00000000">
                  <w:pPr>
                    <w:keepNext/>
                    <w:widowControl w:val="0"/>
                    <w:spacing w:after="60"/>
                    <w:jc w:val="center"/>
                  </w:pPr>
                  <w:r>
                    <w:rPr>
                      <w:rFonts w:ascii="Calibri" w:hAnsi="Calibri"/>
                      <w:sz w:val="20"/>
                    </w:rPr>
                    <w:t>1.00 (0.61, 1.40)</w:t>
                  </w:r>
                </w:p>
              </w:tc>
              <w:tc>
                <w:tcPr>
                  <w:tcW w:w="1829" w:type="dxa"/>
                  <w:tcBorders>
                    <w:top w:val="single" w:sz="6" w:space="0" w:color="D3D3D3"/>
                    <w:left w:val="single" w:sz="6" w:space="0" w:color="D3D3D3"/>
                    <w:bottom w:val="single" w:sz="6" w:space="0" w:color="D3D3D3"/>
                    <w:right w:val="single" w:sz="6" w:space="0" w:color="D3D3D3"/>
                  </w:tcBorders>
                </w:tcPr>
                <w:p w14:paraId="31125586" w14:textId="77777777" w:rsidR="00066508" w:rsidRDefault="00000000">
                  <w:pPr>
                    <w:keepNext/>
                    <w:widowControl w:val="0"/>
                    <w:spacing w:after="60"/>
                    <w:jc w:val="center"/>
                  </w:pPr>
                  <w:r>
                    <w:rPr>
                      <w:rFonts w:ascii="Calibri" w:hAnsi="Calibri"/>
                      <w:sz w:val="20"/>
                    </w:rPr>
                    <w:t>1.00 (0.59, 1.38)</w:t>
                  </w:r>
                </w:p>
              </w:tc>
              <w:tc>
                <w:tcPr>
                  <w:tcW w:w="1829" w:type="dxa"/>
                  <w:tcBorders>
                    <w:top w:val="single" w:sz="6" w:space="0" w:color="D3D3D3"/>
                    <w:left w:val="single" w:sz="6" w:space="0" w:color="D3D3D3"/>
                    <w:bottom w:val="single" w:sz="6" w:space="0" w:color="D3D3D3"/>
                    <w:right w:val="single" w:sz="6" w:space="0" w:color="D3D3D3"/>
                  </w:tcBorders>
                </w:tcPr>
                <w:p w14:paraId="2767BD50" w14:textId="77777777" w:rsidR="00066508" w:rsidRDefault="00000000">
                  <w:pPr>
                    <w:keepNext/>
                    <w:widowControl w:val="0"/>
                    <w:spacing w:after="60"/>
                    <w:jc w:val="center"/>
                  </w:pPr>
                  <w:r>
                    <w:rPr>
                      <w:rFonts w:ascii="Calibri" w:hAnsi="Calibri"/>
                      <w:sz w:val="20"/>
                    </w:rPr>
                    <w:t>0.26, 1.69</w:t>
                  </w:r>
                </w:p>
              </w:tc>
              <w:tc>
                <w:tcPr>
                  <w:tcW w:w="1829" w:type="dxa"/>
                  <w:tcBorders>
                    <w:top w:val="single" w:sz="6" w:space="0" w:color="D3D3D3"/>
                    <w:left w:val="single" w:sz="6" w:space="0" w:color="D3D3D3"/>
                    <w:bottom w:val="single" w:sz="6" w:space="0" w:color="D3D3D3"/>
                    <w:right w:val="single" w:sz="6" w:space="0" w:color="D3D3D3"/>
                  </w:tcBorders>
                </w:tcPr>
                <w:p w14:paraId="51D6726A" w14:textId="77777777" w:rsidR="00066508" w:rsidRDefault="00000000">
                  <w:pPr>
                    <w:keepNext/>
                    <w:widowControl w:val="0"/>
                    <w:spacing w:after="60"/>
                    <w:jc w:val="center"/>
                  </w:pPr>
                  <w:r>
                    <w:rPr>
                      <w:rFonts w:ascii="Calibri" w:hAnsi="Calibri"/>
                      <w:sz w:val="20"/>
                    </w:rPr>
                    <w:t>0.26, 1.69</w:t>
                  </w:r>
                </w:p>
              </w:tc>
            </w:tr>
            <w:tr w:rsidR="00066508" w14:paraId="5BC1C81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A830FED" w14:textId="77777777" w:rsidR="00066508" w:rsidRDefault="00000000">
                  <w:pPr>
                    <w:keepNext/>
                    <w:widowControl w:val="0"/>
                    <w:spacing w:after="60"/>
                  </w:pPr>
                  <w:r>
                    <w:rPr>
                      <w:rFonts w:ascii="Calibri" w:hAnsi="Calibri"/>
                      <w:sz w:val="20"/>
                    </w:rPr>
                    <w:t>corticosterone production</w:t>
                  </w:r>
                </w:p>
              </w:tc>
              <w:tc>
                <w:tcPr>
                  <w:tcW w:w="1829" w:type="dxa"/>
                  <w:tcBorders>
                    <w:top w:val="single" w:sz="6" w:space="0" w:color="D3D3D3"/>
                    <w:left w:val="single" w:sz="6" w:space="0" w:color="D3D3D3"/>
                    <w:bottom w:val="single" w:sz="6" w:space="0" w:color="D3D3D3"/>
                    <w:right w:val="single" w:sz="6" w:space="0" w:color="D3D3D3"/>
                  </w:tcBorders>
                </w:tcPr>
                <w:p w14:paraId="7106CE9C" w14:textId="77777777" w:rsidR="00066508" w:rsidRDefault="00000000">
                  <w:pPr>
                    <w:keepNext/>
                    <w:widowControl w:val="0"/>
                    <w:spacing w:after="60"/>
                    <w:jc w:val="center"/>
                  </w:pPr>
                  <w:r>
                    <w:rPr>
                      <w:rFonts w:ascii="Calibri" w:hAnsi="Calibri"/>
                      <w:sz w:val="20"/>
                    </w:rPr>
                    <w:t>1.00 (0.60, 1.39)</w:t>
                  </w:r>
                </w:p>
              </w:tc>
              <w:tc>
                <w:tcPr>
                  <w:tcW w:w="1829" w:type="dxa"/>
                  <w:tcBorders>
                    <w:top w:val="single" w:sz="6" w:space="0" w:color="D3D3D3"/>
                    <w:left w:val="single" w:sz="6" w:space="0" w:color="D3D3D3"/>
                    <w:bottom w:val="single" w:sz="6" w:space="0" w:color="D3D3D3"/>
                    <w:right w:val="single" w:sz="6" w:space="0" w:color="D3D3D3"/>
                  </w:tcBorders>
                </w:tcPr>
                <w:p w14:paraId="2D313CDF" w14:textId="77777777" w:rsidR="00066508" w:rsidRDefault="00000000">
                  <w:pPr>
                    <w:keepNext/>
                    <w:widowControl w:val="0"/>
                    <w:spacing w:after="60"/>
                    <w:jc w:val="center"/>
                  </w:pPr>
                  <w:r>
                    <w:rPr>
                      <w:rFonts w:ascii="Calibri" w:hAnsi="Calibri"/>
                      <w:sz w:val="20"/>
                    </w:rPr>
                    <w:t>1.03 (0.56, 1.37)</w:t>
                  </w:r>
                </w:p>
              </w:tc>
              <w:tc>
                <w:tcPr>
                  <w:tcW w:w="1829" w:type="dxa"/>
                  <w:tcBorders>
                    <w:top w:val="single" w:sz="6" w:space="0" w:color="D3D3D3"/>
                    <w:left w:val="single" w:sz="6" w:space="0" w:color="D3D3D3"/>
                    <w:bottom w:val="single" w:sz="6" w:space="0" w:color="D3D3D3"/>
                    <w:right w:val="single" w:sz="6" w:space="0" w:color="D3D3D3"/>
                  </w:tcBorders>
                </w:tcPr>
                <w:p w14:paraId="54F8F6C6" w14:textId="77777777" w:rsidR="00066508" w:rsidRDefault="00000000">
                  <w:pPr>
                    <w:keepNext/>
                    <w:widowControl w:val="0"/>
                    <w:spacing w:after="60"/>
                    <w:jc w:val="center"/>
                  </w:pPr>
                  <w:r>
                    <w:rPr>
                      <w:rFonts w:ascii="Calibri" w:hAnsi="Calibri"/>
                      <w:sz w:val="20"/>
                    </w:rPr>
                    <w:t>0.23, 1.71</w:t>
                  </w:r>
                </w:p>
              </w:tc>
              <w:tc>
                <w:tcPr>
                  <w:tcW w:w="1829" w:type="dxa"/>
                  <w:tcBorders>
                    <w:top w:val="single" w:sz="6" w:space="0" w:color="D3D3D3"/>
                    <w:left w:val="single" w:sz="6" w:space="0" w:color="D3D3D3"/>
                    <w:bottom w:val="single" w:sz="6" w:space="0" w:color="D3D3D3"/>
                    <w:right w:val="single" w:sz="6" w:space="0" w:color="D3D3D3"/>
                  </w:tcBorders>
                </w:tcPr>
                <w:p w14:paraId="6E1FF9DF" w14:textId="77777777" w:rsidR="00066508" w:rsidRDefault="00000000">
                  <w:pPr>
                    <w:keepNext/>
                    <w:widowControl w:val="0"/>
                    <w:spacing w:after="60"/>
                    <w:jc w:val="center"/>
                  </w:pPr>
                  <w:r>
                    <w:rPr>
                      <w:rFonts w:ascii="Calibri" w:hAnsi="Calibri"/>
                      <w:sz w:val="20"/>
                    </w:rPr>
                    <w:t>0.23, 1.71</w:t>
                  </w:r>
                </w:p>
              </w:tc>
            </w:tr>
            <w:tr w:rsidR="00066508" w14:paraId="2B10E223" w14:textId="77777777">
              <w:trPr>
                <w:cantSplit/>
                <w:jc w:val="center"/>
              </w:trPr>
              <w:tc>
                <w:tcPr>
                  <w:tcW w:w="9144" w:type="dxa"/>
                  <w:gridSpan w:val="5"/>
                </w:tcPr>
                <w:p w14:paraId="3425D95F"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1C01D46" w14:textId="77777777" w:rsidR="00066508" w:rsidRDefault="00000000">
            <w:pPr>
              <w:pStyle w:val="ImageCaption"/>
              <w:widowControl w:val="0"/>
              <w:spacing w:before="200"/>
            </w:pPr>
            <w:r>
              <w:t xml:space="preserve">Table S16: </w:t>
            </w:r>
            <w:r>
              <w:rPr>
                <w:b/>
                <w:bCs/>
              </w:rPr>
              <w:t xml:space="preserve">Summary statistics of the estimated balancing weights for effect modification (exposures: glucocorticosteroids; outcome: hit reaction time standard error (HRT-SE); modifier: sex) (HELIX </w:t>
            </w:r>
            <w:proofErr w:type="spellStart"/>
            <w:r>
              <w:rPr>
                <w:b/>
                <w:bCs/>
              </w:rPr>
              <w:t>subcohort</w:t>
            </w:r>
            <w:proofErr w:type="spellEnd"/>
            <w:r>
              <w:rPr>
                <w:b/>
                <w:bCs/>
              </w:rPr>
              <w:t>; 2013-2016).</w:t>
            </w:r>
            <w:bookmarkEnd w:id="443"/>
            <w:bookmarkEnd w:id="446"/>
          </w:p>
        </w:tc>
      </w:tr>
    </w:tbl>
    <w:p w14:paraId="02E39B6C" w14:textId="77777777" w:rsidR="00066508" w:rsidRDefault="00000000">
      <w:pPr>
        <w:pStyle w:val="Heading3"/>
      </w:pPr>
      <w:r>
        <w:t>11.3.2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479AFCB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58F83816" w14:textId="77777777">
              <w:trPr>
                <w:cantSplit/>
                <w:tblHeader/>
                <w:jc w:val="center"/>
              </w:trPr>
              <w:tc>
                <w:tcPr>
                  <w:tcW w:w="3048" w:type="dxa"/>
                  <w:tcBorders>
                    <w:top w:val="single" w:sz="16" w:space="0" w:color="D3D3D3"/>
                    <w:left w:val="single" w:sz="6" w:space="0" w:color="D3D3D3"/>
                    <w:bottom w:val="single" w:sz="16" w:space="0" w:color="D3D3D3"/>
                    <w:right w:val="single" w:sz="6" w:space="0" w:color="D3D3D3"/>
                  </w:tcBorders>
                </w:tcPr>
                <w:p w14:paraId="70CE2ECA" w14:textId="77777777" w:rsidR="00066508" w:rsidRDefault="00066508">
                  <w:pPr>
                    <w:keepNext/>
                    <w:widowControl w:val="0"/>
                    <w:spacing w:after="60"/>
                  </w:pPr>
                  <w:bookmarkStart w:id="447" w:name="supptbl-marginal-1sa"/>
                </w:p>
              </w:tc>
              <w:tc>
                <w:tcPr>
                  <w:tcW w:w="3048" w:type="dxa"/>
                  <w:tcBorders>
                    <w:top w:val="single" w:sz="16" w:space="0" w:color="D3D3D3"/>
                    <w:left w:val="single" w:sz="6" w:space="0" w:color="D3D3D3"/>
                    <w:bottom w:val="single" w:sz="16" w:space="0" w:color="D3D3D3"/>
                  </w:tcBorders>
                </w:tcPr>
                <w:p w14:paraId="30E5E0D5"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males</w:t>
                  </w:r>
                  <w:r>
                    <w:rPr>
                      <w:rFonts w:ascii="Calibri" w:hAnsi="Calibri"/>
                      <w:i/>
                      <w:sz w:val="20"/>
                      <w:vertAlign w:val="superscript"/>
                    </w:rPr>
                    <w:t>a</w:t>
                  </w:r>
                  <w:proofErr w:type="spellEnd"/>
                </w:p>
              </w:tc>
              <w:tc>
                <w:tcPr>
                  <w:tcW w:w="3048" w:type="dxa"/>
                  <w:tcBorders>
                    <w:top w:val="single" w:sz="16" w:space="0" w:color="D3D3D3"/>
                    <w:bottom w:val="single" w:sz="16" w:space="0" w:color="D3D3D3"/>
                    <w:right w:val="single" w:sz="6" w:space="0" w:color="D3D3D3"/>
                  </w:tcBorders>
                </w:tcPr>
                <w:p w14:paraId="7DEF1B53"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females</w:t>
                  </w:r>
                  <w:r>
                    <w:rPr>
                      <w:rFonts w:ascii="Calibri" w:hAnsi="Calibri"/>
                      <w:i/>
                      <w:sz w:val="20"/>
                      <w:vertAlign w:val="superscript"/>
                    </w:rPr>
                    <w:t>a</w:t>
                  </w:r>
                  <w:proofErr w:type="spellEnd"/>
                </w:p>
              </w:tc>
            </w:tr>
            <w:tr w:rsidR="00066508" w14:paraId="3ABB5AEE"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58C8446" w14:textId="77777777" w:rsidR="00066508" w:rsidRDefault="00000000">
                  <w:pPr>
                    <w:keepNext/>
                    <w:widowControl w:val="0"/>
                    <w:spacing w:after="60"/>
                  </w:pPr>
                  <w:r>
                    <w:rPr>
                      <w:rFonts w:ascii="Calibri" w:hAnsi="Calibri"/>
                      <w:b/>
                      <w:sz w:val="20"/>
                    </w:rPr>
                    <w:t>OP pesticide metabolites</w:t>
                  </w:r>
                </w:p>
              </w:tc>
            </w:tr>
            <w:tr w:rsidR="00066508" w14:paraId="5AF5592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09C2CB6"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426C0A33" w14:textId="77777777" w:rsidR="00066508" w:rsidRDefault="00000000">
                  <w:pPr>
                    <w:keepNext/>
                    <w:widowControl w:val="0"/>
                    <w:spacing w:after="60"/>
                    <w:jc w:val="center"/>
                  </w:pPr>
                  <w:r>
                    <w:rPr>
                      <w:rFonts w:ascii="Calibri" w:hAnsi="Calibri"/>
                      <w:sz w:val="20"/>
                    </w:rPr>
                    <w:t>-0.001 (-0.032, 0.031)</w:t>
                  </w:r>
                </w:p>
              </w:tc>
              <w:tc>
                <w:tcPr>
                  <w:tcW w:w="3048" w:type="dxa"/>
                  <w:tcBorders>
                    <w:top w:val="single" w:sz="6" w:space="0" w:color="D3D3D3"/>
                    <w:left w:val="single" w:sz="6" w:space="0" w:color="D3D3D3"/>
                    <w:bottom w:val="single" w:sz="6" w:space="0" w:color="D3D3D3"/>
                    <w:right w:val="single" w:sz="6" w:space="0" w:color="D3D3D3"/>
                  </w:tcBorders>
                </w:tcPr>
                <w:p w14:paraId="45D01653" w14:textId="77777777" w:rsidR="00066508" w:rsidRDefault="00000000">
                  <w:pPr>
                    <w:keepNext/>
                    <w:widowControl w:val="0"/>
                    <w:spacing w:after="60"/>
                    <w:jc w:val="center"/>
                  </w:pPr>
                  <w:r>
                    <w:rPr>
                      <w:rFonts w:ascii="Calibri" w:hAnsi="Calibri"/>
                      <w:sz w:val="20"/>
                    </w:rPr>
                    <w:t>-0.02 (-0.066, 0.027)</w:t>
                  </w:r>
                </w:p>
              </w:tc>
            </w:tr>
            <w:tr w:rsidR="00066508" w14:paraId="4F2BEE9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169EF55" w14:textId="77777777" w:rsidR="00066508" w:rsidRDefault="00000000">
                  <w:pPr>
                    <w:keepNext/>
                    <w:widowControl w:val="0"/>
                    <w:spacing w:after="60"/>
                  </w:pPr>
                  <w:proofErr w:type="spellStart"/>
                  <w:r>
                    <w:rPr>
                      <w:rFonts w:ascii="Calibri" w:hAnsi="Calibri"/>
                      <w:sz w:val="20"/>
                    </w:rPr>
                    <w:t>detp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80F5244" w14:textId="77777777" w:rsidR="00066508" w:rsidRDefault="00000000">
                  <w:pPr>
                    <w:keepNext/>
                    <w:widowControl w:val="0"/>
                    <w:spacing w:after="60"/>
                    <w:jc w:val="center"/>
                  </w:pPr>
                  <w:r>
                    <w:rPr>
                      <w:rFonts w:ascii="Calibri" w:hAnsi="Calibri"/>
                      <w:sz w:val="20"/>
                    </w:rPr>
                    <w:t>-0.016 (-0.064, 0.031)</w:t>
                  </w:r>
                </w:p>
              </w:tc>
              <w:tc>
                <w:tcPr>
                  <w:tcW w:w="3048" w:type="dxa"/>
                  <w:tcBorders>
                    <w:top w:val="single" w:sz="6" w:space="0" w:color="D3D3D3"/>
                    <w:left w:val="single" w:sz="6" w:space="0" w:color="D3D3D3"/>
                    <w:bottom w:val="single" w:sz="6" w:space="0" w:color="D3D3D3"/>
                    <w:right w:val="single" w:sz="6" w:space="0" w:color="D3D3D3"/>
                  </w:tcBorders>
                </w:tcPr>
                <w:p w14:paraId="6ED3D1FE" w14:textId="77777777" w:rsidR="00066508" w:rsidRDefault="00000000">
                  <w:pPr>
                    <w:keepNext/>
                    <w:widowControl w:val="0"/>
                    <w:spacing w:after="60"/>
                    <w:jc w:val="center"/>
                  </w:pPr>
                  <w:r>
                    <w:rPr>
                      <w:rFonts w:ascii="Calibri" w:hAnsi="Calibri"/>
                      <w:sz w:val="20"/>
                    </w:rPr>
                    <w:t>-0.041 (-0.091, 0.008)</w:t>
                  </w:r>
                </w:p>
              </w:tc>
            </w:tr>
            <w:tr w:rsidR="00066508" w14:paraId="2B72EAD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36BFCBA" w14:textId="77777777" w:rsidR="00066508" w:rsidRDefault="00000000">
                  <w:pPr>
                    <w:keepNext/>
                    <w:widowControl w:val="0"/>
                    <w:spacing w:after="60"/>
                  </w:pPr>
                  <w:proofErr w:type="spellStart"/>
                  <w:r>
                    <w:rPr>
                      <w:rFonts w:ascii="Calibri" w:hAnsi="Calibri"/>
                      <w:sz w:val="20"/>
                    </w:rPr>
                    <w:t>dmp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0CB536C" w14:textId="77777777" w:rsidR="00066508" w:rsidRDefault="00000000">
                  <w:pPr>
                    <w:keepNext/>
                    <w:widowControl w:val="0"/>
                    <w:spacing w:after="60"/>
                    <w:jc w:val="center"/>
                  </w:pPr>
                  <w:r>
                    <w:rPr>
                      <w:rFonts w:ascii="Calibri" w:hAnsi="Calibri"/>
                      <w:sz w:val="20"/>
                    </w:rPr>
                    <w:t>-0.009 (-0.069, 0.051)</w:t>
                  </w:r>
                </w:p>
              </w:tc>
              <w:tc>
                <w:tcPr>
                  <w:tcW w:w="3048" w:type="dxa"/>
                  <w:tcBorders>
                    <w:top w:val="single" w:sz="6" w:space="0" w:color="D3D3D3"/>
                    <w:left w:val="single" w:sz="6" w:space="0" w:color="D3D3D3"/>
                    <w:bottom w:val="single" w:sz="6" w:space="0" w:color="D3D3D3"/>
                    <w:right w:val="single" w:sz="6" w:space="0" w:color="D3D3D3"/>
                  </w:tcBorders>
                </w:tcPr>
                <w:p w14:paraId="534C26A2" w14:textId="77777777" w:rsidR="00066508" w:rsidRDefault="00000000">
                  <w:pPr>
                    <w:keepNext/>
                    <w:widowControl w:val="0"/>
                    <w:spacing w:after="60"/>
                    <w:jc w:val="center"/>
                  </w:pPr>
                  <w:r>
                    <w:rPr>
                      <w:rFonts w:ascii="Calibri" w:hAnsi="Calibri"/>
                      <w:sz w:val="20"/>
                    </w:rPr>
                    <w:t>0.024 (-0.032, 0.081)</w:t>
                  </w:r>
                </w:p>
              </w:tc>
            </w:tr>
            <w:tr w:rsidR="00066508" w14:paraId="4BC77C6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2A93491" w14:textId="77777777" w:rsidR="00066508" w:rsidRDefault="00000000">
                  <w:pPr>
                    <w:keepNext/>
                    <w:widowControl w:val="0"/>
                    <w:spacing w:after="60"/>
                  </w:pPr>
                  <w:proofErr w:type="spellStart"/>
                  <w:r>
                    <w:rPr>
                      <w:rFonts w:ascii="Calibri" w:hAnsi="Calibri"/>
                      <w:sz w:val="20"/>
                    </w:rPr>
                    <w:t>dmtp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0528A6C" w14:textId="77777777" w:rsidR="00066508" w:rsidRDefault="00000000">
                  <w:pPr>
                    <w:keepNext/>
                    <w:widowControl w:val="0"/>
                    <w:spacing w:after="60"/>
                    <w:jc w:val="center"/>
                  </w:pPr>
                  <w:r>
                    <w:rPr>
                      <w:rFonts w:ascii="Calibri" w:hAnsi="Calibri"/>
                      <w:sz w:val="20"/>
                    </w:rPr>
                    <w:t>0.008 (-0.082, 0.099)</w:t>
                  </w:r>
                </w:p>
              </w:tc>
              <w:tc>
                <w:tcPr>
                  <w:tcW w:w="3048" w:type="dxa"/>
                  <w:tcBorders>
                    <w:top w:val="single" w:sz="6" w:space="0" w:color="D3D3D3"/>
                    <w:left w:val="single" w:sz="6" w:space="0" w:color="D3D3D3"/>
                    <w:bottom w:val="single" w:sz="6" w:space="0" w:color="D3D3D3"/>
                    <w:right w:val="single" w:sz="6" w:space="0" w:color="D3D3D3"/>
                  </w:tcBorders>
                </w:tcPr>
                <w:p w14:paraId="599532B7" w14:textId="77777777" w:rsidR="00066508" w:rsidRDefault="00000000">
                  <w:pPr>
                    <w:keepNext/>
                    <w:widowControl w:val="0"/>
                    <w:spacing w:after="60"/>
                    <w:jc w:val="center"/>
                  </w:pPr>
                  <w:r>
                    <w:rPr>
                      <w:rFonts w:ascii="Calibri" w:hAnsi="Calibri"/>
                      <w:sz w:val="20"/>
                    </w:rPr>
                    <w:t>0.003 (-0.083, 0.089)</w:t>
                  </w:r>
                </w:p>
              </w:tc>
            </w:tr>
            <w:tr w:rsidR="00066508" w14:paraId="54CEDFA7"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EFB96A4" w14:textId="77777777" w:rsidR="00066508" w:rsidRDefault="00000000">
                  <w:pPr>
                    <w:keepNext/>
                    <w:widowControl w:val="0"/>
                    <w:spacing w:after="60"/>
                  </w:pPr>
                  <w:r>
                    <w:rPr>
                      <w:rFonts w:ascii="Calibri" w:hAnsi="Calibri"/>
                      <w:b/>
                      <w:sz w:val="20"/>
                    </w:rPr>
                    <w:t>Phenols</w:t>
                  </w:r>
                </w:p>
              </w:tc>
            </w:tr>
            <w:tr w:rsidR="00066508" w14:paraId="3836791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F66EDD9" w14:textId="77777777" w:rsidR="00066508" w:rsidRDefault="00000000">
                  <w:pPr>
                    <w:keepNext/>
                    <w:widowControl w:val="0"/>
                    <w:spacing w:after="60"/>
                  </w:pPr>
                  <w:proofErr w:type="spellStart"/>
                  <w:r>
                    <w:rPr>
                      <w:rFonts w:ascii="Calibri" w:hAnsi="Calibri"/>
                      <w:sz w:val="20"/>
                    </w:rPr>
                    <w:t>bpa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ABF720D" w14:textId="77777777" w:rsidR="00066508" w:rsidRDefault="00000000">
                  <w:pPr>
                    <w:keepNext/>
                    <w:widowControl w:val="0"/>
                    <w:spacing w:after="60"/>
                    <w:jc w:val="center"/>
                  </w:pPr>
                  <w:r>
                    <w:rPr>
                      <w:rFonts w:ascii="Calibri" w:hAnsi="Calibri"/>
                      <w:sz w:val="20"/>
                    </w:rPr>
                    <w:t>0.028 (-0.009, 0.065)</w:t>
                  </w:r>
                </w:p>
              </w:tc>
              <w:tc>
                <w:tcPr>
                  <w:tcW w:w="3048" w:type="dxa"/>
                  <w:tcBorders>
                    <w:top w:val="single" w:sz="6" w:space="0" w:color="D3D3D3"/>
                    <w:left w:val="single" w:sz="6" w:space="0" w:color="D3D3D3"/>
                    <w:bottom w:val="single" w:sz="6" w:space="0" w:color="D3D3D3"/>
                    <w:right w:val="single" w:sz="6" w:space="0" w:color="D3D3D3"/>
                  </w:tcBorders>
                </w:tcPr>
                <w:p w14:paraId="2D873CDB" w14:textId="77777777" w:rsidR="00066508" w:rsidRDefault="00000000">
                  <w:pPr>
                    <w:keepNext/>
                    <w:widowControl w:val="0"/>
                    <w:spacing w:after="60"/>
                    <w:jc w:val="center"/>
                  </w:pPr>
                  <w:r>
                    <w:rPr>
                      <w:rFonts w:ascii="Calibri" w:hAnsi="Calibri"/>
                      <w:sz w:val="20"/>
                    </w:rPr>
                    <w:t>-0.004 (-0.055, 0.047)</w:t>
                  </w:r>
                </w:p>
              </w:tc>
            </w:tr>
            <w:tr w:rsidR="00066508" w14:paraId="37092C7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D172C1" w14:textId="77777777" w:rsidR="00066508" w:rsidRDefault="00000000">
                  <w:pPr>
                    <w:keepNext/>
                    <w:widowControl w:val="0"/>
                    <w:spacing w:after="60"/>
                  </w:pPr>
                  <w:proofErr w:type="spellStart"/>
                  <w:r>
                    <w:rPr>
                      <w:rFonts w:ascii="Calibri" w:hAnsi="Calibri"/>
                      <w:sz w:val="20"/>
                    </w:rPr>
                    <w:t>bupa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A2C1D72" w14:textId="77777777" w:rsidR="00066508" w:rsidRDefault="00000000">
                  <w:pPr>
                    <w:keepNext/>
                    <w:widowControl w:val="0"/>
                    <w:spacing w:after="60"/>
                    <w:jc w:val="center"/>
                  </w:pPr>
                  <w:r>
                    <w:rPr>
                      <w:rFonts w:ascii="Calibri" w:hAnsi="Calibri"/>
                      <w:sz w:val="20"/>
                    </w:rPr>
                    <w:t>-0.009 (-0.048, 0.03)</w:t>
                  </w:r>
                </w:p>
              </w:tc>
              <w:tc>
                <w:tcPr>
                  <w:tcW w:w="3048" w:type="dxa"/>
                  <w:tcBorders>
                    <w:top w:val="single" w:sz="6" w:space="0" w:color="D3D3D3"/>
                    <w:left w:val="single" w:sz="6" w:space="0" w:color="D3D3D3"/>
                    <w:bottom w:val="single" w:sz="6" w:space="0" w:color="D3D3D3"/>
                    <w:right w:val="single" w:sz="6" w:space="0" w:color="D3D3D3"/>
                  </w:tcBorders>
                </w:tcPr>
                <w:p w14:paraId="79727541" w14:textId="77777777" w:rsidR="00066508" w:rsidRDefault="00000000">
                  <w:pPr>
                    <w:keepNext/>
                    <w:widowControl w:val="0"/>
                    <w:spacing w:after="60"/>
                    <w:jc w:val="center"/>
                  </w:pPr>
                  <w:r>
                    <w:rPr>
                      <w:rFonts w:ascii="Calibri" w:hAnsi="Calibri"/>
                      <w:sz w:val="20"/>
                    </w:rPr>
                    <w:t>0.012 (-0.027, 0.052)</w:t>
                  </w:r>
                </w:p>
              </w:tc>
            </w:tr>
            <w:tr w:rsidR="00066508" w14:paraId="49D890E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5FB6948" w14:textId="77777777" w:rsidR="00066508" w:rsidRDefault="00000000">
                  <w:pPr>
                    <w:keepNext/>
                    <w:widowControl w:val="0"/>
                    <w:spacing w:after="60"/>
                  </w:pPr>
                  <w:proofErr w:type="spellStart"/>
                  <w:r>
                    <w:rPr>
                      <w:rFonts w:ascii="Calibri" w:hAnsi="Calibri"/>
                      <w:sz w:val="20"/>
                    </w:rPr>
                    <w:t>etpa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902D4C2" w14:textId="77777777" w:rsidR="00066508" w:rsidRDefault="00000000">
                  <w:pPr>
                    <w:keepNext/>
                    <w:widowControl w:val="0"/>
                    <w:spacing w:after="60"/>
                    <w:jc w:val="center"/>
                  </w:pPr>
                  <w:r>
                    <w:rPr>
                      <w:rFonts w:ascii="Calibri" w:hAnsi="Calibri"/>
                      <w:sz w:val="20"/>
                    </w:rPr>
                    <w:t>0.013 (-0.027, 0.054)</w:t>
                  </w:r>
                </w:p>
              </w:tc>
              <w:tc>
                <w:tcPr>
                  <w:tcW w:w="3048" w:type="dxa"/>
                  <w:tcBorders>
                    <w:top w:val="single" w:sz="6" w:space="0" w:color="D3D3D3"/>
                    <w:left w:val="single" w:sz="6" w:space="0" w:color="D3D3D3"/>
                    <w:bottom w:val="single" w:sz="6" w:space="0" w:color="D3D3D3"/>
                    <w:right w:val="single" w:sz="6" w:space="0" w:color="D3D3D3"/>
                  </w:tcBorders>
                </w:tcPr>
                <w:p w14:paraId="0CA8FC02" w14:textId="77777777" w:rsidR="00066508" w:rsidRDefault="00000000">
                  <w:pPr>
                    <w:keepNext/>
                    <w:widowControl w:val="0"/>
                    <w:spacing w:after="60"/>
                    <w:jc w:val="center"/>
                  </w:pPr>
                  <w:r>
                    <w:rPr>
                      <w:rFonts w:ascii="Calibri" w:hAnsi="Calibri"/>
                      <w:sz w:val="20"/>
                    </w:rPr>
                    <w:t>0.001 (-0.037, 0.039)</w:t>
                  </w:r>
                </w:p>
              </w:tc>
            </w:tr>
            <w:tr w:rsidR="00066508" w14:paraId="2C9CB17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43C906B" w14:textId="77777777" w:rsidR="00066508" w:rsidRDefault="00000000">
                  <w:pPr>
                    <w:keepNext/>
                    <w:widowControl w:val="0"/>
                    <w:spacing w:after="60"/>
                  </w:pPr>
                  <w:proofErr w:type="spellStart"/>
                  <w:r>
                    <w:rPr>
                      <w:rFonts w:ascii="Calibri" w:hAnsi="Calibri"/>
                      <w:sz w:val="20"/>
                    </w:rPr>
                    <w:t>mepa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27D14D0" w14:textId="77777777" w:rsidR="00066508" w:rsidRDefault="00000000">
                  <w:pPr>
                    <w:keepNext/>
                    <w:widowControl w:val="0"/>
                    <w:spacing w:after="60"/>
                    <w:jc w:val="center"/>
                  </w:pPr>
                  <w:r>
                    <w:rPr>
                      <w:rFonts w:ascii="Calibri" w:hAnsi="Calibri"/>
                      <w:sz w:val="20"/>
                    </w:rPr>
                    <w:t>0.04 (-0.004, 0.083)</w:t>
                  </w:r>
                </w:p>
              </w:tc>
              <w:tc>
                <w:tcPr>
                  <w:tcW w:w="3048" w:type="dxa"/>
                  <w:tcBorders>
                    <w:top w:val="single" w:sz="6" w:space="0" w:color="D3D3D3"/>
                    <w:left w:val="single" w:sz="6" w:space="0" w:color="D3D3D3"/>
                    <w:bottom w:val="single" w:sz="6" w:space="0" w:color="D3D3D3"/>
                    <w:right w:val="single" w:sz="6" w:space="0" w:color="D3D3D3"/>
                  </w:tcBorders>
                </w:tcPr>
                <w:p w14:paraId="43945564" w14:textId="77777777" w:rsidR="00066508" w:rsidRDefault="00000000">
                  <w:pPr>
                    <w:keepNext/>
                    <w:widowControl w:val="0"/>
                    <w:spacing w:after="60"/>
                    <w:jc w:val="center"/>
                  </w:pPr>
                  <w:r>
                    <w:rPr>
                      <w:rFonts w:ascii="Calibri" w:hAnsi="Calibri"/>
                      <w:sz w:val="20"/>
                    </w:rPr>
                    <w:t>0.041 (0.01, 0.072)</w:t>
                  </w:r>
                </w:p>
              </w:tc>
            </w:tr>
            <w:tr w:rsidR="00066508" w14:paraId="251835C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2514820" w14:textId="77777777" w:rsidR="00066508" w:rsidRDefault="00000000">
                  <w:pPr>
                    <w:keepNext/>
                    <w:widowControl w:val="0"/>
                    <w:spacing w:after="60"/>
                  </w:pPr>
                  <w:proofErr w:type="spellStart"/>
                  <w:r>
                    <w:rPr>
                      <w:rFonts w:ascii="Calibri" w:hAnsi="Calibri"/>
                      <w:sz w:val="20"/>
                    </w:rPr>
                    <w:t>oxbe</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348ACF2" w14:textId="77777777" w:rsidR="00066508" w:rsidRDefault="00000000">
                  <w:pPr>
                    <w:keepNext/>
                    <w:widowControl w:val="0"/>
                    <w:spacing w:after="60"/>
                    <w:jc w:val="center"/>
                  </w:pPr>
                  <w:r>
                    <w:rPr>
                      <w:rFonts w:ascii="Calibri" w:hAnsi="Calibri"/>
                      <w:sz w:val="20"/>
                    </w:rPr>
                    <w:t>0.034 (-0.011, 0.08)</w:t>
                  </w:r>
                </w:p>
              </w:tc>
              <w:tc>
                <w:tcPr>
                  <w:tcW w:w="3048" w:type="dxa"/>
                  <w:tcBorders>
                    <w:top w:val="single" w:sz="6" w:space="0" w:color="D3D3D3"/>
                    <w:left w:val="single" w:sz="6" w:space="0" w:color="D3D3D3"/>
                    <w:bottom w:val="single" w:sz="6" w:space="0" w:color="D3D3D3"/>
                    <w:right w:val="single" w:sz="6" w:space="0" w:color="D3D3D3"/>
                  </w:tcBorders>
                </w:tcPr>
                <w:p w14:paraId="261F9808" w14:textId="77777777" w:rsidR="00066508" w:rsidRDefault="00000000">
                  <w:pPr>
                    <w:keepNext/>
                    <w:widowControl w:val="0"/>
                    <w:spacing w:after="60"/>
                    <w:jc w:val="center"/>
                  </w:pPr>
                  <w:r>
                    <w:rPr>
                      <w:rFonts w:ascii="Calibri" w:hAnsi="Calibri"/>
                      <w:sz w:val="20"/>
                    </w:rPr>
                    <w:t>0.002 (-0.028, 0.031)</w:t>
                  </w:r>
                </w:p>
              </w:tc>
            </w:tr>
            <w:tr w:rsidR="00066508" w14:paraId="5E8505D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D33EED" w14:textId="77777777" w:rsidR="00066508" w:rsidRDefault="00000000">
                  <w:pPr>
                    <w:keepNext/>
                    <w:widowControl w:val="0"/>
                    <w:spacing w:after="60"/>
                  </w:pPr>
                  <w:proofErr w:type="spellStart"/>
                  <w:r>
                    <w:rPr>
                      <w:rFonts w:ascii="Calibri" w:hAnsi="Calibri"/>
                      <w:sz w:val="20"/>
                    </w:rPr>
                    <w:t>prpa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F21CFB5" w14:textId="77777777" w:rsidR="00066508" w:rsidRDefault="00000000">
                  <w:pPr>
                    <w:keepNext/>
                    <w:widowControl w:val="0"/>
                    <w:spacing w:after="60"/>
                    <w:jc w:val="center"/>
                  </w:pPr>
                  <w:r>
                    <w:rPr>
                      <w:rFonts w:ascii="Calibri" w:hAnsi="Calibri"/>
                      <w:sz w:val="20"/>
                    </w:rPr>
                    <w:t>0.017 (-0.05, 0.084)</w:t>
                  </w:r>
                </w:p>
              </w:tc>
              <w:tc>
                <w:tcPr>
                  <w:tcW w:w="3048" w:type="dxa"/>
                  <w:tcBorders>
                    <w:top w:val="single" w:sz="6" w:space="0" w:color="D3D3D3"/>
                    <w:left w:val="single" w:sz="6" w:space="0" w:color="D3D3D3"/>
                    <w:bottom w:val="single" w:sz="6" w:space="0" w:color="D3D3D3"/>
                    <w:right w:val="single" w:sz="6" w:space="0" w:color="D3D3D3"/>
                  </w:tcBorders>
                </w:tcPr>
                <w:p w14:paraId="0F2A22C8" w14:textId="77777777" w:rsidR="00066508" w:rsidRDefault="00000000">
                  <w:pPr>
                    <w:keepNext/>
                    <w:widowControl w:val="0"/>
                    <w:spacing w:after="60"/>
                    <w:jc w:val="center"/>
                  </w:pPr>
                  <w:r>
                    <w:rPr>
                      <w:rFonts w:ascii="Calibri" w:hAnsi="Calibri"/>
                      <w:sz w:val="20"/>
                    </w:rPr>
                    <w:t>0.002 (-0.047, 0.052)</w:t>
                  </w:r>
                </w:p>
              </w:tc>
            </w:tr>
            <w:tr w:rsidR="00066508" w14:paraId="3B22A0F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03D988B" w14:textId="77777777" w:rsidR="00066508" w:rsidRDefault="00000000">
                  <w:pPr>
                    <w:keepNext/>
                    <w:widowControl w:val="0"/>
                    <w:spacing w:after="60"/>
                  </w:pPr>
                  <w:proofErr w:type="spellStart"/>
                  <w:r>
                    <w:rPr>
                      <w:rFonts w:ascii="Calibri" w:hAnsi="Calibri"/>
                      <w:sz w:val="20"/>
                    </w:rPr>
                    <w:t>trcs</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611D002" w14:textId="77777777" w:rsidR="00066508" w:rsidRDefault="00000000">
                  <w:pPr>
                    <w:keepNext/>
                    <w:widowControl w:val="0"/>
                    <w:spacing w:after="60"/>
                    <w:jc w:val="center"/>
                  </w:pPr>
                  <w:r>
                    <w:rPr>
                      <w:rFonts w:ascii="Calibri" w:hAnsi="Calibri"/>
                      <w:sz w:val="20"/>
                    </w:rPr>
                    <w:t>0.011 (-0.022, 0.043)</w:t>
                  </w:r>
                </w:p>
              </w:tc>
              <w:tc>
                <w:tcPr>
                  <w:tcW w:w="3048" w:type="dxa"/>
                  <w:tcBorders>
                    <w:top w:val="single" w:sz="6" w:space="0" w:color="D3D3D3"/>
                    <w:left w:val="single" w:sz="6" w:space="0" w:color="D3D3D3"/>
                    <w:bottom w:val="single" w:sz="6" w:space="0" w:color="D3D3D3"/>
                    <w:right w:val="single" w:sz="6" w:space="0" w:color="D3D3D3"/>
                  </w:tcBorders>
                </w:tcPr>
                <w:p w14:paraId="3465A974" w14:textId="77777777" w:rsidR="00066508" w:rsidRDefault="00000000">
                  <w:pPr>
                    <w:keepNext/>
                    <w:widowControl w:val="0"/>
                    <w:spacing w:after="60"/>
                    <w:jc w:val="center"/>
                  </w:pPr>
                  <w:r>
                    <w:rPr>
                      <w:rFonts w:ascii="Calibri" w:hAnsi="Calibri"/>
                      <w:sz w:val="20"/>
                    </w:rPr>
                    <w:t>0.028 (-0.058, 0.113)</w:t>
                  </w:r>
                </w:p>
              </w:tc>
            </w:tr>
            <w:tr w:rsidR="00066508" w14:paraId="572340F2"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A868EDB" w14:textId="77777777" w:rsidR="00066508" w:rsidRDefault="00000000">
                  <w:pPr>
                    <w:keepNext/>
                    <w:widowControl w:val="0"/>
                    <w:spacing w:after="60"/>
                  </w:pPr>
                  <w:r>
                    <w:rPr>
                      <w:rFonts w:ascii="Calibri" w:hAnsi="Calibri"/>
                      <w:b/>
                      <w:sz w:val="20"/>
                    </w:rPr>
                    <w:t>Phthalate metabolites</w:t>
                  </w:r>
                </w:p>
              </w:tc>
            </w:tr>
            <w:tr w:rsidR="00066508" w14:paraId="3B6A90B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7F7880"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B3EB89D" w14:textId="77777777" w:rsidR="00066508" w:rsidRDefault="00000000">
                  <w:pPr>
                    <w:keepNext/>
                    <w:widowControl w:val="0"/>
                    <w:spacing w:after="60"/>
                    <w:jc w:val="center"/>
                  </w:pPr>
                  <w:r>
                    <w:rPr>
                      <w:rFonts w:ascii="Calibri" w:hAnsi="Calibri"/>
                      <w:sz w:val="20"/>
                    </w:rPr>
                    <w:t>-0.01 (-0.037, 0.018)</w:t>
                  </w:r>
                </w:p>
              </w:tc>
              <w:tc>
                <w:tcPr>
                  <w:tcW w:w="3048" w:type="dxa"/>
                  <w:tcBorders>
                    <w:top w:val="single" w:sz="6" w:space="0" w:color="D3D3D3"/>
                    <w:left w:val="single" w:sz="6" w:space="0" w:color="D3D3D3"/>
                    <w:bottom w:val="single" w:sz="6" w:space="0" w:color="D3D3D3"/>
                    <w:right w:val="single" w:sz="6" w:space="0" w:color="D3D3D3"/>
                  </w:tcBorders>
                </w:tcPr>
                <w:p w14:paraId="303D5174" w14:textId="77777777" w:rsidR="00066508" w:rsidRDefault="00000000">
                  <w:pPr>
                    <w:keepNext/>
                    <w:widowControl w:val="0"/>
                    <w:spacing w:after="60"/>
                    <w:jc w:val="center"/>
                  </w:pPr>
                  <w:r>
                    <w:rPr>
                      <w:rFonts w:ascii="Calibri" w:hAnsi="Calibri"/>
                      <w:sz w:val="20"/>
                    </w:rPr>
                    <w:t>0.057 (0.009, 0.104)</w:t>
                  </w:r>
                </w:p>
              </w:tc>
            </w:tr>
            <w:tr w:rsidR="00066508" w14:paraId="4DB4C41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23E20C3" w14:textId="77777777" w:rsidR="00066508" w:rsidRDefault="00000000">
                  <w:pPr>
                    <w:keepNext/>
                    <w:widowControl w:val="0"/>
                    <w:spacing w:after="60"/>
                  </w:pPr>
                  <w:proofErr w:type="spellStart"/>
                  <w:r>
                    <w:rPr>
                      <w:rFonts w:ascii="Calibri" w:hAnsi="Calibri"/>
                      <w:sz w:val="20"/>
                    </w:rPr>
                    <w:t>mecpp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47B8460" w14:textId="77777777" w:rsidR="00066508" w:rsidRDefault="00000000">
                  <w:pPr>
                    <w:keepNext/>
                    <w:widowControl w:val="0"/>
                    <w:spacing w:after="60"/>
                    <w:jc w:val="center"/>
                  </w:pPr>
                  <w:r>
                    <w:rPr>
                      <w:rFonts w:ascii="Calibri" w:hAnsi="Calibri"/>
                      <w:sz w:val="20"/>
                    </w:rPr>
                    <w:t>0.034 (-0.037, 0.104)</w:t>
                  </w:r>
                </w:p>
              </w:tc>
              <w:tc>
                <w:tcPr>
                  <w:tcW w:w="3048" w:type="dxa"/>
                  <w:tcBorders>
                    <w:top w:val="single" w:sz="6" w:space="0" w:color="D3D3D3"/>
                    <w:left w:val="single" w:sz="6" w:space="0" w:color="D3D3D3"/>
                    <w:bottom w:val="single" w:sz="6" w:space="0" w:color="D3D3D3"/>
                    <w:right w:val="single" w:sz="6" w:space="0" w:color="D3D3D3"/>
                  </w:tcBorders>
                </w:tcPr>
                <w:p w14:paraId="31921ECF" w14:textId="77777777" w:rsidR="00066508" w:rsidRDefault="00000000">
                  <w:pPr>
                    <w:keepNext/>
                    <w:widowControl w:val="0"/>
                    <w:spacing w:after="60"/>
                    <w:jc w:val="center"/>
                  </w:pPr>
                  <w:r>
                    <w:rPr>
                      <w:rFonts w:ascii="Calibri" w:hAnsi="Calibri"/>
                      <w:sz w:val="20"/>
                    </w:rPr>
                    <w:t>0.026 (-0.01, 0.061)</w:t>
                  </w:r>
                </w:p>
              </w:tc>
            </w:tr>
            <w:tr w:rsidR="00066508" w14:paraId="0C45421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D283FD" w14:textId="77777777" w:rsidR="00066508" w:rsidRDefault="00000000">
                  <w:pPr>
                    <w:keepNext/>
                    <w:widowControl w:val="0"/>
                    <w:spacing w:after="60"/>
                  </w:pPr>
                  <w:proofErr w:type="spellStart"/>
                  <w:r>
                    <w:rPr>
                      <w:rFonts w:ascii="Calibri" w:hAnsi="Calibri"/>
                      <w:sz w:val="20"/>
                    </w:rPr>
                    <w:t>mehhp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91E4325" w14:textId="77777777" w:rsidR="00066508" w:rsidRDefault="00000000">
                  <w:pPr>
                    <w:keepNext/>
                    <w:widowControl w:val="0"/>
                    <w:spacing w:after="60"/>
                    <w:jc w:val="center"/>
                  </w:pPr>
                  <w:r>
                    <w:rPr>
                      <w:rFonts w:ascii="Calibri" w:hAnsi="Calibri"/>
                      <w:sz w:val="20"/>
                    </w:rPr>
                    <w:t>0.057 (-0.022, 0.136)</w:t>
                  </w:r>
                </w:p>
              </w:tc>
              <w:tc>
                <w:tcPr>
                  <w:tcW w:w="3048" w:type="dxa"/>
                  <w:tcBorders>
                    <w:top w:val="single" w:sz="6" w:space="0" w:color="D3D3D3"/>
                    <w:left w:val="single" w:sz="6" w:space="0" w:color="D3D3D3"/>
                    <w:bottom w:val="single" w:sz="6" w:space="0" w:color="D3D3D3"/>
                    <w:right w:val="single" w:sz="6" w:space="0" w:color="D3D3D3"/>
                  </w:tcBorders>
                </w:tcPr>
                <w:p w14:paraId="4902D229" w14:textId="77777777" w:rsidR="00066508" w:rsidRDefault="00000000">
                  <w:pPr>
                    <w:keepNext/>
                    <w:widowControl w:val="0"/>
                    <w:spacing w:after="60"/>
                    <w:jc w:val="center"/>
                  </w:pPr>
                  <w:r>
                    <w:rPr>
                      <w:rFonts w:ascii="Calibri" w:hAnsi="Calibri"/>
                      <w:sz w:val="20"/>
                    </w:rPr>
                    <w:t>0.028 (-0.017, 0.074)</w:t>
                  </w:r>
                </w:p>
              </w:tc>
            </w:tr>
            <w:tr w:rsidR="00066508" w14:paraId="4CBD745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804517A" w14:textId="77777777" w:rsidR="00066508" w:rsidRDefault="00000000">
                  <w:pPr>
                    <w:keepNext/>
                    <w:widowControl w:val="0"/>
                    <w:spacing w:after="60"/>
                  </w:pPr>
                  <w:proofErr w:type="spellStart"/>
                  <w:r>
                    <w:rPr>
                      <w:rFonts w:ascii="Calibri" w:hAnsi="Calibri"/>
                      <w:sz w:val="20"/>
                    </w:rPr>
                    <w:t>mehp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8B6A437" w14:textId="77777777" w:rsidR="00066508" w:rsidRDefault="00000000">
                  <w:pPr>
                    <w:keepNext/>
                    <w:widowControl w:val="0"/>
                    <w:spacing w:after="60"/>
                    <w:jc w:val="center"/>
                  </w:pPr>
                  <w:r>
                    <w:rPr>
                      <w:rFonts w:ascii="Calibri" w:hAnsi="Calibri"/>
                      <w:sz w:val="20"/>
                    </w:rPr>
                    <w:t>0.06 (-0.011, 0.131)</w:t>
                  </w:r>
                </w:p>
              </w:tc>
              <w:tc>
                <w:tcPr>
                  <w:tcW w:w="3048" w:type="dxa"/>
                  <w:tcBorders>
                    <w:top w:val="single" w:sz="6" w:space="0" w:color="D3D3D3"/>
                    <w:left w:val="single" w:sz="6" w:space="0" w:color="D3D3D3"/>
                    <w:bottom w:val="single" w:sz="6" w:space="0" w:color="D3D3D3"/>
                    <w:right w:val="single" w:sz="6" w:space="0" w:color="D3D3D3"/>
                  </w:tcBorders>
                </w:tcPr>
                <w:p w14:paraId="51C6A53A" w14:textId="77777777" w:rsidR="00066508" w:rsidRDefault="00000000">
                  <w:pPr>
                    <w:keepNext/>
                    <w:widowControl w:val="0"/>
                    <w:spacing w:after="60"/>
                    <w:jc w:val="center"/>
                  </w:pPr>
                  <w:r>
                    <w:rPr>
                      <w:rFonts w:ascii="Calibri" w:hAnsi="Calibri"/>
                      <w:sz w:val="20"/>
                    </w:rPr>
                    <w:t>0.043 (0.004, 0.083)</w:t>
                  </w:r>
                </w:p>
              </w:tc>
            </w:tr>
            <w:tr w:rsidR="00066508" w14:paraId="300C3EB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B251861" w14:textId="77777777" w:rsidR="00066508" w:rsidRDefault="00000000">
                  <w:pPr>
                    <w:keepNext/>
                    <w:widowControl w:val="0"/>
                    <w:spacing w:after="60"/>
                  </w:pPr>
                  <w:proofErr w:type="spellStart"/>
                  <w:r>
                    <w:rPr>
                      <w:rFonts w:ascii="Calibri" w:hAnsi="Calibri"/>
                      <w:sz w:val="20"/>
                    </w:rPr>
                    <w:t>meohp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92514DB" w14:textId="77777777" w:rsidR="00066508" w:rsidRDefault="00000000">
                  <w:pPr>
                    <w:keepNext/>
                    <w:widowControl w:val="0"/>
                    <w:spacing w:after="60"/>
                    <w:jc w:val="center"/>
                  </w:pPr>
                  <w:r>
                    <w:rPr>
                      <w:rFonts w:ascii="Calibri" w:hAnsi="Calibri"/>
                      <w:sz w:val="20"/>
                    </w:rPr>
                    <w:t>0.067 (-0.016, 0.151)</w:t>
                  </w:r>
                </w:p>
              </w:tc>
              <w:tc>
                <w:tcPr>
                  <w:tcW w:w="3048" w:type="dxa"/>
                  <w:tcBorders>
                    <w:top w:val="single" w:sz="6" w:space="0" w:color="D3D3D3"/>
                    <w:left w:val="single" w:sz="6" w:space="0" w:color="D3D3D3"/>
                    <w:bottom w:val="single" w:sz="6" w:space="0" w:color="D3D3D3"/>
                    <w:right w:val="single" w:sz="6" w:space="0" w:color="D3D3D3"/>
                  </w:tcBorders>
                </w:tcPr>
                <w:p w14:paraId="1E9E0AAD" w14:textId="77777777" w:rsidR="00066508" w:rsidRDefault="00000000">
                  <w:pPr>
                    <w:keepNext/>
                    <w:widowControl w:val="0"/>
                    <w:spacing w:after="60"/>
                    <w:jc w:val="center"/>
                  </w:pPr>
                  <w:r>
                    <w:rPr>
                      <w:rFonts w:ascii="Calibri" w:hAnsi="Calibri"/>
                      <w:sz w:val="20"/>
                    </w:rPr>
                    <w:t>0.047 (0.016, 0.079)</w:t>
                  </w:r>
                </w:p>
              </w:tc>
            </w:tr>
            <w:tr w:rsidR="00066508" w14:paraId="46BD77B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0CF4208" w14:textId="77777777" w:rsidR="00066508" w:rsidRDefault="00000000">
                  <w:pPr>
                    <w:keepNext/>
                    <w:widowControl w:val="0"/>
                    <w:spacing w:after="60"/>
                  </w:pPr>
                  <w:proofErr w:type="spellStart"/>
                  <w:r>
                    <w:rPr>
                      <w:rFonts w:ascii="Calibri" w:hAnsi="Calibri"/>
                      <w:sz w:val="20"/>
                    </w:rPr>
                    <w:t>mep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A250C4B" w14:textId="77777777" w:rsidR="00066508" w:rsidRDefault="00000000">
                  <w:pPr>
                    <w:keepNext/>
                    <w:widowControl w:val="0"/>
                    <w:spacing w:after="60"/>
                    <w:jc w:val="center"/>
                  </w:pPr>
                  <w:r>
                    <w:rPr>
                      <w:rFonts w:ascii="Calibri" w:hAnsi="Calibri"/>
                      <w:sz w:val="20"/>
                    </w:rPr>
                    <w:t>0.002 (-0.029, 0.033)</w:t>
                  </w:r>
                </w:p>
              </w:tc>
              <w:tc>
                <w:tcPr>
                  <w:tcW w:w="3048" w:type="dxa"/>
                  <w:tcBorders>
                    <w:top w:val="single" w:sz="6" w:space="0" w:color="D3D3D3"/>
                    <w:left w:val="single" w:sz="6" w:space="0" w:color="D3D3D3"/>
                    <w:bottom w:val="single" w:sz="6" w:space="0" w:color="D3D3D3"/>
                    <w:right w:val="single" w:sz="6" w:space="0" w:color="D3D3D3"/>
                  </w:tcBorders>
                </w:tcPr>
                <w:p w14:paraId="4A55557D" w14:textId="77777777" w:rsidR="00066508" w:rsidRDefault="00000000">
                  <w:pPr>
                    <w:keepNext/>
                    <w:widowControl w:val="0"/>
                    <w:spacing w:after="60"/>
                    <w:jc w:val="center"/>
                  </w:pPr>
                  <w:r>
                    <w:rPr>
                      <w:rFonts w:ascii="Calibri" w:hAnsi="Calibri"/>
                      <w:sz w:val="20"/>
                    </w:rPr>
                    <w:t>0.054 (-0.005, 0.114)</w:t>
                  </w:r>
                </w:p>
              </w:tc>
            </w:tr>
            <w:tr w:rsidR="00066508" w14:paraId="08294C3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DA7C455"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823EAF0" w14:textId="77777777" w:rsidR="00066508" w:rsidRDefault="00000000">
                  <w:pPr>
                    <w:keepNext/>
                    <w:widowControl w:val="0"/>
                    <w:spacing w:after="60"/>
                    <w:jc w:val="center"/>
                  </w:pPr>
                  <w:r>
                    <w:rPr>
                      <w:rFonts w:ascii="Calibri" w:hAnsi="Calibri"/>
                      <w:sz w:val="20"/>
                    </w:rPr>
                    <w:t>0.017 (-0.083, 0.117)</w:t>
                  </w:r>
                </w:p>
              </w:tc>
              <w:tc>
                <w:tcPr>
                  <w:tcW w:w="3048" w:type="dxa"/>
                  <w:tcBorders>
                    <w:top w:val="single" w:sz="6" w:space="0" w:color="D3D3D3"/>
                    <w:left w:val="single" w:sz="6" w:space="0" w:color="D3D3D3"/>
                    <w:bottom w:val="single" w:sz="6" w:space="0" w:color="D3D3D3"/>
                    <w:right w:val="single" w:sz="6" w:space="0" w:color="D3D3D3"/>
                  </w:tcBorders>
                </w:tcPr>
                <w:p w14:paraId="74F8CEFA" w14:textId="77777777" w:rsidR="00066508" w:rsidRDefault="00000000">
                  <w:pPr>
                    <w:keepNext/>
                    <w:widowControl w:val="0"/>
                    <w:spacing w:after="60"/>
                    <w:jc w:val="center"/>
                  </w:pPr>
                  <w:r>
                    <w:rPr>
                      <w:rFonts w:ascii="Calibri" w:hAnsi="Calibri"/>
                      <w:sz w:val="20"/>
                    </w:rPr>
                    <w:t>0.037 (-0.029, 0.104)</w:t>
                  </w:r>
                </w:p>
              </w:tc>
            </w:tr>
            <w:tr w:rsidR="00066508" w14:paraId="52E0598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35D1246"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492E7CA" w14:textId="77777777" w:rsidR="00066508" w:rsidRDefault="00000000">
                  <w:pPr>
                    <w:keepNext/>
                    <w:widowControl w:val="0"/>
                    <w:spacing w:after="60"/>
                    <w:jc w:val="center"/>
                  </w:pPr>
                  <w:r>
                    <w:rPr>
                      <w:rFonts w:ascii="Calibri" w:hAnsi="Calibri"/>
                      <w:sz w:val="20"/>
                    </w:rPr>
                    <w:t>-0.011 (-0.07, 0.047)</w:t>
                  </w:r>
                </w:p>
              </w:tc>
              <w:tc>
                <w:tcPr>
                  <w:tcW w:w="3048" w:type="dxa"/>
                  <w:tcBorders>
                    <w:top w:val="single" w:sz="6" w:space="0" w:color="D3D3D3"/>
                    <w:left w:val="single" w:sz="6" w:space="0" w:color="D3D3D3"/>
                    <w:bottom w:val="single" w:sz="6" w:space="0" w:color="D3D3D3"/>
                    <w:right w:val="single" w:sz="6" w:space="0" w:color="D3D3D3"/>
                  </w:tcBorders>
                </w:tcPr>
                <w:p w14:paraId="62D2FA7C" w14:textId="77777777" w:rsidR="00066508" w:rsidRDefault="00000000">
                  <w:pPr>
                    <w:keepNext/>
                    <w:widowControl w:val="0"/>
                    <w:spacing w:after="60"/>
                    <w:jc w:val="center"/>
                  </w:pPr>
                  <w:r>
                    <w:rPr>
                      <w:rFonts w:ascii="Calibri" w:hAnsi="Calibri"/>
                      <w:sz w:val="20"/>
                    </w:rPr>
                    <w:t>0.023 (-0.037, 0.083)</w:t>
                  </w:r>
                </w:p>
              </w:tc>
            </w:tr>
            <w:tr w:rsidR="00066508" w14:paraId="5E19656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3D7CB98" w14:textId="77777777" w:rsidR="00066508" w:rsidRDefault="00000000">
                  <w:pPr>
                    <w:keepNext/>
                    <w:widowControl w:val="0"/>
                    <w:spacing w:after="60"/>
                  </w:pPr>
                  <w:proofErr w:type="spellStart"/>
                  <w:r>
                    <w:rPr>
                      <w:rFonts w:ascii="Calibri" w:hAnsi="Calibri"/>
                      <w:sz w:val="20"/>
                    </w:rPr>
                    <w:t>ohminp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8AA2C23" w14:textId="77777777" w:rsidR="00066508" w:rsidRDefault="00000000">
                  <w:pPr>
                    <w:keepNext/>
                    <w:widowControl w:val="0"/>
                    <w:spacing w:after="60"/>
                    <w:jc w:val="center"/>
                  </w:pPr>
                  <w:r>
                    <w:rPr>
                      <w:rFonts w:ascii="Calibri" w:hAnsi="Calibri"/>
                      <w:sz w:val="20"/>
                    </w:rPr>
                    <w:t>0.058 (-0.003, 0.118)</w:t>
                  </w:r>
                </w:p>
              </w:tc>
              <w:tc>
                <w:tcPr>
                  <w:tcW w:w="3048" w:type="dxa"/>
                  <w:tcBorders>
                    <w:top w:val="single" w:sz="6" w:space="0" w:color="D3D3D3"/>
                    <w:left w:val="single" w:sz="6" w:space="0" w:color="D3D3D3"/>
                    <w:bottom w:val="single" w:sz="6" w:space="0" w:color="D3D3D3"/>
                    <w:right w:val="single" w:sz="6" w:space="0" w:color="D3D3D3"/>
                  </w:tcBorders>
                </w:tcPr>
                <w:p w14:paraId="036BEABF" w14:textId="77777777" w:rsidR="00066508" w:rsidRDefault="00000000">
                  <w:pPr>
                    <w:keepNext/>
                    <w:widowControl w:val="0"/>
                    <w:spacing w:after="60"/>
                    <w:jc w:val="center"/>
                  </w:pPr>
                  <w:r>
                    <w:rPr>
                      <w:rFonts w:ascii="Calibri" w:hAnsi="Calibri"/>
                      <w:sz w:val="20"/>
                    </w:rPr>
                    <w:t>0.011 (-0.007, 0.03)</w:t>
                  </w:r>
                </w:p>
              </w:tc>
            </w:tr>
            <w:tr w:rsidR="00066508" w14:paraId="1F216EA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F54B761" w14:textId="77777777" w:rsidR="00066508" w:rsidRDefault="00000000">
                  <w:pPr>
                    <w:keepNext/>
                    <w:widowControl w:val="0"/>
                    <w:spacing w:after="60"/>
                  </w:pPr>
                  <w:proofErr w:type="spellStart"/>
                  <w:r>
                    <w:rPr>
                      <w:rFonts w:ascii="Calibri" w:hAnsi="Calibri"/>
                      <w:sz w:val="20"/>
                    </w:rPr>
                    <w:t>oxominp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00BC13B" w14:textId="77777777" w:rsidR="00066508" w:rsidRDefault="00000000">
                  <w:pPr>
                    <w:keepNext/>
                    <w:widowControl w:val="0"/>
                    <w:spacing w:after="60"/>
                    <w:jc w:val="center"/>
                  </w:pPr>
                  <w:r>
                    <w:rPr>
                      <w:rFonts w:ascii="Calibri" w:hAnsi="Calibri"/>
                      <w:sz w:val="20"/>
                    </w:rPr>
                    <w:t>0.017 (-0.013, 0.046)</w:t>
                  </w:r>
                </w:p>
              </w:tc>
              <w:tc>
                <w:tcPr>
                  <w:tcW w:w="3048" w:type="dxa"/>
                  <w:tcBorders>
                    <w:top w:val="single" w:sz="6" w:space="0" w:color="D3D3D3"/>
                    <w:left w:val="single" w:sz="6" w:space="0" w:color="D3D3D3"/>
                    <w:bottom w:val="single" w:sz="6" w:space="0" w:color="D3D3D3"/>
                    <w:right w:val="single" w:sz="6" w:space="0" w:color="D3D3D3"/>
                  </w:tcBorders>
                </w:tcPr>
                <w:p w14:paraId="1E00C8BB" w14:textId="77777777" w:rsidR="00066508" w:rsidRDefault="00000000">
                  <w:pPr>
                    <w:keepNext/>
                    <w:widowControl w:val="0"/>
                    <w:spacing w:after="60"/>
                    <w:jc w:val="center"/>
                  </w:pPr>
                  <w:r>
                    <w:rPr>
                      <w:rFonts w:ascii="Calibri" w:hAnsi="Calibri"/>
                      <w:sz w:val="20"/>
                    </w:rPr>
                    <w:t>0.042 (0.034, 0.051)</w:t>
                  </w:r>
                </w:p>
              </w:tc>
            </w:tr>
            <w:tr w:rsidR="00066508" w14:paraId="64FAC3F6" w14:textId="77777777">
              <w:trPr>
                <w:cantSplit/>
                <w:jc w:val="center"/>
              </w:trPr>
              <w:tc>
                <w:tcPr>
                  <w:tcW w:w="9144" w:type="dxa"/>
                  <w:gridSpan w:val="3"/>
                </w:tcPr>
                <w:p w14:paraId="609F93E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033C9E8B" w14:textId="77777777" w:rsidR="00066508" w:rsidRDefault="00000000">
            <w:pPr>
              <w:pStyle w:val="ImageCaption"/>
              <w:widowControl w:val="0"/>
              <w:spacing w:before="200"/>
            </w:pPr>
            <w:r>
              <w:lastRenderedPageBreak/>
              <w:t xml:space="preserve">Table S17: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bookmarkEnd w:id="447"/>
          </w:p>
        </w:tc>
      </w:tr>
    </w:tbl>
    <w:p w14:paraId="1FDE81A8"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3B0914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335"/>
              <w:gridCol w:w="1336"/>
              <w:gridCol w:w="1336"/>
              <w:gridCol w:w="1335"/>
              <w:gridCol w:w="1334"/>
              <w:gridCol w:w="1334"/>
              <w:gridCol w:w="1334"/>
            </w:tblGrid>
            <w:tr w:rsidR="00066508" w14:paraId="63741861" w14:textId="77777777">
              <w:trPr>
                <w:cantSplit/>
                <w:tblHeader/>
                <w:jc w:val="center"/>
              </w:trPr>
              <w:tc>
                <w:tcPr>
                  <w:tcW w:w="1306" w:type="dxa"/>
                  <w:tcBorders>
                    <w:top w:val="single" w:sz="16" w:space="0" w:color="D3D3D3"/>
                    <w:left w:val="single" w:sz="6" w:space="0" w:color="D3D3D3"/>
                    <w:bottom w:val="single" w:sz="16" w:space="0" w:color="D3D3D3"/>
                    <w:right w:val="single" w:sz="6" w:space="0" w:color="D3D3D3"/>
                  </w:tcBorders>
                </w:tcPr>
                <w:p w14:paraId="3620CDD8" w14:textId="77777777" w:rsidR="00066508" w:rsidRDefault="00066508">
                  <w:pPr>
                    <w:keepNext/>
                    <w:widowControl w:val="0"/>
                    <w:spacing w:after="60"/>
                  </w:pPr>
                  <w:bookmarkStart w:id="448" w:name="supptbl-marginal-2sa"/>
                </w:p>
              </w:tc>
              <w:tc>
                <w:tcPr>
                  <w:tcW w:w="1306" w:type="dxa"/>
                  <w:tcBorders>
                    <w:top w:val="single" w:sz="16" w:space="0" w:color="D3D3D3"/>
                    <w:left w:val="single" w:sz="6" w:space="0" w:color="D3D3D3"/>
                    <w:bottom w:val="single" w:sz="16" w:space="0" w:color="D3D3D3"/>
                  </w:tcBorders>
                </w:tcPr>
                <w:p w14:paraId="238599B5"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57667E1C"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females</w:t>
                  </w:r>
                  <w:r>
                    <w:rPr>
                      <w:rFonts w:ascii="Calibri" w:hAnsi="Calibri"/>
                      <w:i/>
                      <w:sz w:val="20"/>
                      <w:vertAlign w:val="superscript"/>
                    </w:rPr>
                    <w:t>a</w:t>
                  </w:r>
                  <w:proofErr w:type="spellEnd"/>
                </w:p>
              </w:tc>
              <w:tc>
                <w:tcPr>
                  <w:tcW w:w="1307" w:type="dxa"/>
                  <w:tcBorders>
                    <w:top w:val="single" w:sz="16" w:space="0" w:color="D3D3D3"/>
                    <w:bottom w:val="single" w:sz="16" w:space="0" w:color="D3D3D3"/>
                  </w:tcBorders>
                </w:tcPr>
                <w:p w14:paraId="1200CB58"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4385BA46"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females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7C47D7F5"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right w:val="single" w:sz="6" w:space="0" w:color="D3D3D3"/>
                  </w:tcBorders>
                </w:tcPr>
                <w:p w14:paraId="6B34CB9C"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females</w:t>
                  </w:r>
                  <w:r>
                    <w:rPr>
                      <w:rFonts w:ascii="Calibri" w:hAnsi="Calibri"/>
                      <w:i/>
                      <w:sz w:val="20"/>
                      <w:vertAlign w:val="superscript"/>
                    </w:rPr>
                    <w:t>a</w:t>
                  </w:r>
                  <w:proofErr w:type="spellEnd"/>
                </w:p>
              </w:tc>
            </w:tr>
            <w:tr w:rsidR="00066508" w14:paraId="3C2B768E"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77D8330D" w14:textId="77777777" w:rsidR="00066508" w:rsidRDefault="00000000">
                  <w:pPr>
                    <w:keepNext/>
                    <w:widowControl w:val="0"/>
                    <w:spacing w:after="60"/>
                  </w:pPr>
                  <w:r>
                    <w:rPr>
                      <w:rFonts w:ascii="Calibri" w:hAnsi="Calibri"/>
                      <w:b/>
                      <w:sz w:val="20"/>
                    </w:rPr>
                    <w:t>OP pesticide metabolites</w:t>
                  </w:r>
                </w:p>
              </w:tc>
            </w:tr>
            <w:tr w:rsidR="00066508" w14:paraId="08DC06B1"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6A6FF096" w14:textId="77777777" w:rsidR="00066508" w:rsidRDefault="00000000">
                  <w:pPr>
                    <w:keepNext/>
                    <w:widowControl w:val="0"/>
                    <w:spacing w:after="60"/>
                  </w:pPr>
                  <w:r>
                    <w:rPr>
                      <w:rFonts w:ascii="Calibri" w:hAnsi="Calibri"/>
                      <w:sz w:val="20"/>
                    </w:rPr>
                    <w:t>dep</w:t>
                  </w:r>
                </w:p>
              </w:tc>
              <w:tc>
                <w:tcPr>
                  <w:tcW w:w="1306" w:type="dxa"/>
                  <w:tcBorders>
                    <w:top w:val="single" w:sz="6" w:space="0" w:color="D3D3D3"/>
                    <w:left w:val="single" w:sz="6" w:space="0" w:color="D3D3D3"/>
                    <w:bottom w:val="single" w:sz="6" w:space="0" w:color="D3D3D3"/>
                    <w:right w:val="single" w:sz="6" w:space="0" w:color="D3D3D3"/>
                  </w:tcBorders>
                </w:tcPr>
                <w:p w14:paraId="636DA3E0" w14:textId="77777777" w:rsidR="00066508" w:rsidRDefault="00000000">
                  <w:pPr>
                    <w:keepNext/>
                    <w:widowControl w:val="0"/>
                    <w:spacing w:after="60"/>
                    <w:jc w:val="center"/>
                  </w:pPr>
                  <w:r>
                    <w:rPr>
                      <w:rFonts w:ascii="Calibri" w:hAnsi="Calibri"/>
                      <w:sz w:val="20"/>
                    </w:rPr>
                    <w:t>0.127 (0.003, 0.252)</w:t>
                  </w:r>
                </w:p>
              </w:tc>
              <w:tc>
                <w:tcPr>
                  <w:tcW w:w="1306" w:type="dxa"/>
                  <w:tcBorders>
                    <w:top w:val="single" w:sz="6" w:space="0" w:color="D3D3D3"/>
                    <w:left w:val="single" w:sz="6" w:space="0" w:color="D3D3D3"/>
                    <w:bottom w:val="single" w:sz="6" w:space="0" w:color="D3D3D3"/>
                    <w:right w:val="single" w:sz="6" w:space="0" w:color="D3D3D3"/>
                  </w:tcBorders>
                </w:tcPr>
                <w:p w14:paraId="0034AC1C" w14:textId="77777777" w:rsidR="00066508" w:rsidRDefault="00000000">
                  <w:pPr>
                    <w:keepNext/>
                    <w:widowControl w:val="0"/>
                    <w:spacing w:after="60"/>
                    <w:jc w:val="center"/>
                  </w:pPr>
                  <w:r>
                    <w:rPr>
                      <w:rFonts w:ascii="Calibri" w:hAnsi="Calibri"/>
                      <w:sz w:val="20"/>
                    </w:rPr>
                    <w:t>0.209 (0.035, 0.383)</w:t>
                  </w:r>
                </w:p>
              </w:tc>
              <w:tc>
                <w:tcPr>
                  <w:tcW w:w="1307" w:type="dxa"/>
                  <w:tcBorders>
                    <w:top w:val="single" w:sz="6" w:space="0" w:color="D3D3D3"/>
                    <w:left w:val="single" w:sz="6" w:space="0" w:color="D3D3D3"/>
                    <w:bottom w:val="single" w:sz="6" w:space="0" w:color="D3D3D3"/>
                    <w:right w:val="single" w:sz="6" w:space="0" w:color="D3D3D3"/>
                  </w:tcBorders>
                </w:tcPr>
                <w:p w14:paraId="7FBB5894" w14:textId="77777777" w:rsidR="00066508" w:rsidRDefault="00000000">
                  <w:pPr>
                    <w:keepNext/>
                    <w:widowControl w:val="0"/>
                    <w:spacing w:after="60"/>
                    <w:jc w:val="center"/>
                  </w:pPr>
                  <w:r>
                    <w:rPr>
                      <w:rFonts w:ascii="Calibri" w:hAnsi="Calibri"/>
                      <w:sz w:val="20"/>
                    </w:rPr>
                    <w:t>0.105 (-0.049, 0.26)</w:t>
                  </w:r>
                </w:p>
              </w:tc>
              <w:tc>
                <w:tcPr>
                  <w:tcW w:w="1306" w:type="dxa"/>
                  <w:tcBorders>
                    <w:top w:val="single" w:sz="6" w:space="0" w:color="D3D3D3"/>
                    <w:left w:val="single" w:sz="6" w:space="0" w:color="D3D3D3"/>
                    <w:bottom w:val="single" w:sz="6" w:space="0" w:color="D3D3D3"/>
                    <w:right w:val="single" w:sz="6" w:space="0" w:color="D3D3D3"/>
                  </w:tcBorders>
                </w:tcPr>
                <w:p w14:paraId="51421EA0" w14:textId="77777777" w:rsidR="00066508" w:rsidRDefault="00000000">
                  <w:pPr>
                    <w:keepNext/>
                    <w:widowControl w:val="0"/>
                    <w:spacing w:after="60"/>
                    <w:jc w:val="center"/>
                  </w:pPr>
                  <w:r>
                    <w:rPr>
                      <w:rFonts w:ascii="Calibri" w:hAnsi="Calibri"/>
                      <w:sz w:val="20"/>
                    </w:rPr>
                    <w:t>0.244 (0.092, 0.396)</w:t>
                  </w:r>
                </w:p>
              </w:tc>
              <w:tc>
                <w:tcPr>
                  <w:tcW w:w="1306" w:type="dxa"/>
                  <w:tcBorders>
                    <w:top w:val="single" w:sz="6" w:space="0" w:color="D3D3D3"/>
                    <w:left w:val="single" w:sz="6" w:space="0" w:color="D3D3D3"/>
                    <w:bottom w:val="single" w:sz="6" w:space="0" w:color="D3D3D3"/>
                    <w:right w:val="single" w:sz="6" w:space="0" w:color="D3D3D3"/>
                  </w:tcBorders>
                </w:tcPr>
                <w:p w14:paraId="709DC7C0" w14:textId="77777777" w:rsidR="00066508" w:rsidRDefault="00000000">
                  <w:pPr>
                    <w:keepNext/>
                    <w:widowControl w:val="0"/>
                    <w:spacing w:after="60"/>
                    <w:jc w:val="center"/>
                  </w:pPr>
                  <w:r>
                    <w:rPr>
                      <w:rFonts w:ascii="Calibri" w:hAnsi="Calibri"/>
                      <w:sz w:val="20"/>
                    </w:rPr>
                    <w:t>0.11 (-0.024, 0.243)</w:t>
                  </w:r>
                </w:p>
              </w:tc>
              <w:tc>
                <w:tcPr>
                  <w:tcW w:w="1306" w:type="dxa"/>
                  <w:tcBorders>
                    <w:top w:val="single" w:sz="6" w:space="0" w:color="D3D3D3"/>
                    <w:left w:val="single" w:sz="6" w:space="0" w:color="D3D3D3"/>
                    <w:bottom w:val="single" w:sz="6" w:space="0" w:color="D3D3D3"/>
                    <w:right w:val="single" w:sz="6" w:space="0" w:color="D3D3D3"/>
                  </w:tcBorders>
                </w:tcPr>
                <w:p w14:paraId="7004F29B" w14:textId="77777777" w:rsidR="00066508" w:rsidRDefault="00000000">
                  <w:pPr>
                    <w:keepNext/>
                    <w:widowControl w:val="0"/>
                    <w:spacing w:after="60"/>
                    <w:jc w:val="center"/>
                  </w:pPr>
                  <w:r>
                    <w:rPr>
                      <w:rFonts w:ascii="Calibri" w:hAnsi="Calibri"/>
                      <w:sz w:val="20"/>
                    </w:rPr>
                    <w:t>0.214 (0.08, 0.348)</w:t>
                  </w:r>
                </w:p>
              </w:tc>
            </w:tr>
            <w:tr w:rsidR="00066508" w14:paraId="3879AC33"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BF97ACE" w14:textId="77777777" w:rsidR="00066508" w:rsidRDefault="00000000">
                  <w:pPr>
                    <w:keepNext/>
                    <w:widowControl w:val="0"/>
                    <w:spacing w:after="60"/>
                  </w:pPr>
                  <w:proofErr w:type="spellStart"/>
                  <w:r>
                    <w:rPr>
                      <w:rFonts w:ascii="Calibri" w:hAnsi="Calibri"/>
                      <w:sz w:val="20"/>
                    </w:rPr>
                    <w:t>detp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2CE92E1E" w14:textId="77777777" w:rsidR="00066508" w:rsidRDefault="00000000">
                  <w:pPr>
                    <w:keepNext/>
                    <w:widowControl w:val="0"/>
                    <w:spacing w:after="60"/>
                    <w:jc w:val="center"/>
                  </w:pPr>
                  <w:r>
                    <w:rPr>
                      <w:rFonts w:ascii="Calibri" w:hAnsi="Calibri"/>
                      <w:sz w:val="20"/>
                    </w:rPr>
                    <w:t>-0.026 (-0.087, 0.036)</w:t>
                  </w:r>
                </w:p>
              </w:tc>
              <w:tc>
                <w:tcPr>
                  <w:tcW w:w="1306" w:type="dxa"/>
                  <w:tcBorders>
                    <w:top w:val="single" w:sz="6" w:space="0" w:color="D3D3D3"/>
                    <w:left w:val="single" w:sz="6" w:space="0" w:color="D3D3D3"/>
                    <w:bottom w:val="single" w:sz="6" w:space="0" w:color="D3D3D3"/>
                    <w:right w:val="single" w:sz="6" w:space="0" w:color="D3D3D3"/>
                  </w:tcBorders>
                </w:tcPr>
                <w:p w14:paraId="089B035A" w14:textId="77777777" w:rsidR="00066508" w:rsidRDefault="00000000">
                  <w:pPr>
                    <w:keepNext/>
                    <w:widowControl w:val="0"/>
                    <w:spacing w:after="60"/>
                    <w:jc w:val="center"/>
                  </w:pPr>
                  <w:r>
                    <w:rPr>
                      <w:rFonts w:ascii="Calibri" w:hAnsi="Calibri"/>
                      <w:sz w:val="20"/>
                    </w:rPr>
                    <w:t>0.135 (-0.053, 0.323)</w:t>
                  </w:r>
                </w:p>
              </w:tc>
              <w:tc>
                <w:tcPr>
                  <w:tcW w:w="1307" w:type="dxa"/>
                  <w:tcBorders>
                    <w:top w:val="single" w:sz="6" w:space="0" w:color="D3D3D3"/>
                    <w:left w:val="single" w:sz="6" w:space="0" w:color="D3D3D3"/>
                    <w:bottom w:val="single" w:sz="6" w:space="0" w:color="D3D3D3"/>
                    <w:right w:val="single" w:sz="6" w:space="0" w:color="D3D3D3"/>
                  </w:tcBorders>
                </w:tcPr>
                <w:p w14:paraId="3DDC4DFD" w14:textId="77777777" w:rsidR="00066508" w:rsidRDefault="00000000">
                  <w:pPr>
                    <w:keepNext/>
                    <w:widowControl w:val="0"/>
                    <w:spacing w:after="60"/>
                    <w:jc w:val="center"/>
                  </w:pPr>
                  <w:r>
                    <w:rPr>
                      <w:rFonts w:ascii="Calibri" w:hAnsi="Calibri"/>
                      <w:sz w:val="20"/>
                    </w:rPr>
                    <w:t>-0.046 (-0.13, 0.038)</w:t>
                  </w:r>
                </w:p>
              </w:tc>
              <w:tc>
                <w:tcPr>
                  <w:tcW w:w="1306" w:type="dxa"/>
                  <w:tcBorders>
                    <w:top w:val="single" w:sz="6" w:space="0" w:color="D3D3D3"/>
                    <w:left w:val="single" w:sz="6" w:space="0" w:color="D3D3D3"/>
                    <w:bottom w:val="single" w:sz="6" w:space="0" w:color="D3D3D3"/>
                    <w:right w:val="single" w:sz="6" w:space="0" w:color="D3D3D3"/>
                  </w:tcBorders>
                </w:tcPr>
                <w:p w14:paraId="47A8C8E3" w14:textId="77777777" w:rsidR="00066508" w:rsidRDefault="00000000">
                  <w:pPr>
                    <w:keepNext/>
                    <w:widowControl w:val="0"/>
                    <w:spacing w:after="60"/>
                    <w:jc w:val="center"/>
                  </w:pPr>
                  <w:r>
                    <w:rPr>
                      <w:rFonts w:ascii="Calibri" w:hAnsi="Calibri"/>
                      <w:sz w:val="20"/>
                    </w:rPr>
                    <w:t>0.025 (-0.157, 0.207)</w:t>
                  </w:r>
                </w:p>
              </w:tc>
              <w:tc>
                <w:tcPr>
                  <w:tcW w:w="1306" w:type="dxa"/>
                  <w:tcBorders>
                    <w:top w:val="single" w:sz="6" w:space="0" w:color="D3D3D3"/>
                    <w:left w:val="single" w:sz="6" w:space="0" w:color="D3D3D3"/>
                    <w:bottom w:val="single" w:sz="6" w:space="0" w:color="D3D3D3"/>
                    <w:right w:val="single" w:sz="6" w:space="0" w:color="D3D3D3"/>
                  </w:tcBorders>
                </w:tcPr>
                <w:p w14:paraId="312F8E79" w14:textId="77777777" w:rsidR="00066508" w:rsidRDefault="00000000">
                  <w:pPr>
                    <w:keepNext/>
                    <w:widowControl w:val="0"/>
                    <w:spacing w:after="60"/>
                    <w:jc w:val="center"/>
                  </w:pPr>
                  <w:r>
                    <w:rPr>
                      <w:rFonts w:ascii="Calibri" w:hAnsi="Calibri"/>
                      <w:sz w:val="20"/>
                    </w:rPr>
                    <w:t>-0.024 (-0.117, 0.07)</w:t>
                  </w:r>
                </w:p>
              </w:tc>
              <w:tc>
                <w:tcPr>
                  <w:tcW w:w="1306" w:type="dxa"/>
                  <w:tcBorders>
                    <w:top w:val="single" w:sz="6" w:space="0" w:color="D3D3D3"/>
                    <w:left w:val="single" w:sz="6" w:space="0" w:color="D3D3D3"/>
                    <w:bottom w:val="single" w:sz="6" w:space="0" w:color="D3D3D3"/>
                    <w:right w:val="single" w:sz="6" w:space="0" w:color="D3D3D3"/>
                  </w:tcBorders>
                </w:tcPr>
                <w:p w14:paraId="087981EA" w14:textId="77777777" w:rsidR="00066508" w:rsidRDefault="00000000">
                  <w:pPr>
                    <w:keepNext/>
                    <w:widowControl w:val="0"/>
                    <w:spacing w:after="60"/>
                    <w:jc w:val="center"/>
                  </w:pPr>
                  <w:r>
                    <w:rPr>
                      <w:rFonts w:ascii="Calibri" w:hAnsi="Calibri"/>
                      <w:sz w:val="20"/>
                    </w:rPr>
                    <w:t>0.073 (-0.104, 0.249)</w:t>
                  </w:r>
                </w:p>
              </w:tc>
            </w:tr>
            <w:tr w:rsidR="00066508" w14:paraId="5D6B27DE"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ECFF13A" w14:textId="77777777" w:rsidR="00066508" w:rsidRDefault="00000000">
                  <w:pPr>
                    <w:keepNext/>
                    <w:widowControl w:val="0"/>
                    <w:spacing w:after="60"/>
                  </w:pPr>
                  <w:proofErr w:type="spellStart"/>
                  <w:r>
                    <w:rPr>
                      <w:rFonts w:ascii="Calibri" w:hAnsi="Calibri"/>
                      <w:sz w:val="20"/>
                    </w:rPr>
                    <w:t>dmp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7A660998" w14:textId="77777777" w:rsidR="00066508" w:rsidRDefault="00000000">
                  <w:pPr>
                    <w:keepNext/>
                    <w:widowControl w:val="0"/>
                    <w:spacing w:after="60"/>
                    <w:jc w:val="center"/>
                  </w:pPr>
                  <w:r>
                    <w:rPr>
                      <w:rFonts w:ascii="Calibri" w:hAnsi="Calibri"/>
                      <w:sz w:val="20"/>
                    </w:rPr>
                    <w:t>0.07 (-0.051, 0.192)</w:t>
                  </w:r>
                </w:p>
              </w:tc>
              <w:tc>
                <w:tcPr>
                  <w:tcW w:w="1306" w:type="dxa"/>
                  <w:tcBorders>
                    <w:top w:val="single" w:sz="6" w:space="0" w:color="D3D3D3"/>
                    <w:left w:val="single" w:sz="6" w:space="0" w:color="D3D3D3"/>
                    <w:bottom w:val="single" w:sz="6" w:space="0" w:color="D3D3D3"/>
                    <w:right w:val="single" w:sz="6" w:space="0" w:color="D3D3D3"/>
                  </w:tcBorders>
                </w:tcPr>
                <w:p w14:paraId="378B1005" w14:textId="77777777" w:rsidR="00066508" w:rsidRDefault="00000000">
                  <w:pPr>
                    <w:keepNext/>
                    <w:widowControl w:val="0"/>
                    <w:spacing w:after="60"/>
                    <w:jc w:val="center"/>
                  </w:pPr>
                  <w:r>
                    <w:rPr>
                      <w:rFonts w:ascii="Calibri" w:hAnsi="Calibri"/>
                      <w:sz w:val="20"/>
                    </w:rPr>
                    <w:t>0.063 (-0.105, 0.231)</w:t>
                  </w:r>
                </w:p>
              </w:tc>
              <w:tc>
                <w:tcPr>
                  <w:tcW w:w="1307" w:type="dxa"/>
                  <w:tcBorders>
                    <w:top w:val="single" w:sz="6" w:space="0" w:color="D3D3D3"/>
                    <w:left w:val="single" w:sz="6" w:space="0" w:color="D3D3D3"/>
                    <w:bottom w:val="single" w:sz="6" w:space="0" w:color="D3D3D3"/>
                    <w:right w:val="single" w:sz="6" w:space="0" w:color="D3D3D3"/>
                  </w:tcBorders>
                </w:tcPr>
                <w:p w14:paraId="6CF256C5" w14:textId="77777777" w:rsidR="00066508" w:rsidRDefault="00000000">
                  <w:pPr>
                    <w:keepNext/>
                    <w:widowControl w:val="0"/>
                    <w:spacing w:after="60"/>
                    <w:jc w:val="center"/>
                  </w:pPr>
                  <w:r>
                    <w:rPr>
                      <w:rFonts w:ascii="Calibri" w:hAnsi="Calibri"/>
                      <w:sz w:val="20"/>
                    </w:rPr>
                    <w:t>0.029 (-0.083, 0.14)</w:t>
                  </w:r>
                </w:p>
              </w:tc>
              <w:tc>
                <w:tcPr>
                  <w:tcW w:w="1306" w:type="dxa"/>
                  <w:tcBorders>
                    <w:top w:val="single" w:sz="6" w:space="0" w:color="D3D3D3"/>
                    <w:left w:val="single" w:sz="6" w:space="0" w:color="D3D3D3"/>
                    <w:bottom w:val="single" w:sz="6" w:space="0" w:color="D3D3D3"/>
                    <w:right w:val="single" w:sz="6" w:space="0" w:color="D3D3D3"/>
                  </w:tcBorders>
                </w:tcPr>
                <w:p w14:paraId="27F7C44C" w14:textId="77777777" w:rsidR="00066508" w:rsidRDefault="00000000">
                  <w:pPr>
                    <w:keepNext/>
                    <w:widowControl w:val="0"/>
                    <w:spacing w:after="60"/>
                    <w:jc w:val="center"/>
                  </w:pPr>
                  <w:r>
                    <w:rPr>
                      <w:rFonts w:ascii="Calibri" w:hAnsi="Calibri"/>
                      <w:sz w:val="20"/>
                    </w:rPr>
                    <w:t>0.059 (-0.021, 0.14)</w:t>
                  </w:r>
                </w:p>
              </w:tc>
              <w:tc>
                <w:tcPr>
                  <w:tcW w:w="1306" w:type="dxa"/>
                  <w:tcBorders>
                    <w:top w:val="single" w:sz="6" w:space="0" w:color="D3D3D3"/>
                    <w:left w:val="single" w:sz="6" w:space="0" w:color="D3D3D3"/>
                    <w:bottom w:val="single" w:sz="6" w:space="0" w:color="D3D3D3"/>
                    <w:right w:val="single" w:sz="6" w:space="0" w:color="D3D3D3"/>
                  </w:tcBorders>
                </w:tcPr>
                <w:p w14:paraId="67324D55" w14:textId="77777777" w:rsidR="00066508" w:rsidRDefault="00000000">
                  <w:pPr>
                    <w:keepNext/>
                    <w:widowControl w:val="0"/>
                    <w:spacing w:after="60"/>
                    <w:jc w:val="center"/>
                  </w:pPr>
                  <w:r>
                    <w:rPr>
                      <w:rFonts w:ascii="Calibri" w:hAnsi="Calibri"/>
                      <w:sz w:val="20"/>
                    </w:rPr>
                    <w:t>0.065 (-0.035, 0.165)</w:t>
                  </w:r>
                </w:p>
              </w:tc>
              <w:tc>
                <w:tcPr>
                  <w:tcW w:w="1306" w:type="dxa"/>
                  <w:tcBorders>
                    <w:top w:val="single" w:sz="6" w:space="0" w:color="D3D3D3"/>
                    <w:left w:val="single" w:sz="6" w:space="0" w:color="D3D3D3"/>
                    <w:bottom w:val="single" w:sz="6" w:space="0" w:color="D3D3D3"/>
                    <w:right w:val="single" w:sz="6" w:space="0" w:color="D3D3D3"/>
                  </w:tcBorders>
                </w:tcPr>
                <w:p w14:paraId="0FCD98CA" w14:textId="77777777" w:rsidR="00066508" w:rsidRDefault="00000000">
                  <w:pPr>
                    <w:keepNext/>
                    <w:widowControl w:val="0"/>
                    <w:spacing w:after="60"/>
                    <w:jc w:val="center"/>
                  </w:pPr>
                  <w:r>
                    <w:rPr>
                      <w:rFonts w:ascii="Calibri" w:hAnsi="Calibri"/>
                      <w:sz w:val="20"/>
                    </w:rPr>
                    <w:t>0.134 (0.025, 0.243)</w:t>
                  </w:r>
                </w:p>
              </w:tc>
            </w:tr>
            <w:tr w:rsidR="00066508" w14:paraId="1D04A9F4"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2E5491C" w14:textId="77777777" w:rsidR="00066508" w:rsidRDefault="00000000">
                  <w:pPr>
                    <w:keepNext/>
                    <w:widowControl w:val="0"/>
                    <w:spacing w:after="60"/>
                  </w:pPr>
                  <w:proofErr w:type="spellStart"/>
                  <w:r>
                    <w:rPr>
                      <w:rFonts w:ascii="Calibri" w:hAnsi="Calibri"/>
                      <w:sz w:val="20"/>
                    </w:rPr>
                    <w:t>dmtp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132B2BA" w14:textId="77777777" w:rsidR="00066508" w:rsidRDefault="00000000">
                  <w:pPr>
                    <w:keepNext/>
                    <w:widowControl w:val="0"/>
                    <w:spacing w:after="60"/>
                    <w:jc w:val="center"/>
                  </w:pPr>
                  <w:r>
                    <w:rPr>
                      <w:rFonts w:ascii="Calibri" w:hAnsi="Calibri"/>
                      <w:sz w:val="20"/>
                    </w:rPr>
                    <w:t>0.067 (-0.03, 0.163)</w:t>
                  </w:r>
                </w:p>
              </w:tc>
              <w:tc>
                <w:tcPr>
                  <w:tcW w:w="1306" w:type="dxa"/>
                  <w:tcBorders>
                    <w:top w:val="single" w:sz="6" w:space="0" w:color="D3D3D3"/>
                    <w:left w:val="single" w:sz="6" w:space="0" w:color="D3D3D3"/>
                    <w:bottom w:val="single" w:sz="6" w:space="0" w:color="D3D3D3"/>
                    <w:right w:val="single" w:sz="6" w:space="0" w:color="D3D3D3"/>
                  </w:tcBorders>
                </w:tcPr>
                <w:p w14:paraId="70FF77A3" w14:textId="77777777" w:rsidR="00066508" w:rsidRDefault="00000000">
                  <w:pPr>
                    <w:keepNext/>
                    <w:widowControl w:val="0"/>
                    <w:spacing w:after="60"/>
                    <w:jc w:val="center"/>
                  </w:pPr>
                  <w:r>
                    <w:rPr>
                      <w:rFonts w:ascii="Calibri" w:hAnsi="Calibri"/>
                      <w:sz w:val="20"/>
                    </w:rPr>
                    <w:t>0.08 (-0.053, 0.214)</w:t>
                  </w:r>
                </w:p>
              </w:tc>
              <w:tc>
                <w:tcPr>
                  <w:tcW w:w="1307" w:type="dxa"/>
                  <w:tcBorders>
                    <w:top w:val="single" w:sz="6" w:space="0" w:color="D3D3D3"/>
                    <w:left w:val="single" w:sz="6" w:space="0" w:color="D3D3D3"/>
                    <w:bottom w:val="single" w:sz="6" w:space="0" w:color="D3D3D3"/>
                    <w:right w:val="single" w:sz="6" w:space="0" w:color="D3D3D3"/>
                  </w:tcBorders>
                </w:tcPr>
                <w:p w14:paraId="139DA1E7" w14:textId="77777777" w:rsidR="00066508" w:rsidRDefault="00000000">
                  <w:pPr>
                    <w:keepNext/>
                    <w:widowControl w:val="0"/>
                    <w:spacing w:after="60"/>
                    <w:jc w:val="center"/>
                  </w:pPr>
                  <w:r>
                    <w:rPr>
                      <w:rFonts w:ascii="Calibri" w:hAnsi="Calibri"/>
                      <w:sz w:val="20"/>
                    </w:rPr>
                    <w:t>-0.026 (-0.084, 0.032)</w:t>
                  </w:r>
                </w:p>
              </w:tc>
              <w:tc>
                <w:tcPr>
                  <w:tcW w:w="1306" w:type="dxa"/>
                  <w:tcBorders>
                    <w:top w:val="single" w:sz="6" w:space="0" w:color="D3D3D3"/>
                    <w:left w:val="single" w:sz="6" w:space="0" w:color="D3D3D3"/>
                    <w:bottom w:val="single" w:sz="6" w:space="0" w:color="D3D3D3"/>
                    <w:right w:val="single" w:sz="6" w:space="0" w:color="D3D3D3"/>
                  </w:tcBorders>
                </w:tcPr>
                <w:p w14:paraId="2158CDCC" w14:textId="77777777" w:rsidR="00066508" w:rsidRDefault="00000000">
                  <w:pPr>
                    <w:keepNext/>
                    <w:widowControl w:val="0"/>
                    <w:spacing w:after="60"/>
                    <w:jc w:val="center"/>
                  </w:pPr>
                  <w:r>
                    <w:rPr>
                      <w:rFonts w:ascii="Calibri" w:hAnsi="Calibri"/>
                      <w:sz w:val="20"/>
                    </w:rPr>
                    <w:t>0.184 (0.073, 0.296)</w:t>
                  </w:r>
                </w:p>
              </w:tc>
              <w:tc>
                <w:tcPr>
                  <w:tcW w:w="1306" w:type="dxa"/>
                  <w:tcBorders>
                    <w:top w:val="single" w:sz="6" w:space="0" w:color="D3D3D3"/>
                    <w:left w:val="single" w:sz="6" w:space="0" w:color="D3D3D3"/>
                    <w:bottom w:val="single" w:sz="6" w:space="0" w:color="D3D3D3"/>
                    <w:right w:val="single" w:sz="6" w:space="0" w:color="D3D3D3"/>
                  </w:tcBorders>
                </w:tcPr>
                <w:p w14:paraId="66DBCB65" w14:textId="77777777" w:rsidR="00066508" w:rsidRDefault="00000000">
                  <w:pPr>
                    <w:keepNext/>
                    <w:widowControl w:val="0"/>
                    <w:spacing w:after="60"/>
                    <w:jc w:val="center"/>
                  </w:pPr>
                  <w:r>
                    <w:rPr>
                      <w:rFonts w:ascii="Calibri" w:hAnsi="Calibri"/>
                      <w:sz w:val="20"/>
                    </w:rPr>
                    <w:t>0.063 (-0.024, 0.149)</w:t>
                  </w:r>
                </w:p>
              </w:tc>
              <w:tc>
                <w:tcPr>
                  <w:tcW w:w="1306" w:type="dxa"/>
                  <w:tcBorders>
                    <w:top w:val="single" w:sz="6" w:space="0" w:color="D3D3D3"/>
                    <w:left w:val="single" w:sz="6" w:space="0" w:color="D3D3D3"/>
                    <w:bottom w:val="single" w:sz="6" w:space="0" w:color="D3D3D3"/>
                    <w:right w:val="single" w:sz="6" w:space="0" w:color="D3D3D3"/>
                  </w:tcBorders>
                </w:tcPr>
                <w:p w14:paraId="1916DC0D" w14:textId="77777777" w:rsidR="00066508" w:rsidRDefault="00000000">
                  <w:pPr>
                    <w:keepNext/>
                    <w:widowControl w:val="0"/>
                    <w:spacing w:after="60"/>
                    <w:jc w:val="center"/>
                  </w:pPr>
                  <w:r>
                    <w:rPr>
                      <w:rFonts w:ascii="Calibri" w:hAnsi="Calibri"/>
                      <w:sz w:val="20"/>
                    </w:rPr>
                    <w:t>0.228 (0.087, 0.37)</w:t>
                  </w:r>
                </w:p>
              </w:tc>
            </w:tr>
            <w:tr w:rsidR="00066508" w14:paraId="1E991D42"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56F8B734" w14:textId="77777777" w:rsidR="00066508" w:rsidRDefault="00000000">
                  <w:pPr>
                    <w:keepNext/>
                    <w:widowControl w:val="0"/>
                    <w:spacing w:after="60"/>
                  </w:pPr>
                  <w:r>
                    <w:rPr>
                      <w:rFonts w:ascii="Calibri" w:hAnsi="Calibri"/>
                      <w:b/>
                      <w:sz w:val="20"/>
                    </w:rPr>
                    <w:t>Phenols</w:t>
                  </w:r>
                </w:p>
              </w:tc>
            </w:tr>
            <w:tr w:rsidR="00066508" w14:paraId="6826E1B3"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3043EDF" w14:textId="77777777" w:rsidR="00066508" w:rsidRDefault="00000000">
                  <w:pPr>
                    <w:keepNext/>
                    <w:widowControl w:val="0"/>
                    <w:spacing w:after="60"/>
                  </w:pPr>
                  <w:proofErr w:type="spellStart"/>
                  <w:r>
                    <w:rPr>
                      <w:rFonts w:ascii="Calibri" w:hAnsi="Calibri"/>
                      <w:sz w:val="20"/>
                    </w:rPr>
                    <w:t>bpa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04ECDF4F" w14:textId="77777777" w:rsidR="00066508" w:rsidRDefault="00000000">
                  <w:pPr>
                    <w:keepNext/>
                    <w:widowControl w:val="0"/>
                    <w:spacing w:after="60"/>
                    <w:jc w:val="center"/>
                  </w:pPr>
                  <w:r>
                    <w:rPr>
                      <w:rFonts w:ascii="Calibri" w:hAnsi="Calibri"/>
                      <w:sz w:val="20"/>
                    </w:rPr>
                    <w:t>0.218 (0.027, 0.409)</w:t>
                  </w:r>
                </w:p>
              </w:tc>
              <w:tc>
                <w:tcPr>
                  <w:tcW w:w="1306" w:type="dxa"/>
                  <w:tcBorders>
                    <w:top w:val="single" w:sz="6" w:space="0" w:color="D3D3D3"/>
                    <w:left w:val="single" w:sz="6" w:space="0" w:color="D3D3D3"/>
                    <w:bottom w:val="single" w:sz="6" w:space="0" w:color="D3D3D3"/>
                    <w:right w:val="single" w:sz="6" w:space="0" w:color="D3D3D3"/>
                  </w:tcBorders>
                </w:tcPr>
                <w:p w14:paraId="0E3F9B91" w14:textId="77777777" w:rsidR="00066508" w:rsidRDefault="00000000">
                  <w:pPr>
                    <w:keepNext/>
                    <w:widowControl w:val="0"/>
                    <w:spacing w:after="60"/>
                    <w:jc w:val="center"/>
                  </w:pPr>
                  <w:r>
                    <w:rPr>
                      <w:rFonts w:ascii="Calibri" w:hAnsi="Calibri"/>
                      <w:sz w:val="20"/>
                    </w:rPr>
                    <w:t>0.372 (0.177, 0.566)</w:t>
                  </w:r>
                </w:p>
              </w:tc>
              <w:tc>
                <w:tcPr>
                  <w:tcW w:w="1307" w:type="dxa"/>
                  <w:tcBorders>
                    <w:top w:val="single" w:sz="6" w:space="0" w:color="D3D3D3"/>
                    <w:left w:val="single" w:sz="6" w:space="0" w:color="D3D3D3"/>
                    <w:bottom w:val="single" w:sz="6" w:space="0" w:color="D3D3D3"/>
                    <w:right w:val="single" w:sz="6" w:space="0" w:color="D3D3D3"/>
                  </w:tcBorders>
                </w:tcPr>
                <w:p w14:paraId="393FB031" w14:textId="77777777" w:rsidR="00066508" w:rsidRDefault="00000000">
                  <w:pPr>
                    <w:keepNext/>
                    <w:widowControl w:val="0"/>
                    <w:spacing w:after="60"/>
                    <w:jc w:val="center"/>
                  </w:pPr>
                  <w:r>
                    <w:rPr>
                      <w:rFonts w:ascii="Calibri" w:hAnsi="Calibri"/>
                      <w:sz w:val="20"/>
                    </w:rPr>
                    <w:t>0.22 (0.024, 0.416)</w:t>
                  </w:r>
                </w:p>
              </w:tc>
              <w:tc>
                <w:tcPr>
                  <w:tcW w:w="1306" w:type="dxa"/>
                  <w:tcBorders>
                    <w:top w:val="single" w:sz="6" w:space="0" w:color="D3D3D3"/>
                    <w:left w:val="single" w:sz="6" w:space="0" w:color="D3D3D3"/>
                    <w:bottom w:val="single" w:sz="6" w:space="0" w:color="D3D3D3"/>
                    <w:right w:val="single" w:sz="6" w:space="0" w:color="D3D3D3"/>
                  </w:tcBorders>
                </w:tcPr>
                <w:p w14:paraId="5B570936" w14:textId="77777777" w:rsidR="00066508" w:rsidRDefault="00000000">
                  <w:pPr>
                    <w:keepNext/>
                    <w:widowControl w:val="0"/>
                    <w:spacing w:after="60"/>
                    <w:jc w:val="center"/>
                  </w:pPr>
                  <w:r>
                    <w:rPr>
                      <w:rFonts w:ascii="Calibri" w:hAnsi="Calibri"/>
                      <w:sz w:val="20"/>
                    </w:rPr>
                    <w:t>0.345 (0.176, 0.515)</w:t>
                  </w:r>
                </w:p>
              </w:tc>
              <w:tc>
                <w:tcPr>
                  <w:tcW w:w="1306" w:type="dxa"/>
                  <w:tcBorders>
                    <w:top w:val="single" w:sz="6" w:space="0" w:color="D3D3D3"/>
                    <w:left w:val="single" w:sz="6" w:space="0" w:color="D3D3D3"/>
                    <w:bottom w:val="single" w:sz="6" w:space="0" w:color="D3D3D3"/>
                    <w:right w:val="single" w:sz="6" w:space="0" w:color="D3D3D3"/>
                  </w:tcBorders>
                </w:tcPr>
                <w:p w14:paraId="35094C69" w14:textId="77777777" w:rsidR="00066508" w:rsidRDefault="00000000">
                  <w:pPr>
                    <w:keepNext/>
                    <w:widowControl w:val="0"/>
                    <w:spacing w:after="60"/>
                    <w:jc w:val="center"/>
                  </w:pPr>
                  <w:r>
                    <w:rPr>
                      <w:rFonts w:ascii="Calibri" w:hAnsi="Calibri"/>
                      <w:sz w:val="20"/>
                    </w:rPr>
                    <w:t>0.229 (0.082, 0.376)</w:t>
                  </w:r>
                </w:p>
              </w:tc>
              <w:tc>
                <w:tcPr>
                  <w:tcW w:w="1306" w:type="dxa"/>
                  <w:tcBorders>
                    <w:top w:val="single" w:sz="6" w:space="0" w:color="D3D3D3"/>
                    <w:left w:val="single" w:sz="6" w:space="0" w:color="D3D3D3"/>
                    <w:bottom w:val="single" w:sz="6" w:space="0" w:color="D3D3D3"/>
                    <w:right w:val="single" w:sz="6" w:space="0" w:color="D3D3D3"/>
                  </w:tcBorders>
                </w:tcPr>
                <w:p w14:paraId="40C53249" w14:textId="77777777" w:rsidR="00066508" w:rsidRDefault="00000000">
                  <w:pPr>
                    <w:keepNext/>
                    <w:widowControl w:val="0"/>
                    <w:spacing w:after="60"/>
                    <w:jc w:val="center"/>
                  </w:pPr>
                  <w:r>
                    <w:rPr>
                      <w:rFonts w:ascii="Calibri" w:hAnsi="Calibri"/>
                      <w:sz w:val="20"/>
                    </w:rPr>
                    <w:t>0.314 (0.159, 0.469)</w:t>
                  </w:r>
                </w:p>
              </w:tc>
            </w:tr>
            <w:tr w:rsidR="00066508" w14:paraId="32588EA0"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36AD7F4C" w14:textId="77777777" w:rsidR="00066508" w:rsidRDefault="00000000">
                  <w:pPr>
                    <w:keepNext/>
                    <w:widowControl w:val="0"/>
                    <w:spacing w:after="60"/>
                  </w:pPr>
                  <w:proofErr w:type="spellStart"/>
                  <w:r>
                    <w:rPr>
                      <w:rFonts w:ascii="Calibri" w:hAnsi="Calibri"/>
                      <w:sz w:val="20"/>
                    </w:rPr>
                    <w:t>bupa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38F95655" w14:textId="77777777" w:rsidR="00066508" w:rsidRDefault="00000000">
                  <w:pPr>
                    <w:keepNext/>
                    <w:widowControl w:val="0"/>
                    <w:spacing w:after="60"/>
                    <w:jc w:val="center"/>
                  </w:pPr>
                  <w:r>
                    <w:rPr>
                      <w:rFonts w:ascii="Calibri" w:hAnsi="Calibri"/>
                      <w:sz w:val="20"/>
                    </w:rPr>
                    <w:t>-0.109 (-0.22, 0.001)</w:t>
                  </w:r>
                </w:p>
              </w:tc>
              <w:tc>
                <w:tcPr>
                  <w:tcW w:w="1306" w:type="dxa"/>
                  <w:tcBorders>
                    <w:top w:val="single" w:sz="6" w:space="0" w:color="D3D3D3"/>
                    <w:left w:val="single" w:sz="6" w:space="0" w:color="D3D3D3"/>
                    <w:bottom w:val="single" w:sz="6" w:space="0" w:color="D3D3D3"/>
                    <w:right w:val="single" w:sz="6" w:space="0" w:color="D3D3D3"/>
                  </w:tcBorders>
                </w:tcPr>
                <w:p w14:paraId="5071DEE8" w14:textId="77777777" w:rsidR="00066508" w:rsidRDefault="00000000">
                  <w:pPr>
                    <w:keepNext/>
                    <w:widowControl w:val="0"/>
                    <w:spacing w:after="60"/>
                    <w:jc w:val="center"/>
                  </w:pPr>
                  <w:r>
                    <w:rPr>
                      <w:rFonts w:ascii="Calibri" w:hAnsi="Calibri"/>
                      <w:sz w:val="20"/>
                    </w:rPr>
                    <w:t>0.008 (-0.09, 0.106)</w:t>
                  </w:r>
                </w:p>
              </w:tc>
              <w:tc>
                <w:tcPr>
                  <w:tcW w:w="1307" w:type="dxa"/>
                  <w:tcBorders>
                    <w:top w:val="single" w:sz="6" w:space="0" w:color="D3D3D3"/>
                    <w:left w:val="single" w:sz="6" w:space="0" w:color="D3D3D3"/>
                    <w:bottom w:val="single" w:sz="6" w:space="0" w:color="D3D3D3"/>
                    <w:right w:val="single" w:sz="6" w:space="0" w:color="D3D3D3"/>
                  </w:tcBorders>
                </w:tcPr>
                <w:p w14:paraId="3B8156EE" w14:textId="77777777" w:rsidR="00066508" w:rsidRDefault="00000000">
                  <w:pPr>
                    <w:keepNext/>
                    <w:widowControl w:val="0"/>
                    <w:spacing w:after="60"/>
                    <w:jc w:val="center"/>
                  </w:pPr>
                  <w:r>
                    <w:rPr>
                      <w:rFonts w:ascii="Calibri" w:hAnsi="Calibri"/>
                      <w:sz w:val="20"/>
                    </w:rPr>
                    <w:t>-0.086 (-0.18, 0.008)</w:t>
                  </w:r>
                </w:p>
              </w:tc>
              <w:tc>
                <w:tcPr>
                  <w:tcW w:w="1306" w:type="dxa"/>
                  <w:tcBorders>
                    <w:top w:val="single" w:sz="6" w:space="0" w:color="D3D3D3"/>
                    <w:left w:val="single" w:sz="6" w:space="0" w:color="D3D3D3"/>
                    <w:bottom w:val="single" w:sz="6" w:space="0" w:color="D3D3D3"/>
                    <w:right w:val="single" w:sz="6" w:space="0" w:color="D3D3D3"/>
                  </w:tcBorders>
                </w:tcPr>
                <w:p w14:paraId="6BF0AA78" w14:textId="77777777" w:rsidR="00066508" w:rsidRDefault="00000000">
                  <w:pPr>
                    <w:keepNext/>
                    <w:widowControl w:val="0"/>
                    <w:spacing w:after="60"/>
                    <w:jc w:val="cente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14:paraId="0AC8BEC6" w14:textId="77777777" w:rsidR="00066508" w:rsidRDefault="00000000">
                  <w:pPr>
                    <w:keepNext/>
                    <w:widowControl w:val="0"/>
                    <w:spacing w:after="60"/>
                    <w:jc w:val="center"/>
                  </w:pPr>
                  <w:r>
                    <w:rPr>
                      <w:rFonts w:ascii="Calibri" w:hAnsi="Calibri"/>
                      <w:sz w:val="20"/>
                    </w:rPr>
                    <w:t>-0.048 (-0.137, 0.04)</w:t>
                  </w:r>
                </w:p>
              </w:tc>
              <w:tc>
                <w:tcPr>
                  <w:tcW w:w="1306" w:type="dxa"/>
                  <w:tcBorders>
                    <w:top w:val="single" w:sz="6" w:space="0" w:color="D3D3D3"/>
                    <w:left w:val="single" w:sz="6" w:space="0" w:color="D3D3D3"/>
                    <w:bottom w:val="single" w:sz="6" w:space="0" w:color="D3D3D3"/>
                    <w:right w:val="single" w:sz="6" w:space="0" w:color="D3D3D3"/>
                  </w:tcBorders>
                </w:tcPr>
                <w:p w14:paraId="524B6B19" w14:textId="77777777" w:rsidR="00066508" w:rsidRDefault="00000000">
                  <w:pPr>
                    <w:keepNext/>
                    <w:widowControl w:val="0"/>
                    <w:spacing w:after="60"/>
                    <w:jc w:val="center"/>
                  </w:pPr>
                  <w:r>
                    <w:rPr>
                      <w:rFonts w:ascii="Calibri" w:hAnsi="Calibri"/>
                      <w:sz w:val="20"/>
                    </w:rPr>
                    <w:t>-0.035 (-0.138, 0.068)</w:t>
                  </w:r>
                </w:p>
              </w:tc>
            </w:tr>
            <w:tr w:rsidR="00066508" w14:paraId="57DD4C97"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0A646339" w14:textId="77777777" w:rsidR="00066508" w:rsidRDefault="00000000">
                  <w:pPr>
                    <w:keepNext/>
                    <w:widowControl w:val="0"/>
                    <w:spacing w:after="60"/>
                  </w:pPr>
                  <w:proofErr w:type="spellStart"/>
                  <w:r>
                    <w:rPr>
                      <w:rFonts w:ascii="Calibri" w:hAnsi="Calibri"/>
                      <w:sz w:val="20"/>
                    </w:rPr>
                    <w:t>etpa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83F460B" w14:textId="77777777" w:rsidR="00066508" w:rsidRDefault="00000000">
                  <w:pPr>
                    <w:keepNext/>
                    <w:widowControl w:val="0"/>
                    <w:spacing w:after="60"/>
                    <w:jc w:val="center"/>
                  </w:pPr>
                  <w:r>
                    <w:rPr>
                      <w:rFonts w:ascii="Calibri" w:hAnsi="Calibri"/>
                      <w:sz w:val="20"/>
                    </w:rPr>
                    <w:t>0.084 (-0.029, 0.196)</w:t>
                  </w:r>
                </w:p>
              </w:tc>
              <w:tc>
                <w:tcPr>
                  <w:tcW w:w="1306" w:type="dxa"/>
                  <w:tcBorders>
                    <w:top w:val="single" w:sz="6" w:space="0" w:color="D3D3D3"/>
                    <w:left w:val="single" w:sz="6" w:space="0" w:color="D3D3D3"/>
                    <w:bottom w:val="single" w:sz="6" w:space="0" w:color="D3D3D3"/>
                    <w:right w:val="single" w:sz="6" w:space="0" w:color="D3D3D3"/>
                  </w:tcBorders>
                </w:tcPr>
                <w:p w14:paraId="3E6EE0A6" w14:textId="77777777" w:rsidR="00066508" w:rsidRDefault="00000000">
                  <w:pPr>
                    <w:keepNext/>
                    <w:widowControl w:val="0"/>
                    <w:spacing w:after="60"/>
                    <w:jc w:val="center"/>
                  </w:pPr>
                  <w:r>
                    <w:rPr>
                      <w:rFonts w:ascii="Calibri" w:hAnsi="Calibri"/>
                      <w:sz w:val="20"/>
                    </w:rPr>
                    <w:t>0.337 (0.18, 0.494)</w:t>
                  </w:r>
                </w:p>
              </w:tc>
              <w:tc>
                <w:tcPr>
                  <w:tcW w:w="1307" w:type="dxa"/>
                  <w:tcBorders>
                    <w:top w:val="single" w:sz="6" w:space="0" w:color="D3D3D3"/>
                    <w:left w:val="single" w:sz="6" w:space="0" w:color="D3D3D3"/>
                    <w:bottom w:val="single" w:sz="6" w:space="0" w:color="D3D3D3"/>
                    <w:right w:val="single" w:sz="6" w:space="0" w:color="D3D3D3"/>
                  </w:tcBorders>
                </w:tcPr>
                <w:p w14:paraId="3EAD132D" w14:textId="77777777" w:rsidR="00066508" w:rsidRDefault="00000000">
                  <w:pPr>
                    <w:keepNext/>
                    <w:widowControl w:val="0"/>
                    <w:spacing w:after="60"/>
                    <w:jc w:val="center"/>
                  </w:pPr>
                  <w:r>
                    <w:rPr>
                      <w:rFonts w:ascii="Calibri" w:hAnsi="Calibri"/>
                      <w:sz w:val="20"/>
                    </w:rPr>
                    <w:t>0.08 (-0.031, 0.191)</w:t>
                  </w:r>
                </w:p>
              </w:tc>
              <w:tc>
                <w:tcPr>
                  <w:tcW w:w="1306" w:type="dxa"/>
                  <w:tcBorders>
                    <w:top w:val="single" w:sz="6" w:space="0" w:color="D3D3D3"/>
                    <w:left w:val="single" w:sz="6" w:space="0" w:color="D3D3D3"/>
                    <w:bottom w:val="single" w:sz="6" w:space="0" w:color="D3D3D3"/>
                    <w:right w:val="single" w:sz="6" w:space="0" w:color="D3D3D3"/>
                  </w:tcBorders>
                </w:tcPr>
                <w:p w14:paraId="10C57B25" w14:textId="77777777" w:rsidR="00066508" w:rsidRDefault="00000000">
                  <w:pPr>
                    <w:keepNext/>
                    <w:widowControl w:val="0"/>
                    <w:spacing w:after="60"/>
                    <w:jc w:val="center"/>
                  </w:pPr>
                  <w:r>
                    <w:rPr>
                      <w:rFonts w:ascii="Calibri" w:hAnsi="Calibri"/>
                      <w:sz w:val="20"/>
                    </w:rPr>
                    <w:t>0.264 (0.105, 0.422)</w:t>
                  </w:r>
                </w:p>
              </w:tc>
              <w:tc>
                <w:tcPr>
                  <w:tcW w:w="1306" w:type="dxa"/>
                  <w:tcBorders>
                    <w:top w:val="single" w:sz="6" w:space="0" w:color="D3D3D3"/>
                    <w:left w:val="single" w:sz="6" w:space="0" w:color="D3D3D3"/>
                    <w:bottom w:val="single" w:sz="6" w:space="0" w:color="D3D3D3"/>
                    <w:right w:val="single" w:sz="6" w:space="0" w:color="D3D3D3"/>
                  </w:tcBorders>
                </w:tcPr>
                <w:p w14:paraId="0311ED19" w14:textId="77777777" w:rsidR="00066508" w:rsidRDefault="00000000">
                  <w:pPr>
                    <w:keepNext/>
                    <w:widowControl w:val="0"/>
                    <w:spacing w:after="60"/>
                    <w:jc w:val="center"/>
                  </w:pPr>
                  <w:r>
                    <w:rPr>
                      <w:rFonts w:ascii="Calibri" w:hAnsi="Calibri"/>
                      <w:sz w:val="20"/>
                    </w:rPr>
                    <w:t>0.076 (-0.02, 0.172)</w:t>
                  </w:r>
                </w:p>
              </w:tc>
              <w:tc>
                <w:tcPr>
                  <w:tcW w:w="1306" w:type="dxa"/>
                  <w:tcBorders>
                    <w:top w:val="single" w:sz="6" w:space="0" w:color="D3D3D3"/>
                    <w:left w:val="single" w:sz="6" w:space="0" w:color="D3D3D3"/>
                    <w:bottom w:val="single" w:sz="6" w:space="0" w:color="D3D3D3"/>
                    <w:right w:val="single" w:sz="6" w:space="0" w:color="D3D3D3"/>
                  </w:tcBorders>
                </w:tcPr>
                <w:p w14:paraId="61C18377" w14:textId="77777777" w:rsidR="00066508" w:rsidRDefault="00000000">
                  <w:pPr>
                    <w:keepNext/>
                    <w:widowControl w:val="0"/>
                    <w:spacing w:after="60"/>
                    <w:jc w:val="center"/>
                  </w:pPr>
                  <w:r>
                    <w:rPr>
                      <w:rFonts w:ascii="Calibri" w:hAnsi="Calibri"/>
                      <w:sz w:val="20"/>
                    </w:rPr>
                    <w:t>0.295 (0.091, 0.499)</w:t>
                  </w:r>
                </w:p>
              </w:tc>
            </w:tr>
            <w:tr w:rsidR="00066508" w14:paraId="38F65D7F"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FD01DF6" w14:textId="77777777" w:rsidR="00066508" w:rsidRDefault="00000000">
                  <w:pPr>
                    <w:keepNext/>
                    <w:widowControl w:val="0"/>
                    <w:spacing w:after="60"/>
                  </w:pPr>
                  <w:proofErr w:type="spellStart"/>
                  <w:r>
                    <w:rPr>
                      <w:rFonts w:ascii="Calibri" w:hAnsi="Calibri"/>
                      <w:sz w:val="20"/>
                    </w:rPr>
                    <w:t>mepa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E1A4FCA" w14:textId="77777777" w:rsidR="00066508" w:rsidRDefault="00000000">
                  <w:pPr>
                    <w:keepNext/>
                    <w:widowControl w:val="0"/>
                    <w:spacing w:after="60"/>
                    <w:jc w:val="center"/>
                  </w:pPr>
                  <w:r>
                    <w:rPr>
                      <w:rFonts w:ascii="Calibri" w:hAnsi="Calibri"/>
                      <w:sz w:val="20"/>
                    </w:rPr>
                    <w:t>0.022 (-0.047, 0.092)</w:t>
                  </w:r>
                </w:p>
              </w:tc>
              <w:tc>
                <w:tcPr>
                  <w:tcW w:w="1306" w:type="dxa"/>
                  <w:tcBorders>
                    <w:top w:val="single" w:sz="6" w:space="0" w:color="D3D3D3"/>
                    <w:left w:val="single" w:sz="6" w:space="0" w:color="D3D3D3"/>
                    <w:bottom w:val="single" w:sz="6" w:space="0" w:color="D3D3D3"/>
                    <w:right w:val="single" w:sz="6" w:space="0" w:color="D3D3D3"/>
                  </w:tcBorders>
                </w:tcPr>
                <w:p w14:paraId="6273E806" w14:textId="77777777" w:rsidR="00066508" w:rsidRDefault="00000000">
                  <w:pPr>
                    <w:keepNext/>
                    <w:widowControl w:val="0"/>
                    <w:spacing w:after="60"/>
                    <w:jc w:val="center"/>
                  </w:pPr>
                  <w:r>
                    <w:rPr>
                      <w:rFonts w:ascii="Calibri" w:hAnsi="Calibri"/>
                      <w:sz w:val="20"/>
                    </w:rPr>
                    <w:t>0.151 (0.006, 0.296)</w:t>
                  </w:r>
                </w:p>
              </w:tc>
              <w:tc>
                <w:tcPr>
                  <w:tcW w:w="1307" w:type="dxa"/>
                  <w:tcBorders>
                    <w:top w:val="single" w:sz="6" w:space="0" w:color="D3D3D3"/>
                    <w:left w:val="single" w:sz="6" w:space="0" w:color="D3D3D3"/>
                    <w:bottom w:val="single" w:sz="6" w:space="0" w:color="D3D3D3"/>
                    <w:right w:val="single" w:sz="6" w:space="0" w:color="D3D3D3"/>
                  </w:tcBorders>
                </w:tcPr>
                <w:p w14:paraId="139920C0" w14:textId="77777777" w:rsidR="00066508" w:rsidRDefault="00000000">
                  <w:pPr>
                    <w:keepNext/>
                    <w:widowControl w:val="0"/>
                    <w:spacing w:after="60"/>
                    <w:jc w:val="center"/>
                  </w:pPr>
                  <w:r>
                    <w:rPr>
                      <w:rFonts w:ascii="Calibri" w:hAnsi="Calibri"/>
                      <w:sz w:val="20"/>
                    </w:rPr>
                    <w:t>0.013 (-0.059, 0.085)</w:t>
                  </w:r>
                </w:p>
              </w:tc>
              <w:tc>
                <w:tcPr>
                  <w:tcW w:w="1306" w:type="dxa"/>
                  <w:tcBorders>
                    <w:top w:val="single" w:sz="6" w:space="0" w:color="D3D3D3"/>
                    <w:left w:val="single" w:sz="6" w:space="0" w:color="D3D3D3"/>
                    <w:bottom w:val="single" w:sz="6" w:space="0" w:color="D3D3D3"/>
                    <w:right w:val="single" w:sz="6" w:space="0" w:color="D3D3D3"/>
                  </w:tcBorders>
                </w:tcPr>
                <w:p w14:paraId="748A0ECF" w14:textId="77777777" w:rsidR="00066508" w:rsidRDefault="00000000">
                  <w:pPr>
                    <w:keepNext/>
                    <w:widowControl w:val="0"/>
                    <w:spacing w:after="60"/>
                    <w:jc w:val="center"/>
                  </w:pPr>
                  <w:r>
                    <w:rPr>
                      <w:rFonts w:ascii="Calibri" w:hAnsi="Calibri"/>
                      <w:sz w:val="20"/>
                    </w:rPr>
                    <w:t>0.14 (0.047, 0.233)</w:t>
                  </w:r>
                </w:p>
              </w:tc>
              <w:tc>
                <w:tcPr>
                  <w:tcW w:w="1306" w:type="dxa"/>
                  <w:tcBorders>
                    <w:top w:val="single" w:sz="6" w:space="0" w:color="D3D3D3"/>
                    <w:left w:val="single" w:sz="6" w:space="0" w:color="D3D3D3"/>
                    <w:bottom w:val="single" w:sz="6" w:space="0" w:color="D3D3D3"/>
                    <w:right w:val="single" w:sz="6" w:space="0" w:color="D3D3D3"/>
                  </w:tcBorders>
                </w:tcPr>
                <w:p w14:paraId="6F6709B7" w14:textId="77777777" w:rsidR="00066508" w:rsidRDefault="00000000">
                  <w:pPr>
                    <w:keepNext/>
                    <w:widowControl w:val="0"/>
                    <w:spacing w:after="60"/>
                    <w:jc w:val="center"/>
                  </w:pPr>
                  <w:r>
                    <w:rPr>
                      <w:rFonts w:ascii="Calibri" w:hAnsi="Calibri"/>
                      <w:sz w:val="20"/>
                    </w:rPr>
                    <w:t>0.047 (-0.013, 0.108)</w:t>
                  </w:r>
                </w:p>
              </w:tc>
              <w:tc>
                <w:tcPr>
                  <w:tcW w:w="1306" w:type="dxa"/>
                  <w:tcBorders>
                    <w:top w:val="single" w:sz="6" w:space="0" w:color="D3D3D3"/>
                    <w:left w:val="single" w:sz="6" w:space="0" w:color="D3D3D3"/>
                    <w:bottom w:val="single" w:sz="6" w:space="0" w:color="D3D3D3"/>
                    <w:right w:val="single" w:sz="6" w:space="0" w:color="D3D3D3"/>
                  </w:tcBorders>
                </w:tcPr>
                <w:p w14:paraId="5EECAEAF" w14:textId="77777777" w:rsidR="00066508" w:rsidRDefault="00000000">
                  <w:pPr>
                    <w:keepNext/>
                    <w:widowControl w:val="0"/>
                    <w:spacing w:after="60"/>
                    <w:jc w:val="center"/>
                  </w:pPr>
                  <w:r>
                    <w:rPr>
                      <w:rFonts w:ascii="Calibri" w:hAnsi="Calibri"/>
                      <w:sz w:val="20"/>
                    </w:rPr>
                    <w:t>0.191 (0.063, 0.319)</w:t>
                  </w:r>
                </w:p>
              </w:tc>
            </w:tr>
            <w:tr w:rsidR="00066508" w14:paraId="6BFAF1E7"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E6D9685" w14:textId="77777777" w:rsidR="00066508" w:rsidRDefault="00000000">
                  <w:pPr>
                    <w:keepNext/>
                    <w:widowControl w:val="0"/>
                    <w:spacing w:after="60"/>
                  </w:pPr>
                  <w:proofErr w:type="spellStart"/>
                  <w:r>
                    <w:rPr>
                      <w:rFonts w:ascii="Calibri" w:hAnsi="Calibri"/>
                      <w:sz w:val="20"/>
                    </w:rPr>
                    <w:t>oxbe</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2D344DCD" w14:textId="77777777" w:rsidR="00066508" w:rsidRDefault="00000000">
                  <w:pPr>
                    <w:keepNext/>
                    <w:widowControl w:val="0"/>
                    <w:spacing w:after="60"/>
                    <w:jc w:val="center"/>
                  </w:pPr>
                  <w:r>
                    <w:rPr>
                      <w:rFonts w:ascii="Calibri" w:hAnsi="Calibri"/>
                      <w:sz w:val="20"/>
                    </w:rPr>
                    <w:t>-0.091 (-0.258, 0.076)</w:t>
                  </w:r>
                </w:p>
              </w:tc>
              <w:tc>
                <w:tcPr>
                  <w:tcW w:w="1306" w:type="dxa"/>
                  <w:tcBorders>
                    <w:top w:val="single" w:sz="6" w:space="0" w:color="D3D3D3"/>
                    <w:left w:val="single" w:sz="6" w:space="0" w:color="D3D3D3"/>
                    <w:bottom w:val="single" w:sz="6" w:space="0" w:color="D3D3D3"/>
                    <w:right w:val="single" w:sz="6" w:space="0" w:color="D3D3D3"/>
                  </w:tcBorders>
                </w:tcPr>
                <w:p w14:paraId="4A997103" w14:textId="77777777" w:rsidR="00066508" w:rsidRDefault="00000000">
                  <w:pPr>
                    <w:keepNext/>
                    <w:widowControl w:val="0"/>
                    <w:spacing w:after="60"/>
                    <w:jc w:val="center"/>
                  </w:pPr>
                  <w:r>
                    <w:rPr>
                      <w:rFonts w:ascii="Calibri" w:hAnsi="Calibri"/>
                      <w:sz w:val="20"/>
                    </w:rPr>
                    <w:t>0.122 (-0.034, 0.279)</w:t>
                  </w:r>
                </w:p>
              </w:tc>
              <w:tc>
                <w:tcPr>
                  <w:tcW w:w="1307" w:type="dxa"/>
                  <w:tcBorders>
                    <w:top w:val="single" w:sz="6" w:space="0" w:color="D3D3D3"/>
                    <w:left w:val="single" w:sz="6" w:space="0" w:color="D3D3D3"/>
                    <w:bottom w:val="single" w:sz="6" w:space="0" w:color="D3D3D3"/>
                    <w:right w:val="single" w:sz="6" w:space="0" w:color="D3D3D3"/>
                  </w:tcBorders>
                </w:tcPr>
                <w:p w14:paraId="7B915B20" w14:textId="77777777" w:rsidR="00066508" w:rsidRDefault="00000000">
                  <w:pPr>
                    <w:keepNext/>
                    <w:widowControl w:val="0"/>
                    <w:spacing w:after="60"/>
                    <w:jc w:val="center"/>
                  </w:pPr>
                  <w:r>
                    <w:rPr>
                      <w:rFonts w:ascii="Calibri" w:hAnsi="Calibri"/>
                      <w:sz w:val="20"/>
                    </w:rPr>
                    <w:t>-0.022 (-0.192, 0.149)</w:t>
                  </w:r>
                </w:p>
              </w:tc>
              <w:tc>
                <w:tcPr>
                  <w:tcW w:w="1306" w:type="dxa"/>
                  <w:tcBorders>
                    <w:top w:val="single" w:sz="6" w:space="0" w:color="D3D3D3"/>
                    <w:left w:val="single" w:sz="6" w:space="0" w:color="D3D3D3"/>
                    <w:bottom w:val="single" w:sz="6" w:space="0" w:color="D3D3D3"/>
                    <w:right w:val="single" w:sz="6" w:space="0" w:color="D3D3D3"/>
                  </w:tcBorders>
                </w:tcPr>
                <w:p w14:paraId="1261CF11" w14:textId="77777777" w:rsidR="00066508" w:rsidRDefault="00000000">
                  <w:pPr>
                    <w:keepNext/>
                    <w:widowControl w:val="0"/>
                    <w:spacing w:after="60"/>
                    <w:jc w:val="center"/>
                  </w:pPr>
                  <w:r>
                    <w:rPr>
                      <w:rFonts w:ascii="Calibri" w:hAnsi="Calibri"/>
                      <w:sz w:val="20"/>
                    </w:rPr>
                    <w:t>0.055 (-0.085, 0.194)</w:t>
                  </w:r>
                </w:p>
              </w:tc>
              <w:tc>
                <w:tcPr>
                  <w:tcW w:w="1306" w:type="dxa"/>
                  <w:tcBorders>
                    <w:top w:val="single" w:sz="6" w:space="0" w:color="D3D3D3"/>
                    <w:left w:val="single" w:sz="6" w:space="0" w:color="D3D3D3"/>
                    <w:bottom w:val="single" w:sz="6" w:space="0" w:color="D3D3D3"/>
                    <w:right w:val="single" w:sz="6" w:space="0" w:color="D3D3D3"/>
                  </w:tcBorders>
                </w:tcPr>
                <w:p w14:paraId="4D517CFE" w14:textId="77777777" w:rsidR="00066508" w:rsidRDefault="00000000">
                  <w:pPr>
                    <w:keepNext/>
                    <w:widowControl w:val="0"/>
                    <w:spacing w:after="60"/>
                    <w:jc w:val="center"/>
                  </w:pPr>
                  <w:r>
                    <w:rPr>
                      <w:rFonts w:ascii="Calibri" w:hAnsi="Calibri"/>
                      <w:sz w:val="20"/>
                    </w:rPr>
                    <w:t>-0.023 (-0.188, 0.141)</w:t>
                  </w:r>
                </w:p>
              </w:tc>
              <w:tc>
                <w:tcPr>
                  <w:tcW w:w="1306" w:type="dxa"/>
                  <w:tcBorders>
                    <w:top w:val="single" w:sz="6" w:space="0" w:color="D3D3D3"/>
                    <w:left w:val="single" w:sz="6" w:space="0" w:color="D3D3D3"/>
                    <w:bottom w:val="single" w:sz="6" w:space="0" w:color="D3D3D3"/>
                    <w:right w:val="single" w:sz="6" w:space="0" w:color="D3D3D3"/>
                  </w:tcBorders>
                </w:tcPr>
                <w:p w14:paraId="4A34F07E" w14:textId="77777777" w:rsidR="00066508" w:rsidRDefault="00000000">
                  <w:pPr>
                    <w:keepNext/>
                    <w:widowControl w:val="0"/>
                    <w:spacing w:after="60"/>
                    <w:jc w:val="center"/>
                  </w:pPr>
                  <w:r>
                    <w:rPr>
                      <w:rFonts w:ascii="Calibri" w:hAnsi="Calibri"/>
                      <w:sz w:val="20"/>
                    </w:rPr>
                    <w:t>0.041 (-0.067, 0.149)</w:t>
                  </w:r>
                </w:p>
              </w:tc>
            </w:tr>
            <w:tr w:rsidR="00066508" w14:paraId="78B5D12D"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151F2CD9" w14:textId="77777777" w:rsidR="00066508" w:rsidRDefault="00000000">
                  <w:pPr>
                    <w:keepNext/>
                    <w:widowControl w:val="0"/>
                    <w:spacing w:after="60"/>
                  </w:pPr>
                  <w:proofErr w:type="spellStart"/>
                  <w:r>
                    <w:rPr>
                      <w:rFonts w:ascii="Calibri" w:hAnsi="Calibri"/>
                      <w:sz w:val="20"/>
                    </w:rPr>
                    <w:t>prpa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80832F5" w14:textId="77777777" w:rsidR="00066508" w:rsidRDefault="00000000">
                  <w:pPr>
                    <w:keepNext/>
                    <w:widowControl w:val="0"/>
                    <w:spacing w:after="60"/>
                    <w:jc w:val="center"/>
                  </w:pPr>
                  <w:r>
                    <w:rPr>
                      <w:rFonts w:ascii="Calibri" w:hAnsi="Calibri"/>
                      <w:sz w:val="20"/>
                    </w:rPr>
                    <w:t>-0.013 (-0.109, 0.083)</w:t>
                  </w:r>
                </w:p>
              </w:tc>
              <w:tc>
                <w:tcPr>
                  <w:tcW w:w="1306" w:type="dxa"/>
                  <w:tcBorders>
                    <w:top w:val="single" w:sz="6" w:space="0" w:color="D3D3D3"/>
                    <w:left w:val="single" w:sz="6" w:space="0" w:color="D3D3D3"/>
                    <w:bottom w:val="single" w:sz="6" w:space="0" w:color="D3D3D3"/>
                    <w:right w:val="single" w:sz="6" w:space="0" w:color="D3D3D3"/>
                  </w:tcBorders>
                </w:tcPr>
                <w:p w14:paraId="1D97CEB4" w14:textId="77777777" w:rsidR="00066508" w:rsidRDefault="00000000">
                  <w:pPr>
                    <w:keepNext/>
                    <w:widowControl w:val="0"/>
                    <w:spacing w:after="60"/>
                    <w:jc w:val="center"/>
                  </w:pPr>
                  <w:r>
                    <w:rPr>
                      <w:rFonts w:ascii="Calibri" w:hAnsi="Calibri"/>
                      <w:sz w:val="20"/>
                    </w:rPr>
                    <w:t>0.107 (-0.042, 0.256)</w:t>
                  </w:r>
                </w:p>
              </w:tc>
              <w:tc>
                <w:tcPr>
                  <w:tcW w:w="1307" w:type="dxa"/>
                  <w:tcBorders>
                    <w:top w:val="single" w:sz="6" w:space="0" w:color="D3D3D3"/>
                    <w:left w:val="single" w:sz="6" w:space="0" w:color="D3D3D3"/>
                    <w:bottom w:val="single" w:sz="6" w:space="0" w:color="D3D3D3"/>
                    <w:right w:val="single" w:sz="6" w:space="0" w:color="D3D3D3"/>
                  </w:tcBorders>
                </w:tcPr>
                <w:p w14:paraId="63E17FDE" w14:textId="77777777" w:rsidR="00066508" w:rsidRDefault="00000000">
                  <w:pPr>
                    <w:keepNext/>
                    <w:widowControl w:val="0"/>
                    <w:spacing w:after="60"/>
                    <w:jc w:val="center"/>
                  </w:pPr>
                  <w:r>
                    <w:rPr>
                      <w:rFonts w:ascii="Calibri" w:hAnsi="Calibri"/>
                      <w:sz w:val="20"/>
                    </w:rPr>
                    <w:t>0.009 (-0.078, 0.097)</w:t>
                  </w:r>
                </w:p>
              </w:tc>
              <w:tc>
                <w:tcPr>
                  <w:tcW w:w="1306" w:type="dxa"/>
                  <w:tcBorders>
                    <w:top w:val="single" w:sz="6" w:space="0" w:color="D3D3D3"/>
                    <w:left w:val="single" w:sz="6" w:space="0" w:color="D3D3D3"/>
                    <w:bottom w:val="single" w:sz="6" w:space="0" w:color="D3D3D3"/>
                    <w:right w:val="single" w:sz="6" w:space="0" w:color="D3D3D3"/>
                  </w:tcBorders>
                </w:tcPr>
                <w:p w14:paraId="5CF3557E" w14:textId="77777777" w:rsidR="00066508" w:rsidRDefault="00000000">
                  <w:pPr>
                    <w:keepNext/>
                    <w:widowControl w:val="0"/>
                    <w:spacing w:after="60"/>
                    <w:jc w:val="center"/>
                  </w:pPr>
                  <w:r>
                    <w:rPr>
                      <w:rFonts w:ascii="Calibri" w:hAnsi="Calibri"/>
                      <w:sz w:val="20"/>
                    </w:rPr>
                    <w:t>0.053 (-0.112, 0.218)</w:t>
                  </w:r>
                </w:p>
              </w:tc>
              <w:tc>
                <w:tcPr>
                  <w:tcW w:w="1306" w:type="dxa"/>
                  <w:tcBorders>
                    <w:top w:val="single" w:sz="6" w:space="0" w:color="D3D3D3"/>
                    <w:left w:val="single" w:sz="6" w:space="0" w:color="D3D3D3"/>
                    <w:bottom w:val="single" w:sz="6" w:space="0" w:color="D3D3D3"/>
                    <w:right w:val="single" w:sz="6" w:space="0" w:color="D3D3D3"/>
                  </w:tcBorders>
                </w:tcPr>
                <w:p w14:paraId="7E23A78C" w14:textId="77777777" w:rsidR="00066508" w:rsidRDefault="00000000">
                  <w:pPr>
                    <w:keepNext/>
                    <w:widowControl w:val="0"/>
                    <w:spacing w:after="60"/>
                    <w:jc w:val="center"/>
                  </w:pPr>
                  <w:r>
                    <w:rPr>
                      <w:rFonts w:ascii="Calibri" w:hAnsi="Calibri"/>
                      <w:sz w:val="20"/>
                    </w:rPr>
                    <w:t>-0.01 (-0.067, 0.046)</w:t>
                  </w:r>
                </w:p>
              </w:tc>
              <w:tc>
                <w:tcPr>
                  <w:tcW w:w="1306" w:type="dxa"/>
                  <w:tcBorders>
                    <w:top w:val="single" w:sz="6" w:space="0" w:color="D3D3D3"/>
                    <w:left w:val="single" w:sz="6" w:space="0" w:color="D3D3D3"/>
                    <w:bottom w:val="single" w:sz="6" w:space="0" w:color="D3D3D3"/>
                    <w:right w:val="single" w:sz="6" w:space="0" w:color="D3D3D3"/>
                  </w:tcBorders>
                </w:tcPr>
                <w:p w14:paraId="38DFB1D4" w14:textId="77777777" w:rsidR="00066508" w:rsidRDefault="00000000">
                  <w:pPr>
                    <w:keepNext/>
                    <w:widowControl w:val="0"/>
                    <w:spacing w:after="60"/>
                    <w:jc w:val="center"/>
                  </w:pPr>
                  <w:r>
                    <w:rPr>
                      <w:rFonts w:ascii="Calibri" w:hAnsi="Calibri"/>
                      <w:sz w:val="20"/>
                    </w:rPr>
                    <w:t>0.091 (-0.048, 0.231)</w:t>
                  </w:r>
                </w:p>
              </w:tc>
            </w:tr>
            <w:tr w:rsidR="00066508" w14:paraId="42CE9409"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226B045" w14:textId="77777777" w:rsidR="00066508" w:rsidRDefault="00000000">
                  <w:pPr>
                    <w:keepNext/>
                    <w:widowControl w:val="0"/>
                    <w:spacing w:after="60"/>
                  </w:pPr>
                  <w:proofErr w:type="spellStart"/>
                  <w:r>
                    <w:rPr>
                      <w:rFonts w:ascii="Calibri" w:hAnsi="Calibri"/>
                      <w:sz w:val="20"/>
                    </w:rPr>
                    <w:t>trcs</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14529BF" w14:textId="77777777" w:rsidR="00066508" w:rsidRDefault="00000000">
                  <w:pPr>
                    <w:keepNext/>
                    <w:widowControl w:val="0"/>
                    <w:spacing w:after="60"/>
                    <w:jc w:val="center"/>
                  </w:pPr>
                  <w:r>
                    <w:rPr>
                      <w:rFonts w:ascii="Calibri" w:hAnsi="Calibri"/>
                      <w:sz w:val="20"/>
                    </w:rPr>
                    <w:t>0.08 (-0.077, 0.238)</w:t>
                  </w:r>
                </w:p>
              </w:tc>
              <w:tc>
                <w:tcPr>
                  <w:tcW w:w="1306" w:type="dxa"/>
                  <w:tcBorders>
                    <w:top w:val="single" w:sz="6" w:space="0" w:color="D3D3D3"/>
                    <w:left w:val="single" w:sz="6" w:space="0" w:color="D3D3D3"/>
                    <w:bottom w:val="single" w:sz="6" w:space="0" w:color="D3D3D3"/>
                    <w:right w:val="single" w:sz="6" w:space="0" w:color="D3D3D3"/>
                  </w:tcBorders>
                </w:tcPr>
                <w:p w14:paraId="655F66C4" w14:textId="77777777" w:rsidR="00066508" w:rsidRDefault="00000000">
                  <w:pPr>
                    <w:keepNext/>
                    <w:widowControl w:val="0"/>
                    <w:spacing w:after="60"/>
                    <w:jc w:val="center"/>
                  </w:pPr>
                  <w:r>
                    <w:rPr>
                      <w:rFonts w:ascii="Calibri" w:hAnsi="Calibri"/>
                      <w:sz w:val="20"/>
                    </w:rPr>
                    <w:t>0.223 (0.06, 0.385)</w:t>
                  </w:r>
                </w:p>
              </w:tc>
              <w:tc>
                <w:tcPr>
                  <w:tcW w:w="1307" w:type="dxa"/>
                  <w:tcBorders>
                    <w:top w:val="single" w:sz="6" w:space="0" w:color="D3D3D3"/>
                    <w:left w:val="single" w:sz="6" w:space="0" w:color="D3D3D3"/>
                    <w:bottom w:val="single" w:sz="6" w:space="0" w:color="D3D3D3"/>
                    <w:right w:val="single" w:sz="6" w:space="0" w:color="D3D3D3"/>
                  </w:tcBorders>
                </w:tcPr>
                <w:p w14:paraId="17F65A00" w14:textId="77777777" w:rsidR="00066508" w:rsidRDefault="00000000">
                  <w:pPr>
                    <w:keepNext/>
                    <w:widowControl w:val="0"/>
                    <w:spacing w:after="60"/>
                    <w:jc w:val="center"/>
                  </w:pPr>
                  <w:r>
                    <w:rPr>
                      <w:rFonts w:ascii="Calibri" w:hAnsi="Calibri"/>
                      <w:sz w:val="20"/>
                    </w:rPr>
                    <w:t>0.036 (-0.104, 0.176)</w:t>
                  </w:r>
                </w:p>
              </w:tc>
              <w:tc>
                <w:tcPr>
                  <w:tcW w:w="1306" w:type="dxa"/>
                  <w:tcBorders>
                    <w:top w:val="single" w:sz="6" w:space="0" w:color="D3D3D3"/>
                    <w:left w:val="single" w:sz="6" w:space="0" w:color="D3D3D3"/>
                    <w:bottom w:val="single" w:sz="6" w:space="0" w:color="D3D3D3"/>
                    <w:right w:val="single" w:sz="6" w:space="0" w:color="D3D3D3"/>
                  </w:tcBorders>
                </w:tcPr>
                <w:p w14:paraId="60E781F2" w14:textId="77777777" w:rsidR="00066508" w:rsidRDefault="00000000">
                  <w:pPr>
                    <w:keepNext/>
                    <w:widowControl w:val="0"/>
                    <w:spacing w:after="60"/>
                    <w:jc w:val="center"/>
                  </w:pPr>
                  <w:r>
                    <w:rPr>
                      <w:rFonts w:ascii="Calibri" w:hAnsi="Calibri"/>
                      <w:sz w:val="20"/>
                    </w:rPr>
                    <w:t>0.166 (0.012, 0.319)</w:t>
                  </w:r>
                </w:p>
              </w:tc>
              <w:tc>
                <w:tcPr>
                  <w:tcW w:w="1306" w:type="dxa"/>
                  <w:tcBorders>
                    <w:top w:val="single" w:sz="6" w:space="0" w:color="D3D3D3"/>
                    <w:left w:val="single" w:sz="6" w:space="0" w:color="D3D3D3"/>
                    <w:bottom w:val="single" w:sz="6" w:space="0" w:color="D3D3D3"/>
                    <w:right w:val="single" w:sz="6" w:space="0" w:color="D3D3D3"/>
                  </w:tcBorders>
                </w:tcPr>
                <w:p w14:paraId="2C7119DA" w14:textId="77777777" w:rsidR="00066508" w:rsidRDefault="00000000">
                  <w:pPr>
                    <w:keepNext/>
                    <w:widowControl w:val="0"/>
                    <w:spacing w:after="60"/>
                    <w:jc w:val="center"/>
                  </w:pPr>
                  <w:r>
                    <w:rPr>
                      <w:rFonts w:ascii="Calibri" w:hAnsi="Calibri"/>
                      <w:sz w:val="20"/>
                    </w:rPr>
                    <w:t>0 (-0.094, 0.094)</w:t>
                  </w:r>
                </w:p>
              </w:tc>
              <w:tc>
                <w:tcPr>
                  <w:tcW w:w="1306" w:type="dxa"/>
                  <w:tcBorders>
                    <w:top w:val="single" w:sz="6" w:space="0" w:color="D3D3D3"/>
                    <w:left w:val="single" w:sz="6" w:space="0" w:color="D3D3D3"/>
                    <w:bottom w:val="single" w:sz="6" w:space="0" w:color="D3D3D3"/>
                    <w:right w:val="single" w:sz="6" w:space="0" w:color="D3D3D3"/>
                  </w:tcBorders>
                </w:tcPr>
                <w:p w14:paraId="09F97A1E" w14:textId="77777777" w:rsidR="00066508" w:rsidRDefault="00000000">
                  <w:pPr>
                    <w:keepNext/>
                    <w:widowControl w:val="0"/>
                    <w:spacing w:after="60"/>
                    <w:jc w:val="center"/>
                  </w:pPr>
                  <w:r>
                    <w:rPr>
                      <w:rFonts w:ascii="Calibri" w:hAnsi="Calibri"/>
                      <w:sz w:val="20"/>
                    </w:rPr>
                    <w:t>0.152 (0.015, 0.289)</w:t>
                  </w:r>
                </w:p>
              </w:tc>
            </w:tr>
            <w:tr w:rsidR="00066508" w14:paraId="6CD1CF65"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0A11ED85" w14:textId="77777777" w:rsidR="00066508" w:rsidRDefault="00000000">
                  <w:pPr>
                    <w:keepNext/>
                    <w:widowControl w:val="0"/>
                    <w:spacing w:after="60"/>
                  </w:pPr>
                  <w:r>
                    <w:rPr>
                      <w:rFonts w:ascii="Calibri" w:hAnsi="Calibri"/>
                      <w:b/>
                      <w:sz w:val="20"/>
                    </w:rPr>
                    <w:t>Phthalate metabolites</w:t>
                  </w:r>
                </w:p>
              </w:tc>
            </w:tr>
            <w:tr w:rsidR="00066508" w14:paraId="00020086"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80E4BDA" w14:textId="77777777" w:rsidR="00066508" w:rsidRDefault="00000000">
                  <w:pPr>
                    <w:keepNext/>
                    <w:widowControl w:val="0"/>
                    <w:spacing w:after="60"/>
                  </w:pPr>
                  <w:proofErr w:type="spellStart"/>
                  <w:r>
                    <w:rPr>
                      <w:rFonts w:ascii="Calibri" w:hAnsi="Calibri"/>
                      <w:sz w:val="20"/>
                    </w:rPr>
                    <w:t>mbzp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780D544" w14:textId="77777777" w:rsidR="00066508" w:rsidRDefault="00000000">
                  <w:pPr>
                    <w:keepNext/>
                    <w:widowControl w:val="0"/>
                    <w:spacing w:after="60"/>
                    <w:jc w:val="center"/>
                  </w:pPr>
                  <w:r>
                    <w:rPr>
                      <w:rFonts w:ascii="Calibri" w:hAnsi="Calibri"/>
                      <w:sz w:val="20"/>
                    </w:rPr>
                    <w:t>0.101 (-0.096, 0.297)</w:t>
                  </w:r>
                </w:p>
              </w:tc>
              <w:tc>
                <w:tcPr>
                  <w:tcW w:w="1306" w:type="dxa"/>
                  <w:tcBorders>
                    <w:top w:val="single" w:sz="6" w:space="0" w:color="D3D3D3"/>
                    <w:left w:val="single" w:sz="6" w:space="0" w:color="D3D3D3"/>
                    <w:bottom w:val="single" w:sz="6" w:space="0" w:color="D3D3D3"/>
                    <w:right w:val="single" w:sz="6" w:space="0" w:color="D3D3D3"/>
                  </w:tcBorders>
                </w:tcPr>
                <w:p w14:paraId="54828132" w14:textId="77777777" w:rsidR="00066508" w:rsidRDefault="00000000">
                  <w:pPr>
                    <w:keepNext/>
                    <w:widowControl w:val="0"/>
                    <w:spacing w:after="60"/>
                    <w:jc w:val="center"/>
                  </w:pPr>
                  <w:r>
                    <w:rPr>
                      <w:rFonts w:ascii="Calibri" w:hAnsi="Calibri"/>
                      <w:sz w:val="20"/>
                    </w:rPr>
                    <w:t>0.126 (-0.104, 0.356)</w:t>
                  </w:r>
                </w:p>
              </w:tc>
              <w:tc>
                <w:tcPr>
                  <w:tcW w:w="1307" w:type="dxa"/>
                  <w:tcBorders>
                    <w:top w:val="single" w:sz="6" w:space="0" w:color="D3D3D3"/>
                    <w:left w:val="single" w:sz="6" w:space="0" w:color="D3D3D3"/>
                    <w:bottom w:val="single" w:sz="6" w:space="0" w:color="D3D3D3"/>
                    <w:right w:val="single" w:sz="6" w:space="0" w:color="D3D3D3"/>
                  </w:tcBorders>
                </w:tcPr>
                <w:p w14:paraId="2DA33FCB" w14:textId="77777777" w:rsidR="00066508" w:rsidRDefault="00000000">
                  <w:pPr>
                    <w:keepNext/>
                    <w:widowControl w:val="0"/>
                    <w:spacing w:after="60"/>
                    <w:jc w:val="center"/>
                  </w:pPr>
                  <w:r>
                    <w:rPr>
                      <w:rFonts w:ascii="Calibri" w:hAnsi="Calibri"/>
                      <w:sz w:val="20"/>
                    </w:rPr>
                    <w:t>0.062 (-0.145, 0.269)</w:t>
                  </w:r>
                </w:p>
              </w:tc>
              <w:tc>
                <w:tcPr>
                  <w:tcW w:w="1306" w:type="dxa"/>
                  <w:tcBorders>
                    <w:top w:val="single" w:sz="6" w:space="0" w:color="D3D3D3"/>
                    <w:left w:val="single" w:sz="6" w:space="0" w:color="D3D3D3"/>
                    <w:bottom w:val="single" w:sz="6" w:space="0" w:color="D3D3D3"/>
                    <w:right w:val="single" w:sz="6" w:space="0" w:color="D3D3D3"/>
                  </w:tcBorders>
                </w:tcPr>
                <w:p w14:paraId="6AD32669" w14:textId="77777777" w:rsidR="00066508" w:rsidRDefault="00000000">
                  <w:pPr>
                    <w:keepNext/>
                    <w:widowControl w:val="0"/>
                    <w:spacing w:after="60"/>
                    <w:jc w:val="center"/>
                  </w:pPr>
                  <w:r>
                    <w:rPr>
                      <w:rFonts w:ascii="Calibri" w:hAnsi="Calibri"/>
                      <w:sz w:val="20"/>
                    </w:rPr>
                    <w:t>0.08 (-0.12, 0.279)</w:t>
                  </w:r>
                </w:p>
              </w:tc>
              <w:tc>
                <w:tcPr>
                  <w:tcW w:w="1306" w:type="dxa"/>
                  <w:tcBorders>
                    <w:top w:val="single" w:sz="6" w:space="0" w:color="D3D3D3"/>
                    <w:left w:val="single" w:sz="6" w:space="0" w:color="D3D3D3"/>
                    <w:bottom w:val="single" w:sz="6" w:space="0" w:color="D3D3D3"/>
                    <w:right w:val="single" w:sz="6" w:space="0" w:color="D3D3D3"/>
                  </w:tcBorders>
                </w:tcPr>
                <w:p w14:paraId="417577EA" w14:textId="77777777" w:rsidR="00066508" w:rsidRDefault="00000000">
                  <w:pPr>
                    <w:keepNext/>
                    <w:widowControl w:val="0"/>
                    <w:spacing w:after="60"/>
                    <w:jc w:val="center"/>
                  </w:pPr>
                  <w:r>
                    <w:rPr>
                      <w:rFonts w:ascii="Calibri" w:hAnsi="Calibri"/>
                      <w:sz w:val="20"/>
                    </w:rPr>
                    <w:t>0.019 (-0.186, 0.224)</w:t>
                  </w:r>
                </w:p>
              </w:tc>
              <w:tc>
                <w:tcPr>
                  <w:tcW w:w="1306" w:type="dxa"/>
                  <w:tcBorders>
                    <w:top w:val="single" w:sz="6" w:space="0" w:color="D3D3D3"/>
                    <w:left w:val="single" w:sz="6" w:space="0" w:color="D3D3D3"/>
                    <w:bottom w:val="single" w:sz="6" w:space="0" w:color="D3D3D3"/>
                    <w:right w:val="single" w:sz="6" w:space="0" w:color="D3D3D3"/>
                  </w:tcBorders>
                </w:tcPr>
                <w:p w14:paraId="528629E4" w14:textId="77777777" w:rsidR="00066508" w:rsidRDefault="00000000">
                  <w:pPr>
                    <w:keepNext/>
                    <w:widowControl w:val="0"/>
                    <w:spacing w:after="60"/>
                    <w:jc w:val="center"/>
                  </w:pPr>
                  <w:r>
                    <w:rPr>
                      <w:rFonts w:ascii="Calibri" w:hAnsi="Calibri"/>
                      <w:sz w:val="20"/>
                    </w:rPr>
                    <w:t>0.098 (-0.021, 0.217)</w:t>
                  </w:r>
                </w:p>
              </w:tc>
            </w:tr>
            <w:tr w:rsidR="00066508" w14:paraId="567102DE"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67DACF59" w14:textId="77777777" w:rsidR="00066508" w:rsidRDefault="00000000">
                  <w:pPr>
                    <w:keepNext/>
                    <w:widowControl w:val="0"/>
                    <w:spacing w:after="60"/>
                  </w:pPr>
                  <w:proofErr w:type="spellStart"/>
                  <w:r>
                    <w:rPr>
                      <w:rFonts w:ascii="Calibri" w:hAnsi="Calibri"/>
                      <w:sz w:val="20"/>
                    </w:rPr>
                    <w:t>mecpp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0516BCA" w14:textId="77777777" w:rsidR="00066508" w:rsidRDefault="00000000">
                  <w:pPr>
                    <w:keepNext/>
                    <w:widowControl w:val="0"/>
                    <w:spacing w:after="60"/>
                    <w:jc w:val="center"/>
                  </w:pPr>
                  <w:r>
                    <w:rPr>
                      <w:rFonts w:ascii="Calibri" w:hAnsi="Calibri"/>
                      <w:sz w:val="20"/>
                    </w:rPr>
                    <w:t>0.208 (-0.001, 0.418)</w:t>
                  </w:r>
                </w:p>
              </w:tc>
              <w:tc>
                <w:tcPr>
                  <w:tcW w:w="1306" w:type="dxa"/>
                  <w:tcBorders>
                    <w:top w:val="single" w:sz="6" w:space="0" w:color="D3D3D3"/>
                    <w:left w:val="single" w:sz="6" w:space="0" w:color="D3D3D3"/>
                    <w:bottom w:val="single" w:sz="6" w:space="0" w:color="D3D3D3"/>
                    <w:right w:val="single" w:sz="6" w:space="0" w:color="D3D3D3"/>
                  </w:tcBorders>
                </w:tcPr>
                <w:p w14:paraId="5EA0FFA5" w14:textId="77777777" w:rsidR="00066508" w:rsidRDefault="00000000">
                  <w:pPr>
                    <w:keepNext/>
                    <w:widowControl w:val="0"/>
                    <w:spacing w:after="60"/>
                    <w:jc w:val="center"/>
                  </w:pPr>
                  <w:r>
                    <w:rPr>
                      <w:rFonts w:ascii="Calibri" w:hAnsi="Calibri"/>
                      <w:sz w:val="20"/>
                    </w:rPr>
                    <w:t>0.222 (-0.035, 0.48)</w:t>
                  </w:r>
                </w:p>
              </w:tc>
              <w:tc>
                <w:tcPr>
                  <w:tcW w:w="1307" w:type="dxa"/>
                  <w:tcBorders>
                    <w:top w:val="single" w:sz="6" w:space="0" w:color="D3D3D3"/>
                    <w:left w:val="single" w:sz="6" w:space="0" w:color="D3D3D3"/>
                    <w:bottom w:val="single" w:sz="6" w:space="0" w:color="D3D3D3"/>
                    <w:right w:val="single" w:sz="6" w:space="0" w:color="D3D3D3"/>
                  </w:tcBorders>
                </w:tcPr>
                <w:p w14:paraId="617C3FEC" w14:textId="77777777" w:rsidR="00066508" w:rsidRDefault="00000000">
                  <w:pPr>
                    <w:keepNext/>
                    <w:widowControl w:val="0"/>
                    <w:spacing w:after="60"/>
                    <w:jc w:val="center"/>
                  </w:pPr>
                  <w:r>
                    <w:rPr>
                      <w:rFonts w:ascii="Calibri" w:hAnsi="Calibri"/>
                      <w:sz w:val="20"/>
                    </w:rPr>
                    <w:t>0.13 (-0.057, 0.317)</w:t>
                  </w:r>
                </w:p>
              </w:tc>
              <w:tc>
                <w:tcPr>
                  <w:tcW w:w="1306" w:type="dxa"/>
                  <w:tcBorders>
                    <w:top w:val="single" w:sz="6" w:space="0" w:color="D3D3D3"/>
                    <w:left w:val="single" w:sz="6" w:space="0" w:color="D3D3D3"/>
                    <w:bottom w:val="single" w:sz="6" w:space="0" w:color="D3D3D3"/>
                    <w:right w:val="single" w:sz="6" w:space="0" w:color="D3D3D3"/>
                  </w:tcBorders>
                </w:tcPr>
                <w:p w14:paraId="76AD188C" w14:textId="77777777" w:rsidR="00066508" w:rsidRDefault="00000000">
                  <w:pPr>
                    <w:keepNext/>
                    <w:widowControl w:val="0"/>
                    <w:spacing w:after="60"/>
                    <w:jc w:val="center"/>
                  </w:pPr>
                  <w:r>
                    <w:rPr>
                      <w:rFonts w:ascii="Calibri" w:hAnsi="Calibri"/>
                      <w:sz w:val="20"/>
                    </w:rPr>
                    <w:t>0.173 (-0.028, 0.373)</w:t>
                  </w:r>
                </w:p>
              </w:tc>
              <w:tc>
                <w:tcPr>
                  <w:tcW w:w="1306" w:type="dxa"/>
                  <w:tcBorders>
                    <w:top w:val="single" w:sz="6" w:space="0" w:color="D3D3D3"/>
                    <w:left w:val="single" w:sz="6" w:space="0" w:color="D3D3D3"/>
                    <w:bottom w:val="single" w:sz="6" w:space="0" w:color="D3D3D3"/>
                    <w:right w:val="single" w:sz="6" w:space="0" w:color="D3D3D3"/>
                  </w:tcBorders>
                </w:tcPr>
                <w:p w14:paraId="6993AE90" w14:textId="77777777" w:rsidR="00066508" w:rsidRDefault="00000000">
                  <w:pPr>
                    <w:keepNext/>
                    <w:widowControl w:val="0"/>
                    <w:spacing w:after="60"/>
                    <w:jc w:val="center"/>
                  </w:pPr>
                  <w:r>
                    <w:rPr>
                      <w:rFonts w:ascii="Calibri" w:hAnsi="Calibri"/>
                      <w:sz w:val="20"/>
                    </w:rPr>
                    <w:t>0.148 (-0.042, 0.339)</w:t>
                  </w:r>
                </w:p>
              </w:tc>
              <w:tc>
                <w:tcPr>
                  <w:tcW w:w="1306" w:type="dxa"/>
                  <w:tcBorders>
                    <w:top w:val="single" w:sz="6" w:space="0" w:color="D3D3D3"/>
                    <w:left w:val="single" w:sz="6" w:space="0" w:color="D3D3D3"/>
                    <w:bottom w:val="single" w:sz="6" w:space="0" w:color="D3D3D3"/>
                    <w:right w:val="single" w:sz="6" w:space="0" w:color="D3D3D3"/>
                  </w:tcBorders>
                </w:tcPr>
                <w:p w14:paraId="619CC651" w14:textId="77777777" w:rsidR="00066508" w:rsidRDefault="00000000">
                  <w:pPr>
                    <w:keepNext/>
                    <w:widowControl w:val="0"/>
                    <w:spacing w:after="60"/>
                    <w:jc w:val="center"/>
                  </w:pPr>
                  <w:r>
                    <w:rPr>
                      <w:rFonts w:ascii="Calibri" w:hAnsi="Calibri"/>
                      <w:sz w:val="20"/>
                    </w:rPr>
                    <w:t>0.131 (-0.058, 0.321)</w:t>
                  </w:r>
                </w:p>
              </w:tc>
            </w:tr>
            <w:tr w:rsidR="00066508" w14:paraId="1282DC8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887D8A3" w14:textId="77777777" w:rsidR="00066508" w:rsidRDefault="00000000">
                  <w:pPr>
                    <w:keepNext/>
                    <w:widowControl w:val="0"/>
                    <w:spacing w:after="60"/>
                  </w:pPr>
                  <w:proofErr w:type="spellStart"/>
                  <w:r>
                    <w:rPr>
                      <w:rFonts w:ascii="Calibri" w:hAnsi="Calibri"/>
                      <w:sz w:val="20"/>
                    </w:rPr>
                    <w:t>mehhp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1E8EC4D3" w14:textId="77777777" w:rsidR="00066508" w:rsidRDefault="00000000">
                  <w:pPr>
                    <w:keepNext/>
                    <w:widowControl w:val="0"/>
                    <w:spacing w:after="60"/>
                    <w:jc w:val="center"/>
                  </w:pPr>
                  <w:r>
                    <w:rPr>
                      <w:rFonts w:ascii="Calibri" w:hAnsi="Calibri"/>
                      <w:sz w:val="20"/>
                    </w:rPr>
                    <w:t>0.192 (0.014, 0.369)</w:t>
                  </w:r>
                </w:p>
              </w:tc>
              <w:tc>
                <w:tcPr>
                  <w:tcW w:w="1306" w:type="dxa"/>
                  <w:tcBorders>
                    <w:top w:val="single" w:sz="6" w:space="0" w:color="D3D3D3"/>
                    <w:left w:val="single" w:sz="6" w:space="0" w:color="D3D3D3"/>
                    <w:bottom w:val="single" w:sz="6" w:space="0" w:color="D3D3D3"/>
                    <w:right w:val="single" w:sz="6" w:space="0" w:color="D3D3D3"/>
                  </w:tcBorders>
                </w:tcPr>
                <w:p w14:paraId="6621A3CC" w14:textId="77777777" w:rsidR="00066508" w:rsidRDefault="00000000">
                  <w:pPr>
                    <w:keepNext/>
                    <w:widowControl w:val="0"/>
                    <w:spacing w:after="60"/>
                    <w:jc w:val="center"/>
                  </w:pPr>
                  <w:r>
                    <w:rPr>
                      <w:rFonts w:ascii="Calibri" w:hAnsi="Calibri"/>
                      <w:sz w:val="20"/>
                    </w:rPr>
                    <w:t>0.243 (-0.013, 0.5)</w:t>
                  </w:r>
                </w:p>
              </w:tc>
              <w:tc>
                <w:tcPr>
                  <w:tcW w:w="1307" w:type="dxa"/>
                  <w:tcBorders>
                    <w:top w:val="single" w:sz="6" w:space="0" w:color="D3D3D3"/>
                    <w:left w:val="single" w:sz="6" w:space="0" w:color="D3D3D3"/>
                    <w:bottom w:val="single" w:sz="6" w:space="0" w:color="D3D3D3"/>
                    <w:right w:val="single" w:sz="6" w:space="0" w:color="D3D3D3"/>
                  </w:tcBorders>
                </w:tcPr>
                <w:p w14:paraId="3395BE73" w14:textId="77777777" w:rsidR="00066508" w:rsidRDefault="00000000">
                  <w:pPr>
                    <w:keepNext/>
                    <w:widowControl w:val="0"/>
                    <w:spacing w:after="60"/>
                    <w:jc w:val="center"/>
                  </w:pPr>
                  <w:r>
                    <w:rPr>
                      <w:rFonts w:ascii="Calibri" w:hAnsi="Calibri"/>
                      <w:sz w:val="20"/>
                    </w:rPr>
                    <w:t>0.112 (-0.093, 0.318)</w:t>
                  </w:r>
                </w:p>
              </w:tc>
              <w:tc>
                <w:tcPr>
                  <w:tcW w:w="1306" w:type="dxa"/>
                  <w:tcBorders>
                    <w:top w:val="single" w:sz="6" w:space="0" w:color="D3D3D3"/>
                    <w:left w:val="single" w:sz="6" w:space="0" w:color="D3D3D3"/>
                    <w:bottom w:val="single" w:sz="6" w:space="0" w:color="D3D3D3"/>
                    <w:right w:val="single" w:sz="6" w:space="0" w:color="D3D3D3"/>
                  </w:tcBorders>
                </w:tcPr>
                <w:p w14:paraId="12B8067D" w14:textId="77777777" w:rsidR="00066508" w:rsidRDefault="00000000">
                  <w:pPr>
                    <w:keepNext/>
                    <w:widowControl w:val="0"/>
                    <w:spacing w:after="60"/>
                    <w:jc w:val="center"/>
                  </w:pPr>
                  <w:r>
                    <w:rPr>
                      <w:rFonts w:ascii="Calibri" w:hAnsi="Calibri"/>
                      <w:sz w:val="20"/>
                    </w:rPr>
                    <w:t>0.203 (-0.011, 0.418)</w:t>
                  </w:r>
                </w:p>
              </w:tc>
              <w:tc>
                <w:tcPr>
                  <w:tcW w:w="1306" w:type="dxa"/>
                  <w:tcBorders>
                    <w:top w:val="single" w:sz="6" w:space="0" w:color="D3D3D3"/>
                    <w:left w:val="single" w:sz="6" w:space="0" w:color="D3D3D3"/>
                    <w:bottom w:val="single" w:sz="6" w:space="0" w:color="D3D3D3"/>
                    <w:right w:val="single" w:sz="6" w:space="0" w:color="D3D3D3"/>
                  </w:tcBorders>
                </w:tcPr>
                <w:p w14:paraId="38DDB28A" w14:textId="77777777" w:rsidR="00066508" w:rsidRDefault="00000000">
                  <w:pPr>
                    <w:keepNext/>
                    <w:widowControl w:val="0"/>
                    <w:spacing w:after="60"/>
                    <w:jc w:val="center"/>
                  </w:pPr>
                  <w:r>
                    <w:rPr>
                      <w:rFonts w:ascii="Calibri" w:hAnsi="Calibri"/>
                      <w:sz w:val="20"/>
                    </w:rPr>
                    <w:t>0.144 (-0.027, 0.315)</w:t>
                  </w:r>
                </w:p>
              </w:tc>
              <w:tc>
                <w:tcPr>
                  <w:tcW w:w="1306" w:type="dxa"/>
                  <w:tcBorders>
                    <w:top w:val="single" w:sz="6" w:space="0" w:color="D3D3D3"/>
                    <w:left w:val="single" w:sz="6" w:space="0" w:color="D3D3D3"/>
                    <w:bottom w:val="single" w:sz="6" w:space="0" w:color="D3D3D3"/>
                    <w:right w:val="single" w:sz="6" w:space="0" w:color="D3D3D3"/>
                  </w:tcBorders>
                </w:tcPr>
                <w:p w14:paraId="2C173CC3" w14:textId="77777777" w:rsidR="00066508" w:rsidRDefault="00000000">
                  <w:pPr>
                    <w:keepNext/>
                    <w:widowControl w:val="0"/>
                    <w:spacing w:after="60"/>
                    <w:jc w:val="center"/>
                  </w:pPr>
                  <w:r>
                    <w:rPr>
                      <w:rFonts w:ascii="Calibri" w:hAnsi="Calibri"/>
                      <w:sz w:val="20"/>
                    </w:rPr>
                    <w:t>0.15 (-0.021, 0.321)</w:t>
                  </w:r>
                </w:p>
              </w:tc>
            </w:tr>
            <w:tr w:rsidR="00066508" w14:paraId="383397B8"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1522EA2" w14:textId="77777777" w:rsidR="00066508" w:rsidRDefault="00000000">
                  <w:pPr>
                    <w:keepNext/>
                    <w:widowControl w:val="0"/>
                    <w:spacing w:after="60"/>
                  </w:pPr>
                  <w:proofErr w:type="spellStart"/>
                  <w:r>
                    <w:rPr>
                      <w:rFonts w:ascii="Calibri" w:hAnsi="Calibri"/>
                      <w:sz w:val="20"/>
                    </w:rPr>
                    <w:t>mehp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08D3DAAA" w14:textId="77777777" w:rsidR="00066508" w:rsidRDefault="00000000">
                  <w:pPr>
                    <w:keepNext/>
                    <w:widowControl w:val="0"/>
                    <w:spacing w:after="60"/>
                    <w:jc w:val="center"/>
                  </w:pPr>
                  <w:r>
                    <w:rPr>
                      <w:rFonts w:ascii="Calibri" w:hAnsi="Calibri"/>
                      <w:sz w:val="20"/>
                    </w:rPr>
                    <w:t>0.202 (0.059, 0.345)</w:t>
                  </w:r>
                </w:p>
              </w:tc>
              <w:tc>
                <w:tcPr>
                  <w:tcW w:w="1306" w:type="dxa"/>
                  <w:tcBorders>
                    <w:top w:val="single" w:sz="6" w:space="0" w:color="D3D3D3"/>
                    <w:left w:val="single" w:sz="6" w:space="0" w:color="D3D3D3"/>
                    <w:bottom w:val="single" w:sz="6" w:space="0" w:color="D3D3D3"/>
                    <w:right w:val="single" w:sz="6" w:space="0" w:color="D3D3D3"/>
                  </w:tcBorders>
                </w:tcPr>
                <w:p w14:paraId="42786F1E" w14:textId="77777777" w:rsidR="00066508" w:rsidRDefault="00000000">
                  <w:pPr>
                    <w:keepNext/>
                    <w:widowControl w:val="0"/>
                    <w:spacing w:after="60"/>
                    <w:jc w:val="center"/>
                  </w:pPr>
                  <w:r>
                    <w:rPr>
                      <w:rFonts w:ascii="Calibri" w:hAnsi="Calibri"/>
                      <w:sz w:val="20"/>
                    </w:rPr>
                    <w:t>0.367 (0.216, 0.518)</w:t>
                  </w:r>
                </w:p>
              </w:tc>
              <w:tc>
                <w:tcPr>
                  <w:tcW w:w="1307" w:type="dxa"/>
                  <w:tcBorders>
                    <w:top w:val="single" w:sz="6" w:space="0" w:color="D3D3D3"/>
                    <w:left w:val="single" w:sz="6" w:space="0" w:color="D3D3D3"/>
                    <w:bottom w:val="single" w:sz="6" w:space="0" w:color="D3D3D3"/>
                    <w:right w:val="single" w:sz="6" w:space="0" w:color="D3D3D3"/>
                  </w:tcBorders>
                </w:tcPr>
                <w:p w14:paraId="214BB70E" w14:textId="77777777" w:rsidR="00066508" w:rsidRDefault="00000000">
                  <w:pPr>
                    <w:keepNext/>
                    <w:widowControl w:val="0"/>
                    <w:spacing w:after="60"/>
                    <w:jc w:val="center"/>
                  </w:pPr>
                  <w:r>
                    <w:rPr>
                      <w:rFonts w:ascii="Calibri" w:hAnsi="Calibri"/>
                      <w:sz w:val="20"/>
                    </w:rPr>
                    <w:t>0.116 (-0.044, 0.277)</w:t>
                  </w:r>
                </w:p>
              </w:tc>
              <w:tc>
                <w:tcPr>
                  <w:tcW w:w="1306" w:type="dxa"/>
                  <w:tcBorders>
                    <w:top w:val="single" w:sz="6" w:space="0" w:color="D3D3D3"/>
                    <w:left w:val="single" w:sz="6" w:space="0" w:color="D3D3D3"/>
                    <w:bottom w:val="single" w:sz="6" w:space="0" w:color="D3D3D3"/>
                    <w:right w:val="single" w:sz="6" w:space="0" w:color="D3D3D3"/>
                  </w:tcBorders>
                </w:tcPr>
                <w:p w14:paraId="70BA4FCD" w14:textId="77777777" w:rsidR="00066508" w:rsidRDefault="00000000">
                  <w:pPr>
                    <w:keepNext/>
                    <w:widowControl w:val="0"/>
                    <w:spacing w:after="60"/>
                    <w:jc w:val="center"/>
                  </w:pPr>
                  <w:r>
                    <w:rPr>
                      <w:rFonts w:ascii="Calibri" w:hAnsi="Calibri"/>
                      <w:sz w:val="20"/>
                    </w:rPr>
                    <w:t>0.337 (0.176, 0.499)</w:t>
                  </w:r>
                </w:p>
              </w:tc>
              <w:tc>
                <w:tcPr>
                  <w:tcW w:w="1306" w:type="dxa"/>
                  <w:tcBorders>
                    <w:top w:val="single" w:sz="6" w:space="0" w:color="D3D3D3"/>
                    <w:left w:val="single" w:sz="6" w:space="0" w:color="D3D3D3"/>
                    <w:bottom w:val="single" w:sz="6" w:space="0" w:color="D3D3D3"/>
                    <w:right w:val="single" w:sz="6" w:space="0" w:color="D3D3D3"/>
                  </w:tcBorders>
                </w:tcPr>
                <w:p w14:paraId="369462C2" w14:textId="77777777" w:rsidR="00066508" w:rsidRDefault="00000000">
                  <w:pPr>
                    <w:keepNext/>
                    <w:widowControl w:val="0"/>
                    <w:spacing w:after="60"/>
                    <w:jc w:val="center"/>
                  </w:pPr>
                  <w:r>
                    <w:rPr>
                      <w:rFonts w:ascii="Calibri" w:hAnsi="Calibri"/>
                      <w:sz w:val="20"/>
                    </w:rPr>
                    <w:t>0.136 (-0.006, 0.278)</w:t>
                  </w:r>
                </w:p>
              </w:tc>
              <w:tc>
                <w:tcPr>
                  <w:tcW w:w="1306" w:type="dxa"/>
                  <w:tcBorders>
                    <w:top w:val="single" w:sz="6" w:space="0" w:color="D3D3D3"/>
                    <w:left w:val="single" w:sz="6" w:space="0" w:color="D3D3D3"/>
                    <w:bottom w:val="single" w:sz="6" w:space="0" w:color="D3D3D3"/>
                    <w:right w:val="single" w:sz="6" w:space="0" w:color="D3D3D3"/>
                  </w:tcBorders>
                </w:tcPr>
                <w:p w14:paraId="759D8CE8" w14:textId="77777777" w:rsidR="00066508" w:rsidRDefault="00000000">
                  <w:pPr>
                    <w:keepNext/>
                    <w:widowControl w:val="0"/>
                    <w:spacing w:after="60"/>
                    <w:jc w:val="center"/>
                  </w:pPr>
                  <w:r>
                    <w:rPr>
                      <w:rFonts w:ascii="Calibri" w:hAnsi="Calibri"/>
                      <w:sz w:val="20"/>
                    </w:rPr>
                    <w:t>0.313 (0.188, 0.439)</w:t>
                  </w:r>
                </w:p>
              </w:tc>
            </w:tr>
            <w:tr w:rsidR="00066508" w14:paraId="02924C11"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E5035DA" w14:textId="77777777" w:rsidR="00066508" w:rsidRDefault="00000000">
                  <w:pPr>
                    <w:keepNext/>
                    <w:widowControl w:val="0"/>
                    <w:spacing w:after="60"/>
                  </w:pPr>
                  <w:proofErr w:type="spellStart"/>
                  <w:r>
                    <w:rPr>
                      <w:rFonts w:ascii="Calibri" w:hAnsi="Calibri"/>
                      <w:sz w:val="20"/>
                    </w:rPr>
                    <w:t>meohp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62EB506" w14:textId="77777777" w:rsidR="00066508" w:rsidRDefault="00000000">
                  <w:pPr>
                    <w:keepNext/>
                    <w:widowControl w:val="0"/>
                    <w:spacing w:after="60"/>
                    <w:jc w:val="center"/>
                  </w:pPr>
                  <w:r>
                    <w:rPr>
                      <w:rFonts w:ascii="Calibri" w:hAnsi="Calibri"/>
                      <w:sz w:val="20"/>
                    </w:rPr>
                    <w:t>0.174 (-0.004, 0.352)</w:t>
                  </w:r>
                </w:p>
              </w:tc>
              <w:tc>
                <w:tcPr>
                  <w:tcW w:w="1306" w:type="dxa"/>
                  <w:tcBorders>
                    <w:top w:val="single" w:sz="6" w:space="0" w:color="D3D3D3"/>
                    <w:left w:val="single" w:sz="6" w:space="0" w:color="D3D3D3"/>
                    <w:bottom w:val="single" w:sz="6" w:space="0" w:color="D3D3D3"/>
                    <w:right w:val="single" w:sz="6" w:space="0" w:color="D3D3D3"/>
                  </w:tcBorders>
                </w:tcPr>
                <w:p w14:paraId="58E3964C" w14:textId="77777777" w:rsidR="00066508" w:rsidRDefault="00000000">
                  <w:pPr>
                    <w:keepNext/>
                    <w:widowControl w:val="0"/>
                    <w:spacing w:after="60"/>
                    <w:jc w:val="center"/>
                  </w:pPr>
                  <w:r>
                    <w:rPr>
                      <w:rFonts w:ascii="Calibri" w:hAnsi="Calibri"/>
                      <w:sz w:val="20"/>
                    </w:rPr>
                    <w:t>0.235 (0.001, 0.469)</w:t>
                  </w:r>
                </w:p>
              </w:tc>
              <w:tc>
                <w:tcPr>
                  <w:tcW w:w="1307" w:type="dxa"/>
                  <w:tcBorders>
                    <w:top w:val="single" w:sz="6" w:space="0" w:color="D3D3D3"/>
                    <w:left w:val="single" w:sz="6" w:space="0" w:color="D3D3D3"/>
                    <w:bottom w:val="single" w:sz="6" w:space="0" w:color="D3D3D3"/>
                    <w:right w:val="single" w:sz="6" w:space="0" w:color="D3D3D3"/>
                  </w:tcBorders>
                </w:tcPr>
                <w:p w14:paraId="2E09C9C3" w14:textId="77777777" w:rsidR="00066508" w:rsidRDefault="00000000">
                  <w:pPr>
                    <w:keepNext/>
                    <w:widowControl w:val="0"/>
                    <w:spacing w:after="60"/>
                    <w:jc w:val="center"/>
                  </w:pPr>
                  <w:r>
                    <w:rPr>
                      <w:rFonts w:ascii="Calibri" w:hAnsi="Calibri"/>
                      <w:sz w:val="20"/>
                    </w:rPr>
                    <w:t>0.1 (-0.092, 0.291)</w:t>
                  </w:r>
                </w:p>
              </w:tc>
              <w:tc>
                <w:tcPr>
                  <w:tcW w:w="1306" w:type="dxa"/>
                  <w:tcBorders>
                    <w:top w:val="single" w:sz="6" w:space="0" w:color="D3D3D3"/>
                    <w:left w:val="single" w:sz="6" w:space="0" w:color="D3D3D3"/>
                    <w:bottom w:val="single" w:sz="6" w:space="0" w:color="D3D3D3"/>
                    <w:right w:val="single" w:sz="6" w:space="0" w:color="D3D3D3"/>
                  </w:tcBorders>
                </w:tcPr>
                <w:p w14:paraId="488E03BF" w14:textId="77777777" w:rsidR="00066508" w:rsidRDefault="00000000">
                  <w:pPr>
                    <w:keepNext/>
                    <w:widowControl w:val="0"/>
                    <w:spacing w:after="60"/>
                    <w:jc w:val="center"/>
                  </w:pPr>
                  <w:r>
                    <w:rPr>
                      <w:rFonts w:ascii="Calibri" w:hAnsi="Calibri"/>
                      <w:sz w:val="20"/>
                    </w:rPr>
                    <w:t>0.175 (-0.012, 0.361)</w:t>
                  </w:r>
                </w:p>
              </w:tc>
              <w:tc>
                <w:tcPr>
                  <w:tcW w:w="1306" w:type="dxa"/>
                  <w:tcBorders>
                    <w:top w:val="single" w:sz="6" w:space="0" w:color="D3D3D3"/>
                    <w:left w:val="single" w:sz="6" w:space="0" w:color="D3D3D3"/>
                    <w:bottom w:val="single" w:sz="6" w:space="0" w:color="D3D3D3"/>
                    <w:right w:val="single" w:sz="6" w:space="0" w:color="D3D3D3"/>
                  </w:tcBorders>
                </w:tcPr>
                <w:p w14:paraId="0B32A249" w14:textId="77777777" w:rsidR="00066508" w:rsidRDefault="00000000">
                  <w:pPr>
                    <w:keepNext/>
                    <w:widowControl w:val="0"/>
                    <w:spacing w:after="60"/>
                    <w:jc w:val="center"/>
                  </w:pPr>
                  <w:r>
                    <w:rPr>
                      <w:rFonts w:ascii="Calibri" w:hAnsi="Calibri"/>
                      <w:sz w:val="20"/>
                    </w:rPr>
                    <w:t>0.113 (-0.052, 0.278)</w:t>
                  </w:r>
                </w:p>
              </w:tc>
              <w:tc>
                <w:tcPr>
                  <w:tcW w:w="1306" w:type="dxa"/>
                  <w:tcBorders>
                    <w:top w:val="single" w:sz="6" w:space="0" w:color="D3D3D3"/>
                    <w:left w:val="single" w:sz="6" w:space="0" w:color="D3D3D3"/>
                    <w:bottom w:val="single" w:sz="6" w:space="0" w:color="D3D3D3"/>
                    <w:right w:val="single" w:sz="6" w:space="0" w:color="D3D3D3"/>
                  </w:tcBorders>
                </w:tcPr>
                <w:p w14:paraId="30889393" w14:textId="77777777" w:rsidR="00066508" w:rsidRDefault="00000000">
                  <w:pPr>
                    <w:keepNext/>
                    <w:widowControl w:val="0"/>
                    <w:spacing w:after="60"/>
                    <w:jc w:val="center"/>
                  </w:pPr>
                  <w:r>
                    <w:rPr>
                      <w:rFonts w:ascii="Calibri" w:hAnsi="Calibri"/>
                      <w:sz w:val="20"/>
                    </w:rPr>
                    <w:t>0.104 (-0.044, 0.253)</w:t>
                  </w:r>
                </w:p>
              </w:tc>
            </w:tr>
            <w:tr w:rsidR="00066508" w14:paraId="45B0876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17CDD9A" w14:textId="77777777" w:rsidR="00066508" w:rsidRDefault="00000000">
                  <w:pPr>
                    <w:keepNext/>
                    <w:widowControl w:val="0"/>
                    <w:spacing w:after="60"/>
                  </w:pPr>
                  <w:proofErr w:type="spellStart"/>
                  <w:r>
                    <w:rPr>
                      <w:rFonts w:ascii="Calibri" w:hAnsi="Calibri"/>
                      <w:sz w:val="20"/>
                    </w:rPr>
                    <w:t>mep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E4E23FA" w14:textId="77777777" w:rsidR="00066508" w:rsidRDefault="00000000">
                  <w:pPr>
                    <w:keepNext/>
                    <w:widowControl w:val="0"/>
                    <w:spacing w:after="60"/>
                    <w:jc w:val="center"/>
                  </w:pPr>
                  <w:r>
                    <w:rPr>
                      <w:rFonts w:ascii="Calibri" w:hAnsi="Calibri"/>
                      <w:sz w:val="20"/>
                    </w:rPr>
                    <w:t>0.03 (-0.246, 0.306)</w:t>
                  </w:r>
                </w:p>
              </w:tc>
              <w:tc>
                <w:tcPr>
                  <w:tcW w:w="1306" w:type="dxa"/>
                  <w:tcBorders>
                    <w:top w:val="single" w:sz="6" w:space="0" w:color="D3D3D3"/>
                    <w:left w:val="single" w:sz="6" w:space="0" w:color="D3D3D3"/>
                    <w:bottom w:val="single" w:sz="6" w:space="0" w:color="D3D3D3"/>
                    <w:right w:val="single" w:sz="6" w:space="0" w:color="D3D3D3"/>
                  </w:tcBorders>
                </w:tcPr>
                <w:p w14:paraId="46C72628" w14:textId="77777777" w:rsidR="00066508" w:rsidRDefault="00000000">
                  <w:pPr>
                    <w:keepNext/>
                    <w:widowControl w:val="0"/>
                    <w:spacing w:after="60"/>
                    <w:jc w:val="center"/>
                  </w:pPr>
                  <w:r>
                    <w:rPr>
                      <w:rFonts w:ascii="Calibri" w:hAnsi="Calibri"/>
                      <w:sz w:val="20"/>
                    </w:rPr>
                    <w:t>0.08 (-0.036, 0.196)</w:t>
                  </w:r>
                </w:p>
              </w:tc>
              <w:tc>
                <w:tcPr>
                  <w:tcW w:w="1307" w:type="dxa"/>
                  <w:tcBorders>
                    <w:top w:val="single" w:sz="6" w:space="0" w:color="D3D3D3"/>
                    <w:left w:val="single" w:sz="6" w:space="0" w:color="D3D3D3"/>
                    <w:bottom w:val="single" w:sz="6" w:space="0" w:color="D3D3D3"/>
                    <w:right w:val="single" w:sz="6" w:space="0" w:color="D3D3D3"/>
                  </w:tcBorders>
                </w:tcPr>
                <w:p w14:paraId="610F9B6E" w14:textId="77777777" w:rsidR="00066508" w:rsidRDefault="00000000">
                  <w:pPr>
                    <w:keepNext/>
                    <w:widowControl w:val="0"/>
                    <w:spacing w:after="60"/>
                    <w:jc w:val="center"/>
                  </w:pPr>
                  <w:r>
                    <w:rPr>
                      <w:rFonts w:ascii="Calibri" w:hAnsi="Calibri"/>
                      <w:sz w:val="20"/>
                    </w:rPr>
                    <w:t>-0.004 (-0.233, 0.225)</w:t>
                  </w:r>
                </w:p>
              </w:tc>
              <w:tc>
                <w:tcPr>
                  <w:tcW w:w="1306" w:type="dxa"/>
                  <w:tcBorders>
                    <w:top w:val="single" w:sz="6" w:space="0" w:color="D3D3D3"/>
                    <w:left w:val="single" w:sz="6" w:space="0" w:color="D3D3D3"/>
                    <w:bottom w:val="single" w:sz="6" w:space="0" w:color="D3D3D3"/>
                    <w:right w:val="single" w:sz="6" w:space="0" w:color="D3D3D3"/>
                  </w:tcBorders>
                </w:tcPr>
                <w:p w14:paraId="2ECAAF11" w14:textId="77777777" w:rsidR="00066508" w:rsidRDefault="00000000">
                  <w:pPr>
                    <w:keepNext/>
                    <w:widowControl w:val="0"/>
                    <w:spacing w:after="60"/>
                    <w:jc w:val="center"/>
                  </w:pPr>
                  <w:r>
                    <w:rPr>
                      <w:rFonts w:ascii="Calibri" w:hAnsi="Calibri"/>
                      <w:sz w:val="20"/>
                    </w:rPr>
                    <w:t>0.079 (-0.048, 0.206)</w:t>
                  </w:r>
                </w:p>
              </w:tc>
              <w:tc>
                <w:tcPr>
                  <w:tcW w:w="1306" w:type="dxa"/>
                  <w:tcBorders>
                    <w:top w:val="single" w:sz="6" w:space="0" w:color="D3D3D3"/>
                    <w:left w:val="single" w:sz="6" w:space="0" w:color="D3D3D3"/>
                    <w:bottom w:val="single" w:sz="6" w:space="0" w:color="D3D3D3"/>
                    <w:right w:val="single" w:sz="6" w:space="0" w:color="D3D3D3"/>
                  </w:tcBorders>
                </w:tcPr>
                <w:p w14:paraId="30AAEC6E" w14:textId="77777777" w:rsidR="00066508" w:rsidRDefault="00000000">
                  <w:pPr>
                    <w:keepNext/>
                    <w:widowControl w:val="0"/>
                    <w:spacing w:after="60"/>
                    <w:jc w:val="center"/>
                  </w:pPr>
                  <w:r>
                    <w:rPr>
                      <w:rFonts w:ascii="Calibri" w:hAnsi="Calibri"/>
                      <w:sz w:val="20"/>
                    </w:rPr>
                    <w:t>-0.048 (-0.261, 0.165)</w:t>
                  </w:r>
                </w:p>
              </w:tc>
              <w:tc>
                <w:tcPr>
                  <w:tcW w:w="1306" w:type="dxa"/>
                  <w:tcBorders>
                    <w:top w:val="single" w:sz="6" w:space="0" w:color="D3D3D3"/>
                    <w:left w:val="single" w:sz="6" w:space="0" w:color="D3D3D3"/>
                    <w:bottom w:val="single" w:sz="6" w:space="0" w:color="D3D3D3"/>
                    <w:right w:val="single" w:sz="6" w:space="0" w:color="D3D3D3"/>
                  </w:tcBorders>
                </w:tcPr>
                <w:p w14:paraId="283CF5DA" w14:textId="77777777" w:rsidR="00066508" w:rsidRDefault="00000000">
                  <w:pPr>
                    <w:keepNext/>
                    <w:widowControl w:val="0"/>
                    <w:spacing w:after="60"/>
                    <w:jc w:val="center"/>
                  </w:pPr>
                  <w:r>
                    <w:rPr>
                      <w:rFonts w:ascii="Calibri" w:hAnsi="Calibri"/>
                      <w:sz w:val="20"/>
                    </w:rPr>
                    <w:t>0.071 (-0.039, 0.181)</w:t>
                  </w:r>
                </w:p>
              </w:tc>
            </w:tr>
            <w:tr w:rsidR="00066508" w14:paraId="19D2B05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046969E" w14:textId="77777777" w:rsidR="00066508" w:rsidRDefault="00000000">
                  <w:pPr>
                    <w:keepNext/>
                    <w:widowControl w:val="0"/>
                    <w:spacing w:after="60"/>
                  </w:pPr>
                  <w:proofErr w:type="spellStart"/>
                  <w:r>
                    <w:rPr>
                      <w:rFonts w:ascii="Calibri" w:hAnsi="Calibri"/>
                      <w:sz w:val="20"/>
                    </w:rPr>
                    <w:t>mibp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F0CE0F9" w14:textId="77777777" w:rsidR="00066508" w:rsidRDefault="00000000">
                  <w:pPr>
                    <w:keepNext/>
                    <w:widowControl w:val="0"/>
                    <w:spacing w:after="60"/>
                    <w:jc w:val="center"/>
                  </w:pPr>
                  <w:r>
                    <w:rPr>
                      <w:rFonts w:ascii="Calibri" w:hAnsi="Calibri"/>
                      <w:sz w:val="20"/>
                    </w:rPr>
                    <w:t>0.153 (0.036, 0.27)</w:t>
                  </w:r>
                </w:p>
              </w:tc>
              <w:tc>
                <w:tcPr>
                  <w:tcW w:w="1306" w:type="dxa"/>
                  <w:tcBorders>
                    <w:top w:val="single" w:sz="6" w:space="0" w:color="D3D3D3"/>
                    <w:left w:val="single" w:sz="6" w:space="0" w:color="D3D3D3"/>
                    <w:bottom w:val="single" w:sz="6" w:space="0" w:color="D3D3D3"/>
                    <w:right w:val="single" w:sz="6" w:space="0" w:color="D3D3D3"/>
                  </w:tcBorders>
                </w:tcPr>
                <w:p w14:paraId="3C1F856D" w14:textId="77777777" w:rsidR="00066508" w:rsidRDefault="00000000">
                  <w:pPr>
                    <w:keepNext/>
                    <w:widowControl w:val="0"/>
                    <w:spacing w:after="60"/>
                    <w:jc w:val="center"/>
                  </w:pPr>
                  <w:r>
                    <w:rPr>
                      <w:rFonts w:ascii="Calibri" w:hAnsi="Calibri"/>
                      <w:sz w:val="20"/>
                    </w:rPr>
                    <w:t>0.115 (-0.081, 0.312)</w:t>
                  </w:r>
                </w:p>
              </w:tc>
              <w:tc>
                <w:tcPr>
                  <w:tcW w:w="1307" w:type="dxa"/>
                  <w:tcBorders>
                    <w:top w:val="single" w:sz="6" w:space="0" w:color="D3D3D3"/>
                    <w:left w:val="single" w:sz="6" w:space="0" w:color="D3D3D3"/>
                    <w:bottom w:val="single" w:sz="6" w:space="0" w:color="D3D3D3"/>
                    <w:right w:val="single" w:sz="6" w:space="0" w:color="D3D3D3"/>
                  </w:tcBorders>
                </w:tcPr>
                <w:p w14:paraId="204E7FB1" w14:textId="77777777" w:rsidR="00066508" w:rsidRDefault="00000000">
                  <w:pPr>
                    <w:keepNext/>
                    <w:widowControl w:val="0"/>
                    <w:spacing w:after="60"/>
                    <w:jc w:val="cente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14:paraId="7E855BA6" w14:textId="77777777" w:rsidR="00066508" w:rsidRDefault="00000000">
                  <w:pPr>
                    <w:keepNext/>
                    <w:widowControl w:val="0"/>
                    <w:spacing w:after="60"/>
                    <w:jc w:val="center"/>
                  </w:pPr>
                  <w:r>
                    <w:rPr>
                      <w:rFonts w:ascii="Calibri" w:hAnsi="Calibri"/>
                      <w:sz w:val="20"/>
                    </w:rPr>
                    <w:t>0.085 (-0.143, 0.313)</w:t>
                  </w:r>
                </w:p>
              </w:tc>
              <w:tc>
                <w:tcPr>
                  <w:tcW w:w="1306" w:type="dxa"/>
                  <w:tcBorders>
                    <w:top w:val="single" w:sz="6" w:space="0" w:color="D3D3D3"/>
                    <w:left w:val="single" w:sz="6" w:space="0" w:color="D3D3D3"/>
                    <w:bottom w:val="single" w:sz="6" w:space="0" w:color="D3D3D3"/>
                    <w:right w:val="single" w:sz="6" w:space="0" w:color="D3D3D3"/>
                  </w:tcBorders>
                </w:tcPr>
                <w:p w14:paraId="5D19F1E7" w14:textId="77777777" w:rsidR="00066508" w:rsidRDefault="00000000">
                  <w:pPr>
                    <w:keepNext/>
                    <w:widowControl w:val="0"/>
                    <w:spacing w:after="60"/>
                    <w:jc w:val="center"/>
                  </w:pPr>
                  <w:r>
                    <w:rPr>
                      <w:rFonts w:ascii="Calibri" w:hAnsi="Calibri"/>
                      <w:sz w:val="20"/>
                    </w:rPr>
                    <w:t>-0.041 (-0.145, 0.063)</w:t>
                  </w:r>
                </w:p>
              </w:tc>
              <w:tc>
                <w:tcPr>
                  <w:tcW w:w="1306" w:type="dxa"/>
                  <w:tcBorders>
                    <w:top w:val="single" w:sz="6" w:space="0" w:color="D3D3D3"/>
                    <w:left w:val="single" w:sz="6" w:space="0" w:color="D3D3D3"/>
                    <w:bottom w:val="single" w:sz="6" w:space="0" w:color="D3D3D3"/>
                    <w:right w:val="single" w:sz="6" w:space="0" w:color="D3D3D3"/>
                  </w:tcBorders>
                </w:tcPr>
                <w:p w14:paraId="47621BD6" w14:textId="77777777" w:rsidR="00066508" w:rsidRDefault="00000000">
                  <w:pPr>
                    <w:keepNext/>
                    <w:widowControl w:val="0"/>
                    <w:spacing w:after="60"/>
                    <w:jc w:val="center"/>
                  </w:pPr>
                  <w:r>
                    <w:rPr>
                      <w:rFonts w:ascii="Calibri" w:hAnsi="Calibri"/>
                      <w:sz w:val="20"/>
                    </w:rPr>
                    <w:t>-0.02 (-0.147, 0.107)</w:t>
                  </w:r>
                </w:p>
              </w:tc>
            </w:tr>
            <w:tr w:rsidR="00066508" w14:paraId="5815D9D4"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2C2E985" w14:textId="77777777" w:rsidR="00066508" w:rsidRDefault="00000000">
                  <w:pPr>
                    <w:keepNext/>
                    <w:widowControl w:val="0"/>
                    <w:spacing w:after="60"/>
                  </w:pPr>
                  <w:proofErr w:type="spellStart"/>
                  <w:r>
                    <w:rPr>
                      <w:rFonts w:ascii="Calibri" w:hAnsi="Calibri"/>
                      <w:sz w:val="20"/>
                    </w:rPr>
                    <w:t>mnbp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A8561D7" w14:textId="77777777" w:rsidR="00066508" w:rsidRDefault="00000000">
                  <w:pPr>
                    <w:keepNext/>
                    <w:widowControl w:val="0"/>
                    <w:spacing w:after="60"/>
                    <w:jc w:val="center"/>
                  </w:pPr>
                  <w:r>
                    <w:rPr>
                      <w:rFonts w:ascii="Calibri" w:hAnsi="Calibri"/>
                      <w:sz w:val="20"/>
                    </w:rPr>
                    <w:t>0.153 (-0.054, 0.359)</w:t>
                  </w:r>
                </w:p>
              </w:tc>
              <w:tc>
                <w:tcPr>
                  <w:tcW w:w="1306" w:type="dxa"/>
                  <w:tcBorders>
                    <w:top w:val="single" w:sz="6" w:space="0" w:color="D3D3D3"/>
                    <w:left w:val="single" w:sz="6" w:space="0" w:color="D3D3D3"/>
                    <w:bottom w:val="single" w:sz="6" w:space="0" w:color="D3D3D3"/>
                    <w:right w:val="single" w:sz="6" w:space="0" w:color="D3D3D3"/>
                  </w:tcBorders>
                </w:tcPr>
                <w:p w14:paraId="7A075CBA" w14:textId="77777777" w:rsidR="00066508" w:rsidRDefault="00000000">
                  <w:pPr>
                    <w:keepNext/>
                    <w:widowControl w:val="0"/>
                    <w:spacing w:after="60"/>
                    <w:jc w:val="center"/>
                  </w:pPr>
                  <w:r>
                    <w:rPr>
                      <w:rFonts w:ascii="Calibri" w:hAnsi="Calibri"/>
                      <w:sz w:val="20"/>
                    </w:rPr>
                    <w:t>0.124 (-0.182, 0.43)</w:t>
                  </w:r>
                </w:p>
              </w:tc>
              <w:tc>
                <w:tcPr>
                  <w:tcW w:w="1307" w:type="dxa"/>
                  <w:tcBorders>
                    <w:top w:val="single" w:sz="6" w:space="0" w:color="D3D3D3"/>
                    <w:left w:val="single" w:sz="6" w:space="0" w:color="D3D3D3"/>
                    <w:bottom w:val="single" w:sz="6" w:space="0" w:color="D3D3D3"/>
                    <w:right w:val="single" w:sz="6" w:space="0" w:color="D3D3D3"/>
                  </w:tcBorders>
                </w:tcPr>
                <w:p w14:paraId="077D53CB" w14:textId="77777777" w:rsidR="00066508" w:rsidRDefault="00000000">
                  <w:pPr>
                    <w:keepNext/>
                    <w:widowControl w:val="0"/>
                    <w:spacing w:after="60"/>
                    <w:jc w:val="center"/>
                  </w:pPr>
                  <w:r>
                    <w:rPr>
                      <w:rFonts w:ascii="Calibri" w:hAnsi="Calibri"/>
                      <w:sz w:val="20"/>
                    </w:rPr>
                    <w:t>0.126 (-0.042, 0.294)</w:t>
                  </w:r>
                </w:p>
              </w:tc>
              <w:tc>
                <w:tcPr>
                  <w:tcW w:w="1306" w:type="dxa"/>
                  <w:tcBorders>
                    <w:top w:val="single" w:sz="6" w:space="0" w:color="D3D3D3"/>
                    <w:left w:val="single" w:sz="6" w:space="0" w:color="D3D3D3"/>
                    <w:bottom w:val="single" w:sz="6" w:space="0" w:color="D3D3D3"/>
                    <w:right w:val="single" w:sz="6" w:space="0" w:color="D3D3D3"/>
                  </w:tcBorders>
                </w:tcPr>
                <w:p w14:paraId="6E044EC3" w14:textId="77777777" w:rsidR="00066508" w:rsidRDefault="00000000">
                  <w:pPr>
                    <w:keepNext/>
                    <w:widowControl w:val="0"/>
                    <w:spacing w:after="60"/>
                    <w:jc w:val="center"/>
                  </w:pPr>
                  <w:r>
                    <w:rPr>
                      <w:rFonts w:ascii="Calibri" w:hAnsi="Calibri"/>
                      <w:sz w:val="20"/>
                    </w:rPr>
                    <w:t>0.063 (-0.256, 0.382)</w:t>
                  </w:r>
                </w:p>
              </w:tc>
              <w:tc>
                <w:tcPr>
                  <w:tcW w:w="1306" w:type="dxa"/>
                  <w:tcBorders>
                    <w:top w:val="single" w:sz="6" w:space="0" w:color="D3D3D3"/>
                    <w:left w:val="single" w:sz="6" w:space="0" w:color="D3D3D3"/>
                    <w:bottom w:val="single" w:sz="6" w:space="0" w:color="D3D3D3"/>
                    <w:right w:val="single" w:sz="6" w:space="0" w:color="D3D3D3"/>
                  </w:tcBorders>
                </w:tcPr>
                <w:p w14:paraId="364E7BA3" w14:textId="77777777" w:rsidR="00066508" w:rsidRDefault="00000000">
                  <w:pPr>
                    <w:keepNext/>
                    <w:widowControl w:val="0"/>
                    <w:spacing w:after="60"/>
                    <w:jc w:val="center"/>
                  </w:pPr>
                  <w:r>
                    <w:rPr>
                      <w:rFonts w:ascii="Calibri" w:hAnsi="Calibri"/>
                      <w:sz w:val="20"/>
                    </w:rPr>
                    <w:t>0.1 (-0.07, 0.27)</w:t>
                  </w:r>
                </w:p>
              </w:tc>
              <w:tc>
                <w:tcPr>
                  <w:tcW w:w="1306" w:type="dxa"/>
                  <w:tcBorders>
                    <w:top w:val="single" w:sz="6" w:space="0" w:color="D3D3D3"/>
                    <w:left w:val="single" w:sz="6" w:space="0" w:color="D3D3D3"/>
                    <w:bottom w:val="single" w:sz="6" w:space="0" w:color="D3D3D3"/>
                    <w:right w:val="single" w:sz="6" w:space="0" w:color="D3D3D3"/>
                  </w:tcBorders>
                </w:tcPr>
                <w:p w14:paraId="7BE9EC29" w14:textId="77777777" w:rsidR="00066508" w:rsidRDefault="00000000">
                  <w:pPr>
                    <w:keepNext/>
                    <w:widowControl w:val="0"/>
                    <w:spacing w:after="60"/>
                    <w:jc w:val="center"/>
                  </w:pPr>
                  <w:r>
                    <w:rPr>
                      <w:rFonts w:ascii="Calibri" w:hAnsi="Calibri"/>
                      <w:sz w:val="20"/>
                    </w:rPr>
                    <w:t>0.082 (-0.116, 0.281)</w:t>
                  </w:r>
                </w:p>
              </w:tc>
            </w:tr>
            <w:tr w:rsidR="00066508" w14:paraId="57385AC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9527A4C" w14:textId="77777777" w:rsidR="00066508" w:rsidRDefault="00000000">
                  <w:pPr>
                    <w:keepNext/>
                    <w:widowControl w:val="0"/>
                    <w:spacing w:after="60"/>
                  </w:pPr>
                  <w:proofErr w:type="spellStart"/>
                  <w:r>
                    <w:rPr>
                      <w:rFonts w:ascii="Calibri" w:hAnsi="Calibri"/>
                      <w:sz w:val="20"/>
                    </w:rPr>
                    <w:lastRenderedPageBreak/>
                    <w:t>ohminp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C2A9F1C" w14:textId="77777777" w:rsidR="00066508" w:rsidRDefault="00000000">
                  <w:pPr>
                    <w:keepNext/>
                    <w:widowControl w:val="0"/>
                    <w:spacing w:after="60"/>
                    <w:jc w:val="center"/>
                  </w:pPr>
                  <w:r>
                    <w:rPr>
                      <w:rFonts w:ascii="Calibri" w:hAnsi="Calibri"/>
                      <w:sz w:val="20"/>
                    </w:rPr>
                    <w:t>0.102 (0.045, 0.159)</w:t>
                  </w:r>
                </w:p>
              </w:tc>
              <w:tc>
                <w:tcPr>
                  <w:tcW w:w="1306" w:type="dxa"/>
                  <w:tcBorders>
                    <w:top w:val="single" w:sz="6" w:space="0" w:color="D3D3D3"/>
                    <w:left w:val="single" w:sz="6" w:space="0" w:color="D3D3D3"/>
                    <w:bottom w:val="single" w:sz="6" w:space="0" w:color="D3D3D3"/>
                    <w:right w:val="single" w:sz="6" w:space="0" w:color="D3D3D3"/>
                  </w:tcBorders>
                </w:tcPr>
                <w:p w14:paraId="1A26C56C" w14:textId="77777777" w:rsidR="00066508" w:rsidRDefault="00000000">
                  <w:pPr>
                    <w:keepNext/>
                    <w:widowControl w:val="0"/>
                    <w:spacing w:after="60"/>
                    <w:jc w:val="center"/>
                  </w:pPr>
                  <w:r>
                    <w:rPr>
                      <w:rFonts w:ascii="Calibri" w:hAnsi="Calibri"/>
                      <w:sz w:val="20"/>
                    </w:rPr>
                    <w:t>0.229 (0.026, 0.432)</w:t>
                  </w:r>
                </w:p>
              </w:tc>
              <w:tc>
                <w:tcPr>
                  <w:tcW w:w="1307" w:type="dxa"/>
                  <w:tcBorders>
                    <w:top w:val="single" w:sz="6" w:space="0" w:color="D3D3D3"/>
                    <w:left w:val="single" w:sz="6" w:space="0" w:color="D3D3D3"/>
                    <w:bottom w:val="single" w:sz="6" w:space="0" w:color="D3D3D3"/>
                    <w:right w:val="single" w:sz="6" w:space="0" w:color="D3D3D3"/>
                  </w:tcBorders>
                </w:tcPr>
                <w:p w14:paraId="5C708850" w14:textId="77777777" w:rsidR="00066508" w:rsidRDefault="00000000">
                  <w:pPr>
                    <w:keepNext/>
                    <w:widowControl w:val="0"/>
                    <w:spacing w:after="60"/>
                    <w:jc w:val="center"/>
                  </w:pPr>
                  <w:r>
                    <w:rPr>
                      <w:rFonts w:ascii="Calibri" w:hAnsi="Calibri"/>
                      <w:sz w:val="20"/>
                    </w:rPr>
                    <w:t>0.051 (-0.065, 0.167)</w:t>
                  </w:r>
                </w:p>
              </w:tc>
              <w:tc>
                <w:tcPr>
                  <w:tcW w:w="1306" w:type="dxa"/>
                  <w:tcBorders>
                    <w:top w:val="single" w:sz="6" w:space="0" w:color="D3D3D3"/>
                    <w:left w:val="single" w:sz="6" w:space="0" w:color="D3D3D3"/>
                    <w:bottom w:val="single" w:sz="6" w:space="0" w:color="D3D3D3"/>
                    <w:right w:val="single" w:sz="6" w:space="0" w:color="D3D3D3"/>
                  </w:tcBorders>
                </w:tcPr>
                <w:p w14:paraId="642A5B39" w14:textId="77777777" w:rsidR="00066508" w:rsidRDefault="00000000">
                  <w:pPr>
                    <w:keepNext/>
                    <w:widowControl w:val="0"/>
                    <w:spacing w:after="60"/>
                    <w:jc w:val="center"/>
                  </w:pPr>
                  <w:r>
                    <w:rPr>
                      <w:rFonts w:ascii="Calibri" w:hAnsi="Calibri"/>
                      <w:sz w:val="20"/>
                    </w:rPr>
                    <w:t>0.232 (0.083, 0.382)</w:t>
                  </w:r>
                </w:p>
              </w:tc>
              <w:tc>
                <w:tcPr>
                  <w:tcW w:w="1306" w:type="dxa"/>
                  <w:tcBorders>
                    <w:top w:val="single" w:sz="6" w:space="0" w:color="D3D3D3"/>
                    <w:left w:val="single" w:sz="6" w:space="0" w:color="D3D3D3"/>
                    <w:bottom w:val="single" w:sz="6" w:space="0" w:color="D3D3D3"/>
                    <w:right w:val="single" w:sz="6" w:space="0" w:color="D3D3D3"/>
                  </w:tcBorders>
                </w:tcPr>
                <w:p w14:paraId="47FA84B4" w14:textId="77777777" w:rsidR="00066508" w:rsidRDefault="00000000">
                  <w:pPr>
                    <w:keepNext/>
                    <w:widowControl w:val="0"/>
                    <w:spacing w:after="60"/>
                    <w:jc w:val="center"/>
                  </w:pPr>
                  <w:r>
                    <w:rPr>
                      <w:rFonts w:ascii="Calibri" w:hAnsi="Calibri"/>
                      <w:sz w:val="20"/>
                    </w:rPr>
                    <w:t>0.046 (-0.027, 0.12)</w:t>
                  </w:r>
                </w:p>
              </w:tc>
              <w:tc>
                <w:tcPr>
                  <w:tcW w:w="1306" w:type="dxa"/>
                  <w:tcBorders>
                    <w:top w:val="single" w:sz="6" w:space="0" w:color="D3D3D3"/>
                    <w:left w:val="single" w:sz="6" w:space="0" w:color="D3D3D3"/>
                    <w:bottom w:val="single" w:sz="6" w:space="0" w:color="D3D3D3"/>
                    <w:right w:val="single" w:sz="6" w:space="0" w:color="D3D3D3"/>
                  </w:tcBorders>
                </w:tcPr>
                <w:p w14:paraId="70C1D5EA" w14:textId="77777777" w:rsidR="00066508" w:rsidRDefault="00000000">
                  <w:pPr>
                    <w:keepNext/>
                    <w:widowControl w:val="0"/>
                    <w:spacing w:after="60"/>
                    <w:jc w:val="center"/>
                  </w:pPr>
                  <w:r>
                    <w:rPr>
                      <w:rFonts w:ascii="Calibri" w:hAnsi="Calibri"/>
                      <w:sz w:val="20"/>
                    </w:rPr>
                    <w:t>0.21 (0.074, 0.347)</w:t>
                  </w:r>
                </w:p>
              </w:tc>
            </w:tr>
            <w:tr w:rsidR="00066508" w14:paraId="64BA0908"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7FE9BC5" w14:textId="77777777" w:rsidR="00066508" w:rsidRDefault="00000000">
                  <w:pPr>
                    <w:keepNext/>
                    <w:widowControl w:val="0"/>
                    <w:spacing w:after="60"/>
                  </w:pPr>
                  <w:proofErr w:type="spellStart"/>
                  <w:r>
                    <w:rPr>
                      <w:rFonts w:ascii="Calibri" w:hAnsi="Calibri"/>
                      <w:sz w:val="20"/>
                    </w:rPr>
                    <w:t>oxominp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DAA9F7E" w14:textId="77777777" w:rsidR="00066508" w:rsidRDefault="00000000">
                  <w:pPr>
                    <w:keepNext/>
                    <w:widowControl w:val="0"/>
                    <w:spacing w:after="60"/>
                    <w:jc w:val="center"/>
                  </w:pPr>
                  <w:r>
                    <w:rPr>
                      <w:rFonts w:ascii="Calibri" w:hAnsi="Calibri"/>
                      <w:sz w:val="20"/>
                    </w:rPr>
                    <w:t>0.073 (0.022, 0.123)</w:t>
                  </w:r>
                </w:p>
              </w:tc>
              <w:tc>
                <w:tcPr>
                  <w:tcW w:w="1306" w:type="dxa"/>
                  <w:tcBorders>
                    <w:top w:val="single" w:sz="6" w:space="0" w:color="D3D3D3"/>
                    <w:left w:val="single" w:sz="6" w:space="0" w:color="D3D3D3"/>
                    <w:bottom w:val="single" w:sz="6" w:space="0" w:color="D3D3D3"/>
                    <w:right w:val="single" w:sz="6" w:space="0" w:color="D3D3D3"/>
                  </w:tcBorders>
                </w:tcPr>
                <w:p w14:paraId="45B59730" w14:textId="77777777" w:rsidR="00066508" w:rsidRDefault="00000000">
                  <w:pPr>
                    <w:keepNext/>
                    <w:widowControl w:val="0"/>
                    <w:spacing w:after="60"/>
                    <w:jc w:val="center"/>
                  </w:pPr>
                  <w:r>
                    <w:rPr>
                      <w:rFonts w:ascii="Calibri" w:hAnsi="Calibri"/>
                      <w:sz w:val="20"/>
                    </w:rPr>
                    <w:t>0.192 (0.021, 0.363)</w:t>
                  </w:r>
                </w:p>
              </w:tc>
              <w:tc>
                <w:tcPr>
                  <w:tcW w:w="1307" w:type="dxa"/>
                  <w:tcBorders>
                    <w:top w:val="single" w:sz="6" w:space="0" w:color="D3D3D3"/>
                    <w:left w:val="single" w:sz="6" w:space="0" w:color="D3D3D3"/>
                    <w:bottom w:val="single" w:sz="6" w:space="0" w:color="D3D3D3"/>
                    <w:right w:val="single" w:sz="6" w:space="0" w:color="D3D3D3"/>
                  </w:tcBorders>
                </w:tcPr>
                <w:p w14:paraId="6275F45C" w14:textId="77777777" w:rsidR="00066508" w:rsidRDefault="00000000">
                  <w:pPr>
                    <w:keepNext/>
                    <w:widowControl w:val="0"/>
                    <w:spacing w:after="60"/>
                    <w:jc w:val="center"/>
                  </w:pPr>
                  <w:r>
                    <w:rPr>
                      <w:rFonts w:ascii="Calibri" w:hAnsi="Calibri"/>
                      <w:sz w:val="20"/>
                    </w:rPr>
                    <w:t>0.035 (-0.101, 0.17)</w:t>
                  </w:r>
                </w:p>
              </w:tc>
              <w:tc>
                <w:tcPr>
                  <w:tcW w:w="1306" w:type="dxa"/>
                  <w:tcBorders>
                    <w:top w:val="single" w:sz="6" w:space="0" w:color="D3D3D3"/>
                    <w:left w:val="single" w:sz="6" w:space="0" w:color="D3D3D3"/>
                    <w:bottom w:val="single" w:sz="6" w:space="0" w:color="D3D3D3"/>
                    <w:right w:val="single" w:sz="6" w:space="0" w:color="D3D3D3"/>
                  </w:tcBorders>
                </w:tcPr>
                <w:p w14:paraId="622C6B26" w14:textId="77777777" w:rsidR="00066508" w:rsidRDefault="00000000">
                  <w:pPr>
                    <w:keepNext/>
                    <w:widowControl w:val="0"/>
                    <w:spacing w:after="60"/>
                    <w:jc w:val="center"/>
                  </w:pPr>
                  <w:r>
                    <w:rPr>
                      <w:rFonts w:ascii="Calibri" w:hAnsi="Calibri"/>
                      <w:sz w:val="20"/>
                    </w:rPr>
                    <w:t>0.181 (0.097, 0.264)</w:t>
                  </w:r>
                </w:p>
              </w:tc>
              <w:tc>
                <w:tcPr>
                  <w:tcW w:w="1306" w:type="dxa"/>
                  <w:tcBorders>
                    <w:top w:val="single" w:sz="6" w:space="0" w:color="D3D3D3"/>
                    <w:left w:val="single" w:sz="6" w:space="0" w:color="D3D3D3"/>
                    <w:bottom w:val="single" w:sz="6" w:space="0" w:color="D3D3D3"/>
                    <w:right w:val="single" w:sz="6" w:space="0" w:color="D3D3D3"/>
                  </w:tcBorders>
                </w:tcPr>
                <w:p w14:paraId="5D178910" w14:textId="77777777" w:rsidR="00066508" w:rsidRDefault="00000000">
                  <w:pPr>
                    <w:keepNext/>
                    <w:widowControl w:val="0"/>
                    <w:spacing w:after="60"/>
                    <w:jc w:val="center"/>
                  </w:pPr>
                  <w:r>
                    <w:rPr>
                      <w:rFonts w:ascii="Calibri" w:hAnsi="Calibri"/>
                      <w:sz w:val="20"/>
                    </w:rPr>
                    <w:t>0.021 (-0.064, 0.106)</w:t>
                  </w:r>
                </w:p>
              </w:tc>
              <w:tc>
                <w:tcPr>
                  <w:tcW w:w="1306" w:type="dxa"/>
                  <w:tcBorders>
                    <w:top w:val="single" w:sz="6" w:space="0" w:color="D3D3D3"/>
                    <w:left w:val="single" w:sz="6" w:space="0" w:color="D3D3D3"/>
                    <w:bottom w:val="single" w:sz="6" w:space="0" w:color="D3D3D3"/>
                    <w:right w:val="single" w:sz="6" w:space="0" w:color="D3D3D3"/>
                  </w:tcBorders>
                </w:tcPr>
                <w:p w14:paraId="6AF2191B" w14:textId="77777777" w:rsidR="00066508" w:rsidRDefault="00000000">
                  <w:pPr>
                    <w:keepNext/>
                    <w:widowControl w:val="0"/>
                    <w:spacing w:after="60"/>
                    <w:jc w:val="center"/>
                  </w:pPr>
                  <w:r>
                    <w:rPr>
                      <w:rFonts w:ascii="Calibri" w:hAnsi="Calibri"/>
                      <w:sz w:val="20"/>
                    </w:rPr>
                    <w:t>0.148 (0.069, 0.227)</w:t>
                  </w:r>
                </w:p>
              </w:tc>
            </w:tr>
            <w:tr w:rsidR="00066508" w14:paraId="2E933217" w14:textId="77777777">
              <w:trPr>
                <w:cantSplit/>
                <w:jc w:val="center"/>
              </w:trPr>
              <w:tc>
                <w:tcPr>
                  <w:tcW w:w="9143" w:type="dxa"/>
                  <w:gridSpan w:val="7"/>
                </w:tcPr>
                <w:p w14:paraId="4FF96B38"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5FF561AA" w14:textId="77777777" w:rsidR="00066508" w:rsidRDefault="00000000">
            <w:pPr>
              <w:pStyle w:val="ImageCaption"/>
              <w:widowControl w:val="0"/>
              <w:spacing w:before="200"/>
            </w:pPr>
            <w:r>
              <w:t xml:space="preserve">Table S18: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bookmarkEnd w:id="426"/>
            <w:bookmarkEnd w:id="448"/>
          </w:p>
        </w:tc>
      </w:tr>
    </w:tbl>
    <w:p w14:paraId="07C1EE18" w14:textId="77777777" w:rsidR="00066508" w:rsidRDefault="00000000">
      <w:pPr>
        <w:pStyle w:val="Heading1"/>
      </w:pPr>
      <w:r>
        <w:lastRenderedPageBreak/>
        <w:t>12. Supplementary figures</w:t>
      </w:r>
    </w:p>
    <w:p w14:paraId="35D7C305" w14:textId="77777777" w:rsidR="00066508" w:rsidRDefault="00000000">
      <w:pPr>
        <w:pStyle w:val="Heading2"/>
      </w:pPr>
      <w:bookmarkStart w:id="449" w:name="figures-for-descriptive-data"/>
      <w:r>
        <w:t>12.1 Figures for descriptive data</w:t>
      </w:r>
    </w:p>
    <w:p w14:paraId="3161686A" w14:textId="77777777" w:rsidR="00066508" w:rsidRDefault="00000000">
      <w:pPr>
        <w:pStyle w:val="Heading3"/>
      </w:pPr>
      <w:r>
        <w:t>12.1.1 Study populations</w:t>
      </w:r>
    </w:p>
    <w:tbl>
      <w:tblPr>
        <w:tblStyle w:val="Table"/>
        <w:tblW w:w="5000" w:type="pct"/>
        <w:tblInd w:w="0" w:type="dxa"/>
        <w:tblLayout w:type="fixed"/>
        <w:tblLook w:val="0000" w:firstRow="0" w:lastRow="0" w:firstColumn="0" w:lastColumn="0" w:noHBand="0" w:noVBand="0"/>
      </w:tblPr>
      <w:tblGrid>
        <w:gridCol w:w="9576"/>
      </w:tblGrid>
      <w:tr w:rsidR="00066508" w14:paraId="43468CE9" w14:textId="77777777" w:rsidTr="00066508">
        <w:tc>
          <w:tcPr>
            <w:tcW w:w="9360" w:type="dxa"/>
          </w:tcPr>
          <w:p w14:paraId="00EF7CEF" w14:textId="77777777" w:rsidR="00066508" w:rsidRDefault="00066508">
            <w:pPr>
              <w:jc w:val="center"/>
            </w:pPr>
          </w:p>
          <w:p w14:paraId="7E9888CE" w14:textId="77777777" w:rsidR="00066508" w:rsidRDefault="00000000">
            <w:pPr>
              <w:jc w:val="center"/>
            </w:pPr>
            <w:r>
              <w:rPr>
                <w:noProof/>
              </w:rPr>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9"/>
                          <a:stretch>
                            <a:fillRect/>
                          </a:stretch>
                        </pic:blipFill>
                        <pic:spPr bwMode="auto">
                          <a:xfrm>
                            <a:off x="0" y="0"/>
                            <a:ext cx="5349240" cy="3355975"/>
                          </a:xfrm>
                          <a:prstGeom prst="rect">
                            <a:avLst/>
                          </a:prstGeom>
                        </pic:spPr>
                      </pic:pic>
                    </a:graphicData>
                  </a:graphic>
                </wp:inline>
              </w:drawing>
            </w:r>
          </w:p>
          <w:p w14:paraId="3CC53894" w14:textId="77777777" w:rsidR="00066508" w:rsidRDefault="00066508">
            <w:pPr>
              <w:jc w:val="center"/>
            </w:pPr>
          </w:p>
          <w:p w14:paraId="751860CD" w14:textId="77777777" w:rsidR="00066508" w:rsidRDefault="00000000">
            <w:pPr>
              <w:pStyle w:val="ImageCaption"/>
              <w:spacing w:before="200"/>
            </w:pPr>
            <w:bookmarkStart w:id="450" w:name="study-populations-2"/>
            <w:bookmarkStart w:id="451" w:name="suppfig-flow-pop"/>
            <w:r>
              <w:t>Figure S1: Flowchart describing the sample size for each research question.</w:t>
            </w:r>
            <w:bookmarkEnd w:id="450"/>
            <w:bookmarkEnd w:id="451"/>
          </w:p>
        </w:tc>
      </w:tr>
    </w:tbl>
    <w:p w14:paraId="0498AAD4" w14:textId="77777777" w:rsidR="00066508" w:rsidRDefault="00000000">
      <w:pPr>
        <w:pStyle w:val="Heading3"/>
      </w:pPr>
      <w:r>
        <w:lastRenderedPageBreak/>
        <w:t>12.1.2 Description of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07E07A15" w14:textId="77777777" w:rsidTr="00066508">
        <w:tc>
          <w:tcPr>
            <w:tcW w:w="9360" w:type="dxa"/>
          </w:tcPr>
          <w:p w14:paraId="6FDE34DF" w14:textId="77777777" w:rsidR="00066508" w:rsidRDefault="00000000">
            <w:pPr>
              <w:jc w:val="center"/>
            </w:pPr>
            <w:bookmarkStart w:id="452" w:name="suppfig-desc-chems"/>
            <w:r>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0"/>
                          <a:stretch>
                            <a:fillRect/>
                          </a:stretch>
                        </pic:blipFill>
                        <pic:spPr bwMode="auto">
                          <a:xfrm>
                            <a:off x="0" y="0"/>
                            <a:ext cx="5499100" cy="6416040"/>
                          </a:xfrm>
                          <a:prstGeom prst="rect">
                            <a:avLst/>
                          </a:prstGeom>
                        </pic:spPr>
                      </pic:pic>
                    </a:graphicData>
                  </a:graphic>
                </wp:inline>
              </w:drawing>
            </w:r>
          </w:p>
          <w:p w14:paraId="3A9F2F25" w14:textId="77777777" w:rsidR="00066508" w:rsidRDefault="00000000">
            <w:pPr>
              <w:pStyle w:val="ImageCaption"/>
              <w:spacing w:before="200"/>
            </w:pPr>
            <w:r>
              <w:t xml:space="preserve">Figure S2: </w:t>
            </w:r>
            <w:r>
              <w:rPr>
                <w:b/>
                <w:bCs/>
              </w:rPr>
              <w:t xml:space="preserve">Measurement classification of endocrine disrupting chemicals (EDCs), by cohort (HELIX </w:t>
            </w:r>
            <w:proofErr w:type="spellStart"/>
            <w:r>
              <w:rPr>
                <w:b/>
                <w:bCs/>
              </w:rPr>
              <w:t>subcohort</w:t>
            </w:r>
            <w:proofErr w:type="spellEnd"/>
            <w:r>
              <w:rPr>
                <w:b/>
                <w:bCs/>
              </w:rPr>
              <w:t>; 2013-2016).</w:t>
            </w:r>
            <w:r>
              <w:t xml:space="preserve"> Coding: 1, quantifiable; 2, &lt;LOD; 3, interference or out of range; 4. not </w:t>
            </w:r>
            <w:proofErr w:type="spellStart"/>
            <w:r>
              <w:t>analysed</w:t>
            </w:r>
            <w:proofErr w:type="spellEnd"/>
            <w:r>
              <w:t>.</w:t>
            </w:r>
            <w:bookmarkEnd w:id="452"/>
          </w:p>
        </w:tc>
      </w:tr>
    </w:tbl>
    <w:p w14:paraId="49B830B9" w14:textId="77777777" w:rsidR="00066508" w:rsidRDefault="00000000">
      <w:pPr>
        <w:pStyle w:val="Heading3"/>
      </w:pPr>
      <w:r>
        <w:lastRenderedPageBreak/>
        <w:t>12.1.3 Description of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6B0FAA55" w14:textId="77777777" w:rsidTr="00066508">
        <w:tc>
          <w:tcPr>
            <w:tcW w:w="9360" w:type="dxa"/>
          </w:tcPr>
          <w:p w14:paraId="3A3212C8" w14:textId="77777777" w:rsidR="00066508" w:rsidRDefault="00000000">
            <w:pPr>
              <w:jc w:val="center"/>
            </w:pPr>
            <w:bookmarkStart w:id="453" w:name="suppfig-desc-mets"/>
            <w:r>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1"/>
                          <a:stretch>
                            <a:fillRect/>
                          </a:stretch>
                        </pic:blipFill>
                        <pic:spPr bwMode="auto">
                          <a:xfrm>
                            <a:off x="0" y="0"/>
                            <a:ext cx="5499100" cy="6416040"/>
                          </a:xfrm>
                          <a:prstGeom prst="rect">
                            <a:avLst/>
                          </a:prstGeom>
                        </pic:spPr>
                      </pic:pic>
                    </a:graphicData>
                  </a:graphic>
                </wp:inline>
              </w:drawing>
            </w:r>
          </w:p>
          <w:p w14:paraId="2E0759E0" w14:textId="77777777" w:rsidR="00066508" w:rsidRDefault="00000000">
            <w:pPr>
              <w:pStyle w:val="ImageCaption"/>
              <w:spacing w:before="200"/>
            </w:pPr>
            <w:r>
              <w:t xml:space="preserve">Figure S3: </w:t>
            </w:r>
            <w:r>
              <w:rPr>
                <w:b/>
                <w:bCs/>
              </w:rPr>
              <w:t xml:space="preserve">Measurement classification of the glucocorticosteroids, by cohort (HELIX </w:t>
            </w:r>
            <w:proofErr w:type="spellStart"/>
            <w:r>
              <w:rPr>
                <w:b/>
                <w:bCs/>
              </w:rPr>
              <w:t>subcohort</w:t>
            </w:r>
            <w:proofErr w:type="spellEnd"/>
            <w:r>
              <w:rPr>
                <w:b/>
                <w:bCs/>
              </w:rPr>
              <w:t>; 2013-2016).</w:t>
            </w:r>
            <w:r>
              <w:t xml:space="preserve"> Coding: 1, quantifiable; 2, &lt;LOQ; 3, interference or out of range; 4, not detected.</w:t>
            </w:r>
            <w:bookmarkEnd w:id="449"/>
            <w:bookmarkEnd w:id="453"/>
          </w:p>
        </w:tc>
      </w:tr>
    </w:tbl>
    <w:p w14:paraId="5306756A" w14:textId="77777777" w:rsidR="00066508" w:rsidRDefault="00000000">
      <w:pPr>
        <w:pStyle w:val="Heading2"/>
      </w:pPr>
      <w:r>
        <w:lastRenderedPageBreak/>
        <w:t>12.2 Figures for other results</w:t>
      </w:r>
    </w:p>
    <w:p w14:paraId="39D34AFC" w14:textId="77777777" w:rsidR="00066508" w:rsidRDefault="00000000">
      <w:pPr>
        <w:pStyle w:val="Heading3"/>
      </w:pPr>
      <w:bookmarkStart w:id="454" w:name="Xcf4a6ac6cc8f6faf2bdd3169e5251f9bc92e88b"/>
      <w:r>
        <w:t>12.2.1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13D6FB52" w14:textId="77777777" w:rsidTr="00066508">
        <w:tc>
          <w:tcPr>
            <w:tcW w:w="9360" w:type="dxa"/>
          </w:tcPr>
          <w:p w14:paraId="79F07977" w14:textId="77777777" w:rsidR="00066508" w:rsidRDefault="00000000">
            <w:pPr>
              <w:jc w:val="center"/>
            </w:pPr>
            <w:bookmarkStart w:id="455" w:name="suppfig-marginal-1sa"/>
            <w:r>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5499100" cy="6416040"/>
                          </a:xfrm>
                          <a:prstGeom prst="rect">
                            <a:avLst/>
                          </a:prstGeom>
                        </pic:spPr>
                      </pic:pic>
                    </a:graphicData>
                  </a:graphic>
                </wp:inline>
              </w:drawing>
            </w:r>
          </w:p>
          <w:p w14:paraId="1970B4DB" w14:textId="77777777" w:rsidR="00066508" w:rsidRDefault="00000000">
            <w:pPr>
              <w:pStyle w:val="ImageCaption"/>
              <w:spacing w:before="200"/>
            </w:pPr>
            <w:r>
              <w:t xml:space="preserve">Figure S4: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 xml:space="preserve">Rafi and Greenland, </w:t>
              </w:r>
              <w:r w:rsidR="00066508">
                <w:rPr>
                  <w:rStyle w:val="Hyperlink"/>
                </w:rPr>
                <w:lastRenderedPageBreak/>
                <w:t>2020</w:t>
              </w:r>
            </w:hyperlink>
            <w:r>
              <w:t>).</w:t>
            </w:r>
            <w:bookmarkEnd w:id="455"/>
          </w:p>
        </w:tc>
      </w:tr>
    </w:tbl>
    <w:p w14:paraId="39743063"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9787415" w14:textId="77777777" w:rsidTr="00066508">
        <w:tc>
          <w:tcPr>
            <w:tcW w:w="9360" w:type="dxa"/>
          </w:tcPr>
          <w:p w14:paraId="39711743" w14:textId="77777777" w:rsidR="00066508" w:rsidRDefault="00000000">
            <w:pPr>
              <w:jc w:val="center"/>
            </w:pPr>
            <w:bookmarkStart w:id="456" w:name="suppfig-marginal-2sa"/>
            <w:r>
              <w:rPr>
                <w:noProof/>
              </w:rPr>
              <w:lastRenderedPageBreak/>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3"/>
                          <a:stretch>
                            <a:fillRect/>
                          </a:stretch>
                        </pic:blipFill>
                        <pic:spPr bwMode="auto">
                          <a:xfrm>
                            <a:off x="0" y="0"/>
                            <a:ext cx="5943600" cy="7924800"/>
                          </a:xfrm>
                          <a:prstGeom prst="rect">
                            <a:avLst/>
                          </a:prstGeom>
                        </pic:spPr>
                      </pic:pic>
                    </a:graphicData>
                  </a:graphic>
                </wp:inline>
              </w:drawing>
            </w:r>
          </w:p>
          <w:p w14:paraId="42964240" w14:textId="77777777" w:rsidR="00066508" w:rsidRDefault="00000000">
            <w:pPr>
              <w:pStyle w:val="ImageCaption"/>
              <w:spacing w:before="200"/>
            </w:pPr>
            <w:r>
              <w:lastRenderedPageBreak/>
              <w:t xml:space="preserve">Figure S5: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454"/>
            <w:bookmarkEnd w:id="456"/>
          </w:p>
        </w:tc>
      </w:tr>
    </w:tbl>
    <w:p w14:paraId="3D0A1382" w14:textId="77777777" w:rsidR="00F15C5D" w:rsidRDefault="00F15C5D"/>
    <w:sectPr w:rsidR="00F15C5D">
      <w:footerReference w:type="even" r:id="rId64"/>
      <w:footerReference w:type="default" r:id="rId65"/>
      <w:footerReference w:type="first" r:id="rId66"/>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BD721" w14:textId="77777777" w:rsidR="00C62FE7" w:rsidRDefault="00C62FE7">
      <w:pPr>
        <w:spacing w:after="0"/>
      </w:pPr>
      <w:r>
        <w:separator/>
      </w:r>
    </w:p>
  </w:endnote>
  <w:endnote w:type="continuationSeparator" w:id="0">
    <w:p w14:paraId="7DE9AFE6" w14:textId="77777777" w:rsidR="00C62FE7" w:rsidRDefault="00C62F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678D2" w14:textId="77777777" w:rsidR="00C62FE7" w:rsidRDefault="00C62FE7">
      <w:pPr>
        <w:spacing w:after="0"/>
      </w:pPr>
      <w:r>
        <w:separator/>
      </w:r>
    </w:p>
  </w:footnote>
  <w:footnote w:type="continuationSeparator" w:id="0">
    <w:p w14:paraId="02FB9C48" w14:textId="77777777" w:rsidR="00C62FE7" w:rsidRDefault="00C62FE7">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5787"/>
    <w:rsid w:val="00044E9C"/>
    <w:rsid w:val="00053BC9"/>
    <w:rsid w:val="00063942"/>
    <w:rsid w:val="00066508"/>
    <w:rsid w:val="000931DA"/>
    <w:rsid w:val="001E62BD"/>
    <w:rsid w:val="001E7265"/>
    <w:rsid w:val="00202E40"/>
    <w:rsid w:val="00252929"/>
    <w:rsid w:val="00271C4B"/>
    <w:rsid w:val="002D3D68"/>
    <w:rsid w:val="002F6B8A"/>
    <w:rsid w:val="0031717E"/>
    <w:rsid w:val="00341CC9"/>
    <w:rsid w:val="00345E8F"/>
    <w:rsid w:val="00364DF1"/>
    <w:rsid w:val="003A7DA0"/>
    <w:rsid w:val="003F3315"/>
    <w:rsid w:val="004504D2"/>
    <w:rsid w:val="0046330A"/>
    <w:rsid w:val="004C0177"/>
    <w:rsid w:val="004E232D"/>
    <w:rsid w:val="004E393C"/>
    <w:rsid w:val="004F446A"/>
    <w:rsid w:val="005032A0"/>
    <w:rsid w:val="00572819"/>
    <w:rsid w:val="00587362"/>
    <w:rsid w:val="005A34F8"/>
    <w:rsid w:val="006030DA"/>
    <w:rsid w:val="006032FC"/>
    <w:rsid w:val="0071331B"/>
    <w:rsid w:val="00730CE9"/>
    <w:rsid w:val="007529A8"/>
    <w:rsid w:val="00785447"/>
    <w:rsid w:val="007D6629"/>
    <w:rsid w:val="0086544A"/>
    <w:rsid w:val="008A40DC"/>
    <w:rsid w:val="008C30EE"/>
    <w:rsid w:val="00913588"/>
    <w:rsid w:val="00977267"/>
    <w:rsid w:val="00980A47"/>
    <w:rsid w:val="009B5F88"/>
    <w:rsid w:val="00A318DC"/>
    <w:rsid w:val="00A87975"/>
    <w:rsid w:val="00AC4C07"/>
    <w:rsid w:val="00AD4289"/>
    <w:rsid w:val="00AE5039"/>
    <w:rsid w:val="00AE6D59"/>
    <w:rsid w:val="00B00D99"/>
    <w:rsid w:val="00C46D6C"/>
    <w:rsid w:val="00C62FE7"/>
    <w:rsid w:val="00C667DD"/>
    <w:rsid w:val="00C93BC7"/>
    <w:rsid w:val="00CB7856"/>
    <w:rsid w:val="00CC0B69"/>
    <w:rsid w:val="00CC16A3"/>
    <w:rsid w:val="00DA0AFC"/>
    <w:rsid w:val="00DA1F2F"/>
    <w:rsid w:val="00E65DD7"/>
    <w:rsid w:val="00EB268E"/>
    <w:rsid w:val="00EB5BF2"/>
    <w:rsid w:val="00EF1604"/>
    <w:rsid w:val="00F1132A"/>
    <w:rsid w:val="00F15C5D"/>
    <w:rsid w:val="00F21728"/>
    <w:rsid w:val="00FB49D6"/>
    <w:rsid w:val="00FC428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18.01.125" TargetMode="External"/><Relationship Id="rId21" Type="http://schemas.openxmlformats.org/officeDocument/2006/relationships/hyperlink" Target="https://doi.org/10.1371/journal.pone.0131910" TargetMode="External"/><Relationship Id="rId42" Type="http://schemas.openxmlformats.org/officeDocument/2006/relationships/hyperlink" Target="https://doi.org/10.1001/jamanetworkopen.2020.15041" TargetMode="External"/><Relationship Id="rId47" Type="http://schemas.openxmlformats.org/officeDocument/2006/relationships/hyperlink" Target="https://doi.org/10.1016/j.ntt.2023.107161" TargetMode="External"/><Relationship Id="rId63" Type="http://schemas.openxmlformats.org/officeDocument/2006/relationships/image" Target="media/image9.png"/><Relationship Id="rId68" Type="http://schemas.microsoft.com/office/2011/relationships/people" Target="people.xml"/><Relationship Id="rId7" Type="http://schemas.openxmlformats.org/officeDocument/2006/relationships/hyperlink" Target="https://marginaleffects.com/" TargetMode="External"/><Relationship Id="rId2" Type="http://schemas.openxmlformats.org/officeDocument/2006/relationships/styles" Target="styles.xml"/><Relationship Id="rId16" Type="http://schemas.openxmlformats.org/officeDocument/2006/relationships/hyperlink" Target="https://doi.org/10.1016/S1474-4422(13)70278-3" TargetMode="External"/><Relationship Id="rId29" Type="http://schemas.openxmlformats.org/officeDocument/2006/relationships/hyperlink" Target="https://doi.org/10.1016/j.envres.2019.03.009"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16/j.envres.2019.108626" TargetMode="External"/><Relationship Id="rId32" Type="http://schemas.openxmlformats.org/officeDocument/2006/relationships/hyperlink" Target="https://doi.org/10.1038/nrn2639" TargetMode="External"/><Relationship Id="rId37" Type="http://schemas.openxmlformats.org/officeDocument/2006/relationships/hyperlink" Target="https://doi.org/10.1097/EDE.0000000000000460" TargetMode="External"/><Relationship Id="rId40" Type="http://schemas.openxmlformats.org/officeDocument/2006/relationships/hyperlink" Target="https://doi.org/10.1016/j.neuropsychologia.2003.12.012" TargetMode="External"/><Relationship Id="rId45" Type="http://schemas.openxmlformats.org/officeDocument/2006/relationships/hyperlink" Target="https://doi.org/10.1093/ije/dyw341" TargetMode="External"/><Relationship Id="rId53" Type="http://schemas.openxmlformats.org/officeDocument/2006/relationships/hyperlink" Target="https://doi.org/10.18637/jss.v095.i01" TargetMode="External"/><Relationship Id="rId58" Type="http://schemas.openxmlformats.org/officeDocument/2006/relationships/image" Target="media/image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yperlink" Target="https://doi.org/10.1016/j.envint.2018.09.056" TargetMode="External"/><Relationship Id="rId14" Type="http://schemas.openxmlformats.org/officeDocument/2006/relationships/hyperlink" Target="https://doi.org/10.1016/j.envint.2022.107284" TargetMode="External"/><Relationship Id="rId22" Type="http://schemas.openxmlformats.org/officeDocument/2006/relationships/hyperlink" Target="https://doi.org/10.1016/j.envres.2017.03.016" TargetMode="External"/><Relationship Id="rId27" Type="http://schemas.openxmlformats.org/officeDocument/2006/relationships/hyperlink" Target="https://doi.org/10.1016/j.envres.2017.04.003" TargetMode="External"/><Relationship Id="rId30" Type="http://schemas.openxmlformats.org/officeDocument/2006/relationships/hyperlink" Target="https://doi.org/10.1016/j.envpol.2017.12.056" TargetMode="External"/><Relationship Id="rId35" Type="http://schemas.openxmlformats.org/officeDocument/2006/relationships/hyperlink" Target="https://doi.org/10.1016/j.aca.2013.12.030" TargetMode="External"/><Relationship Id="rId43" Type="http://schemas.openxmlformats.org/officeDocument/2006/relationships/hyperlink" Target="https://doi.org/10.1371/journal.pmed.1001792" TargetMode="External"/><Relationship Id="rId48" Type="http://schemas.openxmlformats.org/officeDocument/2006/relationships/hyperlink" Target="https://doi.org/10.1289/ehp.1307204" TargetMode="External"/><Relationship Id="rId56" Type="http://schemas.openxmlformats.org/officeDocument/2006/relationships/image" Target="media/image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doi.org/10.1016/j.envres.2019.01.046" TargetMode="External"/><Relationship Id="rId51" Type="http://schemas.openxmlformats.org/officeDocument/2006/relationships/hyperlink" Target="https://doi.org/10.1111/andr.12183" TargetMode="External"/><Relationship Id="rId3" Type="http://schemas.openxmlformats.org/officeDocument/2006/relationships/settings" Target="settings.xml"/><Relationship Id="rId12" Type="http://schemas.openxmlformats.org/officeDocument/2006/relationships/hyperlink" Target="https://doi.org/10.1037/neu0000085" TargetMode="External"/><Relationship Id="rId17" Type="http://schemas.openxmlformats.org/officeDocument/2006/relationships/hyperlink" Target="https://doi.org/10.3390/ijerph6031282" TargetMode="External"/><Relationship Id="rId25" Type="http://schemas.openxmlformats.org/officeDocument/2006/relationships/hyperlink" Target="https://doi.org/10.1289/EHP5838" TargetMode="External"/><Relationship Id="rId33" Type="http://schemas.openxmlformats.org/officeDocument/2006/relationships/hyperlink" Target="https://doi.org/10.1016/j.tox.2011.04.007" TargetMode="External"/><Relationship Id="rId38" Type="http://schemas.openxmlformats.org/officeDocument/2006/relationships/hyperlink" Target="https://doi.org/10.1016/j.envres.2021.111890" TargetMode="External"/><Relationship Id="rId46" Type="http://schemas.openxmlformats.org/officeDocument/2006/relationships/hyperlink" Target="https://doi.org/10.1113/JP275429" TargetMode="Externa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hyperlink" Target="https://doi.org/10.1093/ije/dyv151" TargetMode="External"/><Relationship Id="rId41" Type="http://schemas.openxmlformats.org/officeDocument/2006/relationships/hyperlink" Target="https://doi.org/10.1093/aje/kwad198" TargetMode="External"/><Relationship Id="rId54" Type="http://schemas.openxmlformats.org/officeDocument/2006/relationships/hyperlink" Target="https://doi.org/10.1016/j.cbi.2009.09.01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016/j.envint.2015.09.019" TargetMode="External"/><Relationship Id="rId23" Type="http://schemas.openxmlformats.org/officeDocument/2006/relationships/hyperlink" Target="https://doi.org/10.1080/01621459.2023.2213485" TargetMode="External"/><Relationship Id="rId28" Type="http://schemas.openxmlformats.org/officeDocument/2006/relationships/hyperlink" Target="https://doi.org/10.18637/jss.v074.i07" TargetMode="External"/><Relationship Id="rId36" Type="http://schemas.openxmlformats.org/officeDocument/2006/relationships/hyperlink" Target="https://doi.org/10.21203/rs.3.rs-2565914/v1" TargetMode="External"/><Relationship Id="rId49" Type="http://schemas.openxmlformats.org/officeDocument/2006/relationships/hyperlink" Target="https://doi.org/10.48550/arXiv.2007.01370" TargetMode="External"/><Relationship Id="rId57" Type="http://schemas.openxmlformats.org/officeDocument/2006/relationships/image" Target="media/image3.png"/><Relationship Id="rId10" Type="http://schemas.openxmlformats.org/officeDocument/2006/relationships/hyperlink" Target="https://doi.org/10.1038/nrendo.2016.186" TargetMode="External"/><Relationship Id="rId31" Type="http://schemas.openxmlformats.org/officeDocument/2006/relationships/hyperlink" Target="https://doi.org/10.21105/joss.03139" TargetMode="External"/><Relationship Id="rId44" Type="http://schemas.openxmlformats.org/officeDocument/2006/relationships/hyperlink" Target="https://doi.org/10.1016/j.envres.2016.05.040" TargetMode="External"/><Relationship Id="rId52" Type="http://schemas.openxmlformats.org/officeDocument/2006/relationships/hyperlink" Target="https://doi.org/10.18637/jss.v011.i10" TargetMode="External"/><Relationship Id="rId60" Type="http://schemas.openxmlformats.org/officeDocument/2006/relationships/image" Target="media/image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r-causal/ggdag" TargetMode="External"/><Relationship Id="rId13" Type="http://schemas.openxmlformats.org/officeDocument/2006/relationships/hyperlink" Target="https://doi.org/10.1016/j.envres.2017.07.023" TargetMode="External"/><Relationship Id="rId18" Type="http://schemas.openxmlformats.org/officeDocument/2006/relationships/hyperlink" Target="https://doi.org/10.1093/ije/dyr054" TargetMode="External"/><Relationship Id="rId39" Type="http://schemas.openxmlformats.org/officeDocument/2006/relationships/hyperlink" Target="https://doi.org/10.1016/j.neuro.2019.06.006" TargetMode="External"/><Relationship Id="rId34" Type="http://schemas.openxmlformats.org/officeDocument/2006/relationships/hyperlink" Target="https://doi.org/10.1093/ije/dyl170" TargetMode="External"/><Relationship Id="rId50" Type="http://schemas.openxmlformats.org/officeDocument/2006/relationships/hyperlink" Target="https://doi.org/10.1093/ije/dys112"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100</Pages>
  <Words>20504</Words>
  <Characters>116874</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137104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57</cp:revision>
  <dcterms:created xsi:type="dcterms:W3CDTF">2024-08-12T16:54:00Z</dcterms:created>
  <dcterms:modified xsi:type="dcterms:W3CDTF">2024-09-19T11:47:00Z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