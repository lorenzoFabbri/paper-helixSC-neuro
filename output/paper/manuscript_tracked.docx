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6FD82" w14:textId="77777777" w:rsidR="00066508" w:rsidRPr="005A6AA3" w:rsidRDefault="00000000">
      <w:pPr>
        <w:pStyle w:val="Title"/>
      </w:pPr>
      <w:r w:rsidRPr="005A6AA3">
        <w:t>Childhood exposure to non-persistent endocrine disruptors, glucocorticosteroids, and attentional function: A cross-sectional study based on the parametric g-formula</w:t>
      </w:r>
    </w:p>
    <w:p w14:paraId="48E82F61" w14:textId="77777777" w:rsidR="00066508" w:rsidRPr="005A6AA3" w:rsidRDefault="00000000">
      <w:r w:rsidRPr="005A6AA3">
        <w:br w:type="page"/>
      </w:r>
    </w:p>
    <w:p w14:paraId="0E6E7D33" w14:textId="77777777" w:rsidR="00066508" w:rsidRPr="005A6AA3" w:rsidRDefault="00000000">
      <w:pPr>
        <w:pStyle w:val="Heading1"/>
      </w:pPr>
      <w:r w:rsidRPr="005A6AA3">
        <w:lastRenderedPageBreak/>
        <w:t>List of Acronyms</w:t>
      </w:r>
    </w:p>
    <w:p w14:paraId="0BE0C9A3" w14:textId="77777777" w:rsidR="00066508" w:rsidRPr="005A6AA3" w:rsidRDefault="00000000">
      <w:pPr>
        <w:pStyle w:val="DefinitionTerm"/>
      </w:pPr>
      <w:bookmarkStart w:id="0" w:name="acronyms_adhd"/>
      <w:r w:rsidRPr="005A6AA3">
        <w:t>ADHD</w:t>
      </w:r>
      <w:bookmarkEnd w:id="0"/>
    </w:p>
    <w:p w14:paraId="49A41EF2" w14:textId="77777777" w:rsidR="00066508" w:rsidRPr="005A6AA3" w:rsidRDefault="00000000">
      <w:pPr>
        <w:pStyle w:val="Definition"/>
      </w:pPr>
      <w:r w:rsidRPr="005A6AA3">
        <w:t>Attention-Deficit / Hyperactivity Disorder</w:t>
      </w:r>
    </w:p>
    <w:p w14:paraId="37E30DCF" w14:textId="77777777" w:rsidR="00066508" w:rsidRPr="005A6AA3" w:rsidRDefault="00000000">
      <w:pPr>
        <w:pStyle w:val="DefinitionTerm"/>
      </w:pPr>
      <w:bookmarkStart w:id="1" w:name="acronyms_ant"/>
      <w:r w:rsidRPr="005A6AA3">
        <w:t>ANT</w:t>
      </w:r>
      <w:bookmarkEnd w:id="1"/>
    </w:p>
    <w:p w14:paraId="1C9593FF" w14:textId="77777777" w:rsidR="00066508" w:rsidRPr="005A6AA3" w:rsidRDefault="00000000">
      <w:pPr>
        <w:pStyle w:val="Definition"/>
      </w:pPr>
      <w:r w:rsidRPr="005A6AA3">
        <w:t>Attention Network Test</w:t>
      </w:r>
    </w:p>
    <w:p w14:paraId="315B504A" w14:textId="77777777" w:rsidR="00066508" w:rsidRPr="005A6AA3" w:rsidRDefault="00000000">
      <w:pPr>
        <w:pStyle w:val="DefinitionTerm"/>
      </w:pPr>
      <w:bookmarkStart w:id="2" w:name="acronyms_bpa"/>
      <w:r w:rsidRPr="005A6AA3">
        <w:t>BPA</w:t>
      </w:r>
      <w:bookmarkEnd w:id="2"/>
    </w:p>
    <w:p w14:paraId="36F406F0" w14:textId="7A9721FF" w:rsidR="00066508" w:rsidRPr="005A6AA3" w:rsidRDefault="00DA0AFC">
      <w:pPr>
        <w:pStyle w:val="Definition"/>
      </w:pPr>
      <w:r w:rsidRPr="005A6AA3">
        <w:t>Bisphenol A</w:t>
      </w:r>
    </w:p>
    <w:p w14:paraId="4ABAF150" w14:textId="77777777" w:rsidR="00066508" w:rsidRPr="005A6AA3" w:rsidRDefault="00000000">
      <w:pPr>
        <w:pStyle w:val="DefinitionTerm"/>
      </w:pPr>
      <w:bookmarkStart w:id="3" w:name="acronyms_ci"/>
      <w:r w:rsidRPr="005A6AA3">
        <w:t>CI</w:t>
      </w:r>
      <w:bookmarkEnd w:id="3"/>
    </w:p>
    <w:p w14:paraId="0E4959A3" w14:textId="28B25E63" w:rsidR="00066508" w:rsidRPr="005A6AA3" w:rsidRDefault="00DA0AFC" w:rsidP="00DA0AFC">
      <w:pPr>
        <w:pStyle w:val="Definition"/>
      </w:pPr>
      <w:r w:rsidRPr="005A6AA3">
        <w:t>Confidence interval</w:t>
      </w:r>
    </w:p>
    <w:p w14:paraId="79744964" w14:textId="77777777" w:rsidR="00066508" w:rsidRPr="005A6AA3" w:rsidRDefault="00000000">
      <w:pPr>
        <w:pStyle w:val="DefinitionTerm"/>
      </w:pPr>
      <w:bookmarkStart w:id="4" w:name="acronyms_dag"/>
      <w:r w:rsidRPr="005A6AA3">
        <w:t>DAG</w:t>
      </w:r>
      <w:bookmarkEnd w:id="4"/>
    </w:p>
    <w:p w14:paraId="7D307EAE" w14:textId="74F88967" w:rsidR="00066508" w:rsidRPr="005A6AA3" w:rsidRDefault="00AE6D59">
      <w:pPr>
        <w:pStyle w:val="Definition"/>
      </w:pPr>
      <w:r w:rsidRPr="005A6AA3">
        <w:t>Directed acyclic graph</w:t>
      </w:r>
    </w:p>
    <w:p w14:paraId="4878D511" w14:textId="77777777" w:rsidR="00066508" w:rsidRPr="005A6AA3" w:rsidRDefault="00000000">
      <w:pPr>
        <w:pStyle w:val="DefinitionTerm"/>
      </w:pPr>
      <w:bookmarkStart w:id="5" w:name="acronyms_dap"/>
      <w:r w:rsidRPr="005A6AA3">
        <w:t>DAP</w:t>
      </w:r>
      <w:bookmarkEnd w:id="5"/>
    </w:p>
    <w:p w14:paraId="5E92D0C1" w14:textId="5150836D" w:rsidR="00066508" w:rsidRPr="005A6AA3" w:rsidRDefault="00DA0AFC">
      <w:pPr>
        <w:pStyle w:val="Definition"/>
      </w:pPr>
      <w:r w:rsidRPr="005A6AA3">
        <w:t>Dialkylphosphate</w:t>
      </w:r>
    </w:p>
    <w:p w14:paraId="415F6550" w14:textId="77777777" w:rsidR="00066508" w:rsidRPr="005A6AA3" w:rsidRDefault="00000000">
      <w:pPr>
        <w:pStyle w:val="DefinitionTerm"/>
      </w:pPr>
      <w:bookmarkStart w:id="6" w:name="acronyms_edc"/>
      <w:r w:rsidRPr="005A6AA3">
        <w:t>EDC</w:t>
      </w:r>
      <w:bookmarkEnd w:id="6"/>
    </w:p>
    <w:p w14:paraId="4BD5FFA8" w14:textId="20A451F6" w:rsidR="00066508" w:rsidRPr="005A6AA3" w:rsidRDefault="00DA0AFC" w:rsidP="00DA0AFC">
      <w:pPr>
        <w:pStyle w:val="Definition"/>
      </w:pPr>
      <w:r w:rsidRPr="005A6AA3">
        <w:t>Endocrine disrupting chemical</w:t>
      </w:r>
    </w:p>
    <w:p w14:paraId="6BBDB76E" w14:textId="77777777" w:rsidR="00066508" w:rsidRPr="005A6AA3" w:rsidRDefault="00000000">
      <w:pPr>
        <w:pStyle w:val="DefinitionTerm"/>
      </w:pPr>
      <w:bookmarkStart w:id="7" w:name="acronyms_helix"/>
      <w:r w:rsidRPr="005A6AA3">
        <w:t>HELIX</w:t>
      </w:r>
      <w:bookmarkEnd w:id="7"/>
    </w:p>
    <w:p w14:paraId="6832EA46" w14:textId="77777777" w:rsidR="00066508" w:rsidRPr="005A6AA3" w:rsidRDefault="00000000">
      <w:pPr>
        <w:pStyle w:val="Definition"/>
      </w:pPr>
      <w:r w:rsidRPr="005A6AA3">
        <w:t>Human Early-Life Exposome</w:t>
      </w:r>
    </w:p>
    <w:p w14:paraId="04526E41" w14:textId="77777777" w:rsidR="00066508" w:rsidRPr="005A6AA3" w:rsidRDefault="00000000">
      <w:pPr>
        <w:pStyle w:val="DefinitionTerm"/>
      </w:pPr>
      <w:bookmarkStart w:id="8" w:name="acronyms_hpa"/>
      <w:r w:rsidRPr="005A6AA3">
        <w:t>HPA</w:t>
      </w:r>
      <w:bookmarkEnd w:id="8"/>
    </w:p>
    <w:p w14:paraId="695C5986" w14:textId="38D7A833" w:rsidR="00066508" w:rsidRPr="005A6AA3" w:rsidRDefault="00DA0AFC">
      <w:pPr>
        <w:pStyle w:val="Definition"/>
      </w:pPr>
      <w:r w:rsidRPr="005A6AA3">
        <w:t>Hypothalamic-pituitary-adrenocortical</w:t>
      </w:r>
    </w:p>
    <w:p w14:paraId="16E36670" w14:textId="77777777" w:rsidR="00066508" w:rsidRPr="005A6AA3" w:rsidRDefault="00000000">
      <w:pPr>
        <w:pStyle w:val="DefinitionTerm"/>
      </w:pPr>
      <w:bookmarkStart w:id="9" w:name="acronyms_hitrtse"/>
      <w:r w:rsidRPr="005A6AA3">
        <w:t>HRT-SE</w:t>
      </w:r>
      <w:bookmarkEnd w:id="9"/>
    </w:p>
    <w:p w14:paraId="2CDD9AB9" w14:textId="2268250E" w:rsidR="00066508" w:rsidRPr="005A6AA3" w:rsidRDefault="00DA0AFC">
      <w:pPr>
        <w:pStyle w:val="Definition"/>
      </w:pPr>
      <w:r w:rsidRPr="005A6AA3">
        <w:t>Hit reaction time standard error</w:t>
      </w:r>
    </w:p>
    <w:p w14:paraId="4C858259" w14:textId="77777777" w:rsidR="00066508" w:rsidRPr="005A6AA3" w:rsidRDefault="00000000">
      <w:pPr>
        <w:pStyle w:val="DefinitionTerm"/>
      </w:pPr>
      <w:bookmarkStart w:id="10" w:name="acronyms_iq"/>
      <w:r w:rsidRPr="005A6AA3">
        <w:t>IQ</w:t>
      </w:r>
      <w:bookmarkEnd w:id="10"/>
    </w:p>
    <w:p w14:paraId="38E673B0" w14:textId="2C1FFB62" w:rsidR="00066508" w:rsidRPr="005A6AA3" w:rsidRDefault="00DA0AFC">
      <w:pPr>
        <w:pStyle w:val="Definition"/>
      </w:pPr>
      <w:r w:rsidRPr="005A6AA3">
        <w:t>Intelligence quotient</w:t>
      </w:r>
    </w:p>
    <w:p w14:paraId="7BF0FB3A" w14:textId="77777777" w:rsidR="00066508" w:rsidRPr="005A6AA3" w:rsidRDefault="00000000">
      <w:pPr>
        <w:pStyle w:val="DefinitionTerm"/>
      </w:pPr>
      <w:bookmarkStart w:id="11" w:name="acronyms_iqr"/>
      <w:r w:rsidRPr="005A6AA3">
        <w:t>IQR</w:t>
      </w:r>
      <w:bookmarkEnd w:id="11"/>
    </w:p>
    <w:p w14:paraId="429DEBE1" w14:textId="106240C9" w:rsidR="00066508" w:rsidRPr="001C696A" w:rsidRDefault="00DA0AFC" w:rsidP="00DA0AFC">
      <w:pPr>
        <w:pStyle w:val="Definition"/>
        <w:rPr>
          <w:ins w:id="12" w:author="Lorenzo Fabbri" w:date="2024-09-18T16:49:00Z" w16du:dateUtc="2024-09-18T14:49:00Z"/>
        </w:rPr>
      </w:pPr>
      <w:r w:rsidRPr="005A6AA3">
        <w:t>Interquartile range</w:t>
      </w:r>
    </w:p>
    <w:p w14:paraId="77E04565" w14:textId="5A439774" w:rsidR="00913588" w:rsidRPr="005A6AA3" w:rsidRDefault="00913588" w:rsidP="00913588">
      <w:pPr>
        <w:pStyle w:val="Definition"/>
        <w:rPr>
          <w:ins w:id="13" w:author="Lorenzo Fabbri" w:date="2024-09-18T16:50:00Z" w16du:dateUtc="2024-09-18T14:50:00Z"/>
          <w:b/>
          <w:bCs/>
          <w:rPrChange w:id="14" w:author="Lorenzo Fabbri" w:date="2024-10-01T11:31:00Z" w16du:dateUtc="2024-10-01T09:31:00Z">
            <w:rPr>
              <w:ins w:id="15" w:author="Lorenzo Fabbri" w:date="2024-09-18T16:50:00Z" w16du:dateUtc="2024-09-18T14:50:00Z"/>
            </w:rPr>
          </w:rPrChange>
        </w:rPr>
      </w:pPr>
      <w:ins w:id="16" w:author="Lorenzo Fabbri" w:date="2024-09-18T16:49:00Z" w16du:dateUtc="2024-09-18T14:49:00Z">
        <w:r w:rsidRPr="005A6AA3">
          <w:rPr>
            <w:b/>
            <w:bCs/>
            <w:rPrChange w:id="17" w:author="Lorenzo Fabbri" w:date="2024-10-01T11:31:00Z" w16du:dateUtc="2024-10-01T09:31:00Z">
              <w:rPr/>
            </w:rPrChange>
          </w:rPr>
          <w:t>LC</w:t>
        </w:r>
      </w:ins>
    </w:p>
    <w:p w14:paraId="269929EB" w14:textId="092B65D7" w:rsidR="00913588" w:rsidRPr="005A6AA3" w:rsidRDefault="00913588" w:rsidP="00913588">
      <w:pPr>
        <w:pStyle w:val="Definition"/>
      </w:pPr>
      <w:ins w:id="18" w:author="Lorenzo Fabbri" w:date="2024-09-18T16:50:00Z" w16du:dateUtc="2024-09-18T14:50:00Z">
        <w:r w:rsidRPr="005A6AA3">
          <w:t>Liquid chromatography</w:t>
        </w:r>
      </w:ins>
    </w:p>
    <w:p w14:paraId="3F6EFFCA" w14:textId="77777777" w:rsidR="00066508" w:rsidRPr="005A6AA3" w:rsidRDefault="00000000">
      <w:pPr>
        <w:pStyle w:val="DefinitionTerm"/>
      </w:pPr>
      <w:bookmarkStart w:id="19" w:name="acronyms_lloq"/>
      <w:r w:rsidRPr="005A6AA3">
        <w:t>LLOQ</w:t>
      </w:r>
      <w:bookmarkEnd w:id="19"/>
    </w:p>
    <w:p w14:paraId="2057B530" w14:textId="7EADFC3B" w:rsidR="00066508" w:rsidRPr="005A6AA3" w:rsidRDefault="00DA0AFC">
      <w:pPr>
        <w:pStyle w:val="Definition"/>
      </w:pPr>
      <w:r w:rsidRPr="005A6AA3">
        <w:t>Lower limit of quantification</w:t>
      </w:r>
    </w:p>
    <w:p w14:paraId="5FCEACE1" w14:textId="77777777" w:rsidR="00066508" w:rsidRPr="005A6AA3" w:rsidRDefault="00000000">
      <w:pPr>
        <w:pStyle w:val="DefinitionTerm"/>
      </w:pPr>
      <w:bookmarkStart w:id="20" w:name="acronyms_lod"/>
      <w:r w:rsidRPr="005A6AA3">
        <w:t>LOD</w:t>
      </w:r>
      <w:bookmarkEnd w:id="20"/>
    </w:p>
    <w:p w14:paraId="16CB27A8" w14:textId="1E51AE34" w:rsidR="00066508" w:rsidRPr="005A6AA3" w:rsidRDefault="00DA0AFC">
      <w:pPr>
        <w:pStyle w:val="Definition"/>
      </w:pPr>
      <w:r w:rsidRPr="005A6AA3">
        <w:t>Limit of detection</w:t>
      </w:r>
    </w:p>
    <w:p w14:paraId="0ABD0B70" w14:textId="77777777" w:rsidR="00066508" w:rsidRPr="005A6AA3" w:rsidRDefault="00000000">
      <w:pPr>
        <w:pStyle w:val="DefinitionTerm"/>
      </w:pPr>
      <w:bookmarkStart w:id="21" w:name="acronyms_loq"/>
      <w:r w:rsidRPr="005A6AA3">
        <w:lastRenderedPageBreak/>
        <w:t>LOQ</w:t>
      </w:r>
      <w:bookmarkEnd w:id="21"/>
    </w:p>
    <w:p w14:paraId="4DB5B4F0" w14:textId="68337001" w:rsidR="00066508" w:rsidRPr="005A6AA3" w:rsidRDefault="00DA0AFC" w:rsidP="00DA0AFC">
      <w:pPr>
        <w:pStyle w:val="Definition"/>
      </w:pPr>
      <w:r w:rsidRPr="005A6AA3">
        <w:t>Limit of quantification</w:t>
      </w:r>
    </w:p>
    <w:p w14:paraId="4EEB2A76" w14:textId="77777777" w:rsidR="00066508" w:rsidRPr="005A6AA3" w:rsidRDefault="00000000">
      <w:pPr>
        <w:pStyle w:val="DefinitionTerm"/>
      </w:pPr>
      <w:bookmarkStart w:id="22" w:name="acronyms_mc"/>
      <w:r w:rsidRPr="005A6AA3">
        <w:t>MC</w:t>
      </w:r>
      <w:bookmarkEnd w:id="22"/>
    </w:p>
    <w:p w14:paraId="2BED88A1" w14:textId="152E8F17" w:rsidR="00066508" w:rsidRPr="005A6AA3" w:rsidRDefault="00DA0AFC" w:rsidP="00DA0AFC">
      <w:pPr>
        <w:pStyle w:val="Definition"/>
        <w:rPr>
          <w:ins w:id="23" w:author="Lorenzo Fabbri" w:date="2024-09-18T16:51:00Z" w16du:dateUtc="2024-09-18T14:51:00Z"/>
        </w:rPr>
      </w:pPr>
      <w:r w:rsidRPr="005A6AA3">
        <w:t>Marginal contrast</w:t>
      </w:r>
    </w:p>
    <w:p w14:paraId="6B7E4C74" w14:textId="329E401C" w:rsidR="00913588" w:rsidRPr="005A6AA3" w:rsidRDefault="00913588" w:rsidP="00913588">
      <w:pPr>
        <w:pStyle w:val="Definition"/>
        <w:rPr>
          <w:ins w:id="24" w:author="Lorenzo Fabbri" w:date="2024-09-18T16:51:00Z" w16du:dateUtc="2024-09-18T14:51:00Z"/>
          <w:b/>
          <w:bCs/>
          <w:rPrChange w:id="25" w:author="Lorenzo Fabbri" w:date="2024-10-01T11:31:00Z" w16du:dateUtc="2024-10-01T09:31:00Z">
            <w:rPr>
              <w:ins w:id="26" w:author="Lorenzo Fabbri" w:date="2024-09-18T16:51:00Z" w16du:dateUtc="2024-09-18T14:51:00Z"/>
            </w:rPr>
          </w:rPrChange>
        </w:rPr>
      </w:pPr>
      <w:ins w:id="27" w:author="Lorenzo Fabbri" w:date="2024-09-18T16:51:00Z" w16du:dateUtc="2024-09-18T14:51:00Z">
        <w:r w:rsidRPr="005A6AA3">
          <w:rPr>
            <w:b/>
            <w:bCs/>
            <w:rPrChange w:id="28" w:author="Lorenzo Fabbri" w:date="2024-10-01T11:31:00Z" w16du:dateUtc="2024-10-01T09:31:00Z">
              <w:rPr/>
            </w:rPrChange>
          </w:rPr>
          <w:t>MS</w:t>
        </w:r>
      </w:ins>
    </w:p>
    <w:p w14:paraId="5103471D" w14:textId="5F1F54A1" w:rsidR="00913588" w:rsidRPr="005A6AA3" w:rsidRDefault="00913588" w:rsidP="00913588">
      <w:pPr>
        <w:pStyle w:val="Definition"/>
      </w:pPr>
      <w:ins w:id="29" w:author="Lorenzo Fabbri" w:date="2024-09-18T16:51:00Z" w16du:dateUtc="2024-09-18T14:51:00Z">
        <w:r w:rsidRPr="005A6AA3">
          <w:t xml:space="preserve">Mass </w:t>
        </w:r>
      </w:ins>
      <w:ins w:id="30" w:author="Lorenzo Fabbri" w:date="2024-09-18T16:51:00Z">
        <w:r w:rsidRPr="005A6AA3">
          <w:rPr>
            <w:rPrChange w:id="31" w:author="Lorenzo Fabbri" w:date="2024-10-01T11:31:00Z" w16du:dateUtc="2024-10-01T09:31:00Z">
              <w:rPr>
                <w:b/>
                <w:bCs/>
              </w:rPr>
            </w:rPrChange>
          </w:rPr>
          <w:t>spectrometry</w:t>
        </w:r>
      </w:ins>
    </w:p>
    <w:p w14:paraId="529F5510" w14:textId="77777777" w:rsidR="00066508" w:rsidRPr="005A6AA3" w:rsidRDefault="00000000">
      <w:pPr>
        <w:pStyle w:val="DefinitionTerm"/>
      </w:pPr>
      <w:bookmarkStart w:id="32" w:name="acronyms_npsem"/>
      <w:r w:rsidRPr="005A6AA3">
        <w:t>NPSEM</w:t>
      </w:r>
      <w:bookmarkEnd w:id="32"/>
    </w:p>
    <w:p w14:paraId="2B94535A" w14:textId="12D61796" w:rsidR="00066508" w:rsidRPr="005A6AA3" w:rsidRDefault="00DA0AFC" w:rsidP="00DA0AFC">
      <w:pPr>
        <w:pStyle w:val="Definition"/>
      </w:pPr>
      <w:r w:rsidRPr="005A6AA3">
        <w:t>Non-parametric structural equation model</w:t>
      </w:r>
    </w:p>
    <w:p w14:paraId="744E78F6" w14:textId="77777777" w:rsidR="00066508" w:rsidRPr="005A6AA3" w:rsidRDefault="00000000">
      <w:pPr>
        <w:pStyle w:val="DefinitionTerm"/>
      </w:pPr>
      <w:bookmarkStart w:id="33" w:name="acronyms_opp"/>
      <w:r w:rsidRPr="005A6AA3">
        <w:t>OP pesticide</w:t>
      </w:r>
      <w:bookmarkEnd w:id="33"/>
    </w:p>
    <w:p w14:paraId="015D8D5A" w14:textId="28E20736" w:rsidR="00066508" w:rsidRPr="005A6AA3" w:rsidRDefault="00DA0AFC" w:rsidP="00DA0AFC">
      <w:pPr>
        <w:pStyle w:val="Definition"/>
        <w:rPr>
          <w:ins w:id="34" w:author="Lorenzo Fabbri" w:date="2024-09-18T16:52:00Z" w16du:dateUtc="2024-09-18T14:52:00Z"/>
        </w:rPr>
      </w:pPr>
      <w:r w:rsidRPr="005A6AA3">
        <w:t>Organophosphate pesticide</w:t>
      </w:r>
    </w:p>
    <w:p w14:paraId="732F36EE" w14:textId="636F2AE4" w:rsidR="00913588" w:rsidRPr="005A6AA3" w:rsidRDefault="00913588" w:rsidP="00913588">
      <w:pPr>
        <w:pStyle w:val="Definition"/>
        <w:rPr>
          <w:ins w:id="35" w:author="Lorenzo Fabbri" w:date="2024-09-18T16:52:00Z" w16du:dateUtc="2024-09-18T14:52:00Z"/>
          <w:b/>
          <w:bCs/>
          <w:rPrChange w:id="36" w:author="Lorenzo Fabbri" w:date="2024-10-01T11:31:00Z" w16du:dateUtc="2024-10-01T09:31:00Z">
            <w:rPr>
              <w:ins w:id="37" w:author="Lorenzo Fabbri" w:date="2024-09-18T16:52:00Z" w16du:dateUtc="2024-09-18T14:52:00Z"/>
            </w:rPr>
          </w:rPrChange>
        </w:rPr>
      </w:pPr>
      <w:ins w:id="38" w:author="Lorenzo Fabbri" w:date="2024-09-18T16:52:00Z" w16du:dateUtc="2024-09-18T14:52:00Z">
        <w:r w:rsidRPr="005A6AA3">
          <w:rPr>
            <w:b/>
            <w:bCs/>
            <w:rPrChange w:id="39" w:author="Lorenzo Fabbri" w:date="2024-10-01T11:31:00Z" w16du:dateUtc="2024-10-01T09:31:00Z">
              <w:rPr/>
            </w:rPrChange>
          </w:rPr>
          <w:t>TOFMS</w:t>
        </w:r>
      </w:ins>
    </w:p>
    <w:p w14:paraId="367820DB" w14:textId="76D41651" w:rsidR="00913588" w:rsidRPr="005A6AA3" w:rsidRDefault="00913588" w:rsidP="00913588">
      <w:pPr>
        <w:pStyle w:val="Definition"/>
        <w:rPr>
          <w:ins w:id="40" w:author="Lorenzo Fabbri" w:date="2024-09-18T16:52:00Z" w16du:dateUtc="2024-09-18T14:52:00Z"/>
        </w:rPr>
      </w:pPr>
      <w:ins w:id="41" w:author="Lorenzo Fabbri" w:date="2024-09-18T16:53:00Z">
        <w:r w:rsidRPr="005A6AA3">
          <w:rPr>
            <w:rPrChange w:id="42" w:author="Lorenzo Fabbri" w:date="2024-10-01T11:31:00Z" w16du:dateUtc="2024-10-01T09:31:00Z">
              <w:rPr>
                <w:b/>
                <w:bCs/>
              </w:rPr>
            </w:rPrChange>
          </w:rPr>
          <w:t>Time-of-flight mass spectrometry</w:t>
        </w:r>
      </w:ins>
    </w:p>
    <w:p w14:paraId="4A5AB766" w14:textId="53781877" w:rsidR="00913588" w:rsidRPr="005A6AA3" w:rsidRDefault="00913588" w:rsidP="00913588">
      <w:pPr>
        <w:pStyle w:val="Definition"/>
        <w:rPr>
          <w:ins w:id="43" w:author="Lorenzo Fabbri" w:date="2024-09-18T16:52:00Z" w16du:dateUtc="2024-09-18T14:52:00Z"/>
          <w:b/>
          <w:bCs/>
          <w:rPrChange w:id="44" w:author="Lorenzo Fabbri" w:date="2024-10-01T11:31:00Z" w16du:dateUtc="2024-10-01T09:31:00Z">
            <w:rPr>
              <w:ins w:id="45" w:author="Lorenzo Fabbri" w:date="2024-09-18T16:52:00Z" w16du:dateUtc="2024-09-18T14:52:00Z"/>
            </w:rPr>
          </w:rPrChange>
        </w:rPr>
      </w:pPr>
      <w:ins w:id="46" w:author="Lorenzo Fabbri" w:date="2024-09-18T16:52:00Z" w16du:dateUtc="2024-09-18T14:52:00Z">
        <w:r w:rsidRPr="005A6AA3">
          <w:rPr>
            <w:b/>
            <w:bCs/>
            <w:rPrChange w:id="47" w:author="Lorenzo Fabbri" w:date="2024-10-01T11:31:00Z" w16du:dateUtc="2024-10-01T09:31:00Z">
              <w:rPr/>
            </w:rPrChange>
          </w:rPr>
          <w:t>UHPLC</w:t>
        </w:r>
      </w:ins>
    </w:p>
    <w:p w14:paraId="3622F20A" w14:textId="0A4428DC" w:rsidR="00913588" w:rsidRPr="005A6AA3" w:rsidRDefault="00B77715" w:rsidP="00913588">
      <w:pPr>
        <w:pStyle w:val="Definition"/>
      </w:pPr>
      <w:ins w:id="48" w:author="Lorenzo Fabbri" w:date="2024-10-01T11:26:00Z" w16du:dateUtc="2024-10-01T09:26:00Z">
        <w:r w:rsidRPr="005A6AA3">
          <w:rPr>
            <w:rPrChange w:id="49" w:author="Lorenzo Fabbri" w:date="2024-10-01T11:31:00Z" w16du:dateUtc="2024-10-01T09:31:00Z">
              <w:rPr>
                <w:rStyle w:val="Hyperlink"/>
              </w:rPr>
            </w:rPrChange>
          </w:rPr>
          <w:t>Ultra-high performance liquid chromatography</w:t>
        </w:r>
      </w:ins>
    </w:p>
    <w:p w14:paraId="7D045503" w14:textId="77777777" w:rsidR="00066508" w:rsidRPr="005A6AA3" w:rsidRDefault="00000000">
      <w:bookmarkStart w:id="50" w:name="list-of-acronyms"/>
      <w:bookmarkEnd w:id="50"/>
      <w:r w:rsidRPr="005A6AA3">
        <w:br w:type="page"/>
      </w:r>
    </w:p>
    <w:p w14:paraId="2A3E5173" w14:textId="77777777" w:rsidR="00066508" w:rsidRPr="005A6AA3" w:rsidRDefault="00000000">
      <w:pPr>
        <w:pStyle w:val="Heading1"/>
      </w:pPr>
      <w:r w:rsidRPr="005A6AA3">
        <w:lastRenderedPageBreak/>
        <w:t>Abstract</w:t>
      </w:r>
    </w:p>
    <w:p w14:paraId="33C7634C" w14:textId="77777777" w:rsidR="00066508" w:rsidRPr="005A6AA3" w:rsidRDefault="00000000">
      <w:pPr>
        <w:pStyle w:val="FirstParagraph"/>
      </w:pPr>
      <w:r w:rsidRPr="005A6AA3">
        <w:rPr>
          <w:b/>
          <w:bCs/>
        </w:rPr>
        <w:t>Background</w:t>
      </w:r>
    </w:p>
    <w:p w14:paraId="03392F22" w14:textId="77777777" w:rsidR="00066508" w:rsidRPr="005A6AA3" w:rsidRDefault="00000000">
      <w:pPr>
        <w:pStyle w:val="BodyText"/>
      </w:pPr>
      <w:r w:rsidRPr="005A6AA3">
        <w:t>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14:paraId="43D1DAA2" w14:textId="77777777" w:rsidR="00066508" w:rsidRPr="005A6AA3" w:rsidRDefault="00000000">
      <w:pPr>
        <w:pStyle w:val="BodyText"/>
      </w:pPr>
      <w:r w:rsidRPr="005A6AA3">
        <w:rPr>
          <w:b/>
          <w:bCs/>
        </w:rPr>
        <w:t>Methods</w:t>
      </w:r>
    </w:p>
    <w:p w14:paraId="64BD43EE" w14:textId="77777777" w:rsidR="00066508" w:rsidRPr="005A6AA3" w:rsidRDefault="00000000">
      <w:pPr>
        <w:pStyle w:val="BodyText"/>
      </w:pPr>
      <w:r w:rsidRPr="005A6AA3">
        <w:t>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14:paraId="4BE3F274" w14:textId="77777777" w:rsidR="00066508" w:rsidRPr="005A6AA3" w:rsidRDefault="00000000">
      <w:pPr>
        <w:pStyle w:val="BodyText"/>
      </w:pPr>
      <w:r w:rsidRPr="005A6AA3">
        <w:rPr>
          <w:b/>
          <w:bCs/>
        </w:rPr>
        <w:t>Results</w:t>
      </w:r>
    </w:p>
    <w:p w14:paraId="02D922B0" w14:textId="77777777" w:rsidR="00066508" w:rsidRPr="005A6AA3" w:rsidRDefault="00000000">
      <w:pPr>
        <w:pStyle w:val="BodyText"/>
      </w:pPr>
      <w:r w:rsidRPr="005A6AA3">
        <w:t xml:space="preserve">We observed a positive marginal contrast (MC) for exposure increases from the 10th to the 90th percentile for methyl-paraben (MC: 0.042 and </w:t>
      </w:r>
      <m:oMath>
        <m:r>
          <w:rPr>
            <w:rFonts w:ascii="Cambria Math" w:hAnsi="Cambria Math"/>
          </w:rPr>
          <m:t>95</m:t>
        </m:r>
        <m:r>
          <m:rPr>
            <m:lit/>
            <m:nor/>
          </m:rPr>
          <w:rPr>
            <w:rFonts w:ascii="Cambria Math" w:hAnsi="Cambria Math"/>
          </w:rPr>
          <m:t>%</m:t>
        </m:r>
      </m:oMath>
      <w:r w:rsidRPr="005A6AA3">
        <w:t xml:space="preserve"> confidence interval (CI): (0.013, 0.071)), and the phthalate metabolites oxo-MiNP (MC: 0.023 and </w:t>
      </w:r>
      <m:oMath>
        <m:r>
          <w:rPr>
            <w:rFonts w:ascii="Cambria Math" w:hAnsi="Cambria Math"/>
          </w:rPr>
          <m:t>95</m:t>
        </m:r>
        <m:r>
          <m:rPr>
            <m:lit/>
            <m:nor/>
          </m:rPr>
          <w:rPr>
            <w:rFonts w:ascii="Cambria Math" w:hAnsi="Cambria Math"/>
          </w:rPr>
          <m:t>%</m:t>
        </m:r>
      </m:oMath>
      <w:r w:rsidRPr="005A6AA3">
        <w:t xml:space="preserve"> CI: (0.003, 0.044)), oh-MiNP (MC: 0.039 and </w:t>
      </w:r>
      <m:oMath>
        <m:r>
          <w:rPr>
            <w:rFonts w:ascii="Cambria Math" w:hAnsi="Cambria Math"/>
          </w:rPr>
          <m:t>95</m:t>
        </m:r>
        <m:r>
          <m:rPr>
            <m:lit/>
            <m:nor/>
          </m:rPr>
          <w:rPr>
            <w:rFonts w:ascii="Cambria Math" w:hAnsi="Cambria Math"/>
          </w:rPr>
          <m:t>%</m:t>
        </m:r>
      </m:oMath>
      <w:r w:rsidRPr="005A6AA3">
        <w:t xml:space="preserve"> CI: (0.001, 0.076)), and MEHP (MC: 0.036 and </w:t>
      </w:r>
      <m:oMath>
        <m:r>
          <w:rPr>
            <w:rFonts w:ascii="Cambria Math" w:hAnsi="Cambria Math"/>
          </w:rPr>
          <m:t>95</m:t>
        </m:r>
        <m:r>
          <m:rPr>
            <m:lit/>
            <m:nor/>
          </m:rPr>
          <w:rPr>
            <w:rFonts w:ascii="Cambria Math" w:hAnsi="Cambria Math"/>
          </w:rPr>
          <m:t>%</m:t>
        </m:r>
      </m:oMath>
      <w:r w:rsidRPr="005A6AA3">
        <w:t xml:space="preserve"> CI: (0.008, 0.063)), on HRT-SE, indicating lower attention. Several EDCs were also associated with a positive MC for cortisone, cortisol, and corticosterone production. Increased levels </w:t>
      </w:r>
      <w:r w:rsidRPr="005A6AA3">
        <w:lastRenderedPageBreak/>
        <w:t>of the glucocorticosteroids were not associated with HRT-SE, although we found a possible effect modification by sex.</w:t>
      </w:r>
    </w:p>
    <w:p w14:paraId="5F14658B" w14:textId="77777777" w:rsidR="00066508" w:rsidRPr="005A6AA3" w:rsidRDefault="00000000">
      <w:pPr>
        <w:pStyle w:val="BodyText"/>
      </w:pPr>
      <w:r w:rsidRPr="005A6AA3">
        <w:rPr>
          <w:b/>
          <w:bCs/>
        </w:rPr>
        <w:t>Conclusions</w:t>
      </w:r>
    </w:p>
    <w:p w14:paraId="2C887AC3" w14:textId="77777777" w:rsidR="00066508" w:rsidRPr="005A6AA3" w:rsidRDefault="00000000">
      <w:pPr>
        <w:pStyle w:val="BodyText"/>
      </w:pPr>
      <w:r w:rsidRPr="005A6AA3">
        <w:t>Our results suggest that multiple EDCs might interfere with inattention and with the homeostasis of the HPA axis.</w:t>
      </w:r>
    </w:p>
    <w:p w14:paraId="0ADA5F96" w14:textId="77777777" w:rsidR="00066508" w:rsidRPr="005A6AA3" w:rsidRDefault="00000000">
      <w:pPr>
        <w:pStyle w:val="BodyText"/>
      </w:pPr>
      <w:r w:rsidRPr="005A6AA3">
        <w:rPr>
          <w:b/>
          <w:bCs/>
        </w:rPr>
        <w:t>Keywords:</w:t>
      </w:r>
      <w:r w:rsidRPr="005A6AA3">
        <w:t xml:space="preserve"> Endocrine Disruptors, Cortisone, Hydrocortisone, Neuropsychological Tests, Causality.</w:t>
      </w:r>
    </w:p>
    <w:p w14:paraId="7691C1AD" w14:textId="77777777" w:rsidR="00066508" w:rsidRPr="005A6AA3" w:rsidRDefault="00000000">
      <w:bookmarkStart w:id="51" w:name="abstract"/>
      <w:bookmarkEnd w:id="51"/>
      <w:r w:rsidRPr="005A6AA3">
        <w:br w:type="page"/>
      </w:r>
    </w:p>
    <w:p w14:paraId="50BFEEED" w14:textId="77777777" w:rsidR="00066508" w:rsidRPr="005A6AA3" w:rsidRDefault="00000000">
      <w:pPr>
        <w:pStyle w:val="Heading1"/>
      </w:pPr>
      <w:r w:rsidRPr="005A6AA3">
        <w:lastRenderedPageBreak/>
        <w:t>1. Introduction</w:t>
      </w:r>
    </w:p>
    <w:p w14:paraId="6E3DD548" w14:textId="66F33E03" w:rsidR="00066508" w:rsidRPr="005A6AA3" w:rsidDel="004504D2" w:rsidRDefault="00000000">
      <w:pPr>
        <w:pStyle w:val="FirstParagraph"/>
        <w:rPr>
          <w:del w:id="52" w:author="Lorenzo Fabbri" w:date="2024-09-18T14:54:00Z" w16du:dateUtc="2024-09-18T12:54:00Z"/>
        </w:rPr>
      </w:pPr>
      <w:r w:rsidRPr="005A6AA3">
        <w:t>The prevalence of several neurodevelopmental disorders has increased in the pediatric population (</w:t>
      </w:r>
      <w:r w:rsidRPr="005A6AA3">
        <w:fldChar w:fldCharType="begin"/>
      </w:r>
      <w:r w:rsidRPr="005A6AA3">
        <w:instrText>HYPERLINK \l "ref-GrandjeanLandrigan:2014" \h</w:instrText>
      </w:r>
      <w:r w:rsidRPr="005A6AA3">
        <w:fldChar w:fldCharType="separate"/>
      </w:r>
      <w:r w:rsidRPr="005A6AA3">
        <w:rPr>
          <w:rStyle w:val="Hyperlink"/>
        </w:rPr>
        <w:t>Grandjean and Landrigan, 2014</w:t>
      </w:r>
      <w:r w:rsidRPr="005A6AA3">
        <w:rPr>
          <w:rStyle w:val="Hyperlink"/>
        </w:rPr>
        <w:fldChar w:fldCharType="end"/>
      </w:r>
      <w:r w:rsidRPr="005A6AA3">
        <w:t>), and multiple environmental pollutants may play a role in the increased rates of these disorders (</w:t>
      </w:r>
      <w:r w:rsidR="00066508" w:rsidRPr="005A6AA3">
        <w:fldChar w:fldCharType="begin"/>
      </w:r>
      <w:r w:rsidR="00066508" w:rsidRPr="005A6AA3">
        <w:instrText>HYPERLINK \l "Xd81cf38a3b251ec377f8aa13b097ea9d0c190e3" \h</w:instrText>
      </w:r>
      <w:r w:rsidR="00066508" w:rsidRPr="005A6AA3">
        <w:fldChar w:fldCharType="separate"/>
      </w:r>
      <w:r w:rsidR="00066508" w:rsidRPr="005A6AA3">
        <w:rPr>
          <w:rStyle w:val="Hyperlink"/>
        </w:rPr>
        <w:t>Ramírez et al., 2022</w:t>
      </w:r>
      <w:r w:rsidR="00066508" w:rsidRPr="005A6AA3">
        <w:rPr>
          <w:rStyle w:val="Hyperlink"/>
        </w:rPr>
        <w:fldChar w:fldCharType="end"/>
      </w:r>
      <w:r w:rsidRPr="005A6AA3">
        <w:t xml:space="preserve">). </w:t>
      </w:r>
      <w:ins w:id="53" w:author="Lorenzo Fabbri" w:date="2024-09-23T08:41:00Z" w16du:dateUtc="2024-09-23T06:41:00Z">
        <w:r w:rsidR="00E933B0" w:rsidRPr="005A6AA3">
          <w:t>E</w:t>
        </w:r>
      </w:ins>
      <w:del w:id="54" w:author="Lorenzo Fabbri" w:date="2024-09-23T08:41:00Z" w16du:dateUtc="2024-09-23T06:41:00Z">
        <w:r w:rsidRPr="005A6AA3" w:rsidDel="00E933B0">
          <w:delText>Multiple e</w:delText>
        </w:r>
      </w:del>
      <w:r w:rsidRPr="005A6AA3">
        <w:t>ndocrine disrupting chemicals (EDCs), ubiquitous chemicals present in many every-day products and diet, are capable of interfering with the endocrine system, and have shown associations with childhood neurodevelopment and behavior (</w:t>
      </w:r>
      <w:r w:rsidR="00066508" w:rsidRPr="005A6AA3">
        <w:fldChar w:fldCharType="begin"/>
      </w:r>
      <w:r w:rsidR="00066508" w:rsidRPr="005A6AA3">
        <w:instrText>HYPERLINK \l "ref-BouchardBellingerWright:2010" \h</w:instrText>
      </w:r>
      <w:r w:rsidR="00066508" w:rsidRPr="005A6AA3">
        <w:fldChar w:fldCharType="separate"/>
      </w:r>
      <w:r w:rsidR="00066508" w:rsidRPr="005A6AA3">
        <w:rPr>
          <w:rStyle w:val="Hyperlink"/>
        </w:rPr>
        <w:t>Bouchard et al., 2010</w:t>
      </w:r>
      <w:r w:rsidR="00066508" w:rsidRPr="005A6AA3">
        <w:rPr>
          <w:rStyle w:val="Hyperlink"/>
        </w:rPr>
        <w:fldChar w:fldCharType="end"/>
      </w:r>
      <w:r w:rsidRPr="005A6AA3">
        <w:t xml:space="preserve">; </w:t>
      </w:r>
      <w:r w:rsidR="00066508" w:rsidRPr="005A6AA3">
        <w:fldChar w:fldCharType="begin"/>
      </w:r>
      <w:r w:rsidR="00066508" w:rsidRPr="005A6AA3">
        <w:instrText>HYPERLINK \l "ref-Braun:2017" \h</w:instrText>
      </w:r>
      <w:r w:rsidR="00066508" w:rsidRPr="005A6AA3">
        <w:fldChar w:fldCharType="separate"/>
      </w:r>
      <w:r w:rsidR="00066508" w:rsidRPr="005A6AA3">
        <w:rPr>
          <w:rStyle w:val="Hyperlink"/>
        </w:rPr>
        <w:t>Braun, 2017</w:t>
      </w:r>
      <w:r w:rsidR="00066508" w:rsidRPr="005A6AA3">
        <w:rPr>
          <w:rStyle w:val="Hyperlink"/>
        </w:rPr>
        <w:fldChar w:fldCharType="end"/>
      </w:r>
      <w:r w:rsidRPr="005A6AA3">
        <w:t xml:space="preserve">; </w:t>
      </w:r>
      <w:r w:rsidR="00066508" w:rsidRPr="005A6AA3">
        <w:fldChar w:fldCharType="begin"/>
      </w:r>
      <w:r w:rsidR="00066508" w:rsidRPr="005A6AA3">
        <w:instrText>HYPERLINK \l "Xa0cc0fdd8206e54b0a9b4bdcd9d2102efd24cb7" \h</w:instrText>
      </w:r>
      <w:r w:rsidR="00066508" w:rsidRPr="005A6AA3">
        <w:fldChar w:fldCharType="separate"/>
      </w:r>
      <w:r w:rsidR="00066508" w:rsidRPr="005A6AA3">
        <w:rPr>
          <w:rStyle w:val="Hyperlink"/>
        </w:rPr>
        <w:t>Cartier et al., 2016</w:t>
      </w:r>
      <w:r w:rsidR="00066508" w:rsidRPr="005A6AA3">
        <w:rPr>
          <w:rStyle w:val="Hyperlink"/>
        </w:rPr>
        <w:fldChar w:fldCharType="end"/>
      </w:r>
      <w:r w:rsidRPr="005A6AA3">
        <w:t xml:space="preserve">; </w:t>
      </w:r>
      <w:r w:rsidR="00066508" w:rsidRPr="005A6AA3">
        <w:fldChar w:fldCharType="begin"/>
      </w:r>
      <w:r w:rsidR="00066508" w:rsidRPr="005A6AA3">
        <w:instrText>HYPERLINK \l "ref-FurlongHerringBuckley:2017" \h</w:instrText>
      </w:r>
      <w:r w:rsidR="00066508" w:rsidRPr="005A6AA3">
        <w:fldChar w:fldCharType="separate"/>
      </w:r>
      <w:r w:rsidR="00066508" w:rsidRPr="005A6AA3">
        <w:rPr>
          <w:rStyle w:val="Hyperlink"/>
        </w:rPr>
        <w:t>Furlong et al., 2017</w:t>
      </w:r>
      <w:r w:rsidR="00066508" w:rsidRPr="005A6AA3">
        <w:rPr>
          <w:rStyle w:val="Hyperlink"/>
        </w:rPr>
        <w:fldChar w:fldCharType="end"/>
      </w:r>
      <w:r w:rsidRPr="005A6AA3">
        <w:t xml:space="preserve">; </w:t>
      </w:r>
      <w:r w:rsidR="00066508" w:rsidRPr="005A6AA3">
        <w:fldChar w:fldCharType="begin"/>
      </w:r>
      <w:r w:rsidR="00066508" w:rsidRPr="005A6AA3">
        <w:instrText>HYPERLINK \l "X2a5c5c17453fffe785b7f0bcffd564283892c6c" \h</w:instrText>
      </w:r>
      <w:r w:rsidR="00066508" w:rsidRPr="005A6AA3">
        <w:fldChar w:fldCharType="separate"/>
      </w:r>
      <w:r w:rsidR="00066508" w:rsidRPr="005A6AA3">
        <w:rPr>
          <w:rStyle w:val="Hyperlink"/>
        </w:rPr>
        <w:t>González-Alzaga et al., 2015</w:t>
      </w:r>
      <w:r w:rsidR="00066508" w:rsidRPr="005A6AA3">
        <w:rPr>
          <w:rStyle w:val="Hyperlink"/>
        </w:rPr>
        <w:fldChar w:fldCharType="end"/>
      </w:r>
      <w:r w:rsidRPr="005A6AA3">
        <w:t xml:space="preserve">; </w:t>
      </w:r>
      <w:r w:rsidR="00066508" w:rsidRPr="005A6AA3">
        <w:fldChar w:fldCharType="begin"/>
      </w:r>
      <w:r w:rsidR="00066508" w:rsidRPr="005A6AA3">
        <w:instrText>HYPERLINK \l "ref-HuangChenSu:2015" \h</w:instrText>
      </w:r>
      <w:r w:rsidR="00066508" w:rsidRPr="005A6AA3">
        <w:fldChar w:fldCharType="separate"/>
      </w:r>
      <w:r w:rsidR="00066508" w:rsidRPr="005A6AA3">
        <w:rPr>
          <w:rStyle w:val="Hyperlink"/>
        </w:rPr>
        <w:t>Huang et al., 2015</w:t>
      </w:r>
      <w:r w:rsidR="00066508" w:rsidRPr="005A6AA3">
        <w:rPr>
          <w:rStyle w:val="Hyperlink"/>
        </w:rPr>
        <w:fldChar w:fldCharType="end"/>
      </w:r>
      <w:r w:rsidRPr="005A6AA3">
        <w:t xml:space="preserve">; </w:t>
      </w:r>
      <w:r w:rsidR="00066508" w:rsidRPr="005A6AA3">
        <w:fldChar w:fldCharType="begin"/>
      </w:r>
      <w:r w:rsidR="00066508" w:rsidRPr="005A6AA3">
        <w:instrText>HYPERLINK \l "ref-HuangTsaiChen:2017" \h</w:instrText>
      </w:r>
      <w:r w:rsidR="00066508" w:rsidRPr="005A6AA3">
        <w:fldChar w:fldCharType="separate"/>
      </w:r>
      <w:r w:rsidR="00066508" w:rsidRPr="005A6AA3">
        <w:rPr>
          <w:rStyle w:val="Hyperlink"/>
        </w:rPr>
        <w:t>Huang et al., 2017</w:t>
      </w:r>
      <w:r w:rsidR="00066508" w:rsidRPr="005A6AA3">
        <w:rPr>
          <w:rStyle w:val="Hyperlink"/>
        </w:rPr>
        <w:fldChar w:fldCharType="end"/>
      </w:r>
      <w:r w:rsidRPr="005A6AA3">
        <w:t xml:space="preserve">; </w:t>
      </w:r>
      <w:r w:rsidR="00066508" w:rsidRPr="005A6AA3">
        <w:fldChar w:fldCharType="begin"/>
      </w:r>
      <w:r w:rsidR="00066508" w:rsidRPr="005A6AA3">
        <w:instrText>HYPERLINK \l "ref-KimHongShin:2017" \h</w:instrText>
      </w:r>
      <w:r w:rsidR="00066508" w:rsidRPr="005A6AA3">
        <w:fldChar w:fldCharType="separate"/>
      </w:r>
      <w:r w:rsidR="00066508" w:rsidRPr="005A6AA3">
        <w:rPr>
          <w:rStyle w:val="Hyperlink"/>
        </w:rPr>
        <w:t>Kim et al., 2017</w:t>
      </w:r>
      <w:r w:rsidR="00066508" w:rsidRPr="005A6AA3">
        <w:rPr>
          <w:rStyle w:val="Hyperlink"/>
        </w:rPr>
        <w:fldChar w:fldCharType="end"/>
      </w:r>
      <w:r w:rsidRPr="005A6AA3">
        <w:t xml:space="preserve">; </w:t>
      </w:r>
      <w:r w:rsidR="00066508" w:rsidRPr="005A6AA3">
        <w:fldChar w:fldCharType="begin"/>
      </w:r>
      <w:r w:rsidR="00066508" w:rsidRPr="005A6AA3">
        <w:instrText>HYPERLINK \l "ref-LiZhangKuang:2018" \h</w:instrText>
      </w:r>
      <w:r w:rsidR="00066508" w:rsidRPr="005A6AA3">
        <w:fldChar w:fldCharType="separate"/>
      </w:r>
      <w:r w:rsidR="00066508" w:rsidRPr="005A6AA3">
        <w:rPr>
          <w:rStyle w:val="Hyperlink"/>
        </w:rPr>
        <w:t>Li et al., 2018</w:t>
      </w:r>
      <w:r w:rsidR="00066508" w:rsidRPr="005A6AA3">
        <w:rPr>
          <w:rStyle w:val="Hyperlink"/>
        </w:rPr>
        <w:fldChar w:fldCharType="end"/>
      </w:r>
      <w:r w:rsidRPr="005A6AA3">
        <w:t xml:space="preserve">; </w:t>
      </w:r>
      <w:r w:rsidR="00066508" w:rsidRPr="005A6AA3">
        <w:fldChar w:fldCharType="begin"/>
      </w:r>
      <w:r w:rsidR="00066508" w:rsidRPr="005A6AA3">
        <w:instrText>HYPERLINK \l "ref-OhKimKannan:2023" \h</w:instrText>
      </w:r>
      <w:r w:rsidR="00066508" w:rsidRPr="005A6AA3">
        <w:fldChar w:fldCharType="separate"/>
      </w:r>
      <w:r w:rsidR="00066508" w:rsidRPr="005A6AA3">
        <w:rPr>
          <w:rStyle w:val="Hyperlink"/>
        </w:rPr>
        <w:t>Oh et al., 2023</w:t>
      </w:r>
      <w:r w:rsidR="00066508" w:rsidRPr="005A6AA3">
        <w:rPr>
          <w:rStyle w:val="Hyperlink"/>
        </w:rPr>
        <w:fldChar w:fldCharType="end"/>
      </w:r>
      <w:r w:rsidRPr="005A6AA3">
        <w:t xml:space="preserve">; </w:t>
      </w:r>
      <w:r w:rsidR="00066508" w:rsidRPr="005A6AA3">
        <w:fldChar w:fldCharType="begin"/>
      </w:r>
      <w:r w:rsidR="00066508" w:rsidRPr="005A6AA3">
        <w:instrText>HYPERLINK \l "X71fca68020aad3c79232160399444b9923ab76e" \h</w:instrText>
      </w:r>
      <w:r w:rsidR="00066508" w:rsidRPr="005A6AA3">
        <w:fldChar w:fldCharType="separate"/>
      </w:r>
      <w:r w:rsidR="00066508" w:rsidRPr="005A6AA3">
        <w:rPr>
          <w:rStyle w:val="Hyperlink"/>
        </w:rPr>
        <w:t>Rodríguez-Carrillo et al., 2019</w:t>
      </w:r>
      <w:r w:rsidR="00066508" w:rsidRPr="005A6AA3">
        <w:rPr>
          <w:rStyle w:val="Hyperlink"/>
        </w:rPr>
        <w:fldChar w:fldCharType="end"/>
      </w:r>
      <w:r w:rsidRPr="005A6AA3">
        <w:t xml:space="preserve">; </w:t>
      </w:r>
      <w:r w:rsidR="00066508" w:rsidRPr="005A6AA3">
        <w:fldChar w:fldCharType="begin"/>
      </w:r>
      <w:r w:rsidR="00066508" w:rsidRPr="005A6AA3">
        <w:instrText>HYPERLINK \l "ref-ShoaffCoullWeuve:2020" \h</w:instrText>
      </w:r>
      <w:r w:rsidR="00066508" w:rsidRPr="005A6AA3">
        <w:fldChar w:fldCharType="separate"/>
      </w:r>
      <w:r w:rsidR="00066508" w:rsidRPr="005A6AA3">
        <w:rPr>
          <w:rStyle w:val="Hyperlink"/>
        </w:rPr>
        <w:t>Shoaff et al., 2020</w:t>
      </w:r>
      <w:r w:rsidR="00066508" w:rsidRPr="005A6AA3">
        <w:rPr>
          <w:rStyle w:val="Hyperlink"/>
        </w:rPr>
        <w:fldChar w:fldCharType="end"/>
      </w:r>
      <w:r w:rsidRPr="005A6AA3">
        <w:t xml:space="preserve">; </w:t>
      </w:r>
      <w:r w:rsidR="00066508" w:rsidRPr="005A6AA3">
        <w:fldChar w:fldCharType="begin"/>
      </w:r>
      <w:r w:rsidR="00066508" w:rsidRPr="005A6AA3">
        <w:instrText>HYPERLINK \l "ref-TewarAuingerBraun:2016" \h</w:instrText>
      </w:r>
      <w:r w:rsidR="00066508" w:rsidRPr="005A6AA3">
        <w:fldChar w:fldCharType="separate"/>
      </w:r>
      <w:r w:rsidR="00066508" w:rsidRPr="005A6AA3">
        <w:rPr>
          <w:rStyle w:val="Hyperlink"/>
        </w:rPr>
        <w:t>Tewar et al., 2016</w:t>
      </w:r>
      <w:r w:rsidR="00066508" w:rsidRPr="005A6AA3">
        <w:rPr>
          <w:rStyle w:val="Hyperlink"/>
        </w:rPr>
        <w:fldChar w:fldCharType="end"/>
      </w:r>
      <w:r w:rsidRPr="005A6AA3">
        <w:t xml:space="preserve">; </w:t>
      </w:r>
      <w:r w:rsidR="00066508" w:rsidRPr="005A6AA3">
        <w:fldChar w:fldCharType="begin"/>
      </w:r>
      <w:r w:rsidR="00066508" w:rsidRPr="005A6AA3">
        <w:instrText>HYPERLINK \l "ref-VilmandBeckBilenberg:2023" \h</w:instrText>
      </w:r>
      <w:r w:rsidR="00066508" w:rsidRPr="005A6AA3">
        <w:fldChar w:fldCharType="separate"/>
      </w:r>
      <w:r w:rsidR="00066508" w:rsidRPr="005A6AA3">
        <w:rPr>
          <w:rStyle w:val="Hyperlink"/>
        </w:rPr>
        <w:t>Vilmand et al., 2023</w:t>
      </w:r>
      <w:r w:rsidR="00066508" w:rsidRPr="005A6AA3">
        <w:rPr>
          <w:rStyle w:val="Hyperlink"/>
        </w:rPr>
        <w:fldChar w:fldCharType="end"/>
      </w:r>
      <w:r w:rsidRPr="005A6AA3">
        <w:t xml:space="preserve">; </w:t>
      </w:r>
      <w:r w:rsidR="00066508" w:rsidRPr="005A6AA3">
        <w:fldChar w:fldCharType="begin"/>
      </w:r>
      <w:r w:rsidR="00066508" w:rsidRPr="005A6AA3">
        <w:instrText>HYPERLINK \l "ref-YuDuChiou:2016" \h</w:instrText>
      </w:r>
      <w:r w:rsidR="00066508" w:rsidRPr="005A6AA3">
        <w:fldChar w:fldCharType="separate"/>
      </w:r>
      <w:r w:rsidR="00066508" w:rsidRPr="005A6AA3">
        <w:rPr>
          <w:rStyle w:val="Hyperlink"/>
        </w:rPr>
        <w:t>Yu et al., 2016</w:t>
      </w:r>
      <w:r w:rsidR="00066508" w:rsidRPr="005A6AA3">
        <w:rPr>
          <w:rStyle w:val="Hyperlink"/>
        </w:rPr>
        <w:fldChar w:fldCharType="end"/>
      </w:r>
      <w:r w:rsidRPr="005A6AA3">
        <w:t>).</w:t>
      </w:r>
      <w:del w:id="55" w:author="Lorenzo Fabbri" w:date="2024-09-18T14:42:00Z" w16du:dateUtc="2024-09-18T12:42:00Z">
        <w:r w:rsidRPr="005A6AA3" w:rsidDel="00785447">
          <w:delText xml:space="preserve"> </w:delText>
        </w:r>
      </w:del>
      <w:del w:id="56" w:author="Lorenzo Fabbri" w:date="2024-09-18T14:35:00Z" w16du:dateUtc="2024-09-18T12:35:00Z">
        <w:r w:rsidRPr="005A6AA3" w:rsidDel="00E65DD7">
          <w:delText xml:space="preserve">Although both </w:delText>
        </w:r>
      </w:del>
      <w:del w:id="57" w:author="Lorenzo Fabbri" w:date="2024-09-18T14:03:00Z" w16du:dateUtc="2024-09-18T12:03:00Z">
        <w:r w:rsidRPr="005A6AA3" w:rsidDel="0071331B">
          <w:delText xml:space="preserve">pregnancy and early </w:delText>
        </w:r>
      </w:del>
      <w:del w:id="58" w:author="Lorenzo Fabbri" w:date="2024-09-18T14:35:00Z" w16du:dateUtc="2024-09-18T12:35:00Z">
        <w:r w:rsidRPr="005A6AA3" w:rsidDel="00E65DD7">
          <w:delText xml:space="preserve">infancy are crucial stages of (neuro)development, </w:delText>
        </w:r>
      </w:del>
      <w:del w:id="59" w:author="Lorenzo Fabbri" w:date="2024-09-18T14:42:00Z" w16du:dateUtc="2024-09-18T12:42:00Z">
        <w:r w:rsidRPr="005A6AA3" w:rsidDel="00785447">
          <w:delText xml:space="preserve">most of the available literature is focused on the effects of prenatal exposure to EDCs on </w:delText>
        </w:r>
      </w:del>
      <w:del w:id="60" w:author="Lorenzo Fabbri" w:date="2024-09-18T14:36:00Z" w16du:dateUtc="2024-09-18T12:36:00Z">
        <w:r w:rsidRPr="005A6AA3" w:rsidDel="00E65DD7">
          <w:delText xml:space="preserve">child </w:delText>
        </w:r>
      </w:del>
      <w:del w:id="61" w:author="Lorenzo Fabbri" w:date="2024-09-18T14:42:00Z" w16du:dateUtc="2024-09-18T12:42:00Z">
        <w:r w:rsidRPr="005A6AA3" w:rsidDel="00785447">
          <w:delText>neurodevelopment (</w:delText>
        </w:r>
        <w:r w:rsidR="00066508" w:rsidRPr="005A6AA3" w:rsidDel="00785447">
          <w:fldChar w:fldCharType="begin"/>
        </w:r>
        <w:r w:rsidR="00066508" w:rsidRPr="005A6AA3" w:rsidDel="00785447">
          <w:delInstrText>HYPERLINK \l "Xd81cf38a3b251ec377f8aa13b097ea9d0c190e3" \h</w:delInstrText>
        </w:r>
        <w:r w:rsidR="00066508" w:rsidRPr="005A6AA3" w:rsidDel="00785447">
          <w:fldChar w:fldCharType="separate"/>
        </w:r>
        <w:r w:rsidR="00066508" w:rsidRPr="005A6AA3" w:rsidDel="00785447">
          <w:rPr>
            <w:rStyle w:val="Hyperlink"/>
          </w:rPr>
          <w:delText>Ramírez et al., 2022</w:delText>
        </w:r>
        <w:r w:rsidR="00066508" w:rsidRPr="005A6AA3" w:rsidDel="00785447">
          <w:rPr>
            <w:rStyle w:val="Hyperlink"/>
          </w:rPr>
          <w:fldChar w:fldCharType="end"/>
        </w:r>
        <w:r w:rsidRPr="005A6AA3" w:rsidDel="00785447">
          <w:delText>)</w:delText>
        </w:r>
      </w:del>
      <w:del w:id="62" w:author="Lorenzo Fabbri" w:date="2024-09-18T14:35:00Z" w16du:dateUtc="2024-09-18T12:35:00Z">
        <w:r w:rsidRPr="005A6AA3" w:rsidDel="00E65DD7">
          <w:delText>.</w:delText>
        </w:r>
      </w:del>
      <w:ins w:id="63" w:author="Lorenzo Fabbri" w:date="2024-09-18T14:54:00Z" w16du:dateUtc="2024-09-18T12:54:00Z">
        <w:r w:rsidR="004504D2" w:rsidRPr="005A6AA3">
          <w:t xml:space="preserve"> </w:t>
        </w:r>
      </w:ins>
      <w:ins w:id="64" w:author="Lorenzo Fabbri" w:date="2024-09-23T08:42:00Z" w16du:dateUtc="2024-09-23T06:42:00Z">
        <w:r w:rsidR="00E933B0" w:rsidRPr="005A6AA3">
          <w:t xml:space="preserve">Among the EDCs that have raised such concerns are non-persistent EDCs, including </w:t>
        </w:r>
      </w:ins>
    </w:p>
    <w:p w14:paraId="2A1A4F96" w14:textId="03A89381" w:rsidR="00E933B0" w:rsidRPr="005A6AA3" w:rsidRDefault="00E933B0" w:rsidP="00587362">
      <w:pPr>
        <w:pStyle w:val="BodyText"/>
        <w:rPr>
          <w:ins w:id="65" w:author="Lorenzo Fabbri" w:date="2024-09-23T08:43:00Z" w16du:dateUtc="2024-09-23T06:43:00Z"/>
        </w:rPr>
      </w:pPr>
      <w:ins w:id="66" w:author="Lorenzo Fabbri" w:date="2024-09-23T08:42:00Z" w16du:dateUtc="2024-09-23T06:42:00Z">
        <w:r w:rsidRPr="005A6AA3">
          <w:t>p</w:t>
        </w:r>
      </w:ins>
      <w:ins w:id="67" w:author="Lorenzo Fabbri" w:date="2024-09-18T14:46:00Z" w16du:dateUtc="2024-09-18T12:46:00Z">
        <w:r w:rsidR="00053BC9" w:rsidRPr="005A6AA3">
          <w:t xml:space="preserve">hthalates, </w:t>
        </w:r>
      </w:ins>
      <w:ins w:id="68" w:author="Lorenzo Fabbri" w:date="2024-09-18T14:47:00Z" w16du:dateUtc="2024-09-18T12:47:00Z">
        <w:r w:rsidR="00053BC9" w:rsidRPr="005A6AA3">
          <w:t>phenols</w:t>
        </w:r>
      </w:ins>
      <w:ins w:id="69" w:author="Lorenzo Fabbri" w:date="2024-09-23T08:42:00Z" w16du:dateUtc="2024-09-23T06:42:00Z">
        <w:r w:rsidRPr="005A6AA3">
          <w:t xml:space="preserve"> (including bisphenol A, parabens, triclosan, oxybenzone)</w:t>
        </w:r>
      </w:ins>
      <w:ins w:id="70" w:author="Lorenzo Fabbri" w:date="2024-09-18T14:47:00Z" w16du:dateUtc="2024-09-18T12:47:00Z">
        <w:r w:rsidR="00053BC9" w:rsidRPr="005A6AA3">
          <w:t>, and organophosphate pesticides (OP pesticides)</w:t>
        </w:r>
      </w:ins>
      <w:ins w:id="71" w:author="Lorenzo Fabbri" w:date="2024-09-18T14:50:00Z" w16du:dateUtc="2024-09-18T12:50:00Z">
        <w:r w:rsidR="00C46D6C" w:rsidRPr="005A6AA3">
          <w:t xml:space="preserve"> (Braun, 2017)</w:t>
        </w:r>
      </w:ins>
      <w:ins w:id="72" w:author="Lorenzo Fabbri" w:date="2024-09-18T14:48:00Z" w16du:dateUtc="2024-09-18T12:48:00Z">
        <w:r w:rsidR="00053BC9" w:rsidRPr="005A6AA3">
          <w:t>.</w:t>
        </w:r>
      </w:ins>
      <w:ins w:id="73" w:author="Lorenzo Fabbri" w:date="2024-09-23T08:43:00Z" w16du:dateUtc="2024-09-23T06:43:00Z">
        <w:r w:rsidRPr="005A6AA3">
          <w:t xml:space="preserve"> While most of the available literature focuses on the effects of prenatal exposure to EDCs on child neurodevelopment (Ram</w:t>
        </w:r>
      </w:ins>
      <w:ins w:id="74" w:author="Lorenzo Fabbri" w:date="2024-09-23T08:44:00Z" w16du:dateUtc="2024-09-23T06:44:00Z">
        <w:r w:rsidRPr="005A6AA3">
          <w:t>írez et al., 2022), mid-childhood is also a crucial stage of (neuro)development (Mah and Ford-Jones, 2012), but there are few studies focusing on whether exposure to EDCs during this time period may be harmful to the developing brain.</w:t>
        </w:r>
      </w:ins>
    </w:p>
    <w:p w14:paraId="552C2D88" w14:textId="62CB364B" w:rsidR="00066508" w:rsidRPr="005A6AA3" w:rsidDel="00587362" w:rsidRDefault="00C46D6C" w:rsidP="00587362">
      <w:pPr>
        <w:pStyle w:val="FirstParagraph"/>
        <w:rPr>
          <w:del w:id="75" w:author="Lorenzo Fabbri" w:date="2024-09-18T15:06:00Z" w16du:dateUtc="2024-09-18T13:06:00Z"/>
        </w:rPr>
      </w:pPr>
      <w:moveToRangeStart w:id="76" w:author="Lorenzo Fabbri" w:date="2024-09-18T14:53:00Z" w:name="move177563600"/>
      <w:moveTo w:id="77" w:author="Lorenzo Fabbri" w:date="2024-09-18T14:53:00Z" w16du:dateUtc="2024-09-18T12:53:00Z">
        <w:r w:rsidRPr="005A6AA3">
          <w:t xml:space="preserve">Exposure to phthalates and their metabolites during childhood and early adolescence has </w:t>
        </w:r>
        <w:del w:id="78" w:author="Lorenzo Fabbri" w:date="2024-09-18T14:53:00Z" w16du:dateUtc="2024-09-18T12:53:00Z">
          <w:r w:rsidRPr="005A6AA3" w:rsidDel="00C46D6C">
            <w:delText xml:space="preserve">also </w:delText>
          </w:r>
        </w:del>
        <w:r w:rsidRPr="005A6AA3">
          <w:t>been associated with several adverse neurodevelopmental outcomes, but these studies were limited to few phthalate metabolites and small study populations (</w:t>
        </w:r>
        <w:r w:rsidRPr="005A6AA3">
          <w:fldChar w:fldCharType="begin"/>
        </w:r>
        <w:r w:rsidRPr="005A6AA3">
          <w:instrText>HYPERLINK \l "Xd81cf38a3b251ec377f8aa13b097ea9d0c190e3" \h</w:instrText>
        </w:r>
      </w:moveTo>
      <w:ins w:id="79" w:author="Lorenzo Fabbri" w:date="2024-09-18T14:53:00Z" w16du:dateUtc="2024-09-18T12:53:00Z"/>
      <w:moveTo w:id="80" w:author="Lorenzo Fabbri" w:date="2024-09-18T14:53:00Z" w16du:dateUtc="2024-09-18T12:53:00Z">
        <w:r w:rsidRPr="005A6AA3">
          <w:fldChar w:fldCharType="separate"/>
        </w:r>
        <w:r w:rsidRPr="005A6AA3">
          <w:rPr>
            <w:rStyle w:val="Hyperlink"/>
          </w:rPr>
          <w:t>Ramírez et al., 2022</w:t>
        </w:r>
        <w:r w:rsidRPr="005A6AA3">
          <w:rPr>
            <w:rStyle w:val="Hyperlink"/>
          </w:rPr>
          <w:fldChar w:fldCharType="end"/>
        </w:r>
        <w:r w:rsidRPr="005A6AA3">
          <w:t>). The effects of exposure to bisphenol A (BPA) during childhood on cognitive functions are still unclear (</w:t>
        </w:r>
        <w:r w:rsidRPr="005A6AA3">
          <w:fldChar w:fldCharType="begin"/>
        </w:r>
        <w:r w:rsidRPr="005A6AA3">
          <w:instrText>HYPERLINK \l "Xd81cf38a3b251ec377f8aa13b097ea9d0c190e3" \h</w:instrText>
        </w:r>
      </w:moveTo>
      <w:ins w:id="81" w:author="Lorenzo Fabbri" w:date="2024-09-18T14:53:00Z" w16du:dateUtc="2024-09-18T12:53:00Z"/>
      <w:moveTo w:id="82" w:author="Lorenzo Fabbri" w:date="2024-09-18T14:53:00Z" w16du:dateUtc="2024-09-18T12:53:00Z">
        <w:r w:rsidRPr="005A6AA3">
          <w:fldChar w:fldCharType="separate"/>
        </w:r>
        <w:r w:rsidRPr="005A6AA3">
          <w:rPr>
            <w:rStyle w:val="Hyperlink"/>
          </w:rPr>
          <w:t>Ramírez et al., 2022</w:t>
        </w:r>
        <w:r w:rsidRPr="005A6AA3">
          <w:rPr>
            <w:rStyle w:val="Hyperlink"/>
          </w:rPr>
          <w:fldChar w:fldCharType="end"/>
        </w:r>
        <w:r w:rsidRPr="005A6AA3">
          <w:t>).</w:t>
        </w:r>
      </w:moveTo>
      <w:moveToRangeEnd w:id="76"/>
      <w:ins w:id="83" w:author="Lorenzo Fabbri" w:date="2024-09-18T14:53:00Z" w16du:dateUtc="2024-09-18T12:53:00Z">
        <w:r w:rsidRPr="005A6AA3">
          <w:t xml:space="preserve"> Similarly, t</w:t>
        </w:r>
      </w:ins>
      <w:del w:id="84" w:author="Lorenzo Fabbri" w:date="2024-09-18T14:52:00Z" w16du:dateUtc="2024-09-18T12:52:00Z">
        <w:r w:rsidR="00053BC9" w:rsidRPr="005A6AA3" w:rsidDel="00C46D6C">
          <w:delText xml:space="preserve">One group of EDCs that may have a deleterious effect on neurodevelopment is the organophosphate pesticides (OP pesticides), although </w:delText>
        </w:r>
      </w:del>
      <w:del w:id="85" w:author="Lorenzo Fabbri" w:date="2024-09-18T14:51:00Z" w16du:dateUtc="2024-09-18T12:51:00Z">
        <w:r w:rsidR="00053BC9" w:rsidRPr="005A6AA3" w:rsidDel="00C46D6C">
          <w:delText>t</w:delText>
        </w:r>
      </w:del>
      <w:r w:rsidR="00053BC9" w:rsidRPr="005A6AA3">
        <w:t xml:space="preserve">he few studies assessing </w:t>
      </w:r>
      <w:r w:rsidR="00053BC9" w:rsidRPr="005A6AA3">
        <w:lastRenderedPageBreak/>
        <w:t>exposure</w:t>
      </w:r>
      <w:ins w:id="86" w:author="Lorenzo Fabbri" w:date="2024-09-18T14:51:00Z" w16du:dateUtc="2024-09-18T12:51:00Z">
        <w:r w:rsidRPr="005A6AA3">
          <w:t xml:space="preserve"> to OP pesti</w:t>
        </w:r>
      </w:ins>
      <w:ins w:id="87" w:author="Lorenzo Fabbri" w:date="2024-09-18T14:52:00Z" w16du:dateUtc="2024-09-18T12:52:00Z">
        <w:r w:rsidRPr="005A6AA3">
          <w:t>cides</w:t>
        </w:r>
      </w:ins>
      <w:r w:rsidR="00053BC9" w:rsidRPr="005A6AA3">
        <w:t xml:space="preserve"> during childhood</w:t>
      </w:r>
      <w:del w:id="88" w:author="Lorenzo Fabbri" w:date="2024-09-23T08:45:00Z" w16du:dateUtc="2024-09-23T06:45:00Z">
        <w:r w:rsidR="00053BC9" w:rsidRPr="005A6AA3" w:rsidDel="00E933B0">
          <w:delText xml:space="preserve"> and</w:delText>
        </w:r>
      </w:del>
      <w:r w:rsidR="00053BC9" w:rsidRPr="005A6AA3">
        <w:t xml:space="preserve"> through the use of biomarkers suffered from a series of limitations, including a small sample size (</w:t>
      </w:r>
      <w:r w:rsidR="00066508" w:rsidRPr="005A6AA3">
        <w:fldChar w:fldCharType="begin"/>
      </w:r>
      <w:r w:rsidR="00066508" w:rsidRPr="005A6AA3">
        <w:instrText>HYPERLINK \l "Xd81cf38a3b251ec377f8aa13b097ea9d0c190e3" \h</w:instrText>
      </w:r>
      <w:r w:rsidR="00066508" w:rsidRPr="005A6AA3">
        <w:fldChar w:fldCharType="separate"/>
      </w:r>
      <w:r w:rsidR="00066508" w:rsidRPr="005A6AA3">
        <w:rPr>
          <w:rStyle w:val="Hyperlink"/>
        </w:rPr>
        <w:t>Ramírez et al., 2022</w:t>
      </w:r>
      <w:r w:rsidR="00066508" w:rsidRPr="005A6AA3">
        <w:rPr>
          <w:rStyle w:val="Hyperlink"/>
        </w:rPr>
        <w:fldChar w:fldCharType="end"/>
      </w:r>
      <w:r w:rsidR="00053BC9" w:rsidRPr="005A6AA3">
        <w:t>).</w:t>
      </w:r>
      <w:ins w:id="89" w:author="Lorenzo Fabbri" w:date="2024-09-23T08:45:00Z" w16du:dateUtc="2024-09-23T06:45:00Z">
        <w:r w:rsidR="00E933B0" w:rsidRPr="005A6AA3">
          <w:t xml:space="preserve"> Given the scarcity of studies </w:t>
        </w:r>
      </w:ins>
      <w:ins w:id="90" w:author="Lorenzo Fabbri" w:date="2024-09-23T08:46:00Z" w16du:dateUtc="2024-09-23T06:46:00Z">
        <w:r w:rsidR="00E933B0" w:rsidRPr="005A6AA3">
          <w:t>on the neurodevelopmental effects of exposure to non-persistent EDCs during childhood, further studies are needed to understand the impact of exposure in this life stage.</w:t>
        </w:r>
      </w:ins>
      <w:del w:id="91" w:author="Lorenzo Fabbri" w:date="2024-09-18T15:06:00Z" w16du:dateUtc="2024-09-18T13:06:00Z">
        <w:r w:rsidR="00053BC9" w:rsidRPr="005A6AA3" w:rsidDel="00587362">
          <w:delText xml:space="preserve"> </w:delText>
        </w:r>
      </w:del>
      <w:moveFromRangeStart w:id="92" w:author="Lorenzo Fabbri" w:date="2024-09-18T14:53:00Z" w:name="move177563600"/>
      <w:moveFrom w:id="93" w:author="Lorenzo Fabbri" w:date="2024-09-18T14:53:00Z" w16du:dateUtc="2024-09-18T12:53:00Z">
        <w:r w:rsidR="00053BC9" w:rsidRPr="005A6AA3" w:rsidDel="00C46D6C">
          <w:t>Exposure to phthalates and their metabolites during childhood and early adolescence has also been associated with several adverse neurodevelopmental outcomes, but these studies were limited to few phthalate metabolites and small study populations (</w:t>
        </w:r>
        <w:r w:rsidR="00066508" w:rsidRPr="005A6AA3" w:rsidDel="00C46D6C">
          <w:fldChar w:fldCharType="begin"/>
        </w:r>
        <w:r w:rsidR="00066508" w:rsidRPr="005A6AA3" w:rsidDel="00C46D6C">
          <w:instrText>HYPERLINK \l "Xd81cf38a3b251ec377f8aa13b097ea9d0c190e3" \h</w:instrText>
        </w:r>
      </w:moveFrom>
      <w:del w:id="94" w:author="Lorenzo Fabbri" w:date="2024-09-18T14:53:00Z" w16du:dateUtc="2024-09-18T12:53:00Z"/>
      <w:moveFrom w:id="95" w:author="Lorenzo Fabbri" w:date="2024-09-18T14:53:00Z" w16du:dateUtc="2024-09-18T12:53:00Z">
        <w:r w:rsidR="00066508" w:rsidRPr="005A6AA3" w:rsidDel="00C46D6C">
          <w:fldChar w:fldCharType="separate"/>
        </w:r>
        <w:r w:rsidR="00066508" w:rsidRPr="005A6AA3" w:rsidDel="00C46D6C">
          <w:rPr>
            <w:rStyle w:val="Hyperlink"/>
          </w:rPr>
          <w:t>Ramírez et al., 2022</w:t>
        </w:r>
        <w:r w:rsidR="00066508" w:rsidRPr="005A6AA3" w:rsidDel="00C46D6C">
          <w:rPr>
            <w:rStyle w:val="Hyperlink"/>
          </w:rPr>
          <w:fldChar w:fldCharType="end"/>
        </w:r>
        <w:r w:rsidR="00053BC9" w:rsidRPr="005A6AA3" w:rsidDel="00C46D6C">
          <w:t>). The effects of exposure to bisphenol A (BPA) during childhood on cognitive functions are still unclear (</w:t>
        </w:r>
        <w:r w:rsidR="00066508" w:rsidRPr="005A6AA3" w:rsidDel="00C46D6C">
          <w:fldChar w:fldCharType="begin"/>
        </w:r>
        <w:r w:rsidR="00066508" w:rsidRPr="005A6AA3" w:rsidDel="00C46D6C">
          <w:instrText>HYPERLINK \l "Xd81cf38a3b251ec377f8aa13b097ea9d0c190e3" \h</w:instrText>
        </w:r>
      </w:moveFrom>
      <w:del w:id="96" w:author="Lorenzo Fabbri" w:date="2024-09-18T14:53:00Z" w16du:dateUtc="2024-09-18T12:53:00Z"/>
      <w:moveFrom w:id="97" w:author="Lorenzo Fabbri" w:date="2024-09-18T14:53:00Z" w16du:dateUtc="2024-09-18T12:53:00Z">
        <w:r w:rsidR="00066508" w:rsidRPr="005A6AA3" w:rsidDel="00C46D6C">
          <w:fldChar w:fldCharType="separate"/>
        </w:r>
        <w:r w:rsidR="00066508" w:rsidRPr="005A6AA3" w:rsidDel="00C46D6C">
          <w:rPr>
            <w:rStyle w:val="Hyperlink"/>
          </w:rPr>
          <w:t>Ramírez et al., 2022</w:t>
        </w:r>
        <w:r w:rsidR="00066508" w:rsidRPr="005A6AA3" w:rsidDel="00C46D6C">
          <w:rPr>
            <w:rStyle w:val="Hyperlink"/>
          </w:rPr>
          <w:fldChar w:fldCharType="end"/>
        </w:r>
        <w:del w:id="98" w:author="Lorenzo Fabbri" w:date="2024-09-18T15:06:00Z" w16du:dateUtc="2024-09-18T13:06:00Z">
          <w:r w:rsidR="00053BC9" w:rsidRPr="005A6AA3" w:rsidDel="00587362">
            <w:delText>).</w:delText>
          </w:r>
        </w:del>
      </w:moveFrom>
      <w:moveFromRangeEnd w:id="92"/>
    </w:p>
    <w:p w14:paraId="24D12916" w14:textId="77777777" w:rsidR="00587362" w:rsidRPr="005A6AA3" w:rsidRDefault="00587362" w:rsidP="00587362">
      <w:pPr>
        <w:pStyle w:val="BodyText"/>
        <w:rPr>
          <w:ins w:id="99" w:author="Lorenzo Fabbri" w:date="2024-09-18T15:06:00Z" w16du:dateUtc="2024-09-18T13:06:00Z"/>
        </w:rPr>
      </w:pPr>
    </w:p>
    <w:p w14:paraId="1ADB9659" w14:textId="783CAFF4" w:rsidR="00066508" w:rsidRPr="005A6AA3" w:rsidDel="009B507E" w:rsidRDefault="00000000">
      <w:pPr>
        <w:pStyle w:val="FirstParagraph"/>
        <w:rPr>
          <w:del w:id="100" w:author="Lorenzo Fabbri" w:date="2024-09-23T08:47:00Z" w16du:dateUtc="2024-09-23T06:47:00Z"/>
        </w:rPr>
        <w:pPrChange w:id="101" w:author="Lorenzo Fabbri" w:date="2024-09-18T15:06:00Z" w16du:dateUtc="2024-09-18T13:06:00Z">
          <w:pPr>
            <w:pStyle w:val="BodyText"/>
          </w:pPr>
        </w:pPrChange>
      </w:pPr>
      <w:r w:rsidRPr="005A6AA3">
        <w:t>Moreover, little is known about the biological mechanisms of action</w:t>
      </w:r>
      <w:ins w:id="102" w:author="Lorenzo Fabbri" w:date="2024-09-23T08:46:00Z" w16du:dateUtc="2024-09-23T06:46:00Z">
        <w:r w:rsidR="006956DD" w:rsidRPr="005A6AA3">
          <w:t xml:space="preserve"> that may underlie the effects of these chemicals on neu</w:t>
        </w:r>
      </w:ins>
      <w:ins w:id="103" w:author="Lorenzo Fabbri" w:date="2024-09-23T08:47:00Z" w16du:dateUtc="2024-09-23T06:47:00Z">
        <w:r w:rsidR="006956DD" w:rsidRPr="005A6AA3">
          <w:t>rodevelopment</w:t>
        </w:r>
      </w:ins>
      <w:r w:rsidRPr="005A6AA3">
        <w:t xml:space="preserve"> (</w:t>
      </w:r>
      <w:r w:rsidR="00066508" w:rsidRPr="005A6AA3">
        <w:fldChar w:fldCharType="begin"/>
      </w:r>
      <w:r w:rsidR="00066508" w:rsidRPr="005A6AA3">
        <w:instrText>HYPERLINK \l "Xd81cf38a3b251ec377f8aa13b097ea9d0c190e3" \h</w:instrText>
      </w:r>
      <w:r w:rsidR="00066508" w:rsidRPr="005A6AA3">
        <w:fldChar w:fldCharType="separate"/>
      </w:r>
      <w:r w:rsidR="00066508" w:rsidRPr="005A6AA3">
        <w:rPr>
          <w:rStyle w:val="Hyperlink"/>
        </w:rPr>
        <w:t>Ramírez et al., 2022</w:t>
      </w:r>
      <w:r w:rsidR="00066508" w:rsidRPr="005A6AA3">
        <w:rPr>
          <w:rStyle w:val="Hyperlink"/>
        </w:rPr>
        <w:fldChar w:fldCharType="end"/>
      </w:r>
      <w:r w:rsidRPr="005A6AA3">
        <w:t>). There is some toxicological evidence, however, that exposure to certain EDCs, specifically phthalates, might interfere with the hypothalamic-pituitary-adrenocortical (HPA) axis</w:t>
      </w:r>
      <w:ins w:id="104" w:author="Lorenzo Fabbri" w:date="2024-09-18T15:03:00Z" w16du:dateUtc="2024-09-18T13:03:00Z">
        <w:r w:rsidR="00587362" w:rsidRPr="005A6AA3">
          <w:t>, which is responsible for the production of glucocorticosteroids,</w:t>
        </w:r>
      </w:ins>
      <w:r w:rsidRPr="005A6AA3">
        <w:t xml:space="preserve"> and might interact with the glucocorticoid receptor (</w:t>
      </w:r>
      <w:r w:rsidR="00066508" w:rsidRPr="005A6AA3">
        <w:fldChar w:fldCharType="begin"/>
      </w:r>
      <w:r w:rsidR="00066508" w:rsidRPr="005A6AA3">
        <w:instrText>HYPERLINK \l "ref-KimLeeMoon:2018" \h</w:instrText>
      </w:r>
      <w:r w:rsidR="00066508" w:rsidRPr="005A6AA3">
        <w:fldChar w:fldCharType="separate"/>
      </w:r>
      <w:r w:rsidR="00066508" w:rsidRPr="005A6AA3">
        <w:rPr>
          <w:rStyle w:val="Hyperlink"/>
        </w:rPr>
        <w:t>Kim et al., 2018</w:t>
      </w:r>
      <w:r w:rsidR="00066508" w:rsidRPr="005A6AA3">
        <w:rPr>
          <w:rStyle w:val="Hyperlink"/>
        </w:rPr>
        <w:fldChar w:fldCharType="end"/>
      </w:r>
      <w:r w:rsidRPr="005A6AA3">
        <w:t xml:space="preserve">; </w:t>
      </w:r>
      <w:r w:rsidR="00066508" w:rsidRPr="005A6AA3">
        <w:fldChar w:fldCharType="begin"/>
      </w:r>
      <w:r w:rsidR="00066508" w:rsidRPr="005A6AA3">
        <w:instrText>HYPERLINK \l "ref-SearsLiuLanphear:2023" \h</w:instrText>
      </w:r>
      <w:r w:rsidR="00066508" w:rsidRPr="005A6AA3">
        <w:fldChar w:fldCharType="separate"/>
      </w:r>
      <w:r w:rsidR="00066508" w:rsidRPr="005A6AA3">
        <w:rPr>
          <w:rStyle w:val="Hyperlink"/>
        </w:rPr>
        <w:t>Sears et al., 2023</w:t>
      </w:r>
      <w:r w:rsidR="00066508" w:rsidRPr="005A6AA3">
        <w:rPr>
          <w:rStyle w:val="Hyperlink"/>
        </w:rPr>
        <w:fldChar w:fldCharType="end"/>
      </w:r>
      <w:r w:rsidRPr="005A6AA3">
        <w:t xml:space="preserve">; </w:t>
      </w:r>
      <w:r w:rsidR="00066508" w:rsidRPr="005A6AA3">
        <w:fldChar w:fldCharType="begin"/>
      </w:r>
      <w:r w:rsidR="00066508" w:rsidRPr="005A6AA3">
        <w:instrText>HYPERLINK \l "ref-SunLiJin:2018" \h</w:instrText>
      </w:r>
      <w:r w:rsidR="00066508" w:rsidRPr="005A6AA3">
        <w:fldChar w:fldCharType="separate"/>
      </w:r>
      <w:r w:rsidR="00066508" w:rsidRPr="005A6AA3">
        <w:rPr>
          <w:rStyle w:val="Hyperlink"/>
        </w:rPr>
        <w:t>Sun et al., 2018</w:t>
      </w:r>
      <w:r w:rsidR="00066508" w:rsidRPr="005A6AA3">
        <w:rPr>
          <w:rStyle w:val="Hyperlink"/>
        </w:rPr>
        <w:fldChar w:fldCharType="end"/>
      </w:r>
      <w:r w:rsidRPr="005A6AA3">
        <w:t xml:space="preserve">). </w:t>
      </w:r>
      <w:ins w:id="105" w:author="Lorenzo Fabbri" w:date="2024-09-18T15:04:00Z" w16du:dateUtc="2024-09-18T13:04:00Z">
        <w:r w:rsidR="00587362" w:rsidRPr="005A6AA3">
          <w:t>This</w:t>
        </w:r>
      </w:ins>
      <w:ins w:id="106" w:author="Lorenzo Fabbri" w:date="2024-09-18T15:05:00Z" w16du:dateUtc="2024-09-18T13:05:00Z">
        <w:r w:rsidR="00587362" w:rsidRPr="005A6AA3">
          <w:t xml:space="preserve"> potential mechanism</w:t>
        </w:r>
      </w:ins>
      <w:ins w:id="107" w:author="Lorenzo Fabbri" w:date="2024-09-18T15:04:00Z" w16du:dateUtc="2024-09-18T13:04:00Z">
        <w:r w:rsidR="00587362" w:rsidRPr="005A6AA3">
          <w:t xml:space="preserve"> is </w:t>
        </w:r>
      </w:ins>
      <w:ins w:id="108" w:author="Lorenzo Fabbri" w:date="2024-09-18T15:05:00Z" w16du:dateUtc="2024-09-18T13:05:00Z">
        <w:r w:rsidR="00587362" w:rsidRPr="005A6AA3">
          <w:t>corroborated by the</w:t>
        </w:r>
      </w:ins>
      <w:ins w:id="109" w:author="Lorenzo Fabbri" w:date="2024-09-18T15:08:00Z" w16du:dateUtc="2024-09-18T13:08:00Z">
        <w:r w:rsidR="00587362" w:rsidRPr="005A6AA3">
          <w:t xml:space="preserve"> presence of receptors for these hormones in the brain</w:t>
        </w:r>
        <w:r w:rsidR="00587362" w:rsidRPr="005A6AA3" w:rsidDel="00587362">
          <w:t xml:space="preserve"> </w:t>
        </w:r>
      </w:ins>
      <w:del w:id="110" w:author="Lorenzo Fabbri" w:date="2024-09-18T15:04:00Z" w16du:dateUtc="2024-09-18T13:04:00Z">
        <w:r w:rsidRPr="005A6AA3" w:rsidDel="00587362">
          <w:delText>The HPA axis</w:delText>
        </w:r>
      </w:del>
      <w:del w:id="111" w:author="Lorenzo Fabbri" w:date="2024-09-18T15:02:00Z" w16du:dateUtc="2024-09-18T13:02:00Z">
        <w:r w:rsidRPr="005A6AA3" w:rsidDel="00587362">
          <w:delText xml:space="preserve">, which can be activated by stress, </w:delText>
        </w:r>
      </w:del>
      <w:del w:id="112" w:author="Lorenzo Fabbri" w:date="2024-09-18T15:04:00Z" w16du:dateUtc="2024-09-18T13:04:00Z">
        <w:r w:rsidRPr="005A6AA3" w:rsidDel="00587362">
          <w:delText xml:space="preserve">is responsible for the production of glucocorticosteroids. </w:delText>
        </w:r>
      </w:del>
      <w:del w:id="113" w:author="Lorenzo Fabbri" w:date="2024-09-18T15:05:00Z" w16du:dateUtc="2024-09-18T13:05:00Z">
        <w:r w:rsidRPr="005A6AA3" w:rsidDel="00587362">
          <w:delText>T</w:delText>
        </w:r>
      </w:del>
      <w:del w:id="114" w:author="Lorenzo Fabbri" w:date="2024-09-18T15:07:00Z" w16du:dateUtc="2024-09-18T13:07:00Z">
        <w:r w:rsidRPr="005A6AA3" w:rsidDel="00587362">
          <w:delText>he brain</w:delText>
        </w:r>
      </w:del>
      <w:del w:id="115" w:author="Lorenzo Fabbri" w:date="2024-09-18T09:57:00Z" w16du:dateUtc="2024-09-18T07:57:00Z">
        <w:r w:rsidRPr="005A6AA3" w:rsidDel="007D6629">
          <w:delText>,</w:delText>
        </w:r>
      </w:del>
      <w:del w:id="116" w:author="Lorenzo Fabbri" w:date="2024-09-18T15:07:00Z" w16du:dateUtc="2024-09-18T13:07:00Z">
        <w:r w:rsidRPr="005A6AA3" w:rsidDel="00587362">
          <w:delText xml:space="preserve"> and its </w:delText>
        </w:r>
      </w:del>
      <w:del w:id="117" w:author="Lorenzo Fabbri" w:date="2024-09-18T15:05:00Z" w16du:dateUtc="2024-09-18T13:05:00Z">
        <w:r w:rsidRPr="005A6AA3" w:rsidDel="00587362">
          <w:delText>proper functioning</w:delText>
        </w:r>
      </w:del>
      <w:del w:id="118" w:author="Lorenzo Fabbri" w:date="2024-09-18T09:57:00Z" w16du:dateUtc="2024-09-18T07:57:00Z">
        <w:r w:rsidRPr="005A6AA3" w:rsidDel="007D6629">
          <w:delText>,</w:delText>
        </w:r>
      </w:del>
      <w:del w:id="119" w:author="Lorenzo Fabbri" w:date="2024-09-18T15:05:00Z" w16du:dateUtc="2024-09-18T13:05:00Z">
        <w:r w:rsidRPr="005A6AA3" w:rsidDel="00587362">
          <w:delText xml:space="preserve"> </w:delText>
        </w:r>
      </w:del>
      <w:del w:id="120" w:author="Lorenzo Fabbri" w:date="2024-09-18T15:07:00Z" w16du:dateUtc="2024-09-18T13:07:00Z">
        <w:r w:rsidRPr="005A6AA3" w:rsidDel="00587362">
          <w:delText>is a potential target</w:delText>
        </w:r>
      </w:del>
      <w:del w:id="121" w:author="Lorenzo Fabbri" w:date="2024-09-18T09:57:00Z" w16du:dateUtc="2024-09-18T07:57:00Z">
        <w:r w:rsidRPr="005A6AA3" w:rsidDel="007D6629">
          <w:delText xml:space="preserve">, </w:delText>
        </w:r>
      </w:del>
      <w:del w:id="122" w:author="Lorenzo Fabbri" w:date="2024-09-18T15:07:00Z" w16du:dateUtc="2024-09-18T13:07:00Z">
        <w:r w:rsidRPr="005A6AA3" w:rsidDel="00587362">
          <w:delText xml:space="preserve">due to the presence of receptors for these hormones </w:delText>
        </w:r>
      </w:del>
      <w:r w:rsidRPr="005A6AA3">
        <w:t>(</w:t>
      </w:r>
      <w:r w:rsidRPr="005A6AA3">
        <w:fldChar w:fldCharType="begin"/>
      </w:r>
      <w:r w:rsidRPr="005A6AA3">
        <w:instrText>HYPERLINK \l "ref-LupienMcEwenGunnar:2009" \h</w:instrText>
      </w:r>
      <w:r w:rsidRPr="005A6AA3">
        <w:fldChar w:fldCharType="separate"/>
      </w:r>
      <w:r w:rsidRPr="005A6AA3">
        <w:rPr>
          <w:rStyle w:val="Hyperlink"/>
        </w:rPr>
        <w:t>Lupien et al., 2009</w:t>
      </w:r>
      <w:r w:rsidRPr="005A6AA3">
        <w:rPr>
          <w:rStyle w:val="Hyperlink"/>
        </w:rPr>
        <w:fldChar w:fldCharType="end"/>
      </w:r>
      <w:r w:rsidRPr="005A6AA3">
        <w:t xml:space="preserve">; </w:t>
      </w:r>
      <w:r w:rsidR="00066508" w:rsidRPr="005A6AA3">
        <w:fldChar w:fldCharType="begin"/>
      </w:r>
      <w:r w:rsidR="00066508" w:rsidRPr="005A6AA3">
        <w:instrText>HYPERLINK \l "ref-SunLiJin:2018" \h</w:instrText>
      </w:r>
      <w:r w:rsidR="00066508" w:rsidRPr="005A6AA3">
        <w:fldChar w:fldCharType="separate"/>
      </w:r>
      <w:r w:rsidR="00066508" w:rsidRPr="005A6AA3">
        <w:rPr>
          <w:rStyle w:val="Hyperlink"/>
        </w:rPr>
        <w:t>Sun et al., 2018</w:t>
      </w:r>
      <w:r w:rsidR="00066508" w:rsidRPr="005A6AA3">
        <w:rPr>
          <w:rStyle w:val="Hyperlink"/>
        </w:rPr>
        <w:fldChar w:fldCharType="end"/>
      </w:r>
      <w:r w:rsidRPr="005A6AA3">
        <w:t xml:space="preserve">). </w:t>
      </w:r>
      <w:ins w:id="123" w:author="Lorenzo Fabbri" w:date="2024-09-18T15:08:00Z" w16du:dateUtc="2024-09-18T13:08:00Z">
        <w:r w:rsidR="00587362" w:rsidRPr="005A6AA3">
          <w:t>While g</w:t>
        </w:r>
      </w:ins>
      <w:del w:id="124" w:author="Lorenzo Fabbri" w:date="2024-09-18T15:08:00Z" w16du:dateUtc="2024-09-18T13:08:00Z">
        <w:r w:rsidRPr="005A6AA3" w:rsidDel="00587362">
          <w:delText>G</w:delText>
        </w:r>
      </w:del>
      <w:r w:rsidRPr="005A6AA3">
        <w:t xml:space="preserve">lucocorticosteroids are necessary for brain maturation, </w:t>
      </w:r>
      <w:del w:id="125" w:author="Lorenzo Fabbri" w:date="2024-09-18T15:09:00Z" w16du:dateUtc="2024-09-18T13:09:00Z">
        <w:r w:rsidRPr="005A6AA3" w:rsidDel="00587362">
          <w:delText xml:space="preserve">although </w:delText>
        </w:r>
      </w:del>
      <w:r w:rsidRPr="005A6AA3">
        <w:t>their under- or over-production might interfere with its normal development and ultimately lead to long-term impaired functioning (</w:t>
      </w:r>
      <w:r w:rsidRPr="005A6AA3">
        <w:fldChar w:fldCharType="begin"/>
      </w:r>
      <w:r w:rsidRPr="005A6AA3">
        <w:instrText>HYPERLINK \l "ref-LupienMcEwenGunnar:2009" \h</w:instrText>
      </w:r>
      <w:r w:rsidRPr="005A6AA3">
        <w:fldChar w:fldCharType="separate"/>
      </w:r>
      <w:r w:rsidRPr="005A6AA3">
        <w:rPr>
          <w:rStyle w:val="Hyperlink"/>
        </w:rPr>
        <w:t>Lupien et al., 2009</w:t>
      </w:r>
      <w:r w:rsidRPr="005A6AA3">
        <w:rPr>
          <w:rStyle w:val="Hyperlink"/>
        </w:rPr>
        <w:fldChar w:fldCharType="end"/>
      </w:r>
      <w:r w:rsidRPr="005A6AA3">
        <w:t xml:space="preserve">; </w:t>
      </w:r>
      <w:r w:rsidR="00066508" w:rsidRPr="005A6AA3">
        <w:fldChar w:fldCharType="begin"/>
      </w:r>
      <w:r w:rsidR="00066508" w:rsidRPr="005A6AA3">
        <w:instrText>HYPERLINK \l "ref-SearsLiuLanphear:2023" \h</w:instrText>
      </w:r>
      <w:r w:rsidR="00066508" w:rsidRPr="005A6AA3">
        <w:fldChar w:fldCharType="separate"/>
      </w:r>
      <w:r w:rsidR="00066508" w:rsidRPr="005A6AA3">
        <w:rPr>
          <w:rStyle w:val="Hyperlink"/>
        </w:rPr>
        <w:t>Sears et al., 2023</w:t>
      </w:r>
      <w:r w:rsidR="00066508" w:rsidRPr="005A6AA3">
        <w:rPr>
          <w:rStyle w:val="Hyperlink"/>
        </w:rPr>
        <w:fldChar w:fldCharType="end"/>
      </w:r>
      <w:r w:rsidRPr="005A6AA3">
        <w:t>).</w:t>
      </w:r>
      <w:ins w:id="126" w:author="Lorenzo Fabbri" w:date="2024-09-23T08:47:00Z" w16du:dateUtc="2024-09-23T06:47:00Z">
        <w:r w:rsidR="009B507E" w:rsidRPr="005A6AA3">
          <w:t xml:space="preserve"> </w:t>
        </w:r>
      </w:ins>
    </w:p>
    <w:p w14:paraId="752382EF" w14:textId="77777777" w:rsidR="00066508" w:rsidRPr="005A6AA3" w:rsidRDefault="00000000">
      <w:pPr>
        <w:pStyle w:val="FirstParagraph"/>
        <w:rPr>
          <w:ins w:id="127" w:author="Lorenzo Fabbri" w:date="2024-09-18T14:43:00Z" w16du:dateUtc="2024-09-18T12:43:00Z"/>
        </w:rPr>
        <w:pPrChange w:id="128" w:author="Lorenzo Fabbri" w:date="2024-09-23T08:47:00Z" w16du:dateUtc="2024-09-23T06:47:00Z">
          <w:pPr>
            <w:pStyle w:val="BodyText"/>
          </w:pPr>
        </w:pPrChange>
      </w:pPr>
      <w:r w:rsidRPr="005A6AA3">
        <w:t>Taken together, these results suggest that disruption of the HPA axis’ homeostasis may be one biological mechanism by which EDCs may affect neurodevelopment.</w:t>
      </w:r>
    </w:p>
    <w:p w14:paraId="0F3144E3" w14:textId="7308D85A" w:rsidR="00785447" w:rsidRPr="005A6AA3" w:rsidDel="00F21728" w:rsidRDefault="00785447" w:rsidP="00F21728">
      <w:pPr>
        <w:pStyle w:val="BodyText"/>
        <w:rPr>
          <w:del w:id="129" w:author="Lorenzo Fabbri" w:date="2024-09-18T15:11:00Z" w16du:dateUtc="2024-09-18T13:11:00Z"/>
        </w:rPr>
      </w:pPr>
    </w:p>
    <w:p w14:paraId="6E630A46" w14:textId="55D8D489" w:rsidR="00066508" w:rsidRPr="005A6AA3" w:rsidRDefault="00F21728" w:rsidP="00AE5039">
      <w:pPr>
        <w:pStyle w:val="BodyText"/>
      </w:pPr>
      <w:bookmarkStart w:id="130" w:name="sec-intro"/>
      <w:del w:id="131" w:author="Lorenzo Fabbri" w:date="2024-09-18T15:18:00Z" w16du:dateUtc="2024-09-18T13:18:00Z">
        <w:r w:rsidRPr="005A6AA3" w:rsidDel="00F21728">
          <w:delText>In the present study, we</w:delText>
        </w:r>
      </w:del>
      <w:ins w:id="132" w:author="Lorenzo Fabbri" w:date="2024-09-23T08:47:00Z" w16du:dateUtc="2024-09-23T06:47:00Z">
        <w:r w:rsidR="009B507E" w:rsidRPr="005A6AA3">
          <w:t xml:space="preserve">The aim of </w:t>
        </w:r>
      </w:ins>
      <w:ins w:id="133" w:author="Lorenzo Fabbri" w:date="2024-09-18T15:17:00Z" w16du:dateUtc="2024-09-18T13:17:00Z">
        <w:r w:rsidRPr="005A6AA3">
          <w:t xml:space="preserve">this study was </w:t>
        </w:r>
      </w:ins>
      <w:ins w:id="134" w:author="Lorenzo Fabbri" w:date="2024-09-18T15:19:00Z" w16du:dateUtc="2024-09-18T13:19:00Z">
        <w:r w:rsidRPr="005A6AA3">
          <w:t>twofold</w:t>
        </w:r>
      </w:ins>
      <w:ins w:id="135" w:author="Lorenzo Fabbri" w:date="2024-09-18T15:17:00Z" w16du:dateUtc="2024-09-18T13:17:00Z">
        <w:r w:rsidRPr="005A6AA3">
          <w:t>.</w:t>
        </w:r>
      </w:ins>
      <w:ins w:id="136" w:author="Lorenzo Fabbri" w:date="2024-09-18T15:18:00Z" w16du:dateUtc="2024-09-18T13:18:00Z">
        <w:r w:rsidRPr="005A6AA3">
          <w:t xml:space="preserve"> First, we</w:t>
        </w:r>
      </w:ins>
      <w:ins w:id="137" w:author="Lorenzo Fabbri" w:date="2024-09-18T15:20:00Z" w16du:dateUtc="2024-09-18T13:20:00Z">
        <w:r w:rsidRPr="005A6AA3">
          <w:t xml:space="preserve"> examined</w:t>
        </w:r>
      </w:ins>
      <w:ins w:id="138" w:author="Lorenzo Fabbri" w:date="2024-09-18T15:21:00Z" w16du:dateUtc="2024-09-18T13:21:00Z">
        <w:r w:rsidRPr="005A6AA3">
          <w:t xml:space="preserve"> the </w:t>
        </w:r>
      </w:ins>
      <w:ins w:id="139" w:author="Lorenzo Fabbri" w:date="2024-09-18T15:23:00Z" w16du:dateUtc="2024-09-18T13:23:00Z">
        <w:r w:rsidRPr="005A6AA3">
          <w:t xml:space="preserve">impact of childhood exposure to </w:t>
        </w:r>
      </w:ins>
      <w:ins w:id="140" w:author="Lorenzo Fabbri" w:date="2024-09-23T08:48:00Z" w16du:dateUtc="2024-09-23T06:48:00Z">
        <w:r w:rsidR="009B507E" w:rsidRPr="005A6AA3">
          <w:t>OP pesticides, phenols, and phthalate metabolites</w:t>
        </w:r>
      </w:ins>
      <w:ins w:id="141" w:author="Lorenzo Fabbri" w:date="2024-09-18T15:24:00Z" w16du:dateUtc="2024-09-18T13:24:00Z">
        <w:r w:rsidR="00AE5039" w:rsidRPr="005A6AA3">
          <w:t xml:space="preserve"> on </w:t>
        </w:r>
      </w:ins>
      <w:ins w:id="142" w:author="Lorenzo Fabbri" w:date="2024-09-18T15:27:00Z" w16du:dateUtc="2024-09-18T13:27:00Z">
        <w:r w:rsidR="00AE5039" w:rsidRPr="005A6AA3">
          <w:t xml:space="preserve">glucocorticosteroids and </w:t>
        </w:r>
      </w:ins>
      <w:ins w:id="143" w:author="Lorenzo Fabbri" w:date="2024-09-18T15:24:00Z" w16du:dateUtc="2024-09-18T13:24:00Z">
        <w:r w:rsidR="00AE5039" w:rsidRPr="005A6AA3">
          <w:t>attentional function</w:t>
        </w:r>
      </w:ins>
      <w:ins w:id="144" w:author="Lorenzo Fabbri" w:date="2024-09-18T15:25:00Z" w16du:dateUtc="2024-09-18T13:25:00Z">
        <w:r w:rsidR="00AE5039" w:rsidRPr="005A6AA3">
          <w:t xml:space="preserve"> in</w:t>
        </w:r>
      </w:ins>
      <w:ins w:id="145" w:author="Lorenzo Fabbri" w:date="2024-09-23T08:48:00Z" w16du:dateUtc="2024-09-23T06:48:00Z">
        <w:r w:rsidR="004B601C" w:rsidRPr="005A6AA3">
          <w:t xml:space="preserve"> children of a multi-country cohort in Europe</w:t>
        </w:r>
      </w:ins>
      <w:ins w:id="146" w:author="Lorenzo Fabbri" w:date="2024-09-18T15:24:00Z" w16du:dateUtc="2024-09-18T13:24:00Z">
        <w:r w:rsidR="00AE5039" w:rsidRPr="005A6AA3">
          <w:t>.</w:t>
        </w:r>
      </w:ins>
      <w:ins w:id="147" w:author="Lorenzo Fabbri" w:date="2024-09-18T15:25:00Z" w16du:dateUtc="2024-09-18T13:25:00Z">
        <w:r w:rsidR="00AE5039" w:rsidRPr="005A6AA3">
          <w:t xml:space="preserve"> Second, we examined the impact of changes in glucocorticosteroid levels on attentional function.</w:t>
        </w:r>
      </w:ins>
      <w:ins w:id="148" w:author="Lorenzo Fabbri" w:date="2024-09-18T15:28:00Z" w16du:dateUtc="2024-09-18T13:28:00Z">
        <w:r w:rsidR="00AE5039" w:rsidRPr="005A6AA3">
          <w:t xml:space="preserve"> To do so, w</w:t>
        </w:r>
      </w:ins>
      <w:ins w:id="149" w:author="Lorenzo Fabbri" w:date="2024-09-18T15:32:00Z" w16du:dateUtc="2024-09-18T13:32:00Z">
        <w:r w:rsidR="00CC0B69" w:rsidRPr="005A6AA3">
          <w:t xml:space="preserve">e </w:t>
        </w:r>
      </w:ins>
      <w:del w:id="150" w:author="Lorenzo Fabbri" w:date="2024-09-18T15:13:00Z" w16du:dateUtc="2024-09-18T13:13:00Z">
        <w:r w:rsidRPr="005A6AA3" w:rsidDel="00F21728">
          <w:lastRenderedPageBreak/>
          <w:delText xml:space="preserve"> </w:delText>
        </w:r>
      </w:del>
      <w:del w:id="151" w:author="Lorenzo Fabbri" w:date="2024-09-18T15:32:00Z" w16du:dateUtc="2024-09-18T13:32:00Z">
        <w:r w:rsidRPr="005A6AA3" w:rsidDel="00AE5039">
          <w:delText xml:space="preserve">estimated cross-sectional associations between </w:delText>
        </w:r>
      </w:del>
      <w:del w:id="152" w:author="Lorenzo Fabbri" w:date="2024-09-18T15:19:00Z" w16du:dateUtc="2024-09-18T13:19:00Z">
        <w:r w:rsidRPr="005A6AA3" w:rsidDel="00F21728">
          <w:delText xml:space="preserve">1) </w:delText>
        </w:r>
      </w:del>
      <w:del w:id="153" w:author="Lorenzo Fabbri" w:date="2024-09-18T15:28:00Z" w16du:dateUtc="2024-09-18T13:28:00Z">
        <w:r w:rsidRPr="005A6AA3" w:rsidDel="00AE5039">
          <w:delText xml:space="preserve">non-persistent EDCs and attentional function, </w:delText>
        </w:r>
      </w:del>
      <w:del w:id="154" w:author="Lorenzo Fabbri" w:date="2024-09-18T15:19:00Z" w16du:dateUtc="2024-09-18T13:19:00Z">
        <w:r w:rsidRPr="005A6AA3" w:rsidDel="00F21728">
          <w:delText xml:space="preserve">2) </w:delText>
        </w:r>
      </w:del>
      <w:del w:id="155" w:author="Lorenzo Fabbri" w:date="2024-09-18T15:28:00Z" w16du:dateUtc="2024-09-18T13:28:00Z">
        <w:r w:rsidRPr="005A6AA3" w:rsidDel="00AE5039">
          <w:delText xml:space="preserve">non-persistent EDCs and glucocorticosteroids, and 3) glucocorticosteroids and attentional function in children of </w:delText>
        </w:r>
      </w:del>
      <w:del w:id="156" w:author="Lorenzo Fabbri" w:date="2024-09-18T15:32:00Z" w16du:dateUtc="2024-09-18T13:32:00Z">
        <w:r w:rsidRPr="005A6AA3" w:rsidDel="00AE5039">
          <w:delText xml:space="preserve">a multi-country cohort in Europe. We </w:delText>
        </w:r>
      </w:del>
      <w:r w:rsidRPr="005A6AA3">
        <w:t>used the parametric g-formula, a causal inference technique, and marginal contrasts (MCs)</w:t>
      </w:r>
      <w:del w:id="157" w:author="Lorenzo Fabbri" w:date="2024-09-23T08:49:00Z" w16du:dateUtc="2024-09-23T06:49:00Z">
        <w:r w:rsidRPr="005A6AA3" w:rsidDel="004B601C">
          <w:delText xml:space="preserve"> to </w:delText>
        </w:r>
      </w:del>
      <w:del w:id="158" w:author="Lorenzo Fabbri" w:date="2024-09-18T15:28:00Z" w16du:dateUtc="2024-09-18T13:28:00Z">
        <w:r w:rsidRPr="005A6AA3" w:rsidDel="00AE5039">
          <w:delText>obtain robust effect estimates and overcome limitations of classical regression models</w:delText>
        </w:r>
      </w:del>
      <w:r w:rsidRPr="005A6AA3">
        <w:t>.</w:t>
      </w:r>
      <w:bookmarkEnd w:id="130"/>
    </w:p>
    <w:p w14:paraId="688E1E95" w14:textId="77777777" w:rsidR="00066508" w:rsidRPr="005A6AA3" w:rsidRDefault="00000000">
      <w:pPr>
        <w:pStyle w:val="Heading1"/>
      </w:pPr>
      <w:r w:rsidRPr="005A6AA3">
        <w:t>2. Material and methods</w:t>
      </w:r>
    </w:p>
    <w:p w14:paraId="2F381D69" w14:textId="77777777" w:rsidR="00066508" w:rsidRPr="005A6AA3" w:rsidRDefault="00000000">
      <w:pPr>
        <w:pStyle w:val="Heading2"/>
      </w:pPr>
      <w:bookmarkStart w:id="159" w:name="sec-design"/>
      <w:r w:rsidRPr="005A6AA3">
        <w:t>2.1 Study population and design</w:t>
      </w:r>
    </w:p>
    <w:p w14:paraId="16CD1279" w14:textId="5F8225AE" w:rsidR="00066508" w:rsidRPr="005A6AA3" w:rsidRDefault="00000000">
      <w:pPr>
        <w:pStyle w:val="FirstParagraph"/>
      </w:pPr>
      <w:r w:rsidRPr="005A6AA3">
        <w:t>The Human Early-Life Exposome (HELIX) project aims to characterize early-life exposures and their potential association with endogenous biomarkers and health outcomes (</w:t>
      </w:r>
      <w:r w:rsidRPr="005A6AA3">
        <w:fldChar w:fldCharType="begin"/>
      </w:r>
      <w:r w:rsidRPr="005A6AA3">
        <w:instrText>HYPERLINK \l "ref-VrijheidSlamaRobinson:2014" \h</w:instrText>
      </w:r>
      <w:r w:rsidRPr="005A6AA3">
        <w:fldChar w:fldCharType="separate"/>
      </w:r>
      <w:r w:rsidRPr="005A6AA3">
        <w:rPr>
          <w:rStyle w:val="Hyperlink"/>
        </w:rPr>
        <w:t>Vrijheid et al., 2014</w:t>
      </w:r>
      <w:r w:rsidRPr="005A6AA3">
        <w:rPr>
          <w:rStyle w:val="Hyperlink"/>
        </w:rPr>
        <w:fldChar w:fldCharType="end"/>
      </w:r>
      <w:r w:rsidRPr="005A6AA3">
        <w:t>). It consists of six existing population-based birth cohort studies across Europe: BiB (Born in Bradford, UK) (</w:t>
      </w:r>
      <w:r w:rsidR="00066508" w:rsidRPr="005A6AA3">
        <w:fldChar w:fldCharType="begin"/>
      </w:r>
      <w:r w:rsidR="00066508" w:rsidRPr="005A6AA3">
        <w:instrText>HYPERLINK \l "ref-WrightSmallRaynor:2013" \h</w:instrText>
      </w:r>
      <w:r w:rsidR="00066508" w:rsidRPr="005A6AA3">
        <w:fldChar w:fldCharType="separate"/>
      </w:r>
      <w:r w:rsidR="00066508" w:rsidRPr="005A6AA3">
        <w:rPr>
          <w:rStyle w:val="Hyperlink"/>
        </w:rPr>
        <w:t>Wright et al., 2013</w:t>
      </w:r>
      <w:r w:rsidR="00066508" w:rsidRPr="005A6AA3">
        <w:rPr>
          <w:rStyle w:val="Hyperlink"/>
        </w:rPr>
        <w:fldChar w:fldCharType="end"/>
      </w:r>
      <w:r w:rsidRPr="005A6AA3">
        <w:t>), EDEN (Study of determinants of pre- and postnatal developmental, France) (</w:t>
      </w:r>
      <w:r w:rsidRPr="005A6AA3">
        <w:fldChar w:fldCharType="begin"/>
      </w:r>
      <w:r w:rsidRPr="005A6AA3">
        <w:instrText>HYPERLINK \l "ref-HeudeForhanSlama:2016" \h</w:instrText>
      </w:r>
      <w:r w:rsidRPr="005A6AA3">
        <w:fldChar w:fldCharType="separate"/>
      </w:r>
      <w:r w:rsidRPr="005A6AA3">
        <w:rPr>
          <w:rStyle w:val="Hyperlink"/>
        </w:rPr>
        <w:t>Heude et al., 2016</w:t>
      </w:r>
      <w:r w:rsidRPr="005A6AA3">
        <w:rPr>
          <w:rStyle w:val="Hyperlink"/>
        </w:rPr>
        <w:fldChar w:fldCharType="end"/>
      </w:r>
      <w:r w:rsidRPr="005A6AA3">
        <w:t>), INMA (Environment and Childhood, Spain) (</w:t>
      </w:r>
      <w:r w:rsidRPr="005A6AA3">
        <w:fldChar w:fldCharType="begin"/>
      </w:r>
      <w:r w:rsidRPr="005A6AA3">
        <w:instrText>HYPERLINK \l "ref-GuxensBallesterEspada:2012" \h</w:instrText>
      </w:r>
      <w:r w:rsidRPr="005A6AA3">
        <w:fldChar w:fldCharType="separate"/>
      </w:r>
      <w:r w:rsidRPr="005A6AA3">
        <w:rPr>
          <w:rStyle w:val="Hyperlink"/>
        </w:rPr>
        <w:t>Guxens et al., 2012</w:t>
      </w:r>
      <w:r w:rsidRPr="005A6AA3">
        <w:rPr>
          <w:rStyle w:val="Hyperlink"/>
        </w:rPr>
        <w:fldChar w:fldCharType="end"/>
      </w:r>
      <w:r w:rsidRPr="005A6AA3">
        <w:t>), KANC (Kaunas Cohort, Lithuania) (</w:t>
      </w:r>
      <w:r w:rsidRPr="005A6AA3">
        <w:fldChar w:fldCharType="begin"/>
      </w:r>
      <w:r w:rsidRPr="005A6AA3">
        <w:instrText>HYPERLINK \l "Xd30c40380c9e99bac70b7fa3b0ada5ae8dec3e4" \h</w:instrText>
      </w:r>
      <w:r w:rsidRPr="005A6AA3">
        <w:fldChar w:fldCharType="separate"/>
      </w:r>
      <w:r w:rsidRPr="005A6AA3">
        <w:rPr>
          <w:rStyle w:val="Hyperlink"/>
        </w:rPr>
        <w:t>Grazuleviciene et al., 2009</w:t>
      </w:r>
      <w:r w:rsidRPr="005A6AA3">
        <w:rPr>
          <w:rStyle w:val="Hyperlink"/>
        </w:rPr>
        <w:fldChar w:fldCharType="end"/>
      </w:r>
      <w:r w:rsidRPr="005A6AA3">
        <w:t>), MoBa (The Norwegian Mother and Child Cohort Study, Norway) (</w:t>
      </w:r>
      <w:r w:rsidR="00066508" w:rsidRPr="005A6AA3">
        <w:fldChar w:fldCharType="begin"/>
      </w:r>
      <w:r w:rsidR="00066508" w:rsidRPr="005A6AA3">
        <w:instrText>HYPERLINK \l "ref-MagnusIrgensHaug:2006" \h</w:instrText>
      </w:r>
      <w:r w:rsidR="00066508" w:rsidRPr="005A6AA3">
        <w:fldChar w:fldCharType="separate"/>
      </w:r>
      <w:r w:rsidR="00066508" w:rsidRPr="005A6AA3">
        <w:rPr>
          <w:rStyle w:val="Hyperlink"/>
        </w:rPr>
        <w:t>Magnus et al., 2006</w:t>
      </w:r>
      <w:r w:rsidR="00066508" w:rsidRPr="005A6AA3">
        <w:rPr>
          <w:rStyle w:val="Hyperlink"/>
        </w:rPr>
        <w:fldChar w:fldCharType="end"/>
      </w:r>
      <w:r w:rsidRPr="005A6AA3">
        <w:t>), and Rhea (Mother–Child Cohort in Crete, Greece) (</w:t>
      </w:r>
      <w:r w:rsidRPr="005A6AA3">
        <w:fldChar w:fldCharType="begin"/>
      </w:r>
      <w:r w:rsidRPr="005A6AA3">
        <w:instrText>HYPERLINK \l "ref-ChatziPlanaDaraki:2009" \h</w:instrText>
      </w:r>
      <w:r w:rsidRPr="005A6AA3">
        <w:fldChar w:fldCharType="separate"/>
      </w:r>
      <w:r w:rsidRPr="005A6AA3">
        <w:rPr>
          <w:rStyle w:val="Hyperlink"/>
        </w:rPr>
        <w:t>Chatzi et al., 2009</w:t>
      </w:r>
      <w:r w:rsidRPr="005A6AA3">
        <w:rPr>
          <w:rStyle w:val="Hyperlink"/>
        </w:rPr>
        <w:fldChar w:fldCharType="end"/>
      </w:r>
      <w:r w:rsidRPr="005A6AA3">
        <w:t>). The HELIX subcohort of 1,301 mother-child pairs was fully characterized for the external and internal exposome, including exposure and omics biomarkers during childhood (</w:t>
      </w:r>
      <w:r w:rsidRPr="005A6AA3">
        <w:fldChar w:fldCharType="begin"/>
      </w:r>
      <w:r w:rsidRPr="005A6AA3">
        <w:instrText>HYPERLINK \l "ref-MaitreBontCasas:2018" \h</w:instrText>
      </w:r>
      <w:r w:rsidRPr="005A6AA3">
        <w:fldChar w:fldCharType="separate"/>
      </w:r>
      <w:r w:rsidRPr="005A6AA3">
        <w:rPr>
          <w:rStyle w:val="Hyperlink"/>
        </w:rPr>
        <w:t>Maitre et al., 2018</w:t>
      </w:r>
      <w:r w:rsidRPr="005A6AA3">
        <w:rPr>
          <w:rStyle w:val="Hyperlink"/>
        </w:rPr>
        <w:fldChar w:fldCharType="end"/>
      </w:r>
      <w:r w:rsidRPr="005A6AA3">
        <w:t>). Eligibility criteria for inclusion in the HELIX subcohort included: a) age 6-11 years</w:t>
      </w:r>
      <w:del w:id="160" w:author="Lorenzo Fabbri" w:date="2024-09-23T08:50:00Z" w16du:dateUtc="2024-09-23T06:50:00Z">
        <w:r w:rsidRPr="005A6AA3" w:rsidDel="00B23854">
          <w:delText>, with a preference for 7-9 years</w:delText>
        </w:r>
      </w:del>
      <w:r w:rsidRPr="005A6AA3">
        <w:t>; b) availability of sufficient stored pregnancy blood and urine samples; c) availability of complete address history from first to last follow-up; d) no serious health problems, which might affect the results of the clinical testing</w:t>
      </w:r>
      <w:ins w:id="161" w:author="Lorenzo Fabbri" w:date="2024-09-18T10:06:00Z" w16du:dateUtc="2024-09-18T08:06:00Z">
        <w:r w:rsidR="00005BE0" w:rsidRPr="005A6AA3">
          <w:t xml:space="preserve"> or th</w:t>
        </w:r>
      </w:ins>
      <w:ins w:id="162" w:author="Lorenzo Fabbri" w:date="2024-09-18T10:07:00Z" w16du:dateUtc="2024-09-18T08:07:00Z">
        <w:r w:rsidR="00005BE0" w:rsidRPr="005A6AA3">
          <w:t>e volunteer’s safety</w:t>
        </w:r>
        <w:r w:rsidR="007529A8" w:rsidRPr="005A6AA3">
          <w:t xml:space="preserve"> (e.g., acute respiratory infection)</w:t>
        </w:r>
      </w:ins>
      <w:r w:rsidRPr="005A6AA3">
        <w:t xml:space="preserve">. </w:t>
      </w:r>
      <w:ins w:id="163" w:author="Lorenzo Fabbri" w:date="2024-09-23T08:50:00Z" w16du:dateUtc="2024-09-23T06:50:00Z">
        <w:r w:rsidR="00B23854" w:rsidRPr="005A6AA3">
          <w:t xml:space="preserve">The HELIX subcohort protocols and characteristics are fully described elsewhere (Maitre et al., </w:t>
        </w:r>
      </w:ins>
      <w:ins w:id="164" w:author="Lorenzo Fabbri" w:date="2024-09-23T08:51:00Z" w16du:dateUtc="2024-09-23T06:51:00Z">
        <w:r w:rsidR="00B23854" w:rsidRPr="005A6AA3">
          <w:t>2018</w:t>
        </w:r>
      </w:ins>
      <w:ins w:id="165" w:author="Lorenzo Fabbri" w:date="2024-09-23T08:50:00Z" w16du:dateUtc="2024-09-23T06:50:00Z">
        <w:r w:rsidR="00B23854" w:rsidRPr="005A6AA3">
          <w:t xml:space="preserve">). </w:t>
        </w:r>
      </w:ins>
      <w:r w:rsidRPr="005A6AA3">
        <w:t>Ethical permission was obtained from the relevant authorities in the corresponding country</w:t>
      </w:r>
      <w:ins w:id="166" w:author="Lorenzo Fabbri" w:date="2024-09-23T08:51:00Z" w16du:dateUtc="2024-09-23T06:51:00Z">
        <w:r w:rsidR="00B23854" w:rsidRPr="005A6AA3">
          <w:t xml:space="preserve"> for each cohort</w:t>
        </w:r>
      </w:ins>
      <w:r w:rsidRPr="005A6AA3">
        <w:t>.</w:t>
      </w:r>
      <w:bookmarkEnd w:id="159"/>
    </w:p>
    <w:p w14:paraId="544A70D1" w14:textId="77777777" w:rsidR="00066508" w:rsidRPr="005A6AA3" w:rsidRDefault="00000000">
      <w:pPr>
        <w:pStyle w:val="Heading2"/>
      </w:pPr>
      <w:bookmarkStart w:id="167" w:name="sec-vars"/>
      <w:r w:rsidRPr="005A6AA3">
        <w:lastRenderedPageBreak/>
        <w:t>2.2 Variables</w:t>
      </w:r>
    </w:p>
    <w:p w14:paraId="46D6D8FE" w14:textId="77777777" w:rsidR="00066508" w:rsidRPr="005A6AA3" w:rsidRDefault="00000000">
      <w:pPr>
        <w:pStyle w:val="Heading3"/>
      </w:pPr>
      <w:bookmarkStart w:id="168" w:name="sec-edcs"/>
      <w:r w:rsidRPr="005A6AA3">
        <w:t>2.2.1 Endocrine disrupting chemicals</w:t>
      </w:r>
    </w:p>
    <w:p w14:paraId="3B4F64A9" w14:textId="06E9C35F" w:rsidR="00066508" w:rsidRPr="005A6AA3" w:rsidRDefault="00000000" w:rsidP="001A3A0D">
      <w:pPr>
        <w:pStyle w:val="FirstParagraph"/>
      </w:pPr>
      <w:r w:rsidRPr="005A6AA3">
        <w:t>Children were assessed between December 2013 and February 2016, and assessments included neurological testing and urine collection.</w:t>
      </w:r>
      <w:ins w:id="169" w:author="Lorenzo Fabbri" w:date="2024-09-23T08:51:00Z" w16du:dateUtc="2024-09-23T06:51:00Z">
        <w:r w:rsidR="001A3A0D" w:rsidRPr="005A6AA3">
          <w:t xml:space="preserve"> Briefly, two spot urine sa</w:t>
        </w:r>
      </w:ins>
      <w:ins w:id="170" w:author="Lorenzo Fabbri" w:date="2024-09-23T08:52:00Z" w16du:dateUtc="2024-09-23T06:52:00Z">
        <w:r w:rsidR="001A3A0D" w:rsidRPr="005A6AA3">
          <w:t>mples were collected, one sample before bedtime on the night before the visit, and one first morning void on the day of the visit. Samples were collected in high-quality polypropylene tubes</w:t>
        </w:r>
      </w:ins>
      <w:ins w:id="171" w:author="Lorenzo Fabbri" w:date="2024-09-23T08:53:00Z" w16du:dateUtc="2024-09-23T06:53:00Z">
        <w:r w:rsidR="001A3A0D" w:rsidRPr="005A6AA3">
          <w:t xml:space="preserve"> </w:t>
        </w:r>
      </w:ins>
      <w:ins w:id="172" w:author="Lorenzo Fabbri" w:date="2024-09-23T08:52:00Z" w16du:dateUtc="2024-09-23T06:52:00Z">
        <w:r w:rsidR="001A3A0D" w:rsidRPr="005A6AA3">
          <w:t>and the aliquots were stored at -80</w:t>
        </w:r>
        <w:r w:rsidR="001A3A0D" w:rsidRPr="005A6AA3">
          <w:sym w:font="Symbol" w:char="F0B0"/>
        </w:r>
        <w:r w:rsidR="001A3A0D" w:rsidRPr="005A6AA3">
          <w:t>C.</w:t>
        </w:r>
      </w:ins>
      <w:ins w:id="173" w:author="Lorenzo Fabbri" w:date="2024-09-23T08:53:00Z" w16du:dateUtc="2024-09-23T06:53:00Z">
        <w:r w:rsidR="001A3A0D" w:rsidRPr="005A6AA3">
          <w:t xml:space="preserve"> The two urine samples were combined and analysed as a pool to provide a more reliable exposure assessment.</w:t>
        </w:r>
      </w:ins>
      <w:ins w:id="174" w:author="Lorenzo Fabbri" w:date="2024-09-23T08:54:00Z" w16du:dateUtc="2024-09-23T06:54:00Z">
        <w:r w:rsidR="001A3A0D" w:rsidRPr="005A6AA3">
          <w:t xml:space="preserve"> Concentrations of the phthalate metabolites, phenols, and OP pesticide metabolites were determined in the urine samples using online column-switching LC-MS/MS, online column-switching UHPLC-MS/MS, and UHPLC-TOFMS, respectively. Procedure blanks and internal quality control samples were analyzed along with each batch of samples. </w:t>
        </w:r>
      </w:ins>
      <w:moveToRangeStart w:id="175" w:author="Lorenzo Fabbri" w:date="2024-09-23T08:54:00Z" w:name="move177974109"/>
      <w:moveTo w:id="176" w:author="Lorenzo Fabbri" w:date="2024-09-23T08:54:00Z" w16du:dateUtc="2024-09-23T06:54:00Z">
        <w:r w:rsidR="001A3A0D" w:rsidRPr="005A6AA3">
          <w:t xml:space="preserve">Laboratory protocols for the analysis are described in </w:t>
        </w:r>
      </w:moveTo>
      <w:ins w:id="177" w:author="Lorenzo Fabbri" w:date="2024-10-01T11:36:00Z" w16du:dateUtc="2024-10-01T09:36:00Z">
        <w:r w:rsidR="002640F0">
          <w:t>(</w:t>
        </w:r>
      </w:ins>
      <w:moveTo w:id="178" w:author="Lorenzo Fabbri" w:date="2024-09-23T08:54:00Z" w16du:dateUtc="2024-09-23T06:54:00Z">
        <w:r w:rsidR="001A3A0D" w:rsidRPr="005A6AA3">
          <w:t>Haug et al.</w:t>
        </w:r>
      </w:moveTo>
      <w:ins w:id="179" w:author="Lorenzo Fabbri" w:date="2024-10-01T11:36:00Z" w16du:dateUtc="2024-10-01T09:36:00Z">
        <w:r w:rsidR="002640F0">
          <w:t>,</w:t>
        </w:r>
      </w:ins>
      <w:moveTo w:id="180" w:author="Lorenzo Fabbri" w:date="2024-09-23T08:54:00Z" w16du:dateUtc="2024-09-23T06:54:00Z">
        <w:r w:rsidR="001A3A0D" w:rsidRPr="005A6AA3">
          <w:t xml:space="preserve"> </w:t>
        </w:r>
        <w:del w:id="181" w:author="Lorenzo Fabbri" w:date="2024-10-01T11:36:00Z" w16du:dateUtc="2024-10-01T09:36:00Z">
          <w:r w:rsidR="001A3A0D" w:rsidRPr="005A6AA3" w:rsidDel="002640F0">
            <w:delText>(</w:delText>
          </w:r>
        </w:del>
        <w:r w:rsidR="001A3A0D" w:rsidRPr="005A6AA3">
          <w:fldChar w:fldCharType="begin"/>
        </w:r>
        <w:r w:rsidR="001A3A0D" w:rsidRPr="005A6AA3">
          <w:instrText>HYPERLINK \l "ref-HaugSakhiCequier:2018" \h</w:instrText>
        </w:r>
      </w:moveTo>
      <w:ins w:id="182" w:author="Lorenzo Fabbri" w:date="2024-09-23T08:54:00Z" w16du:dateUtc="2024-09-23T06:54:00Z"/>
      <w:moveTo w:id="183" w:author="Lorenzo Fabbri" w:date="2024-09-23T08:54:00Z" w16du:dateUtc="2024-09-23T06:54:00Z">
        <w:r w:rsidR="001A3A0D" w:rsidRPr="005A6AA3">
          <w:fldChar w:fldCharType="separate"/>
        </w:r>
        <w:r w:rsidR="001A3A0D" w:rsidRPr="005A6AA3">
          <w:rPr>
            <w:rStyle w:val="Hyperlink"/>
          </w:rPr>
          <w:t>2018</w:t>
        </w:r>
        <w:r w:rsidR="001A3A0D" w:rsidRPr="005A6AA3">
          <w:rPr>
            <w:rStyle w:val="Hyperlink"/>
          </w:rPr>
          <w:fldChar w:fldCharType="end"/>
        </w:r>
        <w:r w:rsidR="001A3A0D" w:rsidRPr="005A6AA3">
          <w:t xml:space="preserve">), while quality control and interlaboratory comparison are described in </w:t>
        </w:r>
      </w:moveTo>
      <w:ins w:id="184" w:author="Lorenzo Fabbri" w:date="2024-10-01T11:36:00Z" w16du:dateUtc="2024-10-01T09:36:00Z">
        <w:r w:rsidR="002640F0">
          <w:t>(</w:t>
        </w:r>
      </w:ins>
      <w:moveTo w:id="185" w:author="Lorenzo Fabbri" w:date="2024-09-23T08:54:00Z" w16du:dateUtc="2024-09-23T06:54:00Z">
        <w:r w:rsidR="001A3A0D" w:rsidRPr="005A6AA3">
          <w:t>Maitre et al.</w:t>
        </w:r>
      </w:moveTo>
      <w:ins w:id="186" w:author="Lorenzo Fabbri" w:date="2024-10-01T11:36:00Z" w16du:dateUtc="2024-10-01T09:36:00Z">
        <w:r w:rsidR="002640F0">
          <w:t>,</w:t>
        </w:r>
      </w:ins>
      <w:moveTo w:id="187" w:author="Lorenzo Fabbri" w:date="2024-09-23T08:54:00Z" w16du:dateUtc="2024-09-23T06:54:00Z">
        <w:r w:rsidR="001A3A0D" w:rsidRPr="005A6AA3">
          <w:t xml:space="preserve"> </w:t>
        </w:r>
        <w:del w:id="188" w:author="Lorenzo Fabbri" w:date="2024-10-01T11:36:00Z" w16du:dateUtc="2024-10-01T09:36:00Z">
          <w:r w:rsidR="001A3A0D" w:rsidRPr="005A6AA3" w:rsidDel="002640F0">
            <w:delText>(</w:delText>
          </w:r>
        </w:del>
        <w:r w:rsidR="001A3A0D" w:rsidRPr="005A6AA3">
          <w:fldChar w:fldCharType="begin"/>
        </w:r>
        <w:r w:rsidR="001A3A0D" w:rsidRPr="005A6AA3">
          <w:instrText>HYPERLINK \l "ref-MaitreBontCasas:2018" \h</w:instrText>
        </w:r>
      </w:moveTo>
      <w:ins w:id="189" w:author="Lorenzo Fabbri" w:date="2024-09-23T08:54:00Z" w16du:dateUtc="2024-09-23T06:54:00Z"/>
      <w:moveTo w:id="190" w:author="Lorenzo Fabbri" w:date="2024-09-23T08:54:00Z" w16du:dateUtc="2024-09-23T06:54:00Z">
        <w:r w:rsidR="001A3A0D" w:rsidRPr="005A6AA3">
          <w:fldChar w:fldCharType="separate"/>
        </w:r>
        <w:r w:rsidR="001A3A0D" w:rsidRPr="005A6AA3">
          <w:rPr>
            <w:rStyle w:val="Hyperlink"/>
          </w:rPr>
          <w:t>2018</w:t>
        </w:r>
        <w:r w:rsidR="001A3A0D" w:rsidRPr="005A6AA3">
          <w:rPr>
            <w:rStyle w:val="Hyperlink"/>
          </w:rPr>
          <w:fldChar w:fldCharType="end"/>
        </w:r>
        <w:r w:rsidR="001A3A0D" w:rsidRPr="005A6AA3">
          <w:t>).</w:t>
        </w:r>
      </w:moveTo>
      <w:moveToRangeEnd w:id="175"/>
      <w:ins w:id="191" w:author="Lorenzo Fabbri" w:date="2024-09-23T08:55:00Z" w16du:dateUtc="2024-09-23T06:55:00Z">
        <w:r w:rsidR="001A3A0D" w:rsidRPr="005A6AA3">
          <w:t xml:space="preserve"> W</w:t>
        </w:r>
      </w:ins>
      <w:del w:id="192" w:author="Lorenzo Fabbri" w:date="2024-09-23T08:51:00Z" w16du:dateUtc="2024-09-23T06:51:00Z">
        <w:r w:rsidRPr="005A6AA3" w:rsidDel="001A3A0D">
          <w:delText xml:space="preserve"> </w:delText>
        </w:r>
      </w:del>
      <w:del w:id="193" w:author="Lorenzo Fabbri" w:date="2024-09-23T08:55:00Z" w16du:dateUtc="2024-09-23T06:55:00Z">
        <w:r w:rsidRPr="005A6AA3" w:rsidDel="001A3A0D">
          <w:delText xml:space="preserve">Urine samples of the night before and the first morning void on the day of the visit were combined to provide a more reliable exposure assessment. Non-persistent EDCs assessed in the urine samples included phthalate metabolites, phenols, and organophosphate (OP) pesticide metabolites. A list of the environmental chemicals determined in urine samples and used for the present study is given in </w:delText>
        </w:r>
        <w:r w:rsidR="00066508" w:rsidRPr="005A6AA3" w:rsidDel="001A3A0D">
          <w:fldChar w:fldCharType="begin"/>
        </w:r>
        <w:r w:rsidR="00066508" w:rsidRPr="005A6AA3" w:rsidDel="001A3A0D">
          <w:delInstrText>HYPERLINK \l "supptbl-info-chems" \h</w:delInstrText>
        </w:r>
        <w:r w:rsidR="00066508" w:rsidRPr="005A6AA3" w:rsidDel="001A3A0D">
          <w:fldChar w:fldCharType="separate"/>
        </w:r>
        <w:r w:rsidR="00066508" w:rsidRPr="005A6AA3" w:rsidDel="001A3A0D">
          <w:rPr>
            <w:rStyle w:val="Hyperlink"/>
          </w:rPr>
          <w:delText>Table S1</w:delText>
        </w:r>
        <w:r w:rsidR="00066508" w:rsidRPr="005A6AA3" w:rsidDel="001A3A0D">
          <w:rPr>
            <w:rStyle w:val="Hyperlink"/>
          </w:rPr>
          <w:fldChar w:fldCharType="end"/>
        </w:r>
        <w:r w:rsidRPr="005A6AA3" w:rsidDel="001A3A0D">
          <w:delText>. Briefly, w</w:delText>
        </w:r>
      </w:del>
      <w:r w:rsidRPr="005A6AA3">
        <w:t>e analyzed a total of 7 phenols (bisphenol A (BPA), ethyl-paraben (ETPA), methyl-paraben (MEPA), n</w:t>
      </w:r>
      <w:r w:rsidRPr="005A6AA3">
        <w:noBreakHyphen/>
        <w:t>butyl</w:t>
      </w:r>
      <w:r w:rsidRPr="005A6AA3">
        <w:noBreakHyphen/>
        <w:t>paraben (BUPA), oxybenzone (OXBE), propyl-paraben (PRPA), triclosan (TRCS)), 6 non-specific organophosphate pesticide metabolites (diethyl dithiophosphate (DEDTP), diethyl phosphate (DEP), diethyl thiophosphate (DETP), dimethyl dithiophosphate (DMDTP), dimethyl phosphate (DMP), dimethyl thiophosphate (DMTP)), and 10 phthalate metabolites (mono benzyl phthalate (MBzP), monoethyl phthalate (MEP), mono</w:t>
      </w:r>
      <w:r w:rsidRPr="005A6AA3">
        <w:noBreakHyphen/>
        <w:t>2</w:t>
      </w:r>
      <w:r w:rsidRPr="005A6AA3">
        <w:noBreakHyphen/>
        <w:t>ethyl 5</w:t>
      </w:r>
      <w:r w:rsidRPr="005A6AA3">
        <w:noBreakHyphen/>
        <w:t>carboxypentyl phthalate (MECPP), mono</w:t>
      </w:r>
      <w:r w:rsidRPr="005A6AA3">
        <w:noBreakHyphen/>
        <w:t>2</w:t>
      </w:r>
      <w:r w:rsidRPr="005A6AA3">
        <w:noBreakHyphen/>
        <w:t>ethylhexyl phthalate (MEHP), mono</w:t>
      </w:r>
      <w:r w:rsidRPr="005A6AA3">
        <w:noBreakHyphen/>
        <w:t>2</w:t>
      </w:r>
      <w:r w:rsidRPr="005A6AA3">
        <w:noBreakHyphen/>
        <w:t>ethyl</w:t>
      </w:r>
      <w:r w:rsidRPr="005A6AA3">
        <w:noBreakHyphen/>
        <w:t>5</w:t>
      </w:r>
      <w:r w:rsidRPr="005A6AA3">
        <w:noBreakHyphen/>
        <w:t>hydroxyhexyl phthalate (MEHHP), mono</w:t>
      </w:r>
      <w:r w:rsidRPr="005A6AA3">
        <w:noBreakHyphen/>
        <w:t>2</w:t>
      </w:r>
      <w:r w:rsidRPr="005A6AA3">
        <w:noBreakHyphen/>
        <w:t>ethyl</w:t>
      </w:r>
      <w:r w:rsidRPr="005A6AA3">
        <w:noBreakHyphen/>
        <w:t>5</w:t>
      </w:r>
      <w:r w:rsidRPr="005A6AA3">
        <w:noBreakHyphen/>
        <w:t xml:space="preserve">oxohexyl phthalate </w:t>
      </w:r>
      <w:r w:rsidRPr="005A6AA3">
        <w:lastRenderedPageBreak/>
        <w:t>(MEOHP), mono</w:t>
      </w:r>
      <w:r w:rsidRPr="005A6AA3">
        <w:noBreakHyphen/>
        <w:t>4</w:t>
      </w:r>
      <w:r w:rsidRPr="005A6AA3">
        <w:noBreakHyphen/>
        <w:t>methyl</w:t>
      </w:r>
      <w:r w:rsidRPr="005A6AA3">
        <w:noBreakHyphen/>
        <w:t>7</w:t>
      </w:r>
      <w:r w:rsidRPr="005A6AA3">
        <w:noBreakHyphen/>
        <w:t>hydroxyoctyl phthalate (oh-MiNP), mono</w:t>
      </w:r>
      <w:r w:rsidRPr="005A6AA3">
        <w:noBreakHyphen/>
        <w:t>4</w:t>
      </w:r>
      <w:r w:rsidRPr="005A6AA3">
        <w:noBreakHyphen/>
        <w:t>methyl</w:t>
      </w:r>
      <w:r w:rsidRPr="005A6AA3">
        <w:noBreakHyphen/>
        <w:t>7</w:t>
      </w:r>
      <w:r w:rsidRPr="005A6AA3">
        <w:noBreakHyphen/>
        <w:t>oxooctyl phthalate (oxo-MiNP), mono</w:t>
      </w:r>
      <w:r w:rsidRPr="005A6AA3">
        <w:noBreakHyphen/>
        <w:t>iso</w:t>
      </w:r>
      <w:r w:rsidRPr="005A6AA3">
        <w:noBreakHyphen/>
        <w:t>butyl phthalate (MiBP), mono</w:t>
      </w:r>
      <w:r w:rsidRPr="005A6AA3">
        <w:noBreakHyphen/>
        <w:t>n</w:t>
      </w:r>
      <w:r w:rsidRPr="005A6AA3">
        <w:noBreakHyphen/>
        <w:t>butyl phthalate (MnBP)) originating from 6 distinct phthalate parent compounds</w:t>
      </w:r>
      <w:ins w:id="194" w:author="Lorenzo Fabbri" w:date="2024-09-18T10:12:00Z" w16du:dateUtc="2024-09-18T08:12:00Z">
        <w:r w:rsidR="00A318DC" w:rsidRPr="005A6AA3">
          <w:t xml:space="preserve"> </w:t>
        </w:r>
      </w:ins>
      <w:ins w:id="195" w:author="Lorenzo Fabbri" w:date="2024-09-18T10:16:00Z" w16du:dateUtc="2024-09-18T08:16:00Z">
        <w:r w:rsidR="00A318DC" w:rsidRPr="005A6AA3">
          <w:t>(</w:t>
        </w:r>
      </w:ins>
      <w:ins w:id="196" w:author="Lorenzo Fabbri" w:date="2024-09-24T10:59:00Z" w16du:dateUtc="2024-09-24T08:59:00Z">
        <w:r w:rsidR="00237761" w:rsidRPr="005A6AA3">
          <w:t xml:space="preserve">Supplementary </w:t>
        </w:r>
      </w:ins>
      <w:ins w:id="197" w:author="Lorenzo Fabbri" w:date="2024-09-18T10:16:00Z" w16du:dateUtc="2024-09-18T08:16:00Z">
        <w:r w:rsidR="00A318DC" w:rsidRPr="005A6AA3">
          <w:fldChar w:fldCharType="begin"/>
        </w:r>
        <w:r w:rsidR="00A318DC" w:rsidRPr="005A6AA3">
          <w:instrText>HYPERLINK \l "supptbl-info-chems" \h</w:instrText>
        </w:r>
        <w:r w:rsidR="00A318DC" w:rsidRPr="005A6AA3">
          <w:fldChar w:fldCharType="separate"/>
        </w:r>
        <w:r w:rsidR="00A318DC" w:rsidRPr="005A6AA3">
          <w:rPr>
            <w:rStyle w:val="Hyperlink"/>
          </w:rPr>
          <w:t>Table 1</w:t>
        </w:r>
        <w:r w:rsidR="00A318DC" w:rsidRPr="005A6AA3">
          <w:rPr>
            <w:rStyle w:val="Hyperlink"/>
          </w:rPr>
          <w:fldChar w:fldCharType="end"/>
        </w:r>
        <w:r w:rsidR="00A318DC" w:rsidRPr="005A6AA3">
          <w:t>)</w:t>
        </w:r>
      </w:ins>
      <w:r w:rsidRPr="005A6AA3">
        <w:t>.</w:t>
      </w:r>
      <w:del w:id="198" w:author="Lorenzo Fabbri" w:date="2024-09-23T08:54:00Z" w16du:dateUtc="2024-09-23T06:54:00Z">
        <w:r w:rsidRPr="005A6AA3" w:rsidDel="001A3A0D">
          <w:delText xml:space="preserve"> </w:delText>
        </w:r>
      </w:del>
      <w:moveFromRangeStart w:id="199" w:author="Lorenzo Fabbri" w:date="2024-09-23T08:54:00Z" w:name="move177974109"/>
      <w:moveFrom w:id="200" w:author="Lorenzo Fabbri" w:date="2024-09-23T08:54:00Z" w16du:dateUtc="2024-09-23T06:54:00Z">
        <w:r w:rsidRPr="005A6AA3" w:rsidDel="001A3A0D">
          <w:t>Laboratory protocols for the analysis are described in Haug et al. (</w:t>
        </w:r>
        <w:r w:rsidR="00066508" w:rsidRPr="005A6AA3" w:rsidDel="001A3A0D">
          <w:fldChar w:fldCharType="begin"/>
        </w:r>
        <w:r w:rsidR="00066508" w:rsidRPr="005A6AA3" w:rsidDel="001A3A0D">
          <w:instrText>HYPERLINK \l "ref-HaugSakhiCequier:2018" \h</w:instrText>
        </w:r>
      </w:moveFrom>
      <w:del w:id="201" w:author="Lorenzo Fabbri" w:date="2024-09-23T08:54:00Z" w16du:dateUtc="2024-09-23T06:54:00Z"/>
      <w:moveFrom w:id="202" w:author="Lorenzo Fabbri" w:date="2024-09-23T08:54:00Z" w16du:dateUtc="2024-09-23T06:54:00Z">
        <w:r w:rsidR="00066508" w:rsidRPr="005A6AA3" w:rsidDel="001A3A0D">
          <w:fldChar w:fldCharType="separate"/>
        </w:r>
        <w:r w:rsidR="00066508" w:rsidRPr="005A6AA3" w:rsidDel="001A3A0D">
          <w:rPr>
            <w:rStyle w:val="Hyperlink"/>
          </w:rPr>
          <w:t>2018</w:t>
        </w:r>
        <w:r w:rsidR="00066508" w:rsidRPr="005A6AA3" w:rsidDel="001A3A0D">
          <w:rPr>
            <w:rStyle w:val="Hyperlink"/>
          </w:rPr>
          <w:fldChar w:fldCharType="end"/>
        </w:r>
        <w:r w:rsidRPr="005A6AA3" w:rsidDel="001A3A0D">
          <w:t>), while quality control and interlaboratory comparison are described in Maitre et al. (</w:t>
        </w:r>
        <w:r w:rsidR="00066508" w:rsidRPr="005A6AA3" w:rsidDel="001A3A0D">
          <w:fldChar w:fldCharType="begin"/>
        </w:r>
        <w:r w:rsidR="00066508" w:rsidRPr="005A6AA3" w:rsidDel="001A3A0D">
          <w:instrText>HYPERLINK \l "ref-MaitreBontCasas:2018" \h</w:instrText>
        </w:r>
      </w:moveFrom>
      <w:del w:id="203" w:author="Lorenzo Fabbri" w:date="2024-09-23T08:54:00Z" w16du:dateUtc="2024-09-23T06:54:00Z"/>
      <w:moveFrom w:id="204" w:author="Lorenzo Fabbri" w:date="2024-09-23T08:54:00Z" w16du:dateUtc="2024-09-23T06:54:00Z">
        <w:r w:rsidR="00066508" w:rsidRPr="005A6AA3" w:rsidDel="001A3A0D">
          <w:fldChar w:fldCharType="separate"/>
        </w:r>
        <w:r w:rsidR="00066508" w:rsidRPr="005A6AA3" w:rsidDel="001A3A0D">
          <w:rPr>
            <w:rStyle w:val="Hyperlink"/>
          </w:rPr>
          <w:t>2018</w:t>
        </w:r>
        <w:r w:rsidR="00066508" w:rsidRPr="005A6AA3" w:rsidDel="001A3A0D">
          <w:rPr>
            <w:rStyle w:val="Hyperlink"/>
          </w:rPr>
          <w:fldChar w:fldCharType="end"/>
        </w:r>
        <w:r w:rsidRPr="005A6AA3" w:rsidDel="001A3A0D">
          <w:t>).</w:t>
        </w:r>
      </w:moveFrom>
      <w:bookmarkEnd w:id="168"/>
      <w:moveFromRangeEnd w:id="199"/>
    </w:p>
    <w:p w14:paraId="6FD57FCF" w14:textId="77777777" w:rsidR="00066508" w:rsidRPr="005A6AA3" w:rsidRDefault="00000000">
      <w:pPr>
        <w:pStyle w:val="Heading3"/>
      </w:pPr>
      <w:r w:rsidRPr="005A6AA3">
        <w:t>2.2.2 Glucocorticosteroids</w:t>
      </w:r>
    </w:p>
    <w:p w14:paraId="6C950EEC" w14:textId="1296950C" w:rsidR="00066508" w:rsidRPr="005A6AA3" w:rsidRDefault="00000000">
      <w:pPr>
        <w:pStyle w:val="FirstParagraph"/>
      </w:pPr>
      <w:r w:rsidRPr="005A6AA3">
        <w:t xml:space="preserve">Urine samples of the night before the day of the visit were used to measure levels of the glucocorticosteroids. These included glucocorticosteroids, glucocorticosteroid metabolites, glucocorticosteroid precursors, glucocorticosteroid precursor metabolites, androgens, and androgen metabolites. A list of the glucocorticosteroids determined in urine samples and used for the present study is given in </w:t>
      </w:r>
      <w:ins w:id="205" w:author="Lorenzo Fabbri" w:date="2024-09-24T10:59:00Z" w16du:dateUtc="2024-09-24T08:59:00Z">
        <w:r w:rsidR="00237761" w:rsidRPr="005A6AA3">
          <w:t xml:space="preserve">Supplementary </w:t>
        </w:r>
      </w:ins>
      <w:r w:rsidR="00066508" w:rsidRPr="005A6AA3">
        <w:fldChar w:fldCharType="begin"/>
      </w:r>
      <w:r w:rsidR="00066508" w:rsidRPr="005A6AA3">
        <w:instrText>HYPERLINK \l "supptbl-info-mets" \h</w:instrText>
      </w:r>
      <w:r w:rsidR="00066508" w:rsidRPr="005A6AA3">
        <w:fldChar w:fldCharType="separate"/>
      </w:r>
      <w:r w:rsidR="00066508" w:rsidRPr="005A6AA3">
        <w:rPr>
          <w:rStyle w:val="Hyperlink"/>
        </w:rPr>
        <w:t xml:space="preserve">Table </w:t>
      </w:r>
      <w:del w:id="206" w:author="Lorenzo Fabbri" w:date="2024-09-24T10:59:00Z" w16du:dateUtc="2024-09-24T08:59:00Z">
        <w:r w:rsidR="00066508" w:rsidRPr="005A6AA3" w:rsidDel="00237761">
          <w:rPr>
            <w:rStyle w:val="Hyperlink"/>
          </w:rPr>
          <w:delText>S</w:delText>
        </w:r>
      </w:del>
      <w:r w:rsidR="00066508" w:rsidRPr="005A6AA3">
        <w:rPr>
          <w:rStyle w:val="Hyperlink"/>
        </w:rPr>
        <w:t>2</w:t>
      </w:r>
      <w:r w:rsidR="00066508" w:rsidRPr="005A6AA3">
        <w:rPr>
          <w:rStyle w:val="Hyperlink"/>
        </w:rPr>
        <w:fldChar w:fldCharType="end"/>
      </w:r>
      <w:r w:rsidRPr="005A6AA3">
        <w:t>.</w:t>
      </w:r>
    </w:p>
    <w:p w14:paraId="2D6A7523" w14:textId="77777777" w:rsidR="00066508" w:rsidRPr="005A6AA3" w:rsidRDefault="00000000">
      <w:pPr>
        <w:pStyle w:val="BodyText"/>
      </w:pPr>
      <w:r w:rsidRPr="005A6AA3">
        <w:t>To assess the levels of glucocorticosteroids and their metabolites, LC-MS/MS analysis was applied at the Applied Metabolomics Research Group, IMIM (Hospital del Mar Medical Research Institute). The laboratory protocols for the analysis are described elsewhere (</w:t>
      </w:r>
      <w:r w:rsidR="00066508" w:rsidRPr="005A6AA3">
        <w:fldChar w:fldCharType="begin"/>
      </w:r>
      <w:r w:rsidR="00066508" w:rsidRPr="005A6AA3">
        <w:instrText>HYPERLINK \l "ref-Gomez-GomezPozo:2020" \h</w:instrText>
      </w:r>
      <w:r w:rsidR="00066508" w:rsidRPr="005A6AA3">
        <w:fldChar w:fldCharType="separate"/>
      </w:r>
      <w:r w:rsidR="00066508" w:rsidRPr="005A6AA3">
        <w:rPr>
          <w:rStyle w:val="Hyperlink"/>
        </w:rPr>
        <w:t>Gomez-Gomez and Pozo, 2020</w:t>
      </w:r>
      <w:r w:rsidR="00066508" w:rsidRPr="005A6AA3">
        <w:rPr>
          <w:rStyle w:val="Hyperlink"/>
        </w:rPr>
        <w:fldChar w:fldCharType="end"/>
      </w:r>
      <w:r w:rsidRPr="005A6AA3">
        <w:t xml:space="preserve">; </w:t>
      </w:r>
      <w:r w:rsidR="00066508" w:rsidRPr="005A6AA3">
        <w:fldChar w:fldCharType="begin"/>
      </w:r>
      <w:r w:rsidR="00066508" w:rsidRPr="005A6AA3">
        <w:instrText>HYPERLINK \l "ref-MarcosRenauCasals:2014" \h</w:instrText>
      </w:r>
      <w:r w:rsidR="00066508" w:rsidRPr="005A6AA3">
        <w:fldChar w:fldCharType="separate"/>
      </w:r>
      <w:r w:rsidR="00066508" w:rsidRPr="005A6AA3">
        <w:rPr>
          <w:rStyle w:val="Hyperlink"/>
        </w:rPr>
        <w:t>Marcos et al., 2014</w:t>
      </w:r>
      <w:r w:rsidR="00066508" w:rsidRPr="005A6AA3">
        <w:rPr>
          <w:rStyle w:val="Hyperlink"/>
        </w:rPr>
        <w:fldChar w:fldCharType="end"/>
      </w:r>
      <w:r w:rsidRPr="005A6AA3">
        <w:t>).</w:t>
      </w:r>
    </w:p>
    <w:p w14:paraId="681C8DDD" w14:textId="77777777" w:rsidR="00066508" w:rsidRPr="005A6AA3" w:rsidRDefault="00000000">
      <w:pPr>
        <w:pStyle w:val="BodyText"/>
      </w:pPr>
      <w:bookmarkStart w:id="207" w:name="sec-steroids"/>
      <w:r w:rsidRPr="005A6AA3">
        <w:t xml:space="preserve">Three additional markers, total cortisol production, total cortisone production, and total corticosterone production, were computed based on the following: cortisol production as the sum of cortisol and its metabolites (20α-dihydrocortisol (20aDHF), 20β-dihydrocortisol (20bDHF), 5α,20α-cortol (5a20acortol), 5α,20β-cortol (5a20bcortol), 5α-tetrahydrocortisol (5aTHF), 5β,20α-cortol (5b20acortol), 5β,20β-cortol (5b20bcortol), 5β-dihydrocortisol (5bDHF), 5β-tetrahydrocortisol (5bTHF), 6β-hydroxycortisol (6OHF)), cortisone production as the sum of cortisone and its metabolites (20α-dihydrocortisone (20aDHE), 20β-dihydrocortisone (20bDHE), 5α-tetrahydrocortisone (5aTHE), 5β,20α-cortolone </w:t>
      </w:r>
      <w:r w:rsidRPr="005A6AA3">
        <w:lastRenderedPageBreak/>
        <w:t>(5b20acortolone), 5β,20β-cortolone (5b20bcortolone), 5β-tetrahydrocortisone (5bTHE), 6β-hydroxycortisone (6OHE)), and corticosterone production as the sum of 11-dehydrocorticosterone (A), 17-deoxycortolone (17-DO-cortolone), 5α-tetrahydrocorticosterone (5aTHB), 5β-tetrahydrocorticosterone (5bTHB).</w:t>
      </w:r>
      <w:bookmarkEnd w:id="207"/>
    </w:p>
    <w:p w14:paraId="2A7B426F" w14:textId="77777777" w:rsidR="00066508" w:rsidRPr="005A6AA3" w:rsidRDefault="00000000">
      <w:pPr>
        <w:pStyle w:val="Heading3"/>
      </w:pPr>
      <w:bookmarkStart w:id="208" w:name="sec-neurodevelopment"/>
      <w:r w:rsidRPr="005A6AA3">
        <w:t>2.2.3 Attentional function</w:t>
      </w:r>
    </w:p>
    <w:p w14:paraId="55B06C6C" w14:textId="221EC906" w:rsidR="00066508" w:rsidRPr="005A6AA3" w:rsidRDefault="00000000">
      <w:pPr>
        <w:pStyle w:val="FirstParagraph"/>
      </w:pPr>
      <w:r w:rsidRPr="005A6AA3">
        <w:t>Cognitive and motor function outcomes were assessed</w:t>
      </w:r>
      <w:ins w:id="209" w:author="Lorenzo Fabbri" w:date="2024-09-18T16:49:00Z" w16du:dateUtc="2024-09-18T14:49:00Z">
        <w:r w:rsidR="00044E9C" w:rsidRPr="005A6AA3">
          <w:t xml:space="preserve"> during the visit</w:t>
        </w:r>
      </w:ins>
      <w:r w:rsidRPr="005A6AA3">
        <w:t xml:space="preserve"> with standardized, non-linguistic, and culturally blind computer tests, including the Attention Network Test (ANT) (</w:t>
      </w:r>
      <w:r w:rsidR="00066508" w:rsidRPr="005A6AA3">
        <w:fldChar w:fldCharType="begin"/>
      </w:r>
      <w:r w:rsidR="00066508" w:rsidRPr="005A6AA3">
        <w:instrText>HYPERLINK \l "ref-RuedaFanMcCandliss:2004" \h</w:instrText>
      </w:r>
      <w:r w:rsidR="00066508" w:rsidRPr="005A6AA3">
        <w:fldChar w:fldCharType="separate"/>
      </w:r>
      <w:r w:rsidR="00066508" w:rsidRPr="005A6AA3">
        <w:rPr>
          <w:rStyle w:val="Hyperlink"/>
        </w:rPr>
        <w:t>Rueda et al., 2004</w:t>
      </w:r>
      <w:r w:rsidR="00066508" w:rsidRPr="005A6AA3">
        <w:rPr>
          <w:rStyle w:val="Hyperlink"/>
        </w:rPr>
        <w:fldChar w:fldCharType="end"/>
      </w:r>
      <w:r w:rsidRPr="005A6AA3">
        <w:t>), which provides a measure of efficiency of attentional function. The tests were administered in a standardized way, and with minimal interference from the field workers. Further information can be found elsewhere (</w:t>
      </w:r>
      <w:r w:rsidRPr="005A6AA3">
        <w:fldChar w:fldCharType="begin"/>
      </w:r>
      <w:r w:rsidRPr="005A6AA3">
        <w:instrText>HYPERLINK \l "ref-FornsEsnaolaLopez-Vicente:2014" \h</w:instrText>
      </w:r>
      <w:r w:rsidRPr="005A6AA3">
        <w:fldChar w:fldCharType="separate"/>
      </w:r>
      <w:r w:rsidRPr="005A6AA3">
        <w:rPr>
          <w:rStyle w:val="Hyperlink"/>
        </w:rPr>
        <w:t>Forns et al., 2014</w:t>
      </w:r>
      <w:r w:rsidRPr="005A6AA3">
        <w:rPr>
          <w:rStyle w:val="Hyperlink"/>
        </w:rPr>
        <w:fldChar w:fldCharType="end"/>
      </w:r>
      <w:r w:rsidRPr="005A6AA3">
        <w:t xml:space="preserve">; </w:t>
      </w:r>
      <w:r w:rsidR="00066508" w:rsidRPr="005A6AA3">
        <w:fldChar w:fldCharType="begin"/>
      </w:r>
      <w:r w:rsidR="00066508" w:rsidRPr="005A6AA3">
        <w:instrText>HYPERLINK \l "ref-MaitreBontCasas:2018" \h</w:instrText>
      </w:r>
      <w:r w:rsidR="00066508" w:rsidRPr="005A6AA3">
        <w:fldChar w:fldCharType="separate"/>
      </w:r>
      <w:r w:rsidR="00066508" w:rsidRPr="005A6AA3">
        <w:rPr>
          <w:rStyle w:val="Hyperlink"/>
        </w:rPr>
        <w:t>Maitre et al., 2018</w:t>
      </w:r>
      <w:r w:rsidR="00066508" w:rsidRPr="005A6AA3">
        <w:rPr>
          <w:rStyle w:val="Hyperlink"/>
        </w:rPr>
        <w:fldChar w:fldCharType="end"/>
      </w:r>
      <w:r w:rsidRPr="005A6AA3">
        <w:t xml:space="preserve">; </w:t>
      </w:r>
      <w:r w:rsidR="00066508" w:rsidRPr="005A6AA3">
        <w:fldChar w:fldCharType="begin"/>
      </w:r>
      <w:r w:rsidR="00066508" w:rsidRPr="005A6AA3">
        <w:instrText>HYPERLINK \l "ref-RuedaFanMcCandliss:2004" \h</w:instrText>
      </w:r>
      <w:r w:rsidR="00066508" w:rsidRPr="005A6AA3">
        <w:fldChar w:fldCharType="separate"/>
      </w:r>
      <w:r w:rsidR="00066508" w:rsidRPr="005A6AA3">
        <w:rPr>
          <w:rStyle w:val="Hyperlink"/>
        </w:rPr>
        <w:t>Rueda et al., 2004</w:t>
      </w:r>
      <w:r w:rsidR="00066508" w:rsidRPr="005A6AA3">
        <w:rPr>
          <w:rStyle w:val="Hyperlink"/>
        </w:rPr>
        <w:fldChar w:fldCharType="end"/>
      </w:r>
      <w:r w:rsidRPr="005A6AA3">
        <w:t>). The outcome of interest for the present study is the hit reaction time standard error (HRT-SE) (</w:t>
      </w:r>
      <w:r w:rsidRPr="005A6AA3">
        <w:fldChar w:fldCharType="begin"/>
      </w:r>
      <w:r w:rsidRPr="005A6AA3">
        <w:instrText>HYPERLINK \l "ref-SunyerEsnaolaAlvarez-Pedrerol:2015" \h</w:instrText>
      </w:r>
      <w:r w:rsidRPr="005A6AA3">
        <w:fldChar w:fldCharType="separate"/>
      </w:r>
      <w:r w:rsidRPr="005A6AA3">
        <w:rPr>
          <w:rStyle w:val="Hyperlink"/>
        </w:rPr>
        <w:t>Sunyer et al., 2015</w:t>
      </w:r>
      <w:r w:rsidRPr="005A6AA3">
        <w:rPr>
          <w:rStyle w:val="Hyperlink"/>
        </w:rPr>
        <w:fldChar w:fldCharType="end"/>
      </w:r>
      <w:r w:rsidRPr="005A6AA3">
        <w:t>), a measure of response speed consistency throughout the test. A high HRT-SE indicates highly variable reaction times and is considered a measure of inattentiveness.</w:t>
      </w:r>
      <w:bookmarkEnd w:id="208"/>
    </w:p>
    <w:p w14:paraId="6C3C4BBD" w14:textId="77777777" w:rsidR="00066508" w:rsidRPr="005A6AA3" w:rsidRDefault="00000000">
      <w:pPr>
        <w:pStyle w:val="Heading3"/>
      </w:pPr>
      <w:bookmarkStart w:id="210" w:name="sec-confounders"/>
      <w:r w:rsidRPr="005A6AA3">
        <w:t>2.2.4 Confounders</w:t>
      </w:r>
    </w:p>
    <w:p w14:paraId="60329010" w14:textId="2626566C" w:rsidR="00066508" w:rsidRPr="005A6AA3" w:rsidRDefault="00000000">
      <w:pPr>
        <w:pStyle w:val="FirstParagraph"/>
      </w:pPr>
      <w:r w:rsidRPr="005A6AA3">
        <w:t xml:space="preserve">For each research question, defined by a specific type of exposure and outcome, the minimal set of covariates for inclusion in the analyses was selected on the basis of a directed acyclic graph (DAG) </w:t>
      </w:r>
      <w:ins w:id="211" w:author="Lorenzo Fabbri" w:date="2024-09-18T10:22:00Z" w16du:dateUtc="2024-09-18T08:22:00Z">
        <w:r w:rsidR="00202E40" w:rsidRPr="005A6AA3">
          <w:t xml:space="preserve">(Greenland et al., 1999) </w:t>
        </w:r>
      </w:ins>
      <w:r w:rsidRPr="005A6AA3">
        <w:t xml:space="preserve">built with </w:t>
      </w:r>
      <w:r w:rsidRPr="005A6AA3">
        <w:rPr>
          <w:rStyle w:val="VerbatimChar"/>
        </w:rPr>
        <w:t>DAGitty</w:t>
      </w:r>
      <w:r w:rsidRPr="005A6AA3">
        <w:t xml:space="preserve"> (</w:t>
      </w:r>
      <w:r w:rsidRPr="005A6AA3">
        <w:fldChar w:fldCharType="begin"/>
      </w:r>
      <w:r w:rsidRPr="005A6AA3">
        <w:instrText>HYPERLINK \l "ref-TextorvanderZanderGilthorpe:2016" \h</w:instrText>
      </w:r>
      <w:r w:rsidRPr="005A6AA3">
        <w:fldChar w:fldCharType="separate"/>
      </w:r>
      <w:r w:rsidRPr="005A6AA3">
        <w:rPr>
          <w:rStyle w:val="Hyperlink"/>
        </w:rPr>
        <w:t>Textor et al., 2016</w:t>
      </w:r>
      <w:r w:rsidRPr="005A6AA3">
        <w:rPr>
          <w:rStyle w:val="Hyperlink"/>
        </w:rPr>
        <w:fldChar w:fldCharType="end"/>
      </w:r>
      <w:r w:rsidRPr="005A6AA3">
        <w:t xml:space="preserve">) and </w:t>
      </w:r>
      <w:r w:rsidRPr="005A6AA3">
        <w:rPr>
          <w:rStyle w:val="VerbatimChar"/>
        </w:rPr>
        <w:t>ggdag</w:t>
      </w:r>
      <w:r w:rsidRPr="005A6AA3">
        <w:t xml:space="preserve"> (</w:t>
      </w:r>
      <w:r w:rsidR="00066508" w:rsidRPr="005A6AA3">
        <w:fldChar w:fldCharType="begin"/>
      </w:r>
      <w:r w:rsidR="00066508" w:rsidRPr="005A6AA3">
        <w:instrText>HYPERLINK \l "ref-Barrett:2023" \h</w:instrText>
      </w:r>
      <w:r w:rsidR="00066508" w:rsidRPr="005A6AA3">
        <w:fldChar w:fldCharType="separate"/>
      </w:r>
      <w:r w:rsidR="00066508" w:rsidRPr="005A6AA3">
        <w:rPr>
          <w:rStyle w:val="Hyperlink"/>
        </w:rPr>
        <w:t>Barrett, 2023</w:t>
      </w:r>
      <w:r w:rsidR="00066508" w:rsidRPr="005A6AA3">
        <w:rPr>
          <w:rStyle w:val="Hyperlink"/>
        </w:rPr>
        <w:fldChar w:fldCharType="end"/>
      </w:r>
      <w:r w:rsidRPr="005A6AA3">
        <w:t xml:space="preserve">). The sets of covariates were selected to estimate the total effect of the exposure on the outcome. For effect estimation of the EDCs on glucocorticosteroids and of glucocorticosteroids on HRT-SE, these sets were also sufficient to estimate direct effects. Sample-specific creatinine values were included in the models to adjust for </w:t>
      </w:r>
      <w:r w:rsidRPr="005A6AA3">
        <w:lastRenderedPageBreak/>
        <w:t xml:space="preserve">possible dilution effects. Further, each minimal adjustment set was </w:t>
      </w:r>
      <w:r w:rsidRPr="005A6AA3">
        <w:rPr>
          <w:i/>
          <w:iCs/>
        </w:rPr>
        <w:t>augmented</w:t>
      </w:r>
      <w:r w:rsidRPr="005A6AA3">
        <w:t xml:space="preserve"> with precision covariates, defined as the set of parent variables of the outcome that are not parents of the exposure. Common confounders were cohort, ethnicity, sex, age, height, weight, and head circumference of the child, </w:t>
      </w:r>
      <w:ins w:id="212" w:author="Lorenzo Fabbri" w:date="2024-09-18T10:18:00Z" w16du:dateUtc="2024-09-18T08:18:00Z">
        <w:r w:rsidR="00EB268E" w:rsidRPr="005A6AA3">
          <w:t xml:space="preserve">urine creatinine, </w:t>
        </w:r>
      </w:ins>
      <w:r w:rsidRPr="005A6AA3">
        <w:t>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w:t>
      </w:r>
      <w:del w:id="213" w:author="Lorenzo Fabbri" w:date="2024-09-18T10:18:00Z" w16du:dateUtc="2024-09-18T08:18:00Z">
        <w:r w:rsidRPr="005A6AA3" w:rsidDel="00EB268E">
          <w:delText>, urine creatinine</w:delText>
        </w:r>
      </w:del>
      <w:r w:rsidRPr="005A6AA3">
        <w:t>, child mood and rest before assessment, child neuropsychological diagnosis, maternal marital status, season, and fasting time before assessment. Models for estimating the effects of EDCs on glucocorticosteroids were further adjusted for</w:t>
      </w:r>
      <w:ins w:id="214" w:author="Lorenzo Fabbri" w:date="2024-09-18T10:18:00Z" w16du:dateUtc="2024-09-18T08:18:00Z">
        <w:r w:rsidR="00EB268E" w:rsidRPr="005A6AA3">
          <w:t xml:space="preserve"> </w:t>
        </w:r>
      </w:ins>
      <w:del w:id="215" w:author="Lorenzo Fabbri" w:date="2024-09-18T10:18:00Z" w16du:dateUtc="2024-09-18T08:18:00Z">
        <w:r w:rsidRPr="005A6AA3" w:rsidDel="00EB268E">
          <w:delText xml:space="preserve"> urine creatinine, </w:delText>
        </w:r>
      </w:del>
      <w:r w:rsidRPr="005A6AA3">
        <w:t>season, and fasting time before assessment. Models for estimating the effects of glucocorticosteroids on HRT-SE were further adjusted for child breastfeeding, prenatal maternal active and passive smoking, marital status, EDCs</w:t>
      </w:r>
      <w:del w:id="216" w:author="Lorenzo Fabbri" w:date="2024-09-18T10:19:00Z" w16du:dateUtc="2024-09-18T08:19:00Z">
        <w:r w:rsidRPr="005A6AA3" w:rsidDel="00EB268E">
          <w:delText>, urine creatinine</w:delText>
        </w:r>
      </w:del>
      <w:r w:rsidRPr="005A6AA3">
        <w:t xml:space="preserve">, child mood and rest before assessment, and child neuropsychological diagnosis. The adjustment sets are provided in the Supplementary Material as text files compatible with DAGitty. A simplified </w:t>
      </w:r>
      <w:del w:id="217" w:author="Lorenzo Fabbri" w:date="2024-09-18T10:19:00Z" w16du:dateUtc="2024-09-18T08:19:00Z">
        <w:r w:rsidRPr="005A6AA3" w:rsidDel="00EB268E">
          <w:delText>Single World Intervention Graphs (SWIG)</w:delText>
        </w:r>
      </w:del>
      <w:ins w:id="218" w:author="Lorenzo Fabbri" w:date="2024-09-18T10:19:00Z" w16du:dateUtc="2024-09-18T08:19:00Z">
        <w:r w:rsidR="00EB268E" w:rsidRPr="005A6AA3">
          <w:t xml:space="preserve">DAG </w:t>
        </w:r>
      </w:ins>
      <w:del w:id="219" w:author="Lorenzo Fabbri" w:date="2024-09-18T10:19:00Z" w16du:dateUtc="2024-09-18T08:19:00Z">
        <w:r w:rsidRPr="005A6AA3" w:rsidDel="00EB268E">
          <w:delText xml:space="preserve"> </w:delText>
        </w:r>
      </w:del>
      <w:r w:rsidRPr="005A6AA3">
        <w:t xml:space="preserve">is provided in </w:t>
      </w:r>
      <w:r w:rsidR="00066508" w:rsidRPr="005A6AA3">
        <w:fldChar w:fldCharType="begin"/>
      </w:r>
      <w:r w:rsidR="00066508" w:rsidRPr="005A6AA3">
        <w:instrText>HYPERLINK \l "fig-dag" \h</w:instrText>
      </w:r>
      <w:r w:rsidR="00066508" w:rsidRPr="005A6AA3">
        <w:fldChar w:fldCharType="separate"/>
      </w:r>
      <w:r w:rsidR="00066508" w:rsidRPr="005A6AA3">
        <w:rPr>
          <w:rStyle w:val="Hyperlink"/>
        </w:rPr>
        <w:t>Figure 1</w:t>
      </w:r>
      <w:r w:rsidR="00066508" w:rsidRPr="005A6AA3">
        <w:rPr>
          <w:rStyle w:val="Hyperlink"/>
        </w:rPr>
        <w:fldChar w:fldCharType="end"/>
      </w:r>
      <w:r w:rsidRPr="005A6AA3">
        <w:t xml:space="preserve">. Codebooks for the used covariates are provided in </w:t>
      </w:r>
      <w:ins w:id="220" w:author="Lorenzo Fabbri" w:date="2024-09-24T10:59:00Z" w16du:dateUtc="2024-09-24T08:59:00Z">
        <w:r w:rsidR="00237761" w:rsidRPr="005A6AA3">
          <w:t xml:space="preserve">Supplementary </w:t>
        </w:r>
      </w:ins>
      <w:r w:rsidR="00066508" w:rsidRPr="005A6AA3">
        <w:fldChar w:fldCharType="begin"/>
      </w:r>
      <w:r w:rsidR="00066508" w:rsidRPr="005A6AA3">
        <w:instrText>HYPERLINK \l "supptbl-codebooks" \h</w:instrText>
      </w:r>
      <w:r w:rsidR="00066508" w:rsidRPr="005A6AA3">
        <w:fldChar w:fldCharType="separate"/>
      </w:r>
      <w:r w:rsidR="00066508" w:rsidRPr="005A6AA3">
        <w:rPr>
          <w:rStyle w:val="Hyperlink"/>
        </w:rPr>
        <w:t xml:space="preserve">Table </w:t>
      </w:r>
      <w:del w:id="221" w:author="Lorenzo Fabbri" w:date="2024-09-24T10:59:00Z" w16du:dateUtc="2024-09-24T08:59:00Z">
        <w:r w:rsidR="00066508" w:rsidRPr="005A6AA3" w:rsidDel="00237761">
          <w:rPr>
            <w:rStyle w:val="Hyperlink"/>
          </w:rPr>
          <w:delText>S</w:delText>
        </w:r>
      </w:del>
      <w:r w:rsidR="00066508" w:rsidRPr="005A6AA3">
        <w:rPr>
          <w:rStyle w:val="Hyperlink"/>
        </w:rPr>
        <w:t>3</w:t>
      </w:r>
      <w:r w:rsidR="00066508" w:rsidRPr="005A6AA3">
        <w:rPr>
          <w:rStyle w:val="Hyperlink"/>
        </w:rPr>
        <w:fldChar w:fldCharType="end"/>
      </w:r>
      <w:r w:rsidRPr="005A6AA3">
        <w:t>.</w:t>
      </w:r>
      <w:bookmarkEnd w:id="167"/>
      <w:bookmarkEnd w:id="210"/>
    </w:p>
    <w:p w14:paraId="0ECDA024" w14:textId="77777777" w:rsidR="00066508" w:rsidRPr="005A6AA3" w:rsidRDefault="00000000">
      <w:pPr>
        <w:pStyle w:val="Heading2"/>
      </w:pPr>
      <w:r w:rsidRPr="005A6AA3">
        <w:t>2.3 Statistical methods</w:t>
      </w:r>
    </w:p>
    <w:p w14:paraId="01852EE4" w14:textId="77777777" w:rsidR="00066508" w:rsidRPr="005A6AA3" w:rsidRDefault="00000000">
      <w:pPr>
        <w:pStyle w:val="Heading3"/>
      </w:pPr>
      <w:bookmarkStart w:id="222" w:name="sec-dat-preproc"/>
      <w:r w:rsidRPr="005A6AA3">
        <w:t>2.3.1 Data pre-processing</w:t>
      </w:r>
    </w:p>
    <w:p w14:paraId="6D64A1F0" w14:textId="4F0C4044" w:rsidR="00066508" w:rsidRPr="005A6AA3" w:rsidRDefault="00000000">
      <w:pPr>
        <w:pStyle w:val="FirstParagraph"/>
      </w:pPr>
      <w:r w:rsidRPr="005A6AA3">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t>
      </w:r>
      <w:r w:rsidRPr="005A6AA3">
        <w:lastRenderedPageBreak/>
        <w:t xml:space="preserve">within each cohort and overall. We proceeded to impute these values using half the value of the corresponding LOQ, for those metabolites that had less than 30% of non-detected within each cohort and 20% of non-detected overall. Information about the lower limit of quantification (LLOQ) for the glucocorticosteroids is provided in </w:t>
      </w:r>
      <w:ins w:id="223" w:author="Lorenzo Fabbri" w:date="2024-09-24T10:59:00Z" w16du:dateUtc="2024-09-24T08:59:00Z">
        <w:r w:rsidR="00237761" w:rsidRPr="005A6AA3">
          <w:t xml:space="preserve">Supplementary </w:t>
        </w:r>
      </w:ins>
      <w:r w:rsidR="00066508" w:rsidRPr="005A6AA3">
        <w:fldChar w:fldCharType="begin"/>
      </w:r>
      <w:r w:rsidR="00066508" w:rsidRPr="005A6AA3">
        <w:instrText>HYPERLINK \l "supptbl-lloq-mets" \h</w:instrText>
      </w:r>
      <w:r w:rsidR="00066508" w:rsidRPr="005A6AA3">
        <w:fldChar w:fldCharType="separate"/>
      </w:r>
      <w:r w:rsidR="00066508" w:rsidRPr="005A6AA3">
        <w:rPr>
          <w:rStyle w:val="Hyperlink"/>
        </w:rPr>
        <w:t xml:space="preserve">Table </w:t>
      </w:r>
      <w:del w:id="224" w:author="Lorenzo Fabbri" w:date="2024-09-24T10:59:00Z" w16du:dateUtc="2024-09-24T08:59:00Z">
        <w:r w:rsidR="00066508" w:rsidRPr="005A6AA3" w:rsidDel="00237761">
          <w:rPr>
            <w:rStyle w:val="Hyperlink"/>
          </w:rPr>
          <w:delText>S</w:delText>
        </w:r>
      </w:del>
      <w:r w:rsidR="00066508" w:rsidRPr="005A6AA3">
        <w:rPr>
          <w:rStyle w:val="Hyperlink"/>
        </w:rPr>
        <w:t>4</w:t>
      </w:r>
      <w:r w:rsidR="00066508" w:rsidRPr="005A6AA3">
        <w:rPr>
          <w:rStyle w:val="Hyperlink"/>
        </w:rPr>
        <w:fldChar w:fldCharType="end"/>
      </w:r>
      <w:r w:rsidRPr="005A6AA3">
        <w:t xml:space="preserve">. Missing values were imputed using kNN from the </w:t>
      </w:r>
      <w:r w:rsidRPr="005A6AA3">
        <w:rPr>
          <w:rStyle w:val="VerbatimChar"/>
        </w:rPr>
        <w:t>VIM</w:t>
      </w:r>
      <w:r w:rsidRPr="005A6AA3">
        <w:t xml:space="preserve"> R package (</w:t>
      </w:r>
      <w:r w:rsidRPr="005A6AA3">
        <w:fldChar w:fldCharType="begin"/>
      </w:r>
      <w:r w:rsidRPr="005A6AA3">
        <w:instrText>HYPERLINK \l "ref-KowarikTempl:2016" \h</w:instrText>
      </w:r>
      <w:r w:rsidRPr="005A6AA3">
        <w:fldChar w:fldCharType="separate"/>
      </w:r>
      <w:r w:rsidRPr="005A6AA3">
        <w:rPr>
          <w:rStyle w:val="Hyperlink"/>
        </w:rPr>
        <w:t>Kowarik and Templ, 2016</w:t>
      </w:r>
      <w:r w:rsidRPr="005A6AA3">
        <w:rPr>
          <w:rStyle w:val="Hyperlink"/>
        </w:rPr>
        <w:fldChar w:fldCharType="end"/>
      </w:r>
      <w:r w:rsidRPr="005A6AA3">
        <w:t>)</w:t>
      </w:r>
      <w:del w:id="225" w:author="Lorenzo Fabbri" w:date="2024-09-18T10:31:00Z" w16du:dateUtc="2024-09-18T08:31:00Z">
        <w:r w:rsidRPr="005A6AA3" w:rsidDel="008C30EE">
          <w:delText>,</w:delText>
        </w:r>
      </w:del>
      <w:r w:rsidRPr="005A6AA3">
        <w:t xml:space="preserve"> for those metabolites that had less than 40% of missings within each cohort and 30% of missings overall. </w:t>
      </w:r>
      <w:ins w:id="226" w:author="Lorenzo Fabbri" w:date="2024-09-18T11:06:00Z" w16du:dateUtc="2024-09-18T09:06:00Z">
        <w:r w:rsidR="00345E8F" w:rsidRPr="005A6AA3">
          <w:t xml:space="preserve">For each metabolite, imputation was based on </w:t>
        </w:r>
      </w:ins>
      <w:ins w:id="227" w:author="Lorenzo Fabbri" w:date="2024-09-18T11:12:00Z" w16du:dateUtc="2024-09-18T09:12:00Z">
        <w:r w:rsidR="00345E8F" w:rsidRPr="005A6AA3">
          <w:t xml:space="preserve">the median of the </w:t>
        </w:r>
      </w:ins>
      <w:del w:id="228" w:author="Lorenzo Fabbri" w:date="2024-09-18T11:06:00Z" w16du:dateUtc="2024-09-18T09:06:00Z">
        <w:r w:rsidRPr="005A6AA3" w:rsidDel="00345E8F">
          <w:delText xml:space="preserve">We used </w:delText>
        </w:r>
      </w:del>
      <w:r w:rsidRPr="005A6AA3">
        <w:t>5 nearest neighbors</w:t>
      </w:r>
      <w:ins w:id="229" w:author="Lorenzo Fabbri" w:date="2024-09-18T11:06:00Z" w16du:dateUtc="2024-09-18T09:06:00Z">
        <w:r w:rsidR="00345E8F" w:rsidRPr="005A6AA3">
          <w:t xml:space="preserve"> and the</w:t>
        </w:r>
      </w:ins>
      <w:ins w:id="230" w:author="Lorenzo Fabbri" w:date="2024-09-18T11:10:00Z" w16du:dateUtc="2024-09-18T09:10:00Z">
        <w:r w:rsidR="00345E8F" w:rsidRPr="005A6AA3">
          <w:t xml:space="preserve"> distance metric was computed based on </w:t>
        </w:r>
      </w:ins>
      <w:ins w:id="231" w:author="Lorenzo Fabbri" w:date="2024-09-18T11:11:00Z" w16du:dateUtc="2024-09-18T09:11:00Z">
        <w:r w:rsidR="00345E8F" w:rsidRPr="005A6AA3">
          <w:t xml:space="preserve">all </w:t>
        </w:r>
      </w:ins>
      <w:ins w:id="232" w:author="Lorenzo Fabbri" w:date="2024-09-18T11:10:00Z" w16du:dateUtc="2024-09-18T09:10:00Z">
        <w:r w:rsidR="00345E8F" w:rsidRPr="005A6AA3">
          <w:t>remaining metabolites</w:t>
        </w:r>
      </w:ins>
      <w:r w:rsidRPr="005A6AA3">
        <w:t xml:space="preserve">. We natural log-transformed them to improve model fit, assessed with posterior predictive checks. To do so, replicated data were simulated with the fitted models and compared to the observed data. We used the </w:t>
      </w:r>
      <w:r w:rsidRPr="005A6AA3">
        <w:rPr>
          <w:rStyle w:val="VerbatimChar"/>
        </w:rPr>
        <w:t>check_predictions</w:t>
      </w:r>
      <w:r w:rsidRPr="005A6AA3">
        <w:t xml:space="preserve"> function from the </w:t>
      </w:r>
      <w:r w:rsidRPr="005A6AA3">
        <w:rPr>
          <w:rStyle w:val="VerbatimChar"/>
        </w:rPr>
        <w:t>performance</w:t>
      </w:r>
      <w:r w:rsidRPr="005A6AA3">
        <w:t xml:space="preserve"> R package using the default arguments (</w:t>
      </w:r>
      <w:r w:rsidRPr="005A6AA3">
        <w:fldChar w:fldCharType="begin"/>
      </w:r>
      <w:r w:rsidRPr="005A6AA3">
        <w:instrText>HYPERLINK \l "ref-LudeckeBen-ShacharPatil:2021" \h</w:instrText>
      </w:r>
      <w:r w:rsidRPr="005A6AA3">
        <w:fldChar w:fldCharType="separate"/>
      </w:r>
      <w:r w:rsidRPr="005A6AA3">
        <w:rPr>
          <w:rStyle w:val="Hyperlink"/>
        </w:rPr>
        <w:t>Lüdecke et al., 2021</w:t>
      </w:r>
      <w:r w:rsidRPr="005A6AA3">
        <w:rPr>
          <w:rStyle w:val="Hyperlink"/>
        </w:rPr>
        <w:fldChar w:fldCharType="end"/>
      </w:r>
      <w:r w:rsidRPr="005A6AA3">
        <w:t>). Values of total cortisol, cortisone, and corticosterone production were expressed in nanograms per millilitre (ng/ml).</w:t>
      </w:r>
    </w:p>
    <w:p w14:paraId="48A56E79" w14:textId="4EF6FA86" w:rsidR="00066508" w:rsidRPr="005A6AA3" w:rsidRDefault="00000000">
      <w:pPr>
        <w:pStyle w:val="BodyText"/>
      </w:pPr>
      <w:r w:rsidRPr="005A6AA3">
        <w:t xml:space="preserve">Concentrations of the non-persistent EDCs were classified as quantifiable, below the limit of detection (LOD), possible interference or out of range, and not analysed. Concentrations </w:t>
      </w:r>
      <w:ins w:id="233" w:author="Lorenzo Fabbri" w:date="2024-09-18T10:52:00Z" w16du:dateUtc="2024-09-18T08:52:00Z">
        <w:r w:rsidR="00341CC9" w:rsidRPr="005A6AA3">
          <w:t xml:space="preserve">of each chemical </w:t>
        </w:r>
      </w:ins>
      <w:r w:rsidRPr="005A6AA3">
        <w:t xml:space="preserve">below the LOD were singly imputed using a quantile regression approach for the imputation of left-censored missing data, as implemented in the </w:t>
      </w:r>
      <w:r w:rsidRPr="005A6AA3">
        <w:rPr>
          <w:rStyle w:val="VerbatimChar"/>
        </w:rPr>
        <w:t>impute.QRILC</w:t>
      </w:r>
      <w:r w:rsidRPr="005A6AA3">
        <w:t xml:space="preserve"> function from the </w:t>
      </w:r>
      <w:r w:rsidRPr="005A6AA3">
        <w:rPr>
          <w:rStyle w:val="VerbatimChar"/>
        </w:rPr>
        <w:t>imputeLCMD</w:t>
      </w:r>
      <w:r w:rsidRPr="005A6AA3">
        <w:t xml:space="preserve"> R package (</w:t>
      </w:r>
      <w:r w:rsidR="00066508" w:rsidRPr="005A6AA3">
        <w:fldChar w:fldCharType="begin"/>
      </w:r>
      <w:r w:rsidR="00066508" w:rsidRPr="005A6AA3">
        <w:instrText>HYPERLINK \l "ref-lazar2015imputelcmd" \h</w:instrText>
      </w:r>
      <w:r w:rsidR="00066508" w:rsidRPr="005A6AA3">
        <w:fldChar w:fldCharType="separate"/>
      </w:r>
      <w:r w:rsidR="00066508" w:rsidRPr="005A6AA3">
        <w:rPr>
          <w:rStyle w:val="Hyperlink"/>
        </w:rPr>
        <w:t>Lazar, 2015</w:t>
      </w:r>
      <w:r w:rsidR="00066508" w:rsidRPr="005A6AA3">
        <w:rPr>
          <w:rStyle w:val="Hyperlink"/>
        </w:rPr>
        <w:fldChar w:fldCharType="end"/>
      </w:r>
      <w:r w:rsidRPr="005A6AA3">
        <w:t xml:space="preserve">). Information about the lower limits of detection can be found in </w:t>
      </w:r>
      <w:ins w:id="234" w:author="Lorenzo Fabbri" w:date="2024-10-01T11:37:00Z" w16du:dateUtc="2024-10-01T09:37:00Z">
        <w:r w:rsidR="002640F0">
          <w:t>(</w:t>
        </w:r>
      </w:ins>
      <w:r w:rsidRPr="005A6AA3">
        <w:t>Haug et al.</w:t>
      </w:r>
      <w:ins w:id="235" w:author="Lorenzo Fabbri" w:date="2024-10-01T11:37:00Z" w16du:dateUtc="2024-10-01T09:37:00Z">
        <w:r w:rsidR="002640F0">
          <w:t>,</w:t>
        </w:r>
      </w:ins>
      <w:r w:rsidRPr="005A6AA3">
        <w:t xml:space="preserve"> </w:t>
      </w:r>
      <w:del w:id="236" w:author="Lorenzo Fabbri" w:date="2024-10-01T11:37:00Z" w16du:dateUtc="2024-10-01T09:37:00Z">
        <w:r w:rsidRPr="005A6AA3" w:rsidDel="002640F0">
          <w:delText>(</w:delText>
        </w:r>
      </w:del>
      <w:r w:rsidR="00066508" w:rsidRPr="005A6AA3">
        <w:fldChar w:fldCharType="begin"/>
      </w:r>
      <w:r w:rsidR="00066508" w:rsidRPr="005A6AA3">
        <w:instrText>HYPERLINK \l "ref-HaugSakhiCequier:2018" \h</w:instrText>
      </w:r>
      <w:r w:rsidR="00066508" w:rsidRPr="005A6AA3">
        <w:fldChar w:fldCharType="separate"/>
      </w:r>
      <w:r w:rsidR="00066508" w:rsidRPr="005A6AA3">
        <w:rPr>
          <w:rStyle w:val="Hyperlink"/>
        </w:rPr>
        <w:t>2018</w:t>
      </w:r>
      <w:r w:rsidR="00066508" w:rsidRPr="005A6AA3">
        <w:rPr>
          <w:rStyle w:val="Hyperlink"/>
        </w:rPr>
        <w:fldChar w:fldCharType="end"/>
      </w:r>
      <w:r w:rsidRPr="005A6AA3">
        <w:t xml:space="preserve">). Chemicals with more than 70% of observations below the LOD were excluded from the present study. </w:t>
      </w:r>
      <w:r w:rsidRPr="005A6AA3">
        <w:lastRenderedPageBreak/>
        <w:t xml:space="preserve">Missing values were imputed similarly using kNN. Values of the chemicals were expressed in </w:t>
      </w:r>
      <m:oMath>
        <m:r>
          <w:rPr>
            <w:rFonts w:ascii="Cambria Math" w:hAnsi="Cambria Math"/>
          </w:rPr>
          <m:t>μ</m:t>
        </m:r>
      </m:oMath>
      <w:r w:rsidRPr="005A6AA3">
        <w:t>grams per litre (</w:t>
      </w:r>
      <m:oMath>
        <m:r>
          <w:rPr>
            <w:rFonts w:ascii="Cambria Math" w:hAnsi="Cambria Math"/>
          </w:rPr>
          <m:t>μ</m:t>
        </m:r>
      </m:oMath>
      <w:r w:rsidRPr="005A6AA3">
        <w:t>g/L).</w:t>
      </w:r>
    </w:p>
    <w:p w14:paraId="0D8BE7C2" w14:textId="77777777" w:rsidR="00066508" w:rsidRPr="005A6AA3" w:rsidRDefault="00000000">
      <w:pPr>
        <w:pStyle w:val="BodyText"/>
      </w:pPr>
      <w:r w:rsidRPr="005A6AA3">
        <w:t>Missing values in the clinical outcome were imputed similarly using kNN. We natural log-transformed these to improve model fit, assessed with posterior predictive checks. Values of the clinical outcome were expressed in milliseconds (ms).</w:t>
      </w:r>
    </w:p>
    <w:p w14:paraId="4B46C21C" w14:textId="77777777" w:rsidR="00066508" w:rsidRPr="005A6AA3" w:rsidRDefault="00000000">
      <w:pPr>
        <w:pStyle w:val="BodyText"/>
      </w:pPr>
      <w:r w:rsidRPr="005A6AA3">
        <w:t xml:space="preserve">Missing values in the covariates were imputed similarly using kNN. Categorical covariates were imputed using the </w:t>
      </w:r>
      <w:r w:rsidRPr="005A6AA3">
        <w:rPr>
          <w:rStyle w:val="VerbatimChar"/>
        </w:rPr>
        <w:t>maxCat</w:t>
      </w:r>
      <w:r w:rsidRPr="005A6AA3">
        <w:t xml:space="preserve"> function, which chooses the level with the most occurrences. Creatinine values were expressed in grams per litre (g/L).</w:t>
      </w:r>
      <w:bookmarkEnd w:id="222"/>
    </w:p>
    <w:p w14:paraId="749194B2" w14:textId="77777777" w:rsidR="00066508" w:rsidRPr="005A6AA3" w:rsidRDefault="00000000">
      <w:pPr>
        <w:pStyle w:val="Heading3"/>
      </w:pPr>
      <w:bookmarkStart w:id="237" w:name="sec-weights-est"/>
      <w:r w:rsidRPr="005A6AA3">
        <w:t>2.3.2 Estimation of balancing weights</w:t>
      </w:r>
    </w:p>
    <w:p w14:paraId="1002596B" w14:textId="2C40D774" w:rsidR="00066508" w:rsidRPr="005A6AA3" w:rsidRDefault="00000000">
      <w:pPr>
        <w:pStyle w:val="FirstParagraph"/>
      </w:pPr>
      <w:r w:rsidRPr="005A6AA3">
        <w:t xml:space="preserve">To reduce the effect of measured confounders on the exposure-outcome association, stabilized balancing weights were estimated using the energy method available in the </w:t>
      </w:r>
      <w:r w:rsidRPr="005A6AA3">
        <w:rPr>
          <w:rStyle w:val="VerbatimChar"/>
        </w:rPr>
        <w:t>WeightIt</w:t>
      </w:r>
      <w:r w:rsidRPr="005A6AA3">
        <w:t xml:space="preserve"> R package (</w:t>
      </w:r>
      <w:r w:rsidRPr="005A6AA3">
        <w:fldChar w:fldCharType="begin"/>
      </w:r>
      <w:r w:rsidRPr="005A6AA3">
        <w:instrText>HYPERLINK \l "ref-Greifer:2023" \h</w:instrText>
      </w:r>
      <w:r w:rsidRPr="005A6AA3">
        <w:fldChar w:fldCharType="separate"/>
      </w:r>
      <w:r w:rsidRPr="005A6AA3">
        <w:rPr>
          <w:rStyle w:val="Hyperlink"/>
        </w:rPr>
        <w:t>Greifer, 2023a</w:t>
      </w:r>
      <w:r w:rsidRPr="005A6AA3">
        <w:rPr>
          <w:rStyle w:val="Hyperlink"/>
        </w:rPr>
        <w:fldChar w:fldCharType="end"/>
      </w:r>
      <w:r w:rsidRPr="005A6AA3">
        <w:t>). This method estimates weights by minimizing an energy statistic related to covariate balance (</w:t>
      </w:r>
      <w:r w:rsidRPr="005A6AA3">
        <w:fldChar w:fldCharType="begin"/>
      </w:r>
      <w:r w:rsidRPr="005A6AA3">
        <w:instrText>HYPERLINK \l "ref-HulingGreiferChen:2023" \h</w:instrText>
      </w:r>
      <w:r w:rsidRPr="005A6AA3">
        <w:fldChar w:fldCharType="separate"/>
      </w:r>
      <w:r w:rsidRPr="005A6AA3">
        <w:rPr>
          <w:rStyle w:val="Hyperlink"/>
        </w:rPr>
        <w:t>Huling et al., 2023</w:t>
      </w:r>
      <w:r w:rsidRPr="005A6AA3">
        <w:rPr>
          <w:rStyle w:val="Hyperlink"/>
        </w:rPr>
        <w:fldChar w:fldCharType="end"/>
      </w:r>
      <w:r w:rsidRPr="005A6AA3">
        <w:t xml:space="preserve">), thus avoiding the need to specify a parametric model. Weights below the 0.1 and above the 0.9 quantiles were trimmed. Trimming might lead to decreased covariate balance and potentially change the estimand, but can also decrease the variability of the weights. Covariate balance was assessed using functionalities provided by the </w:t>
      </w:r>
      <w:r w:rsidRPr="005A6AA3">
        <w:rPr>
          <w:rStyle w:val="VerbatimChar"/>
        </w:rPr>
        <w:t>cobalt</w:t>
      </w:r>
      <w:r w:rsidRPr="005A6AA3">
        <w:t xml:space="preserve"> R package (</w:t>
      </w:r>
      <w:r w:rsidRPr="005A6AA3">
        <w:fldChar w:fldCharType="begin"/>
      </w:r>
      <w:r w:rsidRPr="005A6AA3">
        <w:instrText>HYPERLINK \l "ref-Greifer:2023a" \h</w:instrText>
      </w:r>
      <w:r w:rsidRPr="005A6AA3">
        <w:fldChar w:fldCharType="separate"/>
      </w:r>
      <w:r w:rsidRPr="005A6AA3">
        <w:rPr>
          <w:rStyle w:val="Hyperlink"/>
        </w:rPr>
        <w:t>Greifer, 2023b</w:t>
      </w:r>
      <w:r w:rsidRPr="005A6AA3">
        <w:rPr>
          <w:rStyle w:val="Hyperlink"/>
        </w:rPr>
        <w:fldChar w:fldCharType="end"/>
      </w:r>
      <w:r w:rsidRPr="005A6AA3">
        <w:t xml:space="preserve">). Specifically, we used </w:t>
      </w:r>
      <w:r w:rsidRPr="005A6AA3">
        <w:rPr>
          <w:i/>
          <w:iCs/>
        </w:rPr>
        <w:t>Love</w:t>
      </w:r>
      <w:r w:rsidRPr="005A6AA3">
        <w:t xml:space="preserve"> plots to visualize covariate balance before and after </w:t>
      </w:r>
      <w:ins w:id="238" w:author="Lorenzo Fabbri" w:date="2024-09-20T09:56:00Z" w16du:dateUtc="2024-09-20T07:56:00Z">
        <w:r w:rsidR="00DF47BB" w:rsidRPr="005A6AA3">
          <w:t>weighting</w:t>
        </w:r>
      </w:ins>
      <w:ins w:id="239" w:author="Lorenzo Fabbri" w:date="2024-09-24T11:39:00Z" w16du:dateUtc="2024-09-24T09:39:00Z">
        <w:r w:rsidR="000B3C28" w:rsidRPr="005A6AA3">
          <w:t xml:space="preserve"> (available in Supplementary Material – Love plots)</w:t>
        </w:r>
      </w:ins>
      <w:del w:id="240" w:author="Lorenzo Fabbri" w:date="2024-09-20T09:56:00Z" w16du:dateUtc="2024-09-20T07:56:00Z">
        <w:r w:rsidRPr="005A6AA3" w:rsidDel="00DF47BB">
          <w:delText>adjusting</w:delText>
        </w:r>
      </w:del>
      <w:r w:rsidRPr="005A6AA3">
        <w:t>.</w:t>
      </w:r>
      <w:bookmarkEnd w:id="237"/>
    </w:p>
    <w:p w14:paraId="452D0ECD" w14:textId="77777777" w:rsidR="00066508" w:rsidRPr="005A6AA3" w:rsidRDefault="00000000">
      <w:pPr>
        <w:pStyle w:val="Heading3"/>
      </w:pPr>
      <w:bookmarkStart w:id="241" w:name="sec-gcomp"/>
      <w:r w:rsidRPr="005A6AA3">
        <w:lastRenderedPageBreak/>
        <w:t>2.3.3 G-computation</w:t>
      </w:r>
    </w:p>
    <w:p w14:paraId="6C9D9966" w14:textId="7F280BF2" w:rsidR="00066508" w:rsidRPr="005A6AA3" w:rsidRDefault="00000000">
      <w:pPr>
        <w:pStyle w:val="FirstParagraph"/>
      </w:pPr>
      <w:r w:rsidRPr="005A6AA3">
        <w:t xml:space="preserve">We estimated MCs with the parametric g-formula, a method of standardization. The parametric g-formula involves the following steps: 1) fit a outcome model including both </w:t>
      </w:r>
      <w:ins w:id="242" w:author="Lorenzo Fabbri" w:date="2024-09-18T11:21:00Z" w16du:dateUtc="2024-09-18T09:21:00Z">
        <w:r w:rsidR="006032FC" w:rsidRPr="005A6AA3">
          <w:t xml:space="preserve">exposure and </w:t>
        </w:r>
      </w:ins>
      <w:r w:rsidRPr="005A6AA3">
        <w:t>covariates</w:t>
      </w:r>
      <w:ins w:id="243" w:author="Lorenzo Fabbri" w:date="2024-09-18T11:21:00Z" w16du:dateUtc="2024-09-18T09:21:00Z">
        <w:r w:rsidR="006032FC" w:rsidRPr="005A6AA3">
          <w:t>,</w:t>
        </w:r>
      </w:ins>
      <w:r w:rsidRPr="005A6AA3">
        <w:t xml:space="preserve"> and balancing weights</w:t>
      </w:r>
      <w:ins w:id="244" w:author="Lorenzo Fabbri" w:date="2024-09-18T11:24:00Z" w16du:dateUtc="2024-09-18T09:24:00Z">
        <w:r w:rsidR="006032FC" w:rsidRPr="005A6AA3">
          <w:t xml:space="preserve"> (</w:t>
        </w:r>
      </w:ins>
      <w:ins w:id="245" w:author="Lorenzo Fabbri" w:date="2024-09-18T11:25:00Z" w16du:dateUtc="2024-09-18T09:25:00Z">
        <w:r w:rsidR="006032FC" w:rsidRPr="005A6AA3">
          <w:t xml:space="preserve">Smith </w:t>
        </w:r>
      </w:ins>
      <w:ins w:id="246" w:author="Lorenzo Fabbri" w:date="2024-09-18T11:26:00Z" w16du:dateUtc="2024-09-18T09:26:00Z">
        <w:r w:rsidR="006032FC" w:rsidRPr="005A6AA3">
          <w:t>et al., 2022</w:t>
        </w:r>
      </w:ins>
      <w:ins w:id="247" w:author="Lorenzo Fabbri" w:date="2024-09-18T11:24:00Z" w16du:dateUtc="2024-09-18T09:24:00Z">
        <w:r w:rsidR="006032FC" w:rsidRPr="005A6AA3">
          <w:t>)</w:t>
        </w:r>
      </w:ins>
      <w:r w:rsidRPr="005A6AA3">
        <w:t xml:space="preserve">; 2) create two </w:t>
      </w:r>
      <w:del w:id="248" w:author="Lorenzo Fabbri" w:date="2024-09-18T11:43:00Z" w16du:dateUtc="2024-09-18T09:43:00Z">
        <w:r w:rsidRPr="005A6AA3" w:rsidDel="005032A0">
          <w:delText xml:space="preserve">new </w:delText>
        </w:r>
      </w:del>
      <w:ins w:id="249" w:author="Lorenzo Fabbri" w:date="2024-09-18T11:43:00Z" w16du:dateUtc="2024-09-18T09:43:00Z">
        <w:r w:rsidR="005032A0" w:rsidRPr="005A6AA3">
          <w:t xml:space="preserve">counterfactual </w:t>
        </w:r>
      </w:ins>
      <w:r w:rsidRPr="005A6AA3">
        <w:t>datasets identical to the original one but with the exposure</w:t>
      </w:r>
      <w:ins w:id="250" w:author="Lorenzo Fabbri" w:date="2024-09-18T11:45:00Z" w16du:dateUtc="2024-09-18T09:45:00Z">
        <w:r w:rsidR="005032A0" w:rsidRPr="005A6AA3">
          <w:t>s</w:t>
        </w:r>
      </w:ins>
      <w:r w:rsidRPr="005A6AA3">
        <w:t xml:space="preserve"> shifted 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w:t>
      </w:r>
      <w:ins w:id="251" w:author="Lorenzo Fabbri" w:date="2024-09-18T11:47:00Z" w16du:dateUtc="2024-09-18T09:47:00Z">
        <w:r w:rsidR="005032A0" w:rsidRPr="005A6AA3">
          <w:t xml:space="preserve"> between the expected value of the outcomes</w:t>
        </w:r>
      </w:ins>
      <w:r w:rsidRPr="005A6AA3">
        <w:t xml:space="preserve"> in the</w:t>
      </w:r>
      <w:ins w:id="252" w:author="Lorenzo Fabbri" w:date="2024-09-18T11:48:00Z" w16du:dateUtc="2024-09-18T09:48:00Z">
        <w:r w:rsidR="005032A0" w:rsidRPr="005A6AA3">
          <w:t xml:space="preserve"> </w:t>
        </w:r>
      </w:ins>
      <w:del w:id="253" w:author="Lorenzo Fabbri" w:date="2024-09-18T11:48:00Z" w16du:dateUtc="2024-09-18T09:48:00Z">
        <w:r w:rsidRPr="005A6AA3" w:rsidDel="005032A0">
          <w:delText xml:space="preserve"> expected </w:delText>
        </w:r>
      </w:del>
      <w:r w:rsidRPr="005A6AA3">
        <w:t xml:space="preserve">counterfactual </w:t>
      </w:r>
      <w:del w:id="254" w:author="Lorenzo Fabbri" w:date="2024-09-18T11:48:00Z" w16du:dateUtc="2024-09-18T09:48:00Z">
        <w:r w:rsidRPr="005A6AA3" w:rsidDel="005032A0">
          <w:delText xml:space="preserve">outcomes </w:delText>
        </w:r>
      </w:del>
      <w:ins w:id="255" w:author="Lorenzo Fabbri" w:date="2024-09-18T11:48:00Z" w16du:dateUtc="2024-09-18T09:48:00Z">
        <w:r w:rsidR="005032A0" w:rsidRPr="005A6AA3">
          <w:t xml:space="preserve">datasets </w:t>
        </w:r>
      </w:ins>
      <w:r w:rsidRPr="005A6AA3">
        <w:t>under the shifted exposure levels</w:t>
      </w:r>
      <w:ins w:id="256" w:author="Lorenzo Fabbri" w:date="2024-09-18T11:38:00Z" w16du:dateUtc="2024-09-18T09:38:00Z">
        <w:r w:rsidR="003F3315" w:rsidRPr="005A6AA3">
          <w:t xml:space="preserve"> </w:t>
        </w:r>
      </w:ins>
      <m:oMath>
        <m:sSub>
          <m:sSubPr>
            <m:ctrlPr>
              <w:ins w:id="257" w:author="Lorenzo Fabbri" w:date="2024-09-18T11:38:00Z" w16du:dateUtc="2024-09-18T09:38:00Z">
                <w:rPr>
                  <w:rFonts w:ascii="Cambria Math" w:hAnsi="Cambria Math"/>
                  <w:i/>
                </w:rPr>
              </w:ins>
            </m:ctrlPr>
          </m:sSubPr>
          <m:e>
            <m:r>
              <w:ins w:id="258" w:author="Lorenzo Fabbri" w:date="2024-09-18T11:38:00Z" w16du:dateUtc="2024-09-18T09:38:00Z">
                <w:rPr>
                  <w:rFonts w:ascii="Cambria Math" w:hAnsi="Cambria Math"/>
                </w:rPr>
                <m:t>d</m:t>
              </w:ins>
            </m:r>
          </m:e>
          <m:sub>
            <m:r>
              <w:ins w:id="259" w:author="Lorenzo Fabbri" w:date="2024-09-18T11:38:00Z" w16du:dateUtc="2024-09-18T09:38:00Z">
                <w:rPr>
                  <w:rFonts w:ascii="Cambria Math" w:hAnsi="Cambria Math"/>
                </w:rPr>
                <m:t>1</m:t>
              </w:ins>
            </m:r>
          </m:sub>
        </m:sSub>
      </m:oMath>
      <w:ins w:id="260" w:author="Lorenzo Fabbri" w:date="2024-09-18T11:39:00Z" w16du:dateUtc="2024-09-18T09:39:00Z">
        <w:r w:rsidR="003F3315" w:rsidRPr="005A6AA3">
          <w:t xml:space="preserve"> and </w:t>
        </w:r>
      </w:ins>
      <m:oMath>
        <m:sSub>
          <m:sSubPr>
            <m:ctrlPr>
              <w:ins w:id="261" w:author="Lorenzo Fabbri" w:date="2024-09-18T11:39:00Z" w16du:dateUtc="2024-09-18T09:39:00Z">
                <w:rPr>
                  <w:rFonts w:ascii="Cambria Math" w:hAnsi="Cambria Math"/>
                  <w:i/>
                </w:rPr>
              </w:ins>
            </m:ctrlPr>
          </m:sSubPr>
          <m:e>
            <m:r>
              <w:ins w:id="262" w:author="Lorenzo Fabbri" w:date="2024-09-18T11:39:00Z" w16du:dateUtc="2024-09-18T09:39:00Z">
                <w:rPr>
                  <w:rFonts w:ascii="Cambria Math" w:hAnsi="Cambria Math"/>
                </w:rPr>
                <m:t>d</m:t>
              </w:ins>
            </m:r>
          </m:e>
          <m:sub>
            <m:r>
              <w:ins w:id="263" w:author="Lorenzo Fabbri" w:date="2024-09-18T11:39:00Z" w16du:dateUtc="2024-09-18T09:39:00Z">
                <w:rPr>
                  <w:rFonts w:ascii="Cambria Math" w:hAnsi="Cambria Math"/>
                </w:rPr>
                <m:t>2</m:t>
              </w:ins>
            </m:r>
          </m:sub>
        </m:sSub>
      </m:oMath>
      <w:ins w:id="264" w:author="Lorenzo Fabbri" w:date="2024-09-18T11:41:00Z" w16du:dateUtc="2024-09-18T09:41:00Z">
        <w:r w:rsidR="002F6B8A" w:rsidRPr="005A6AA3">
          <w:t xml:space="preserve"> specified below</w:t>
        </w:r>
      </w:ins>
      <w:ins w:id="265" w:author="Lorenzo Fabbri" w:date="2024-09-18T11:37:00Z" w16du:dateUtc="2024-09-18T09:37:00Z">
        <w:r w:rsidR="003F3315" w:rsidRPr="005A6AA3">
          <w:t>:</w:t>
        </w:r>
      </w:ins>
      <w:ins w:id="266" w:author="Lorenzo Fabbri" w:date="2024-09-18T11:38:00Z" w16du:dateUtc="2024-09-18T09:38:00Z">
        <w:r w:rsidR="003F3315" w:rsidRPr="005A6AA3">
          <w:t xml:space="preserve"> </w:t>
        </w:r>
      </w:ins>
      <w:del w:id="267" w:author="Lorenzo Fabbri" w:date="2024-09-18T11:38:00Z" w16du:dateUtc="2024-09-18T09:38:00Z">
        <w:r w:rsidRPr="005A6AA3" w:rsidDel="003F3315">
          <w:delText xml:space="preserve"> </w:delText>
        </w:r>
      </w:del>
      <m:oMath>
        <m:d>
          <m:dPr>
            <m:ctrlPr>
              <w:del w:id="268" w:author="Lorenzo Fabbri" w:date="2024-09-18T11:35:00Z" w16du:dateUtc="2024-09-18T09:35:00Z">
                <w:rPr>
                  <w:rFonts w:ascii="Cambria Math" w:hAnsi="Cambria Math"/>
                </w:rPr>
              </w:del>
            </m:ctrlPr>
          </m:dPr>
          <m:e>
            <m:r>
              <w:del w:id="269" w:author="Lorenzo Fabbri" w:date="2024-09-18T11:35:00Z" w16du:dateUtc="2024-09-18T09:35:00Z">
                <w:rPr>
                  <w:rFonts w:ascii="Cambria Math" w:hAnsi="Cambria Math"/>
                </w:rPr>
                <m:t>E</m:t>
              </w:del>
            </m:r>
            <m:d>
              <m:dPr>
                <m:begChr m:val="["/>
                <m:ctrlPr>
                  <w:del w:id="270" w:author="Lorenzo Fabbri" w:date="2024-09-18T11:35:00Z" w16du:dateUtc="2024-09-18T09:35:00Z">
                    <w:rPr>
                      <w:rFonts w:ascii="Cambria Math" w:hAnsi="Cambria Math"/>
                    </w:rPr>
                  </w:del>
                </m:ctrlPr>
              </m:dPr>
              <m:e>
                <m:sSup>
                  <m:sSupPr>
                    <m:ctrlPr>
                      <w:del w:id="271" w:author="Lorenzo Fabbri" w:date="2024-09-18T11:35:00Z" w16du:dateUtc="2024-09-18T09:35:00Z">
                        <w:rPr>
                          <w:rFonts w:ascii="Cambria Math" w:hAnsi="Cambria Math"/>
                        </w:rPr>
                      </w:del>
                    </m:ctrlPr>
                  </m:sSupPr>
                  <m:e>
                    <m:r>
                      <w:del w:id="272" w:author="Lorenzo Fabbri" w:date="2024-09-18T11:35:00Z" w16du:dateUtc="2024-09-18T09:35:00Z">
                        <w:rPr>
                          <w:rFonts w:ascii="Cambria Math" w:hAnsi="Cambria Math"/>
                        </w:rPr>
                        <m:t>Y</m:t>
                      </w:del>
                    </m:r>
                  </m:e>
                  <m:sup>
                    <m:d>
                      <m:dPr>
                        <m:ctrlPr>
                          <w:del w:id="273" w:author="Lorenzo Fabbri" w:date="2024-09-18T11:35:00Z" w16du:dateUtc="2024-09-18T09:35:00Z">
                            <w:rPr>
                              <w:rFonts w:ascii="Cambria Math" w:hAnsi="Cambria Math"/>
                            </w:rPr>
                          </w:del>
                        </m:ctrlPr>
                      </m:dPr>
                      <m:e>
                        <m:sSub>
                          <m:sSubPr>
                            <m:ctrlPr>
                              <w:del w:id="274" w:author="Lorenzo Fabbri" w:date="2024-09-18T11:35:00Z" w16du:dateUtc="2024-09-18T09:35:00Z">
                                <w:rPr>
                                  <w:rFonts w:ascii="Cambria Math" w:hAnsi="Cambria Math"/>
                                </w:rPr>
                              </w:del>
                            </m:ctrlPr>
                          </m:sSubPr>
                          <m:e>
                            <m:r>
                              <w:del w:id="275" w:author="Lorenzo Fabbri" w:date="2024-09-18T11:35:00Z" w16du:dateUtc="2024-09-18T09:35:00Z">
                                <w:rPr>
                                  <w:rFonts w:ascii="Cambria Math" w:hAnsi="Cambria Math"/>
                                </w:rPr>
                                <m:t>d</m:t>
                              </w:del>
                            </m:r>
                          </m:e>
                          <m:sub>
                            <m:r>
                              <w:del w:id="276" w:author="Lorenzo Fabbri" w:date="2024-09-18T11:35:00Z" w16du:dateUtc="2024-09-18T09:35:00Z">
                                <w:rPr>
                                  <w:rFonts w:ascii="Cambria Math" w:hAnsi="Cambria Math"/>
                                </w:rPr>
                                <m:t>1</m:t>
                              </w:del>
                            </m:r>
                          </m:sub>
                        </m:sSub>
                      </m:e>
                    </m:d>
                  </m:sup>
                </m:sSup>
              </m:e>
            </m:d>
            <m:r>
              <w:del w:id="277" w:author="Lorenzo Fabbri" w:date="2024-09-18T11:35:00Z" w16du:dateUtc="2024-09-18T09:35:00Z">
                <w:rPr>
                  <w:rFonts w:ascii="Cambria Math" w:hAnsi="Cambria Math"/>
                </w:rPr>
                <m:t>-E</m:t>
              </w:del>
            </m:r>
            <m:d>
              <m:dPr>
                <m:begChr m:val="["/>
                <m:ctrlPr>
                  <w:del w:id="278" w:author="Lorenzo Fabbri" w:date="2024-09-18T11:35:00Z" w16du:dateUtc="2024-09-18T09:35:00Z">
                    <w:rPr>
                      <w:rFonts w:ascii="Cambria Math" w:hAnsi="Cambria Math"/>
                    </w:rPr>
                  </w:del>
                </m:ctrlPr>
              </m:dPr>
              <m:e>
                <m:sSup>
                  <m:sSupPr>
                    <m:ctrlPr>
                      <w:del w:id="279" w:author="Lorenzo Fabbri" w:date="2024-09-18T11:35:00Z" w16du:dateUtc="2024-09-18T09:35:00Z">
                        <w:rPr>
                          <w:rFonts w:ascii="Cambria Math" w:hAnsi="Cambria Math"/>
                        </w:rPr>
                      </w:del>
                    </m:ctrlPr>
                  </m:sSupPr>
                  <m:e>
                    <m:r>
                      <w:del w:id="280" w:author="Lorenzo Fabbri" w:date="2024-09-18T11:35:00Z" w16du:dateUtc="2024-09-18T09:35:00Z">
                        <w:rPr>
                          <w:rFonts w:ascii="Cambria Math" w:hAnsi="Cambria Math"/>
                        </w:rPr>
                        <m:t>Y</m:t>
                      </w:del>
                    </m:r>
                  </m:e>
                  <m:sup>
                    <m:d>
                      <m:dPr>
                        <m:ctrlPr>
                          <w:del w:id="281" w:author="Lorenzo Fabbri" w:date="2024-09-18T11:35:00Z" w16du:dateUtc="2024-09-18T09:35:00Z">
                            <w:rPr>
                              <w:rFonts w:ascii="Cambria Math" w:hAnsi="Cambria Math"/>
                            </w:rPr>
                          </w:del>
                        </m:ctrlPr>
                      </m:dPr>
                      <m:e>
                        <m:sSub>
                          <m:sSubPr>
                            <m:ctrlPr>
                              <w:del w:id="282" w:author="Lorenzo Fabbri" w:date="2024-09-18T11:35:00Z" w16du:dateUtc="2024-09-18T09:35:00Z">
                                <w:rPr>
                                  <w:rFonts w:ascii="Cambria Math" w:hAnsi="Cambria Math"/>
                                </w:rPr>
                              </w:del>
                            </m:ctrlPr>
                          </m:sSubPr>
                          <m:e>
                            <m:r>
                              <w:del w:id="283" w:author="Lorenzo Fabbri" w:date="2024-09-18T11:35:00Z" w16du:dateUtc="2024-09-18T09:35:00Z">
                                <w:rPr>
                                  <w:rFonts w:ascii="Cambria Math" w:hAnsi="Cambria Math"/>
                                </w:rPr>
                                <m:t>d</m:t>
                              </w:del>
                            </m:r>
                          </m:e>
                          <m:sub>
                            <m:r>
                              <w:del w:id="284" w:author="Lorenzo Fabbri" w:date="2024-09-18T11:35:00Z" w16du:dateUtc="2024-09-18T09:35:00Z">
                                <w:rPr>
                                  <w:rFonts w:ascii="Cambria Math" w:hAnsi="Cambria Math"/>
                                </w:rPr>
                                <m:t>2</m:t>
                              </w:del>
                            </m:r>
                          </m:sub>
                        </m:sSub>
                      </m:e>
                    </m:d>
                  </m:sup>
                </m:sSup>
              </m:e>
            </m:d>
          </m:e>
        </m:d>
        <m:r>
          <w:ins w:id="285" w:author="Lorenzo Fabbri" w:date="2024-09-18T11:35:00Z" w16du:dateUtc="2024-09-18T09:35:00Z">
            <w:rPr>
              <w:rFonts w:ascii="Cambria Math" w:hAnsi="Cambria Math"/>
            </w:rPr>
            <m:t>E</m:t>
          </w:ins>
        </m:r>
        <m:d>
          <m:dPr>
            <m:begChr m:val="["/>
            <m:endChr m:val="]"/>
            <m:ctrlPr>
              <w:ins w:id="286" w:author="Lorenzo Fabbri" w:date="2024-09-18T11:35:00Z" w16du:dateUtc="2024-09-18T09:35:00Z">
                <w:rPr>
                  <w:rFonts w:ascii="Cambria Math" w:hAnsi="Cambria Math"/>
                  <w:i/>
                </w:rPr>
              </w:ins>
            </m:ctrlPr>
          </m:dPr>
          <m:e>
            <m:sSup>
              <m:sSupPr>
                <m:ctrlPr>
                  <w:ins w:id="287" w:author="Lorenzo Fabbri" w:date="2024-09-18T11:35:00Z" w16du:dateUtc="2024-09-18T09:35:00Z">
                    <w:rPr>
                      <w:rFonts w:ascii="Cambria Math" w:hAnsi="Cambria Math"/>
                      <w:i/>
                    </w:rPr>
                  </w:ins>
                </m:ctrlPr>
              </m:sSupPr>
              <m:e>
                <m:r>
                  <w:ins w:id="288" w:author="Lorenzo Fabbri" w:date="2024-09-18T11:35:00Z" w16du:dateUtc="2024-09-18T09:35:00Z">
                    <w:rPr>
                      <w:rFonts w:ascii="Cambria Math" w:hAnsi="Cambria Math"/>
                    </w:rPr>
                    <m:t>Y</m:t>
                  </w:ins>
                </m:r>
              </m:e>
              <m:sup>
                <m:d>
                  <m:dPr>
                    <m:ctrlPr>
                      <w:ins w:id="289" w:author="Lorenzo Fabbri" w:date="2024-09-18T11:35:00Z" w16du:dateUtc="2024-09-18T09:35:00Z">
                        <w:rPr>
                          <w:rFonts w:ascii="Cambria Math" w:hAnsi="Cambria Math"/>
                          <w:i/>
                        </w:rPr>
                      </w:ins>
                    </m:ctrlPr>
                  </m:dPr>
                  <m:e>
                    <m:sSub>
                      <m:sSubPr>
                        <m:ctrlPr>
                          <w:ins w:id="290" w:author="Lorenzo Fabbri" w:date="2024-09-18T11:35:00Z" w16du:dateUtc="2024-09-18T09:35:00Z">
                            <w:rPr>
                              <w:rFonts w:ascii="Cambria Math" w:hAnsi="Cambria Math"/>
                              <w:i/>
                            </w:rPr>
                          </w:ins>
                        </m:ctrlPr>
                      </m:sSubPr>
                      <m:e>
                        <m:r>
                          <w:ins w:id="291" w:author="Lorenzo Fabbri" w:date="2024-09-18T11:35:00Z" w16du:dateUtc="2024-09-18T09:35:00Z">
                            <w:rPr>
                              <w:rFonts w:ascii="Cambria Math" w:hAnsi="Cambria Math"/>
                            </w:rPr>
                            <m:t>d</m:t>
                          </w:ins>
                        </m:r>
                      </m:e>
                      <m:sub>
                        <m:r>
                          <w:ins w:id="292" w:author="Lorenzo Fabbri" w:date="2024-09-18T11:35:00Z" w16du:dateUtc="2024-09-18T09:35:00Z">
                            <w:rPr>
                              <w:rFonts w:ascii="Cambria Math" w:hAnsi="Cambria Math"/>
                            </w:rPr>
                            <m:t>1</m:t>
                          </w:ins>
                        </m:r>
                      </m:sub>
                    </m:sSub>
                  </m:e>
                </m:d>
              </m:sup>
            </m:sSup>
          </m:e>
        </m:d>
        <m:r>
          <w:ins w:id="293" w:author="Lorenzo Fabbri" w:date="2024-09-18T11:35:00Z" w16du:dateUtc="2024-09-18T09:35:00Z">
            <w:rPr>
              <w:rFonts w:ascii="Cambria Math" w:hAnsi="Cambria Math"/>
            </w:rPr>
            <m:t xml:space="preserve"> - E</m:t>
          </w:ins>
        </m:r>
        <m:d>
          <m:dPr>
            <m:begChr m:val="["/>
            <m:endChr m:val="]"/>
            <m:ctrlPr>
              <w:ins w:id="294" w:author="Lorenzo Fabbri" w:date="2024-09-18T11:35:00Z" w16du:dateUtc="2024-09-18T09:35:00Z">
                <w:rPr>
                  <w:rFonts w:ascii="Cambria Math" w:hAnsi="Cambria Math"/>
                  <w:i/>
                </w:rPr>
              </w:ins>
            </m:ctrlPr>
          </m:dPr>
          <m:e>
            <m:sSup>
              <m:sSupPr>
                <m:ctrlPr>
                  <w:ins w:id="295" w:author="Lorenzo Fabbri" w:date="2024-09-18T11:35:00Z" w16du:dateUtc="2024-09-18T09:35:00Z">
                    <w:rPr>
                      <w:rFonts w:ascii="Cambria Math" w:hAnsi="Cambria Math"/>
                      <w:i/>
                    </w:rPr>
                  </w:ins>
                </m:ctrlPr>
              </m:sSupPr>
              <m:e>
                <m:r>
                  <w:ins w:id="296" w:author="Lorenzo Fabbri" w:date="2024-09-18T11:35:00Z" w16du:dateUtc="2024-09-18T09:35:00Z">
                    <w:rPr>
                      <w:rFonts w:ascii="Cambria Math" w:hAnsi="Cambria Math"/>
                    </w:rPr>
                    <m:t>Y</m:t>
                  </w:ins>
                </m:r>
              </m:e>
              <m:sup>
                <m:d>
                  <m:dPr>
                    <m:ctrlPr>
                      <w:ins w:id="297" w:author="Lorenzo Fabbri" w:date="2024-09-18T11:35:00Z" w16du:dateUtc="2024-09-18T09:35:00Z">
                        <w:rPr>
                          <w:rFonts w:ascii="Cambria Math" w:hAnsi="Cambria Math"/>
                          <w:i/>
                        </w:rPr>
                      </w:ins>
                    </m:ctrlPr>
                  </m:dPr>
                  <m:e>
                    <m:sSub>
                      <m:sSubPr>
                        <m:ctrlPr>
                          <w:ins w:id="298" w:author="Lorenzo Fabbri" w:date="2024-09-18T11:35:00Z" w16du:dateUtc="2024-09-18T09:35:00Z">
                            <w:rPr>
                              <w:rFonts w:ascii="Cambria Math" w:hAnsi="Cambria Math"/>
                              <w:i/>
                            </w:rPr>
                          </w:ins>
                        </m:ctrlPr>
                      </m:sSubPr>
                      <m:e>
                        <m:r>
                          <w:ins w:id="299" w:author="Lorenzo Fabbri" w:date="2024-09-18T11:35:00Z" w16du:dateUtc="2024-09-18T09:35:00Z">
                            <w:rPr>
                              <w:rFonts w:ascii="Cambria Math" w:hAnsi="Cambria Math"/>
                            </w:rPr>
                            <m:t>d</m:t>
                          </w:ins>
                        </m:r>
                      </m:e>
                      <m:sub>
                        <m:r>
                          <w:ins w:id="300" w:author="Lorenzo Fabbri" w:date="2024-09-18T11:35:00Z" w16du:dateUtc="2024-09-18T09:35:00Z">
                            <w:rPr>
                              <w:rFonts w:ascii="Cambria Math" w:hAnsi="Cambria Math"/>
                            </w:rPr>
                            <m:t>2</m:t>
                          </w:ins>
                        </m:r>
                      </m:sub>
                    </m:sSub>
                  </m:e>
                </m:d>
              </m:sup>
            </m:sSup>
          </m:e>
        </m:d>
      </m:oMath>
      <w:r w:rsidRPr="005A6AA3">
        <w:t>. For this parameter to be identified, the usual causal identifiability conditions (no unmeasured confounding, positivity, and consistency) are required. Since these conditions are likely not satisfied, we focused on the estimation of a statistical estimand that is as close as possible to the causal parameter of interest.</w:t>
      </w:r>
    </w:p>
    <w:p w14:paraId="7512D078" w14:textId="77777777" w:rsidR="00066508" w:rsidRPr="005A6AA3" w:rsidRDefault="00000000">
      <w:pPr>
        <w:pStyle w:val="BodyText"/>
      </w:pPr>
      <w:r w:rsidRPr="005A6AA3">
        <w:t xml:space="preserve">We fit the outcome model using the </w:t>
      </w:r>
      <w:r w:rsidRPr="005A6AA3">
        <w:rPr>
          <w:rStyle w:val="VerbatimChar"/>
        </w:rPr>
        <w:t>glm</w:t>
      </w:r>
      <w:r w:rsidRPr="005A6AA3">
        <w:t xml:space="preserve"> function and a Gaussian family with identity link from base R. The exposure variable was modeled using natural cubic splines with 3 degrees of freedom, to more flexibly capture the average dose-response function (ADRF).</w:t>
      </w:r>
    </w:p>
    <w:p w14:paraId="6DD47384" w14:textId="01AE9E79" w:rsidR="00066508" w:rsidRPr="005A6AA3" w:rsidRDefault="00000000">
      <w:pPr>
        <w:pStyle w:val="BodyText"/>
      </w:pPr>
      <w:r w:rsidRPr="005A6AA3">
        <w:t xml:space="preserve">To estimate the MCs, we used the </w:t>
      </w:r>
      <w:r w:rsidRPr="005A6AA3">
        <w:rPr>
          <w:rStyle w:val="VerbatimChar"/>
        </w:rPr>
        <w:t>avg_comparisons</w:t>
      </w:r>
      <w:r w:rsidRPr="005A6AA3">
        <w:t xml:space="preserve"> function from the </w:t>
      </w:r>
      <w:r w:rsidRPr="005A6AA3">
        <w:rPr>
          <w:rStyle w:val="VerbatimChar"/>
        </w:rPr>
        <w:t>marginaleffects</w:t>
      </w:r>
      <w:r w:rsidRPr="005A6AA3">
        <w:t xml:space="preserve"> R package (</w:t>
      </w:r>
      <w:r w:rsidRPr="005A6AA3">
        <w:fldChar w:fldCharType="begin"/>
      </w:r>
      <w:r w:rsidRPr="005A6AA3">
        <w:instrText>HYPERLINK \l "ref-Arel-Bundock:2023" \h</w:instrText>
      </w:r>
      <w:r w:rsidRPr="005A6AA3">
        <w:fldChar w:fldCharType="separate"/>
      </w:r>
      <w:r w:rsidRPr="005A6AA3">
        <w:rPr>
          <w:rStyle w:val="Hyperlink"/>
        </w:rPr>
        <w:t>Arel-Bundock, 2023</w:t>
      </w:r>
      <w:r w:rsidRPr="005A6AA3">
        <w:rPr>
          <w:rStyle w:val="Hyperlink"/>
        </w:rPr>
        <w:fldChar w:fldCharType="end"/>
      </w:r>
      <w:r w:rsidRPr="005A6AA3">
        <w:t>). The two counterfactual datasets were obtained by setting the exposures levels to 90th percentile (</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Pr="005A6AA3">
        <w:t>) and the 10th percentile (</w:t>
      </w:r>
      <m:oMath>
        <m:sSub>
          <m:sSubPr>
            <m:ctrlPr>
              <w:rPr>
                <w:rFonts w:ascii="Cambria Math" w:hAnsi="Cambria Math"/>
              </w:rPr>
            </m:ctrlPr>
          </m:sSubPr>
          <m:e>
            <m:r>
              <w:rPr>
                <w:rFonts w:ascii="Cambria Math" w:hAnsi="Cambria Math"/>
              </w:rPr>
              <m:t>d</m:t>
            </m:r>
          </m:e>
          <m:sub>
            <m:r>
              <w:rPr>
                <w:rFonts w:ascii="Cambria Math" w:hAnsi="Cambria Math"/>
              </w:rPr>
              <m:t>2</m:t>
            </m:r>
          </m:sub>
        </m:sSub>
      </m:oMath>
      <w:r w:rsidRPr="005A6AA3">
        <w:t>), for each cohort separately to account for cross-cohort differences in the levels of the exposures</w:t>
      </w:r>
      <w:del w:id="301" w:author="Lorenzo Fabbri" w:date="2024-09-24T16:30:00Z" w16du:dateUtc="2024-09-24T14:30:00Z">
        <w:r w:rsidRPr="005A6AA3" w:rsidDel="007F4E16">
          <w:delText xml:space="preserve"> (</w:delText>
        </w:r>
        <w:r w:rsidR="00066508" w:rsidRPr="005A6AA3" w:rsidDel="007F4E16">
          <w:fldChar w:fldCharType="begin"/>
        </w:r>
        <w:r w:rsidR="00066508" w:rsidRPr="005A6AA3" w:rsidDel="007F4E16">
          <w:delInstrText>HYPERLINK \l "supptbl-chems-desc" \h</w:delInstrText>
        </w:r>
        <w:r w:rsidR="00066508" w:rsidRPr="005A6AA3" w:rsidDel="007F4E16">
          <w:fldChar w:fldCharType="separate"/>
        </w:r>
        <w:r w:rsidR="00066508" w:rsidRPr="005A6AA3" w:rsidDel="007F4E16">
          <w:rPr>
            <w:rStyle w:val="Hyperlink"/>
          </w:rPr>
          <w:delText xml:space="preserve">Table </w:delText>
        </w:r>
      </w:del>
      <w:del w:id="302" w:author="Lorenzo Fabbri" w:date="2024-09-24T11:03:00Z" w16du:dateUtc="2024-09-24T09:03:00Z">
        <w:r w:rsidR="00066508" w:rsidRPr="005A6AA3" w:rsidDel="0020742D">
          <w:rPr>
            <w:rStyle w:val="Hyperlink"/>
          </w:rPr>
          <w:delText>S</w:delText>
        </w:r>
      </w:del>
      <w:del w:id="303" w:author="Lorenzo Fabbri" w:date="2024-09-24T16:29:00Z" w16du:dateUtc="2024-09-24T14:29:00Z">
        <w:r w:rsidR="00066508" w:rsidRPr="005A6AA3" w:rsidDel="007F4E16">
          <w:rPr>
            <w:rStyle w:val="Hyperlink"/>
          </w:rPr>
          <w:delText>6</w:delText>
        </w:r>
      </w:del>
      <w:del w:id="304" w:author="Lorenzo Fabbri" w:date="2024-09-24T16:30:00Z" w16du:dateUtc="2024-09-24T14:30:00Z">
        <w:r w:rsidR="00066508" w:rsidRPr="005A6AA3" w:rsidDel="007F4E16">
          <w:rPr>
            <w:rStyle w:val="Hyperlink"/>
          </w:rPr>
          <w:fldChar w:fldCharType="end"/>
        </w:r>
        <w:r w:rsidRPr="005A6AA3" w:rsidDel="007F4E16">
          <w:delText xml:space="preserve"> and </w:delText>
        </w:r>
        <w:r w:rsidR="00066508" w:rsidRPr="005A6AA3" w:rsidDel="007F4E16">
          <w:fldChar w:fldCharType="begin"/>
        </w:r>
        <w:r w:rsidR="00066508" w:rsidRPr="005A6AA3" w:rsidDel="007F4E16">
          <w:delInstrText>HYPERLINK \l "supptbl-met-desc" \h</w:delInstrText>
        </w:r>
        <w:r w:rsidR="00066508" w:rsidRPr="005A6AA3" w:rsidDel="007F4E16">
          <w:fldChar w:fldCharType="separate"/>
        </w:r>
        <w:r w:rsidR="00066508" w:rsidRPr="005A6AA3" w:rsidDel="007F4E16">
          <w:rPr>
            <w:rStyle w:val="Hyperlink"/>
          </w:rPr>
          <w:delText xml:space="preserve">Table </w:delText>
        </w:r>
      </w:del>
      <w:del w:id="305" w:author="Lorenzo Fabbri" w:date="2024-09-24T11:03:00Z" w16du:dateUtc="2024-09-24T09:03:00Z">
        <w:r w:rsidR="00066508" w:rsidRPr="005A6AA3" w:rsidDel="0020742D">
          <w:rPr>
            <w:rStyle w:val="Hyperlink"/>
          </w:rPr>
          <w:delText>S</w:delText>
        </w:r>
      </w:del>
      <w:del w:id="306" w:author="Lorenzo Fabbri" w:date="2024-09-24T16:30:00Z" w16du:dateUtc="2024-09-24T14:30:00Z">
        <w:r w:rsidR="00066508" w:rsidRPr="005A6AA3" w:rsidDel="007F4E16">
          <w:rPr>
            <w:rStyle w:val="Hyperlink"/>
          </w:rPr>
          <w:delText>7</w:delText>
        </w:r>
        <w:r w:rsidR="00066508" w:rsidRPr="005A6AA3" w:rsidDel="007F4E16">
          <w:rPr>
            <w:rStyle w:val="Hyperlink"/>
          </w:rPr>
          <w:fldChar w:fldCharType="end"/>
        </w:r>
        <w:r w:rsidRPr="005A6AA3" w:rsidDel="007F4E16">
          <w:delText>)</w:delText>
        </w:r>
      </w:del>
      <w:r w:rsidRPr="005A6AA3">
        <w:t xml:space="preserve">. The MCs </w:t>
      </w:r>
      <w:r w:rsidRPr="005A6AA3">
        <w:lastRenderedPageBreak/>
        <w:t xml:space="preserve">were computed using the estimated balancing weights above. Robust standard errors were computed with the </w:t>
      </w:r>
      <w:r w:rsidRPr="005A6AA3">
        <w:rPr>
          <w:rStyle w:val="VerbatimChar"/>
        </w:rPr>
        <w:t>sandwich</w:t>
      </w:r>
      <w:r w:rsidRPr="005A6AA3">
        <w:t xml:space="preserve"> R package, using cohort as variable indicating clustering of observations (</w:t>
      </w:r>
      <w:r w:rsidRPr="005A6AA3">
        <w:fldChar w:fldCharType="begin"/>
      </w:r>
      <w:r w:rsidRPr="005A6AA3">
        <w:instrText>HYPERLINK \l "ref-ZeileisKollGraham:2020" \h</w:instrText>
      </w:r>
      <w:r w:rsidRPr="005A6AA3">
        <w:fldChar w:fldCharType="separate"/>
      </w:r>
      <w:r w:rsidRPr="005A6AA3">
        <w:rPr>
          <w:rStyle w:val="Hyperlink"/>
        </w:rPr>
        <w:t>Zeileis et al., 2020</w:t>
      </w:r>
      <w:r w:rsidRPr="005A6AA3">
        <w:rPr>
          <w:rStyle w:val="Hyperlink"/>
        </w:rPr>
        <w:fldChar w:fldCharType="end"/>
      </w:r>
      <w:r w:rsidRPr="005A6AA3">
        <w:t xml:space="preserve">; </w:t>
      </w:r>
      <w:r w:rsidR="00066508" w:rsidRPr="005A6AA3">
        <w:fldChar w:fldCharType="begin"/>
      </w:r>
      <w:r w:rsidR="00066508" w:rsidRPr="005A6AA3">
        <w:instrText>HYPERLINK \l "ref-Zeileis:2004" \h</w:instrText>
      </w:r>
      <w:r w:rsidR="00066508" w:rsidRPr="005A6AA3">
        <w:fldChar w:fldCharType="separate"/>
      </w:r>
      <w:r w:rsidR="00066508" w:rsidRPr="005A6AA3">
        <w:rPr>
          <w:rStyle w:val="Hyperlink"/>
        </w:rPr>
        <w:t>Zeileis, 2004</w:t>
      </w:r>
      <w:r w:rsidR="00066508" w:rsidRPr="005A6AA3">
        <w:rPr>
          <w:rStyle w:val="Hyperlink"/>
        </w:rPr>
        <w:fldChar w:fldCharType="end"/>
      </w:r>
      <w:r w:rsidRPr="005A6AA3">
        <w:t>). For each outcome, we report the results as differences between MCs with 95% confidence intervals (CIs).</w:t>
      </w:r>
      <w:bookmarkEnd w:id="241"/>
    </w:p>
    <w:p w14:paraId="0A608CC3" w14:textId="77777777" w:rsidR="00066508" w:rsidRPr="005A6AA3" w:rsidRDefault="00000000">
      <w:pPr>
        <w:pStyle w:val="Heading3"/>
      </w:pPr>
      <w:r w:rsidRPr="005A6AA3">
        <w:t>2.3.4 Effect-modification analysis</w:t>
      </w:r>
    </w:p>
    <w:p w14:paraId="13631EA7" w14:textId="3F1072C6" w:rsidR="00066508" w:rsidRPr="005A6AA3" w:rsidRDefault="00000000" w:rsidP="00AE6D59">
      <w:pPr>
        <w:pStyle w:val="FirstParagraph"/>
      </w:pPr>
      <w:r w:rsidRPr="005A6AA3">
        <w:t xml:space="preserve">We further estimated separate MCs for possible effect-modification by sex. To do so, balancing weights were estimated separately for each level of the sex variable, and an interaction term between the exposure and sex was included in the outcome model. Similarly, the MCs were estimated with the </w:t>
      </w:r>
      <w:r w:rsidRPr="005A6AA3">
        <w:rPr>
          <w:rStyle w:val="VerbatimChar"/>
        </w:rPr>
        <w:t>avg_comparisons</w:t>
      </w:r>
      <w:r w:rsidRPr="005A6AA3">
        <w:t xml:space="preserve"> function. For each outcome, we report the results as pairwise differences between female MCs and male MCs, with 95% confidence intervals (CIs).</w:t>
      </w:r>
    </w:p>
    <w:p w14:paraId="5C9BAAC8" w14:textId="77777777" w:rsidR="00066508" w:rsidRPr="005A6AA3" w:rsidRDefault="00000000">
      <w:pPr>
        <w:pStyle w:val="Heading1"/>
        <w:rPr>
          <w:ins w:id="307" w:author="Lorenzo Fabbri" w:date="2024-09-24T09:35:00Z" w16du:dateUtc="2024-09-24T07:35:00Z"/>
        </w:rPr>
      </w:pPr>
      <w:bookmarkStart w:id="308" w:name="sec-res"/>
      <w:r w:rsidRPr="005A6AA3">
        <w:t>3. Results</w:t>
      </w:r>
    </w:p>
    <w:p w14:paraId="4903374B" w14:textId="531DFD06" w:rsidR="00FC3AD1" w:rsidRPr="005A6AA3" w:rsidDel="00FC3AD1" w:rsidRDefault="00FC3AD1">
      <w:pPr>
        <w:pStyle w:val="BodyText"/>
        <w:rPr>
          <w:del w:id="309" w:author="Lorenzo Fabbri" w:date="2024-09-24T09:37:00Z" w16du:dateUtc="2024-09-24T07:37:00Z"/>
        </w:rPr>
        <w:pPrChange w:id="310" w:author="Lorenzo Fabbri" w:date="2024-09-24T09:35:00Z" w16du:dateUtc="2024-09-24T07:35:00Z">
          <w:pPr>
            <w:pStyle w:val="Heading1"/>
          </w:pPr>
        </w:pPrChange>
      </w:pPr>
      <w:ins w:id="311" w:author="Lorenzo Fabbri" w:date="2024-09-24T09:35:00Z" w16du:dateUtc="2024-09-24T07:35:00Z">
        <w:r w:rsidRPr="005A6AA3">
          <w:t>A total of 1,297 children of the HELIX subcohort had measurements of the non-persistent EDCs. The study population was 55% male, and, at</w:t>
        </w:r>
      </w:ins>
      <w:ins w:id="312" w:author="Lorenzo Fabbri" w:date="2024-09-24T09:36:00Z" w16du:dateUtc="2024-09-24T07:36:00Z">
        <w:r w:rsidRPr="005A6AA3">
          <w:t xml:space="preserve"> the time of visit, the median age of the children was 8.06 years (Table 1, and </w:t>
        </w:r>
      </w:ins>
      <w:ins w:id="313" w:author="Lorenzo Fabbri" w:date="2024-09-24T11:03:00Z" w16du:dateUtc="2024-09-24T09:03:00Z">
        <w:r w:rsidR="0020742D" w:rsidRPr="005A6AA3">
          <w:t xml:space="preserve">Supplementary </w:t>
        </w:r>
      </w:ins>
      <w:ins w:id="314" w:author="Lorenzo Fabbri" w:date="2024-09-24T09:36:00Z" w16du:dateUtc="2024-09-24T07:36:00Z">
        <w:r w:rsidRPr="005A6AA3">
          <w:t>Table 5 for cohort-specific characteristics). The children were mostly Caucasian (9</w:t>
        </w:r>
      </w:ins>
      <w:ins w:id="315" w:author="Lorenzo Fabbri" w:date="2024-09-24T09:37:00Z" w16du:dateUtc="2024-09-24T07:37:00Z">
        <w:r w:rsidRPr="005A6AA3">
          <w:t xml:space="preserve">0%), and the largest minority were of Pakistani origin (6.2%). </w:t>
        </w:r>
      </w:ins>
    </w:p>
    <w:p w14:paraId="5AF3AABF" w14:textId="7AC923B4" w:rsidR="00066508" w:rsidRPr="005A6AA3" w:rsidDel="00774DF4" w:rsidRDefault="00066508">
      <w:pPr>
        <w:pStyle w:val="BodyText"/>
        <w:rPr>
          <w:del w:id="316" w:author="Lorenzo Fabbri" w:date="2024-09-24T09:38:00Z" w16du:dateUtc="2024-09-24T07:38:00Z"/>
        </w:rPr>
        <w:pPrChange w:id="317" w:author="Lorenzo Fabbri" w:date="2024-09-24T09:37:00Z" w16du:dateUtc="2024-09-24T07:37:00Z">
          <w:pPr>
            <w:pStyle w:val="FirstParagraph"/>
          </w:pPr>
        </w:pPrChange>
      </w:pPr>
      <w:del w:id="318" w:author="Lorenzo Fabbri" w:date="2024-09-24T09:37:00Z" w16du:dateUtc="2024-09-24T07:37:00Z">
        <w:r w:rsidRPr="005A6AA3" w:rsidDel="00FC3AD1">
          <w:fldChar w:fldCharType="begin"/>
        </w:r>
        <w:r w:rsidRPr="005A6AA3" w:rsidDel="00FC3AD1">
          <w:delInstrText>HYPERLINK \l "tbl-pop-desc" \h</w:delInstrText>
        </w:r>
        <w:r w:rsidRPr="005A6AA3" w:rsidDel="00FC3AD1">
          <w:fldChar w:fldCharType="separate"/>
        </w:r>
        <w:r w:rsidRPr="005A6AA3" w:rsidDel="00FC3AD1">
          <w:rPr>
            <w:rStyle w:val="Hyperlink"/>
          </w:rPr>
          <w:delText>Table 1</w:delText>
        </w:r>
        <w:r w:rsidRPr="005A6AA3" w:rsidDel="00FC3AD1">
          <w:rPr>
            <w:rStyle w:val="Hyperlink"/>
          </w:rPr>
          <w:fldChar w:fldCharType="end"/>
        </w:r>
        <w:r w:rsidRPr="005A6AA3" w:rsidDel="00FC3AD1">
          <w:delText xml:space="preserve"> and </w:delText>
        </w:r>
        <w:r w:rsidRPr="005A6AA3" w:rsidDel="00FC3AD1">
          <w:fldChar w:fldCharType="begin"/>
        </w:r>
        <w:r w:rsidRPr="005A6AA3" w:rsidDel="00FC3AD1">
          <w:delInstrText>HYPERLINK \l "supptbl-pop-desc" \h</w:delInstrText>
        </w:r>
        <w:r w:rsidRPr="005A6AA3" w:rsidDel="00FC3AD1">
          <w:fldChar w:fldCharType="separate"/>
        </w:r>
        <w:r w:rsidRPr="005A6AA3" w:rsidDel="00FC3AD1">
          <w:rPr>
            <w:rStyle w:val="Hyperlink"/>
          </w:rPr>
          <w:delText>Table S5</w:delText>
        </w:r>
        <w:r w:rsidRPr="005A6AA3" w:rsidDel="00FC3AD1">
          <w:rPr>
            <w:rStyle w:val="Hyperlink"/>
          </w:rPr>
          <w:fldChar w:fldCharType="end"/>
        </w:r>
        <w:r w:rsidRPr="005A6AA3" w:rsidDel="00FC3AD1">
          <w:delText xml:space="preserve"> provide descriptive statistics for the outcome and covariates for the HELIX subcohort and for each cohort, respectively. Of the 1,301 children of the HELIX subcohort, 1,297 had measurements of the non-persistent EDCs. Measurements of the glucocorticosteroids were available for 1,004 children, of which 980 were matched to the HELIX subcohort. </w:delText>
        </w:r>
      </w:del>
      <w:r w:rsidRPr="005A6AA3">
        <w:t>Measurements of both non-persistent EDCs and glucocorticosteroids were available for 976 children of the subcohort</w:t>
      </w:r>
      <w:ins w:id="319" w:author="Lorenzo Fabbri" w:date="2024-09-24T09:38:00Z" w16du:dateUtc="2024-09-24T07:38:00Z">
        <w:r w:rsidR="00774DF4" w:rsidRPr="005A6AA3">
          <w:t xml:space="preserve">, as shown in </w:t>
        </w:r>
      </w:ins>
      <w:ins w:id="320" w:author="Lorenzo Fabbri" w:date="2024-09-24T11:10:00Z" w16du:dateUtc="2024-09-24T09:10:00Z">
        <w:r w:rsidR="00FA0172" w:rsidRPr="005A6AA3">
          <w:t xml:space="preserve">Supplementary </w:t>
        </w:r>
      </w:ins>
      <w:ins w:id="321" w:author="Lorenzo Fabbri" w:date="2024-09-24T09:38:00Z" w16du:dateUtc="2024-09-24T07:38:00Z">
        <w:r w:rsidR="00774DF4" w:rsidRPr="005A6AA3">
          <w:t>Figure 1</w:t>
        </w:r>
      </w:ins>
      <w:r w:rsidRPr="005A6AA3">
        <w:t>.</w:t>
      </w:r>
      <w:del w:id="322" w:author="Lorenzo Fabbri" w:date="2024-09-24T09:38:00Z" w16du:dateUtc="2024-09-24T07:38:00Z">
        <w:r w:rsidRPr="005A6AA3" w:rsidDel="00774DF4">
          <w:delText xml:space="preserve"> </w:delText>
        </w:r>
      </w:del>
      <w:ins w:id="323" w:author="Lorenzo Fabbri" w:date="2024-09-24T09:38:00Z" w16du:dateUtc="2024-09-24T07:38:00Z">
        <w:r w:rsidR="00774DF4" w:rsidRPr="005A6AA3">
          <w:t xml:space="preserve"> </w:t>
        </w:r>
      </w:ins>
      <w:del w:id="324" w:author="Lorenzo Fabbri" w:date="2024-09-24T09:38:00Z" w16du:dateUtc="2024-09-24T07:38:00Z">
        <w:r w:rsidRPr="005A6AA3" w:rsidDel="00774DF4">
          <w:delText xml:space="preserve">A flowchart describing the sample size for each research question is presented in </w:delText>
        </w:r>
        <w:r w:rsidRPr="005A6AA3" w:rsidDel="00774DF4">
          <w:fldChar w:fldCharType="begin"/>
        </w:r>
        <w:r w:rsidRPr="005A6AA3" w:rsidDel="00774DF4">
          <w:delInstrText>HYPERLINK \l "suppfig-flow-pop" \h</w:delInstrText>
        </w:r>
        <w:r w:rsidRPr="005A6AA3" w:rsidDel="00774DF4">
          <w:fldChar w:fldCharType="separate"/>
        </w:r>
        <w:r w:rsidRPr="005A6AA3" w:rsidDel="00774DF4">
          <w:rPr>
            <w:rStyle w:val="Hyperlink"/>
          </w:rPr>
          <w:delText>Figure S1</w:delText>
        </w:r>
        <w:r w:rsidRPr="005A6AA3" w:rsidDel="00774DF4">
          <w:rPr>
            <w:rStyle w:val="Hyperlink"/>
          </w:rPr>
          <w:fldChar w:fldCharType="end"/>
        </w:r>
        <w:r w:rsidRPr="005A6AA3" w:rsidDel="00774DF4">
          <w:delText xml:space="preserve">. The sample consisted of 55% males. </w:delText>
        </w:r>
      </w:del>
      <w:r w:rsidRPr="005A6AA3">
        <w:t>The median HRT-SE was 300 ms (interquartile range (IQR), 231-368), with lower median values for EDEN, MOBA, and INMA, corresponding to the cohorts with older children.</w:t>
      </w:r>
      <w:del w:id="325" w:author="Lorenzo Fabbri" w:date="2024-09-24T09:38:00Z" w16du:dateUtc="2024-09-24T07:38:00Z">
        <w:r w:rsidRPr="005A6AA3" w:rsidDel="00774DF4">
          <w:delText xml:space="preserve"> At the time of visit, the median age of the children was 8.06 years. The children were mostly Caucasian (90%), and the largest minority were of Pakistani origin (6.2%).</w:delText>
        </w:r>
      </w:del>
      <w:ins w:id="326" w:author="Lorenzo Fabbri" w:date="2024-09-24T09:38:00Z" w16du:dateUtc="2024-09-24T07:38:00Z">
        <w:r w:rsidR="00774DF4" w:rsidRPr="005A6AA3">
          <w:t xml:space="preserve"> Concentrations </w:t>
        </w:r>
      </w:ins>
    </w:p>
    <w:p w14:paraId="50EA5766" w14:textId="10BE9863" w:rsidR="00066508" w:rsidRPr="005A6AA3" w:rsidRDefault="00000000">
      <w:pPr>
        <w:pStyle w:val="BodyText"/>
      </w:pPr>
      <w:del w:id="327" w:author="Lorenzo Fabbri" w:date="2024-09-24T09:38:00Z" w16du:dateUtc="2024-09-24T07:38:00Z">
        <w:r w:rsidRPr="005A6AA3" w:rsidDel="00774DF4">
          <w:delText xml:space="preserve">Levels </w:delText>
        </w:r>
      </w:del>
      <w:r w:rsidRPr="005A6AA3">
        <w:t xml:space="preserve">of unprocessed non-persistent EDCs, after imputation </w:t>
      </w:r>
      <w:r w:rsidRPr="005A6AA3">
        <w:lastRenderedPageBreak/>
        <w:t xml:space="preserve">of values below the LOD, and glucocorticosteroids, are presented in </w:t>
      </w:r>
      <w:r w:rsidR="00066508" w:rsidRPr="005A6AA3">
        <w:fldChar w:fldCharType="begin"/>
      </w:r>
      <w:r w:rsidR="00066508" w:rsidRPr="005A6AA3">
        <w:instrText>HYPERLINK \l "tbl-edc-desc" \h</w:instrText>
      </w:r>
      <w:r w:rsidR="00066508" w:rsidRPr="005A6AA3">
        <w:fldChar w:fldCharType="separate"/>
      </w:r>
      <w:r w:rsidR="00066508" w:rsidRPr="005A6AA3">
        <w:rPr>
          <w:rStyle w:val="Hyperlink"/>
        </w:rPr>
        <w:t>Table 2</w:t>
      </w:r>
      <w:r w:rsidR="00066508" w:rsidRPr="005A6AA3">
        <w:rPr>
          <w:rStyle w:val="Hyperlink"/>
        </w:rPr>
        <w:fldChar w:fldCharType="end"/>
      </w:r>
      <w:ins w:id="328" w:author="Lorenzo Fabbri" w:date="2024-09-24T09:39:00Z" w16du:dateUtc="2024-09-24T07:39:00Z">
        <w:r w:rsidR="00774DF4" w:rsidRPr="005A6AA3">
          <w:t xml:space="preserve"> and</w:t>
        </w:r>
      </w:ins>
      <w:del w:id="329" w:author="Lorenzo Fabbri" w:date="2024-09-24T09:39:00Z" w16du:dateUtc="2024-09-24T07:39:00Z">
        <w:r w:rsidRPr="005A6AA3" w:rsidDel="00774DF4">
          <w:delText>,</w:delText>
        </w:r>
      </w:del>
      <w:r w:rsidRPr="005A6AA3">
        <w:t xml:space="preserve"> </w:t>
      </w:r>
      <w:r w:rsidR="00066508" w:rsidRPr="005A6AA3">
        <w:fldChar w:fldCharType="begin"/>
      </w:r>
      <w:r w:rsidR="00066508" w:rsidRPr="005A6AA3">
        <w:instrText>HYPERLINK \l "tbl-met-new-desc" \h</w:instrText>
      </w:r>
      <w:r w:rsidR="00066508" w:rsidRPr="005A6AA3">
        <w:fldChar w:fldCharType="separate"/>
      </w:r>
      <w:r w:rsidR="00066508" w:rsidRPr="005A6AA3">
        <w:rPr>
          <w:rStyle w:val="Hyperlink"/>
        </w:rPr>
        <w:t>Table 3</w:t>
      </w:r>
      <w:r w:rsidR="00066508" w:rsidRPr="005A6AA3">
        <w:rPr>
          <w:rStyle w:val="Hyperlink"/>
        </w:rPr>
        <w:fldChar w:fldCharType="end"/>
      </w:r>
      <w:r w:rsidRPr="005A6AA3">
        <w:t>,</w:t>
      </w:r>
      <w:ins w:id="330" w:author="Lorenzo Fabbri" w:date="2024-09-24T09:39:00Z" w16du:dateUtc="2024-09-24T07:39:00Z">
        <w:r w:rsidR="00774DF4" w:rsidRPr="005A6AA3">
          <w:t xml:space="preserve"> respectively</w:t>
        </w:r>
      </w:ins>
      <w:r w:rsidRPr="005A6AA3">
        <w:t xml:space="preserve"> </w:t>
      </w:r>
      <w:ins w:id="331" w:author="Lorenzo Fabbri" w:date="2024-09-24T09:39:00Z" w16du:dateUtc="2024-09-24T07:39:00Z">
        <w:r w:rsidR="00774DF4" w:rsidRPr="005A6AA3">
          <w:t>(</w:t>
        </w:r>
      </w:ins>
      <w:ins w:id="332" w:author="Lorenzo Fabbri" w:date="2024-09-24T11:03:00Z" w16du:dateUtc="2024-09-24T09:03:00Z">
        <w:r w:rsidR="0020742D" w:rsidRPr="005A6AA3">
          <w:t xml:space="preserve">Supplementary </w:t>
        </w:r>
      </w:ins>
      <w:r w:rsidR="00066508" w:rsidRPr="005A6AA3">
        <w:fldChar w:fldCharType="begin"/>
      </w:r>
      <w:r w:rsidR="00066508" w:rsidRPr="005A6AA3">
        <w:instrText>HYPERLINK \l "supptbl-chems-desc" \h</w:instrText>
      </w:r>
      <w:r w:rsidR="00066508" w:rsidRPr="005A6AA3">
        <w:fldChar w:fldCharType="separate"/>
      </w:r>
      <w:r w:rsidR="00066508" w:rsidRPr="005A6AA3">
        <w:rPr>
          <w:rStyle w:val="Hyperlink"/>
        </w:rPr>
        <w:t xml:space="preserve">Table </w:t>
      </w:r>
      <w:del w:id="333" w:author="Lorenzo Fabbri" w:date="2024-09-24T11:03:00Z" w16du:dateUtc="2024-09-24T09:03:00Z">
        <w:r w:rsidR="00066508" w:rsidRPr="005A6AA3" w:rsidDel="0020742D">
          <w:rPr>
            <w:rStyle w:val="Hyperlink"/>
          </w:rPr>
          <w:delText>S</w:delText>
        </w:r>
      </w:del>
      <w:r w:rsidR="00066508" w:rsidRPr="005A6AA3">
        <w:rPr>
          <w:rStyle w:val="Hyperlink"/>
        </w:rPr>
        <w:t>6</w:t>
      </w:r>
      <w:r w:rsidR="00066508" w:rsidRPr="005A6AA3">
        <w:rPr>
          <w:rStyle w:val="Hyperlink"/>
        </w:rPr>
        <w:fldChar w:fldCharType="end"/>
      </w:r>
      <w:del w:id="334" w:author="Lorenzo Fabbri" w:date="2024-09-24T09:39:00Z" w16du:dateUtc="2024-09-24T07:39:00Z">
        <w:r w:rsidRPr="005A6AA3" w:rsidDel="00774DF4">
          <w:delText>,</w:delText>
        </w:r>
      </w:del>
      <w:r w:rsidRPr="005A6AA3">
        <w:t xml:space="preserve"> and</w:t>
      </w:r>
      <w:ins w:id="335" w:author="Lorenzo Fabbri" w:date="2024-09-24T11:03:00Z" w16du:dateUtc="2024-09-24T09:03:00Z">
        <w:r w:rsidR="0020742D" w:rsidRPr="005A6AA3">
          <w:t xml:space="preserve"> Supplementary</w:t>
        </w:r>
      </w:ins>
      <w:r w:rsidRPr="005A6AA3">
        <w:t xml:space="preserve"> </w:t>
      </w:r>
      <w:r w:rsidR="00066508" w:rsidRPr="005A6AA3">
        <w:fldChar w:fldCharType="begin"/>
      </w:r>
      <w:r w:rsidR="00066508" w:rsidRPr="005A6AA3">
        <w:instrText>HYPERLINK \l "supptbl-met-desc" \h</w:instrText>
      </w:r>
      <w:r w:rsidR="00066508" w:rsidRPr="005A6AA3">
        <w:fldChar w:fldCharType="separate"/>
      </w:r>
      <w:r w:rsidR="00066508" w:rsidRPr="005A6AA3">
        <w:rPr>
          <w:rStyle w:val="Hyperlink"/>
        </w:rPr>
        <w:t xml:space="preserve">Table </w:t>
      </w:r>
      <w:del w:id="336" w:author="Lorenzo Fabbri" w:date="2024-09-24T11:03:00Z" w16du:dateUtc="2024-09-24T09:03:00Z">
        <w:r w:rsidR="00066508" w:rsidRPr="005A6AA3" w:rsidDel="0020742D">
          <w:rPr>
            <w:rStyle w:val="Hyperlink"/>
          </w:rPr>
          <w:delText>S</w:delText>
        </w:r>
      </w:del>
      <w:r w:rsidR="00066508" w:rsidRPr="005A6AA3">
        <w:rPr>
          <w:rStyle w:val="Hyperlink"/>
        </w:rPr>
        <w:t>7</w:t>
      </w:r>
      <w:r w:rsidR="00066508" w:rsidRPr="005A6AA3">
        <w:rPr>
          <w:rStyle w:val="Hyperlink"/>
        </w:rPr>
        <w:fldChar w:fldCharType="end"/>
      </w:r>
      <w:ins w:id="337" w:author="Lorenzo Fabbri" w:date="2024-09-24T09:40:00Z" w16du:dateUtc="2024-09-24T07:40:00Z">
        <w:r w:rsidR="00774DF4" w:rsidRPr="005A6AA3">
          <w:rPr>
            <w:rStyle w:val="Hyperlink"/>
          </w:rPr>
          <w:t xml:space="preserve"> for results by cohort)</w:t>
        </w:r>
        <w:r w:rsidR="00774DF4" w:rsidRPr="005A6AA3">
          <w:t>. Generally, the EDCs showed high levels of detection, with the exception of some of the OP pesticide metabolites (e.g., DE</w:t>
        </w:r>
      </w:ins>
      <w:ins w:id="338" w:author="Lorenzo Fabbri" w:date="2024-09-24T09:41:00Z" w16du:dateUtc="2024-09-24T07:41:00Z">
        <w:r w:rsidR="00774DF4" w:rsidRPr="005A6AA3">
          <w:t xml:space="preserve">DTH and DMDTP) and shown in </w:t>
        </w:r>
      </w:ins>
      <w:ins w:id="339" w:author="Lorenzo Fabbri" w:date="2024-09-24T11:10:00Z" w16du:dateUtc="2024-09-24T09:10:00Z">
        <w:r w:rsidR="00FA0172" w:rsidRPr="005A6AA3">
          <w:t xml:space="preserve">Supplementary </w:t>
        </w:r>
      </w:ins>
      <w:ins w:id="340" w:author="Lorenzo Fabbri" w:date="2024-09-24T09:41:00Z" w16du:dateUtc="2024-09-24T07:41:00Z">
        <w:r w:rsidR="00774DF4" w:rsidRPr="005A6AA3">
          <w:t>Figure 2. Similarly, the glucocorticosteroids showed high levels of detection (</w:t>
        </w:r>
      </w:ins>
      <w:ins w:id="341" w:author="Lorenzo Fabbri" w:date="2024-09-24T11:10:00Z" w16du:dateUtc="2024-09-24T09:10:00Z">
        <w:r w:rsidR="00FA0172" w:rsidRPr="005A6AA3">
          <w:t xml:space="preserve">Supplementary </w:t>
        </w:r>
      </w:ins>
      <w:ins w:id="342" w:author="Lorenzo Fabbri" w:date="2024-09-24T09:41:00Z" w16du:dateUtc="2024-09-24T07:41:00Z">
        <w:r w:rsidR="00774DF4" w:rsidRPr="005A6AA3">
          <w:t>Figure 3).</w:t>
        </w:r>
      </w:ins>
      <w:del w:id="343" w:author="Lorenzo Fabbri" w:date="2024-09-24T09:40:00Z" w16du:dateUtc="2024-09-24T07:40:00Z">
        <w:r w:rsidRPr="005A6AA3" w:rsidDel="00774DF4">
          <w:delText xml:space="preserve">. Supplementary Figures </w:delText>
        </w:r>
        <w:r w:rsidR="00066508" w:rsidRPr="005A6AA3" w:rsidDel="00774DF4">
          <w:fldChar w:fldCharType="begin"/>
        </w:r>
        <w:r w:rsidR="00066508" w:rsidRPr="005A6AA3" w:rsidDel="00774DF4">
          <w:delInstrText>HYPERLINK \l "suppfig-desc-chems" \h</w:delInstrText>
        </w:r>
        <w:r w:rsidR="00066508" w:rsidRPr="005A6AA3" w:rsidDel="00774DF4">
          <w:fldChar w:fldCharType="separate"/>
        </w:r>
        <w:r w:rsidR="00066508" w:rsidRPr="005A6AA3" w:rsidDel="00774DF4">
          <w:rPr>
            <w:rStyle w:val="Hyperlink"/>
          </w:rPr>
          <w:delText>2</w:delText>
        </w:r>
        <w:r w:rsidR="00066508" w:rsidRPr="005A6AA3" w:rsidDel="00774DF4">
          <w:rPr>
            <w:rStyle w:val="Hyperlink"/>
          </w:rPr>
          <w:fldChar w:fldCharType="end"/>
        </w:r>
        <w:r w:rsidRPr="005A6AA3" w:rsidDel="00774DF4">
          <w:delText xml:space="preserve"> and </w:delText>
        </w:r>
        <w:r w:rsidR="00066508" w:rsidRPr="005A6AA3" w:rsidDel="00774DF4">
          <w:fldChar w:fldCharType="begin"/>
        </w:r>
        <w:r w:rsidR="00066508" w:rsidRPr="005A6AA3" w:rsidDel="00774DF4">
          <w:delInstrText>HYPERLINK \l "suppfig-desc-mets" \h</w:delInstrText>
        </w:r>
        <w:r w:rsidR="00066508" w:rsidRPr="005A6AA3" w:rsidDel="00774DF4">
          <w:fldChar w:fldCharType="separate"/>
        </w:r>
        <w:r w:rsidR="00066508" w:rsidRPr="005A6AA3" w:rsidDel="00774DF4">
          <w:rPr>
            <w:rStyle w:val="Hyperlink"/>
          </w:rPr>
          <w:delText>3</w:delText>
        </w:r>
        <w:r w:rsidR="00066508" w:rsidRPr="005A6AA3" w:rsidDel="00774DF4">
          <w:rPr>
            <w:rStyle w:val="Hyperlink"/>
          </w:rPr>
          <w:fldChar w:fldCharType="end"/>
        </w:r>
        <w:r w:rsidRPr="005A6AA3" w:rsidDel="00774DF4">
          <w:delText xml:space="preserve"> provide information on the measurement classification of the EDCs and glucocorticosteroids by cohort, respectively.</w:delText>
        </w:r>
      </w:del>
    </w:p>
    <w:p w14:paraId="4927C11E" w14:textId="5DFE2C24" w:rsidR="00066508" w:rsidRPr="005A6AA3" w:rsidDel="00C66C4E" w:rsidRDefault="00C66C4E">
      <w:pPr>
        <w:pStyle w:val="BodyText"/>
        <w:rPr>
          <w:del w:id="344" w:author="Lorenzo Fabbri" w:date="2024-09-24T09:43:00Z" w16du:dateUtc="2024-09-24T07:43:00Z"/>
        </w:rPr>
      </w:pPr>
      <w:ins w:id="345" w:author="Lorenzo Fabbri" w:date="2024-09-24T09:43:00Z" w16du:dateUtc="2024-09-24T07:43:00Z">
        <w:r w:rsidRPr="005A6AA3">
          <w:t xml:space="preserve">Associations between exposure to EDCs and HRT-SE are shown in </w:t>
        </w:r>
      </w:ins>
      <w:del w:id="346" w:author="Lorenzo Fabbri" w:date="2024-09-24T09:43:00Z" w16du:dateUtc="2024-09-24T07:43:00Z">
        <w:r w:rsidRPr="005A6AA3" w:rsidDel="00C66C4E">
          <w:delText xml:space="preserve">The effective sample sizes before and after balancing weights estimation are presented in Supplementary Tables </w:delText>
        </w:r>
        <w:r w:rsidR="00066508" w:rsidRPr="005A6AA3" w:rsidDel="00C66C4E">
          <w:fldChar w:fldCharType="begin"/>
        </w:r>
        <w:r w:rsidR="00066508" w:rsidRPr="005A6AA3" w:rsidDel="00C66C4E">
          <w:delInstrText>HYPERLINK \l "supptbl-balance-1" \h</w:delInstrText>
        </w:r>
        <w:r w:rsidR="00066508" w:rsidRPr="005A6AA3" w:rsidDel="00C66C4E">
          <w:fldChar w:fldCharType="separate"/>
        </w:r>
        <w:r w:rsidR="00066508" w:rsidRPr="005A6AA3" w:rsidDel="00C66C4E">
          <w:rPr>
            <w:rStyle w:val="Hyperlink"/>
          </w:rPr>
          <w:delText>8</w:delText>
        </w:r>
        <w:r w:rsidR="00066508" w:rsidRPr="005A6AA3" w:rsidDel="00C66C4E">
          <w:rPr>
            <w:rStyle w:val="Hyperlink"/>
          </w:rPr>
          <w:fldChar w:fldCharType="end"/>
        </w:r>
        <w:r w:rsidRPr="005A6AA3" w:rsidDel="00C66C4E">
          <w:delText xml:space="preserve">, </w:delText>
        </w:r>
        <w:r w:rsidR="00066508" w:rsidRPr="005A6AA3" w:rsidDel="00C66C4E">
          <w:fldChar w:fldCharType="begin"/>
        </w:r>
        <w:r w:rsidR="00066508" w:rsidRPr="005A6AA3" w:rsidDel="00C66C4E">
          <w:delInstrText>HYPERLINK \l "supptbl-balance-2" \h</w:delInstrText>
        </w:r>
        <w:r w:rsidR="00066508" w:rsidRPr="005A6AA3" w:rsidDel="00C66C4E">
          <w:fldChar w:fldCharType="separate"/>
        </w:r>
        <w:r w:rsidR="00066508" w:rsidRPr="005A6AA3" w:rsidDel="00C66C4E">
          <w:rPr>
            <w:rStyle w:val="Hyperlink"/>
          </w:rPr>
          <w:delText>9</w:delText>
        </w:r>
        <w:r w:rsidR="00066508" w:rsidRPr="005A6AA3" w:rsidDel="00C66C4E">
          <w:rPr>
            <w:rStyle w:val="Hyperlink"/>
          </w:rPr>
          <w:fldChar w:fldCharType="end"/>
        </w:r>
        <w:r w:rsidRPr="005A6AA3" w:rsidDel="00C66C4E">
          <w:delText xml:space="preserve">, </w:delText>
        </w:r>
        <w:r w:rsidR="00066508" w:rsidRPr="005A6AA3" w:rsidDel="00C66C4E">
          <w:fldChar w:fldCharType="begin"/>
        </w:r>
        <w:r w:rsidR="00066508" w:rsidRPr="005A6AA3" w:rsidDel="00C66C4E">
          <w:delInstrText>HYPERLINK \l "supptbl-balance-3" \h</w:delInstrText>
        </w:r>
        <w:r w:rsidR="00066508" w:rsidRPr="005A6AA3" w:rsidDel="00C66C4E">
          <w:fldChar w:fldCharType="separate"/>
        </w:r>
        <w:r w:rsidR="00066508" w:rsidRPr="005A6AA3" w:rsidDel="00C66C4E">
          <w:rPr>
            <w:rStyle w:val="Hyperlink"/>
          </w:rPr>
          <w:delText>10</w:delText>
        </w:r>
        <w:r w:rsidR="00066508" w:rsidRPr="005A6AA3" w:rsidDel="00C66C4E">
          <w:rPr>
            <w:rStyle w:val="Hyperlink"/>
          </w:rPr>
          <w:fldChar w:fldCharType="end"/>
        </w:r>
        <w:r w:rsidRPr="005A6AA3" w:rsidDel="00C66C4E">
          <w:delText xml:space="preserve">, while basic summary statistics of the estimated balancing weights are presented in Supplementary Tables </w:delText>
        </w:r>
        <w:r w:rsidR="00066508" w:rsidRPr="005A6AA3" w:rsidDel="00C66C4E">
          <w:fldChar w:fldCharType="begin"/>
        </w:r>
        <w:r w:rsidR="00066508" w:rsidRPr="005A6AA3" w:rsidDel="00C66C4E">
          <w:delInstrText>HYPERLINK \l "supptbl-weights-1" \h</w:delInstrText>
        </w:r>
        <w:r w:rsidR="00066508" w:rsidRPr="005A6AA3" w:rsidDel="00C66C4E">
          <w:fldChar w:fldCharType="separate"/>
        </w:r>
        <w:r w:rsidR="00066508" w:rsidRPr="005A6AA3" w:rsidDel="00C66C4E">
          <w:rPr>
            <w:rStyle w:val="Hyperlink"/>
          </w:rPr>
          <w:delText>11</w:delText>
        </w:r>
        <w:r w:rsidR="00066508" w:rsidRPr="005A6AA3" w:rsidDel="00C66C4E">
          <w:rPr>
            <w:rStyle w:val="Hyperlink"/>
          </w:rPr>
          <w:fldChar w:fldCharType="end"/>
        </w:r>
        <w:r w:rsidRPr="005A6AA3" w:rsidDel="00C66C4E">
          <w:delText xml:space="preserve">, </w:delText>
        </w:r>
        <w:r w:rsidR="00066508" w:rsidRPr="005A6AA3" w:rsidDel="00C66C4E">
          <w:fldChar w:fldCharType="begin"/>
        </w:r>
        <w:r w:rsidR="00066508" w:rsidRPr="005A6AA3" w:rsidDel="00C66C4E">
          <w:delInstrText>HYPERLINK \l "supptbl-weights-2" \h</w:delInstrText>
        </w:r>
        <w:r w:rsidR="00066508" w:rsidRPr="005A6AA3" w:rsidDel="00C66C4E">
          <w:fldChar w:fldCharType="separate"/>
        </w:r>
        <w:r w:rsidR="00066508" w:rsidRPr="005A6AA3" w:rsidDel="00C66C4E">
          <w:rPr>
            <w:rStyle w:val="Hyperlink"/>
          </w:rPr>
          <w:delText>12</w:delText>
        </w:r>
        <w:r w:rsidR="00066508" w:rsidRPr="005A6AA3" w:rsidDel="00C66C4E">
          <w:rPr>
            <w:rStyle w:val="Hyperlink"/>
          </w:rPr>
          <w:fldChar w:fldCharType="end"/>
        </w:r>
        <w:r w:rsidRPr="005A6AA3" w:rsidDel="00C66C4E">
          <w:delText xml:space="preserve">, </w:delText>
        </w:r>
        <w:r w:rsidR="00066508" w:rsidRPr="005A6AA3" w:rsidDel="00C66C4E">
          <w:fldChar w:fldCharType="begin"/>
        </w:r>
        <w:r w:rsidR="00066508" w:rsidRPr="005A6AA3" w:rsidDel="00C66C4E">
          <w:delInstrText>HYPERLINK \l "supptbl-weights-3" \h</w:delInstrText>
        </w:r>
        <w:r w:rsidR="00066508" w:rsidRPr="005A6AA3" w:rsidDel="00C66C4E">
          <w:fldChar w:fldCharType="separate"/>
        </w:r>
        <w:r w:rsidR="00066508" w:rsidRPr="005A6AA3" w:rsidDel="00C66C4E">
          <w:rPr>
            <w:rStyle w:val="Hyperlink"/>
          </w:rPr>
          <w:delText>13</w:delText>
        </w:r>
        <w:r w:rsidR="00066508" w:rsidRPr="005A6AA3" w:rsidDel="00C66C4E">
          <w:rPr>
            <w:rStyle w:val="Hyperlink"/>
          </w:rPr>
          <w:fldChar w:fldCharType="end"/>
        </w:r>
        <w:r w:rsidRPr="005A6AA3" w:rsidDel="00C66C4E">
          <w:delText xml:space="preserve">. As expected, the median value of the weights for each exposure was close to </w:delText>
        </w:r>
      </w:del>
      <m:oMath>
        <m:r>
          <w:del w:id="347" w:author="Lorenzo Fabbri" w:date="2024-09-24T09:43:00Z" w16du:dateUtc="2024-09-24T07:43:00Z">
            <w:rPr>
              <w:rFonts w:ascii="Cambria Math" w:hAnsi="Cambria Math"/>
            </w:rPr>
            <m:t>1.00</m:t>
          </w:del>
        </m:r>
      </m:oMath>
      <w:del w:id="348" w:author="Lorenzo Fabbri" w:date="2024-09-24T09:43:00Z" w16du:dateUtc="2024-09-24T07:43:00Z">
        <w:r w:rsidRPr="005A6AA3" w:rsidDel="00C66C4E">
          <w:delText>.</w:delText>
        </w:r>
      </w:del>
    </w:p>
    <w:p w14:paraId="1528664E" w14:textId="2614C1C8" w:rsidR="00066508" w:rsidRPr="005A6AA3" w:rsidRDefault="00066508">
      <w:pPr>
        <w:pStyle w:val="BodyText"/>
        <w:rPr>
          <w:ins w:id="349" w:author="Lorenzo Fabbri" w:date="2024-09-24T09:59:00Z" w16du:dateUtc="2024-09-24T07:59:00Z"/>
        </w:rPr>
      </w:pPr>
      <w:r w:rsidRPr="005A6AA3">
        <w:fldChar w:fldCharType="begin"/>
      </w:r>
      <w:r w:rsidRPr="005A6AA3">
        <w:instrText>HYPERLINK \l "fig-marginal-1" \h</w:instrText>
      </w:r>
      <w:r w:rsidRPr="005A6AA3">
        <w:fldChar w:fldCharType="separate"/>
      </w:r>
      <w:r w:rsidRPr="005A6AA3">
        <w:rPr>
          <w:rStyle w:val="Hyperlink"/>
        </w:rPr>
        <w:t>Figure 2</w:t>
      </w:r>
      <w:r w:rsidRPr="005A6AA3">
        <w:rPr>
          <w:rStyle w:val="Hyperlink"/>
        </w:rPr>
        <w:fldChar w:fldCharType="end"/>
      </w:r>
      <w:ins w:id="350" w:author="Lorenzo Fabbri" w:date="2024-09-24T09:43:00Z" w16du:dateUtc="2024-09-24T07:43:00Z">
        <w:r w:rsidR="00C66C4E" w:rsidRPr="005A6AA3">
          <w:rPr>
            <w:rStyle w:val="Hyperlink"/>
          </w:rPr>
          <w:t xml:space="preserve"> (with</w:t>
        </w:r>
      </w:ins>
      <w:ins w:id="351" w:author="Lorenzo Fabbri" w:date="2024-09-24T09:44:00Z" w16du:dateUtc="2024-09-24T07:44:00Z">
        <w:r w:rsidR="00C66C4E" w:rsidRPr="005A6AA3">
          <w:rPr>
            <w:rStyle w:val="Hyperlink"/>
          </w:rPr>
          <w:t xml:space="preserve"> effective sample sizes before and after balancing weights estimation, and summary statistics of </w:t>
        </w:r>
      </w:ins>
      <w:ins w:id="352" w:author="Lorenzo Fabbri" w:date="2024-09-24T09:45:00Z" w16du:dateUtc="2024-09-24T07:45:00Z">
        <w:r w:rsidR="00C66C4E" w:rsidRPr="005A6AA3">
          <w:rPr>
            <w:rStyle w:val="Hyperlink"/>
          </w:rPr>
          <w:t xml:space="preserve">the estimated balancing weights shown in </w:t>
        </w:r>
      </w:ins>
      <w:ins w:id="353" w:author="Lorenzo Fabbri" w:date="2024-09-24T11:03:00Z" w16du:dateUtc="2024-09-24T09:03:00Z">
        <w:r w:rsidR="0020742D" w:rsidRPr="005A6AA3">
          <w:t xml:space="preserve">Supplementary </w:t>
        </w:r>
      </w:ins>
      <w:ins w:id="354" w:author="Lorenzo Fabbri" w:date="2024-09-24T09:45:00Z" w16du:dateUtc="2024-09-24T07:45:00Z">
        <w:r w:rsidR="00C66C4E" w:rsidRPr="005A6AA3">
          <w:rPr>
            <w:rStyle w:val="Hyperlink"/>
          </w:rPr>
          <w:t xml:space="preserve">Table 8 and </w:t>
        </w:r>
      </w:ins>
      <w:ins w:id="355" w:author="Lorenzo Fabbri" w:date="2024-09-24T11:08:00Z" w16du:dateUtc="2024-09-24T09:08:00Z">
        <w:r w:rsidR="0020742D" w:rsidRPr="005A6AA3">
          <w:t xml:space="preserve">Supplementary </w:t>
        </w:r>
        <w:r w:rsidR="0020742D" w:rsidRPr="005A6AA3">
          <w:rPr>
            <w:rStyle w:val="Hyperlink"/>
          </w:rPr>
          <w:t xml:space="preserve">Table </w:t>
        </w:r>
      </w:ins>
      <w:ins w:id="356" w:author="Lorenzo Fabbri" w:date="2024-09-24T16:37:00Z" w16du:dateUtc="2024-09-24T14:37:00Z">
        <w:r w:rsidR="00481AC2" w:rsidRPr="005A6AA3">
          <w:rPr>
            <w:rStyle w:val="Hyperlink"/>
          </w:rPr>
          <w:t>9</w:t>
        </w:r>
      </w:ins>
      <w:ins w:id="357" w:author="Lorenzo Fabbri" w:date="2024-09-24T09:45:00Z" w16du:dateUtc="2024-09-24T07:45:00Z">
        <w:r w:rsidR="00C66C4E" w:rsidRPr="005A6AA3">
          <w:rPr>
            <w:rStyle w:val="Hyperlink"/>
          </w:rPr>
          <w:t>, respectively</w:t>
        </w:r>
      </w:ins>
      <w:ins w:id="358" w:author="Lorenzo Fabbri" w:date="2024-09-24T09:43:00Z" w16du:dateUtc="2024-09-24T07:43:00Z">
        <w:r w:rsidR="00C66C4E" w:rsidRPr="005A6AA3">
          <w:rPr>
            <w:rStyle w:val="Hyperlink"/>
          </w:rPr>
          <w:t>)</w:t>
        </w:r>
      </w:ins>
      <w:del w:id="359" w:author="Lorenzo Fabbri" w:date="2024-09-24T09:43:00Z" w16du:dateUtc="2024-09-24T07:43:00Z">
        <w:r w:rsidRPr="005A6AA3" w:rsidDel="00C66C4E">
          <w:delText xml:space="preserve"> presents the forest plot for the MCs on the logarithmic scale of the non-persistent EDCs on HRT-SE</w:delText>
        </w:r>
      </w:del>
      <w:r w:rsidRPr="005A6AA3">
        <w:t xml:space="preserve">. For most EDCs, a cohort-specific increase in the levels of the exposures from the 10th to the 90th percentiles was associated with a positive MC, indicating an increase in the values of HRT-SE and thus lower attention. Most of the CIs included the null effect, though. Noteworthy associations were observed for the paraben MEPA (MC: 0.042 and </w:t>
      </w:r>
      <m:oMath>
        <m:r>
          <w:rPr>
            <w:rFonts w:ascii="Cambria Math" w:hAnsi="Cambria Math"/>
          </w:rPr>
          <m:t>95</m:t>
        </m:r>
        <m:r>
          <m:rPr>
            <m:lit/>
            <m:nor/>
          </m:rPr>
          <w:rPr>
            <w:rFonts w:ascii="Cambria Math" w:hAnsi="Cambria Math"/>
          </w:rPr>
          <m:t>%</m:t>
        </m:r>
      </m:oMath>
      <w:r w:rsidRPr="005A6AA3">
        <w:t xml:space="preserve"> CI: (0.013, 0.071)), and the phthalate metabolites oxo-MiNP (MC: 0.023 and </w:t>
      </w:r>
      <m:oMath>
        <m:r>
          <w:rPr>
            <w:rFonts w:ascii="Cambria Math" w:hAnsi="Cambria Math"/>
          </w:rPr>
          <m:t>95</m:t>
        </m:r>
        <m:r>
          <m:rPr>
            <m:lit/>
            <m:nor/>
          </m:rPr>
          <w:rPr>
            <w:rFonts w:ascii="Cambria Math" w:hAnsi="Cambria Math"/>
          </w:rPr>
          <m:t>%</m:t>
        </m:r>
      </m:oMath>
      <w:r w:rsidRPr="005A6AA3">
        <w:t xml:space="preserve"> CI: (0.003, 0.044)), oh-MiNP (MC: 0.039 and </w:t>
      </w:r>
      <m:oMath>
        <m:r>
          <w:rPr>
            <w:rFonts w:ascii="Cambria Math" w:hAnsi="Cambria Math"/>
          </w:rPr>
          <m:t>95</m:t>
        </m:r>
        <m:r>
          <m:rPr>
            <m:lit/>
            <m:nor/>
          </m:rPr>
          <w:rPr>
            <w:rFonts w:ascii="Cambria Math" w:hAnsi="Cambria Math"/>
          </w:rPr>
          <m:t>%</m:t>
        </m:r>
      </m:oMath>
      <w:r w:rsidRPr="005A6AA3">
        <w:t xml:space="preserve"> CI: (0.001, 0.076)), and MEHP (MC: 0.036 and </w:t>
      </w:r>
      <m:oMath>
        <m:r>
          <w:rPr>
            <w:rFonts w:ascii="Cambria Math" w:hAnsi="Cambria Math"/>
          </w:rPr>
          <m:t>95</m:t>
        </m:r>
        <m:r>
          <m:rPr>
            <m:lit/>
            <m:nor/>
          </m:rPr>
          <w:rPr>
            <w:rFonts w:ascii="Cambria Math" w:hAnsi="Cambria Math"/>
          </w:rPr>
          <m:t>%</m:t>
        </m:r>
      </m:oMath>
      <w:r w:rsidRPr="005A6AA3">
        <w:t xml:space="preserve"> CI: (0.008, 0.063)). The organophosphate pesticide (OP pesticide) DETP was associated with lower HRT-SE (MC: -0.026 and </w:t>
      </w:r>
      <m:oMath>
        <m:r>
          <w:rPr>
            <w:rFonts w:ascii="Cambria Math" w:hAnsi="Cambria Math"/>
          </w:rPr>
          <m:t>95</m:t>
        </m:r>
        <m:r>
          <m:rPr>
            <m:lit/>
            <m:nor/>
          </m:rPr>
          <w:rPr>
            <w:rFonts w:ascii="Cambria Math" w:hAnsi="Cambria Math"/>
          </w:rPr>
          <m:t>%</m:t>
        </m:r>
      </m:oMath>
      <w:r w:rsidRPr="005A6AA3">
        <w:t xml:space="preserve"> CI: (-0.054, 0.001)).</w:t>
      </w:r>
      <w:ins w:id="360" w:author="Lorenzo Fabbri" w:date="2024-09-24T09:46:00Z" w16du:dateUtc="2024-09-24T07:46:00Z">
        <w:r w:rsidR="00C66C4E" w:rsidRPr="005A6AA3">
          <w:t xml:space="preserve"> There was little evidence for effect modification by sex</w:t>
        </w:r>
      </w:ins>
      <w:ins w:id="361" w:author="Lorenzo Fabbri" w:date="2024-09-24T09:47:00Z" w16du:dateUtc="2024-09-24T07:47:00Z">
        <w:r w:rsidR="00C66C4E" w:rsidRPr="005A6AA3">
          <w:t xml:space="preserve">, with significant differences between males and females present only for the phenol OXBE </w:t>
        </w:r>
      </w:ins>
      <w:ins w:id="362" w:author="Lorenzo Fabbri" w:date="2024-09-24T09:48:00Z" w16du:dateUtc="2024-09-24T07:48:00Z">
        <w:r w:rsidR="00C66C4E" w:rsidRPr="005A6AA3">
          <w:t xml:space="preserve">(MC: 0.032 and </w:t>
        </w:r>
      </w:ins>
      <m:oMath>
        <m:r>
          <w:ins w:id="363" w:author="Lorenzo Fabbri" w:date="2024-09-24T09:48:00Z" w16du:dateUtc="2024-09-24T07:48:00Z">
            <w:rPr>
              <w:rFonts w:ascii="Cambria Math" w:hAnsi="Cambria Math"/>
            </w:rPr>
            <m:t>95</m:t>
          </w:ins>
        </m:r>
        <m:r>
          <w:ins w:id="364" w:author="Lorenzo Fabbri" w:date="2024-09-24T09:48:00Z" w16du:dateUtc="2024-09-24T07:48:00Z">
            <m:rPr>
              <m:lit/>
              <m:nor/>
            </m:rPr>
            <w:rPr>
              <w:rFonts w:ascii="Cambria Math" w:hAnsi="Cambria Math"/>
            </w:rPr>
            <m:t>%</m:t>
          </w:ins>
        </m:r>
      </m:oMath>
      <w:ins w:id="365" w:author="Lorenzo Fabbri" w:date="2024-09-24T09:48:00Z" w16du:dateUtc="2024-09-24T07:48:00Z">
        <w:r w:rsidR="00C66C4E" w:rsidRPr="005A6AA3">
          <w:t xml:space="preserve"> CI: (0.004, 0.061)) and the phthalate metabolite MbZP (MC: -0.066 and </w:t>
        </w:r>
      </w:ins>
      <m:oMath>
        <m:r>
          <w:ins w:id="366" w:author="Lorenzo Fabbri" w:date="2024-09-24T09:48:00Z" w16du:dateUtc="2024-09-24T07:48:00Z">
            <w:rPr>
              <w:rFonts w:ascii="Cambria Math" w:hAnsi="Cambria Math"/>
            </w:rPr>
            <m:t>95</m:t>
          </w:ins>
        </m:r>
        <m:r>
          <w:ins w:id="367" w:author="Lorenzo Fabbri" w:date="2024-09-24T09:48:00Z" w16du:dateUtc="2024-09-24T07:48:00Z">
            <m:rPr>
              <m:lit/>
              <m:nor/>
            </m:rPr>
            <w:rPr>
              <w:rFonts w:ascii="Cambria Math" w:hAnsi="Cambria Math"/>
            </w:rPr>
            <m:t>%</m:t>
          </w:ins>
        </m:r>
      </m:oMath>
      <w:ins w:id="368" w:author="Lorenzo Fabbri" w:date="2024-09-24T09:48:00Z" w16du:dateUtc="2024-09-24T07:48:00Z">
        <w:r w:rsidR="00C66C4E" w:rsidRPr="005A6AA3">
          <w:t xml:space="preserve"> CI: (-0.126, -0.007))</w:t>
        </w:r>
      </w:ins>
      <w:ins w:id="369" w:author="Lorenzo Fabbri" w:date="2024-09-24T09:49:00Z" w16du:dateUtc="2024-09-24T07:49:00Z">
        <w:r w:rsidR="00C66C4E" w:rsidRPr="005A6AA3">
          <w:t xml:space="preserve"> (</w:t>
        </w:r>
      </w:ins>
      <w:ins w:id="370" w:author="Lorenzo Fabbri" w:date="2024-09-24T16:38:00Z" w16du:dateUtc="2024-09-24T14:38:00Z">
        <w:r w:rsidR="00481AC2" w:rsidRPr="005A6AA3">
          <w:t xml:space="preserve">Supplementary </w:t>
        </w:r>
      </w:ins>
      <w:ins w:id="371" w:author="Lorenzo Fabbri" w:date="2024-09-24T09:52:00Z" w16du:dateUtc="2024-09-24T07:52:00Z">
        <w:r w:rsidR="00C66C4E" w:rsidRPr="005A6AA3">
          <w:t xml:space="preserve">Table </w:t>
        </w:r>
      </w:ins>
      <w:ins w:id="372" w:author="Lorenzo Fabbri" w:date="2024-09-24T16:38:00Z" w16du:dateUtc="2024-09-24T14:38:00Z">
        <w:r w:rsidR="00481AC2" w:rsidRPr="005A6AA3">
          <w:t>10</w:t>
        </w:r>
      </w:ins>
      <w:ins w:id="373" w:author="Lorenzo Fabbri" w:date="2024-09-24T09:56:00Z" w16du:dateUtc="2024-09-24T07:56:00Z">
        <w:r w:rsidR="00E5125B" w:rsidRPr="005A6AA3">
          <w:t xml:space="preserve"> for </w:t>
        </w:r>
      </w:ins>
      <w:ins w:id="374" w:author="Lorenzo Fabbri" w:date="2024-09-24T09:57:00Z" w16du:dateUtc="2024-09-24T07:57:00Z">
        <w:r w:rsidR="00E5125B" w:rsidRPr="005A6AA3">
          <w:t xml:space="preserve">the marginal differences </w:t>
        </w:r>
      </w:ins>
      <w:ins w:id="375" w:author="Lorenzo Fabbri" w:date="2024-09-24T09:56:00Z" w16du:dateUtc="2024-09-24T07:56:00Z">
        <w:r w:rsidR="00E5125B" w:rsidRPr="005A6AA3">
          <w:t xml:space="preserve">on the logarithmic scale </w:t>
        </w:r>
      </w:ins>
      <w:ins w:id="376" w:author="Lorenzo Fabbri" w:date="2024-09-24T10:13:00Z" w16du:dateUtc="2024-09-24T08:13:00Z">
        <w:r w:rsidR="004177DA" w:rsidRPr="005A6AA3">
          <w:t>between</w:t>
        </w:r>
      </w:ins>
      <w:ins w:id="377" w:author="Lorenzo Fabbri" w:date="2024-09-24T09:56:00Z" w16du:dateUtc="2024-09-24T07:56:00Z">
        <w:r w:rsidR="00E5125B" w:rsidRPr="005A6AA3">
          <w:t xml:space="preserve"> females and males</w:t>
        </w:r>
      </w:ins>
      <w:ins w:id="378" w:author="Lorenzo Fabbri" w:date="2024-09-24T09:58:00Z" w16du:dateUtc="2024-09-24T07:58:00Z">
        <w:r w:rsidR="00E5125B" w:rsidRPr="005A6AA3">
          <w:t>;</w:t>
        </w:r>
      </w:ins>
      <w:ins w:id="379" w:author="Lorenzo Fabbri" w:date="2024-09-24T09:52:00Z" w16du:dateUtc="2024-09-24T07:52:00Z">
        <w:r w:rsidR="00C66C4E" w:rsidRPr="005A6AA3">
          <w:t xml:space="preserve"> </w:t>
        </w:r>
      </w:ins>
      <w:ins w:id="380" w:author="Lorenzo Fabbri" w:date="2024-09-24T09:54:00Z" w16du:dateUtc="2024-09-24T07:54:00Z">
        <w:r w:rsidR="00E5125B" w:rsidRPr="005A6AA3">
          <w:lastRenderedPageBreak/>
          <w:t>Suppl</w:t>
        </w:r>
      </w:ins>
      <w:ins w:id="381" w:author="Lorenzo Fabbri" w:date="2024-09-24T09:55:00Z" w16du:dateUtc="2024-09-24T07:55:00Z">
        <w:r w:rsidR="00E5125B" w:rsidRPr="005A6AA3">
          <w:t>ementary Table 1</w:t>
        </w:r>
      </w:ins>
      <w:ins w:id="382" w:author="Lorenzo Fabbri" w:date="2024-09-24T16:38:00Z" w16du:dateUtc="2024-09-24T14:38:00Z">
        <w:r w:rsidR="00481AC2" w:rsidRPr="005A6AA3">
          <w:t>1</w:t>
        </w:r>
      </w:ins>
      <w:ins w:id="383" w:author="Lorenzo Fabbri" w:date="2024-09-24T09:56:00Z" w16du:dateUtc="2024-09-24T07:56:00Z">
        <w:r w:rsidR="00E5125B" w:rsidRPr="005A6AA3">
          <w:t xml:space="preserve"> for summary statistics of the estimated balancing weights</w:t>
        </w:r>
      </w:ins>
      <w:ins w:id="384" w:author="Lorenzo Fabbri" w:date="2024-09-24T09:58:00Z" w16du:dateUtc="2024-09-24T07:58:00Z">
        <w:r w:rsidR="00E5125B" w:rsidRPr="005A6AA3">
          <w:t>; Supplementary Table 1</w:t>
        </w:r>
      </w:ins>
      <w:ins w:id="385" w:author="Lorenzo Fabbri" w:date="2024-09-24T16:39:00Z" w16du:dateUtc="2024-09-24T14:39:00Z">
        <w:r w:rsidR="00481AC2" w:rsidRPr="005A6AA3">
          <w:t>2</w:t>
        </w:r>
      </w:ins>
      <w:ins w:id="386" w:author="Lorenzo Fabbri" w:date="2024-09-24T09:58:00Z" w16du:dateUtc="2024-09-24T07:58:00Z">
        <w:r w:rsidR="00E5125B" w:rsidRPr="005A6AA3">
          <w:t xml:space="preserve"> and Supplementary Figure </w:t>
        </w:r>
      </w:ins>
      <w:ins w:id="387" w:author="Lorenzo Fabbri" w:date="2024-09-24T09:59:00Z" w16du:dateUtc="2024-09-24T07:59:00Z">
        <w:r w:rsidR="00E5125B" w:rsidRPr="005A6AA3">
          <w:t>4 for the individual MCs</w:t>
        </w:r>
      </w:ins>
      <w:ins w:id="388" w:author="Lorenzo Fabbri" w:date="2024-09-24T09:49:00Z" w16du:dateUtc="2024-09-24T07:49:00Z">
        <w:r w:rsidR="00C66C4E" w:rsidRPr="005A6AA3">
          <w:t>).</w:t>
        </w:r>
      </w:ins>
    </w:p>
    <w:p w14:paraId="46A112A8" w14:textId="080D416F" w:rsidR="00360A16" w:rsidRPr="005A6AA3" w:rsidDel="00360A16" w:rsidRDefault="00360A16">
      <w:pPr>
        <w:pStyle w:val="BodyText"/>
        <w:rPr>
          <w:del w:id="389" w:author="Lorenzo Fabbri" w:date="2024-09-24T10:00:00Z" w16du:dateUtc="2024-09-24T08:00:00Z"/>
        </w:rPr>
      </w:pPr>
      <w:ins w:id="390" w:author="Lorenzo Fabbri" w:date="2024-09-24T09:59:00Z" w16du:dateUtc="2024-09-24T07:59:00Z">
        <w:r w:rsidRPr="005A6AA3">
          <w:t>Associations between exposure to EDCs and total cortisone, cortisol, and corticosterone production are shown in</w:t>
        </w:r>
      </w:ins>
      <w:ins w:id="391" w:author="Lorenzo Fabbri" w:date="2024-09-24T10:00:00Z" w16du:dateUtc="2024-09-24T08:00:00Z">
        <w:r w:rsidRPr="005A6AA3">
          <w:t xml:space="preserve"> </w:t>
        </w:r>
      </w:ins>
    </w:p>
    <w:p w14:paraId="49E97FF9" w14:textId="2FFB1311" w:rsidR="00066508" w:rsidRPr="005A6AA3" w:rsidRDefault="00066508">
      <w:pPr>
        <w:pStyle w:val="BodyText"/>
      </w:pPr>
      <w:r w:rsidRPr="005A6AA3">
        <w:fldChar w:fldCharType="begin"/>
      </w:r>
      <w:r w:rsidRPr="005A6AA3">
        <w:instrText>HYPERLINK \l "fig-marginal-2" \h</w:instrText>
      </w:r>
      <w:r w:rsidRPr="005A6AA3">
        <w:fldChar w:fldCharType="separate"/>
      </w:r>
      <w:r w:rsidRPr="005A6AA3">
        <w:rPr>
          <w:rStyle w:val="Hyperlink"/>
        </w:rPr>
        <w:t>Figure 3</w:t>
      </w:r>
      <w:r w:rsidRPr="005A6AA3">
        <w:rPr>
          <w:rStyle w:val="Hyperlink"/>
        </w:rPr>
        <w:fldChar w:fldCharType="end"/>
      </w:r>
      <w:ins w:id="392" w:author="Lorenzo Fabbri" w:date="2024-09-24T10:00:00Z" w16du:dateUtc="2024-09-24T08:00:00Z">
        <w:r w:rsidR="00360A16" w:rsidRPr="005A6AA3">
          <w:rPr>
            <w:rStyle w:val="Hyperlink"/>
          </w:rPr>
          <w:t xml:space="preserve"> (with effective sample sizes before and after balancing weights estimation, and summary statistics of the estimated balancing weights shown in </w:t>
        </w:r>
      </w:ins>
      <w:ins w:id="393" w:author="Lorenzo Fabbri" w:date="2024-09-24T11:04:00Z" w16du:dateUtc="2024-09-24T09:04:00Z">
        <w:r w:rsidR="0020742D" w:rsidRPr="005A6AA3">
          <w:t xml:space="preserve">Supplementary </w:t>
        </w:r>
      </w:ins>
      <w:ins w:id="394" w:author="Lorenzo Fabbri" w:date="2024-09-24T10:00:00Z" w16du:dateUtc="2024-09-24T08:00:00Z">
        <w:r w:rsidR="00360A16" w:rsidRPr="005A6AA3">
          <w:rPr>
            <w:rStyle w:val="Hyperlink"/>
          </w:rPr>
          <w:t xml:space="preserve">Table </w:t>
        </w:r>
      </w:ins>
      <w:ins w:id="395" w:author="Lorenzo Fabbri" w:date="2024-09-24T16:41:00Z" w16du:dateUtc="2024-09-24T14:41:00Z">
        <w:r w:rsidR="00481AC2" w:rsidRPr="005A6AA3">
          <w:rPr>
            <w:rStyle w:val="Hyperlink"/>
          </w:rPr>
          <w:t>13</w:t>
        </w:r>
      </w:ins>
      <w:ins w:id="396" w:author="Lorenzo Fabbri" w:date="2024-09-24T10:00:00Z" w16du:dateUtc="2024-09-24T08:00:00Z">
        <w:r w:rsidR="00360A16" w:rsidRPr="005A6AA3">
          <w:rPr>
            <w:rStyle w:val="Hyperlink"/>
          </w:rPr>
          <w:t xml:space="preserve"> and </w:t>
        </w:r>
      </w:ins>
      <w:ins w:id="397" w:author="Lorenzo Fabbri" w:date="2024-09-24T11:08:00Z" w16du:dateUtc="2024-09-24T09:08:00Z">
        <w:r w:rsidR="0020742D" w:rsidRPr="005A6AA3">
          <w:t xml:space="preserve">Supplementary </w:t>
        </w:r>
        <w:r w:rsidR="0020742D" w:rsidRPr="005A6AA3">
          <w:rPr>
            <w:rStyle w:val="Hyperlink"/>
          </w:rPr>
          <w:t xml:space="preserve">Table </w:t>
        </w:r>
      </w:ins>
      <w:ins w:id="398" w:author="Lorenzo Fabbri" w:date="2024-09-24T10:00:00Z" w16du:dateUtc="2024-09-24T08:00:00Z">
        <w:r w:rsidR="00360A16" w:rsidRPr="005A6AA3">
          <w:rPr>
            <w:rStyle w:val="Hyperlink"/>
          </w:rPr>
          <w:t>1</w:t>
        </w:r>
      </w:ins>
      <w:ins w:id="399" w:author="Lorenzo Fabbri" w:date="2024-09-24T16:41:00Z" w16du:dateUtc="2024-09-24T14:41:00Z">
        <w:r w:rsidR="00481AC2" w:rsidRPr="005A6AA3">
          <w:rPr>
            <w:rStyle w:val="Hyperlink"/>
          </w:rPr>
          <w:t>4</w:t>
        </w:r>
      </w:ins>
      <w:ins w:id="400" w:author="Lorenzo Fabbri" w:date="2024-09-24T10:00:00Z" w16du:dateUtc="2024-09-24T08:00:00Z">
        <w:r w:rsidR="00360A16" w:rsidRPr="005A6AA3">
          <w:rPr>
            <w:rStyle w:val="Hyperlink"/>
          </w:rPr>
          <w:t xml:space="preserve">, respectively). </w:t>
        </w:r>
      </w:ins>
      <w:del w:id="401" w:author="Lorenzo Fabbri" w:date="2024-09-24T10:00:00Z" w16du:dateUtc="2024-09-24T08:00:00Z">
        <w:r w:rsidRPr="005A6AA3" w:rsidDel="00360A16">
          <w:delText xml:space="preserve"> presents the forest plot for the MCs on the logarithmic scale of the non-persistent EDCs on total cortisone, cortisol, and corticosterone production. </w:delText>
        </w:r>
      </w:del>
      <w:r w:rsidRPr="005A6AA3">
        <w:t xml:space="preserve">For most EDCs, a cohort-specific increase in the levels of the exposures from the 10th to the 90th percentiles was associated with a positive MC, indicating an increase in the total production of these metabolites. Exceptions were BUPA, which was associated with negative MCs for all three outcomes, and MiBP, which was associated with a negative MC for total cortisone production only. Most of the effects for the phenols and phthalate metabolites included the null. The phenol BPA showed the largest MCs across all three outcomes (cortisone production, MC: 0.263 and </w:t>
      </w:r>
      <m:oMath>
        <m:r>
          <w:rPr>
            <w:rFonts w:ascii="Cambria Math" w:hAnsi="Cambria Math"/>
          </w:rPr>
          <m:t>95</m:t>
        </m:r>
        <m:r>
          <m:rPr>
            <m:lit/>
            <m:nor/>
          </m:rPr>
          <w:rPr>
            <w:rFonts w:ascii="Cambria Math" w:hAnsi="Cambria Math"/>
          </w:rPr>
          <m:t>%</m:t>
        </m:r>
      </m:oMath>
      <w:r w:rsidRPr="005A6AA3">
        <w:t xml:space="preserve"> CI: (0.131, 0.394); cortisol production, MC: 0.274 and </w:t>
      </w:r>
      <m:oMath>
        <m:r>
          <w:rPr>
            <w:rFonts w:ascii="Cambria Math" w:hAnsi="Cambria Math"/>
          </w:rPr>
          <m:t>95</m:t>
        </m:r>
        <m:r>
          <m:rPr>
            <m:lit/>
            <m:nor/>
          </m:rPr>
          <w:rPr>
            <w:rFonts w:ascii="Cambria Math" w:hAnsi="Cambria Math"/>
          </w:rPr>
          <m:t>%</m:t>
        </m:r>
      </m:oMath>
      <w:r w:rsidRPr="005A6AA3">
        <w:t xml:space="preserve"> CI: (0.107, 0.441); corticosterone production, MC: 0.285 and </w:t>
      </w:r>
      <m:oMath>
        <m:r>
          <w:rPr>
            <w:rFonts w:ascii="Cambria Math" w:hAnsi="Cambria Math"/>
          </w:rPr>
          <m:t>95</m:t>
        </m:r>
        <m:r>
          <m:rPr>
            <m:lit/>
            <m:nor/>
          </m:rPr>
          <w:rPr>
            <w:rFonts w:ascii="Cambria Math" w:hAnsi="Cambria Math"/>
          </w:rPr>
          <m:t>%</m:t>
        </m:r>
      </m:oMath>
      <w:r w:rsidRPr="005A6AA3">
        <w:t xml:space="preserve"> CI: (0.106, 0.464)).</w:t>
      </w:r>
      <w:ins w:id="402" w:author="Lorenzo Fabbri" w:date="2024-09-24T10:01:00Z" w16du:dateUtc="2024-09-24T08:01:00Z">
        <w:r w:rsidR="00F81DF3" w:rsidRPr="005A6AA3">
          <w:t xml:space="preserve"> Regarding effect modification by sex,</w:t>
        </w:r>
      </w:ins>
      <w:ins w:id="403" w:author="Lorenzo Fabbri" w:date="2024-09-24T10:11:00Z" w16du:dateUtc="2024-09-24T08:11:00Z">
        <w:r w:rsidR="004177DA" w:rsidRPr="005A6AA3">
          <w:t xml:space="preserve"> significant differences between males and females were present across all three classes of EDCs and for all outcomes, generally showing weaker associations in males (</w:t>
        </w:r>
      </w:ins>
      <w:ins w:id="404" w:author="Lorenzo Fabbri" w:date="2024-09-24T16:41:00Z" w16du:dateUtc="2024-09-24T14:41:00Z">
        <w:r w:rsidR="00481AC2" w:rsidRPr="005A6AA3">
          <w:t xml:space="preserve">Supplementary </w:t>
        </w:r>
      </w:ins>
      <w:ins w:id="405" w:author="Lorenzo Fabbri" w:date="2024-09-24T10:12:00Z" w16du:dateUtc="2024-09-24T08:12:00Z">
        <w:r w:rsidR="004177DA" w:rsidRPr="005A6AA3">
          <w:t xml:space="preserve">Table </w:t>
        </w:r>
      </w:ins>
      <w:ins w:id="406" w:author="Lorenzo Fabbri" w:date="2024-09-24T16:42:00Z" w16du:dateUtc="2024-09-24T14:42:00Z">
        <w:r w:rsidR="00481AC2" w:rsidRPr="005A6AA3">
          <w:t>10</w:t>
        </w:r>
      </w:ins>
      <w:ins w:id="407" w:author="Lorenzo Fabbri" w:date="2024-09-24T10:12:00Z" w16du:dateUtc="2024-09-24T08:12:00Z">
        <w:r w:rsidR="004177DA" w:rsidRPr="005A6AA3">
          <w:t xml:space="preserve"> for the marginal differences on the logarithmic scale </w:t>
        </w:r>
      </w:ins>
      <w:ins w:id="408" w:author="Lorenzo Fabbri" w:date="2024-09-24T10:14:00Z" w16du:dateUtc="2024-09-24T08:14:00Z">
        <w:r w:rsidR="004177DA" w:rsidRPr="005A6AA3">
          <w:t>between</w:t>
        </w:r>
      </w:ins>
      <w:ins w:id="409" w:author="Lorenzo Fabbri" w:date="2024-09-24T10:12:00Z" w16du:dateUtc="2024-09-24T08:12:00Z">
        <w:r w:rsidR="004177DA" w:rsidRPr="005A6AA3">
          <w:t xml:space="preserve"> females and males; Supplementary Table 1</w:t>
        </w:r>
      </w:ins>
      <w:ins w:id="410" w:author="Lorenzo Fabbri" w:date="2024-09-24T10:14:00Z" w16du:dateUtc="2024-09-24T08:14:00Z">
        <w:r w:rsidR="004177DA" w:rsidRPr="005A6AA3">
          <w:t>5</w:t>
        </w:r>
      </w:ins>
      <w:ins w:id="411" w:author="Lorenzo Fabbri" w:date="2024-09-24T10:12:00Z" w16du:dateUtc="2024-09-24T08:12:00Z">
        <w:r w:rsidR="004177DA" w:rsidRPr="005A6AA3">
          <w:t xml:space="preserve"> for summary statistics of the estimated balancing weights; Supplementary Table 1</w:t>
        </w:r>
      </w:ins>
      <w:ins w:id="412" w:author="Lorenzo Fabbri" w:date="2024-09-24T16:42:00Z" w16du:dateUtc="2024-09-24T14:42:00Z">
        <w:r w:rsidR="00481AC2" w:rsidRPr="005A6AA3">
          <w:t>6</w:t>
        </w:r>
      </w:ins>
      <w:ins w:id="413" w:author="Lorenzo Fabbri" w:date="2024-09-24T10:12:00Z" w16du:dateUtc="2024-09-24T08:12:00Z">
        <w:r w:rsidR="004177DA" w:rsidRPr="005A6AA3">
          <w:t xml:space="preserve"> and Supplementary Figure </w:t>
        </w:r>
      </w:ins>
      <w:ins w:id="414" w:author="Lorenzo Fabbri" w:date="2024-09-24T10:14:00Z" w16du:dateUtc="2024-09-24T08:14:00Z">
        <w:r w:rsidR="004177DA" w:rsidRPr="005A6AA3">
          <w:t>5</w:t>
        </w:r>
      </w:ins>
      <w:ins w:id="415" w:author="Lorenzo Fabbri" w:date="2024-09-24T10:12:00Z" w16du:dateUtc="2024-09-24T08:12:00Z">
        <w:r w:rsidR="004177DA" w:rsidRPr="005A6AA3">
          <w:t xml:space="preserve"> for the individual MCs</w:t>
        </w:r>
      </w:ins>
      <w:ins w:id="416" w:author="Lorenzo Fabbri" w:date="2024-09-24T10:11:00Z" w16du:dateUtc="2024-09-24T08:11:00Z">
        <w:r w:rsidR="004177DA" w:rsidRPr="005A6AA3">
          <w:t>).</w:t>
        </w:r>
      </w:ins>
      <w:ins w:id="417" w:author="Lorenzo Fabbri" w:date="2024-09-24T10:15:00Z" w16du:dateUtc="2024-09-24T08:15:00Z">
        <w:r w:rsidR="004177DA" w:rsidRPr="005A6AA3">
          <w:t xml:space="preserve"> The largest differences were attributable to the phenol ETPA (corticosterone production, MC: -0.254 and </w:t>
        </w:r>
      </w:ins>
      <m:oMath>
        <m:r>
          <w:ins w:id="418" w:author="Lorenzo Fabbri" w:date="2024-09-24T10:15:00Z" w16du:dateUtc="2024-09-24T08:15:00Z">
            <w:rPr>
              <w:rFonts w:ascii="Cambria Math" w:hAnsi="Cambria Math"/>
            </w:rPr>
            <m:t>95</m:t>
          </w:ins>
        </m:r>
        <m:r>
          <w:ins w:id="419" w:author="Lorenzo Fabbri" w:date="2024-09-24T10:15:00Z" w16du:dateUtc="2024-09-24T08:15:00Z">
            <m:rPr>
              <m:lit/>
              <m:nor/>
            </m:rPr>
            <w:rPr>
              <w:rFonts w:ascii="Cambria Math" w:hAnsi="Cambria Math"/>
            </w:rPr>
            <m:t>%</m:t>
          </w:ins>
        </m:r>
      </m:oMath>
      <w:ins w:id="420" w:author="Lorenzo Fabbri" w:date="2024-09-24T10:15:00Z" w16du:dateUtc="2024-09-24T08:15:00Z">
        <w:r w:rsidR="004177DA" w:rsidRPr="005A6AA3">
          <w:t xml:space="preserve"> CI: (-0.416, -0.092)) and the phthalate metabolite MEHP (cortisol production, </w:t>
        </w:r>
        <w:r w:rsidR="004177DA" w:rsidRPr="005A6AA3">
          <w:lastRenderedPageBreak/>
          <w:t xml:space="preserve">(MC: -0.221 and </w:t>
        </w:r>
      </w:ins>
      <m:oMath>
        <m:r>
          <w:ins w:id="421" w:author="Lorenzo Fabbri" w:date="2024-09-24T10:15:00Z" w16du:dateUtc="2024-09-24T08:15:00Z">
            <w:rPr>
              <w:rFonts w:ascii="Cambria Math" w:hAnsi="Cambria Math"/>
            </w:rPr>
            <m:t>95</m:t>
          </w:ins>
        </m:r>
        <m:r>
          <w:ins w:id="422" w:author="Lorenzo Fabbri" w:date="2024-09-24T10:15:00Z" w16du:dateUtc="2024-09-24T08:15:00Z">
            <m:rPr>
              <m:lit/>
              <m:nor/>
            </m:rPr>
            <w:rPr>
              <w:rFonts w:ascii="Cambria Math" w:hAnsi="Cambria Math"/>
            </w:rPr>
            <m:t>%</m:t>
          </w:ins>
        </m:r>
      </m:oMath>
      <w:ins w:id="423" w:author="Lorenzo Fabbri" w:date="2024-09-24T10:15:00Z" w16du:dateUtc="2024-09-24T08:15:00Z">
        <w:r w:rsidR="004177DA" w:rsidRPr="005A6AA3">
          <w:t xml:space="preserve"> CI: (-0.289, -0.153)); cortisone production, (MC: -0.177 and </w:t>
        </w:r>
      </w:ins>
      <m:oMath>
        <m:r>
          <w:ins w:id="424" w:author="Lorenzo Fabbri" w:date="2024-09-24T10:15:00Z" w16du:dateUtc="2024-09-24T08:15:00Z">
            <w:rPr>
              <w:rFonts w:ascii="Cambria Math" w:hAnsi="Cambria Math"/>
            </w:rPr>
            <m:t>95</m:t>
          </w:ins>
        </m:r>
        <m:r>
          <w:ins w:id="425" w:author="Lorenzo Fabbri" w:date="2024-09-24T10:15:00Z" w16du:dateUtc="2024-09-24T08:15:00Z">
            <m:rPr>
              <m:lit/>
              <m:nor/>
            </m:rPr>
            <w:rPr>
              <w:rFonts w:ascii="Cambria Math" w:hAnsi="Cambria Math"/>
            </w:rPr>
            <m:t>%</m:t>
          </w:ins>
        </m:r>
      </m:oMath>
      <w:ins w:id="426" w:author="Lorenzo Fabbri" w:date="2024-09-24T10:15:00Z" w16du:dateUtc="2024-09-24T08:15:00Z">
        <w:r w:rsidR="004177DA" w:rsidRPr="005A6AA3">
          <w:t xml:space="preserve"> CI: (-0.299, -0.055))).</w:t>
        </w:r>
      </w:ins>
    </w:p>
    <w:p w14:paraId="1DDF51CB" w14:textId="573C53C0" w:rsidR="00066508" w:rsidRPr="005A6AA3" w:rsidDel="00E43498" w:rsidRDefault="007C08F5">
      <w:pPr>
        <w:pStyle w:val="BodyText"/>
        <w:rPr>
          <w:del w:id="427" w:author="Lorenzo Fabbri" w:date="2024-09-24T10:27:00Z" w16du:dateUtc="2024-09-24T08:27:00Z"/>
        </w:rPr>
      </w:pPr>
      <w:ins w:id="428" w:author="Lorenzo Fabbri" w:date="2024-09-24T10:17:00Z" w16du:dateUtc="2024-09-24T08:17:00Z">
        <w:r w:rsidRPr="005A6AA3">
          <w:t>Associatio</w:t>
        </w:r>
      </w:ins>
      <w:ins w:id="429" w:author="Lorenzo Fabbri" w:date="2024-09-24T10:18:00Z" w16du:dateUtc="2024-09-24T08:18:00Z">
        <w:r w:rsidRPr="005A6AA3">
          <w:t xml:space="preserve">ns between the glucocorticosteroids and HRT-SE are shown in </w:t>
        </w:r>
      </w:ins>
      <w:r w:rsidR="00066508" w:rsidRPr="005A6AA3">
        <w:fldChar w:fldCharType="begin"/>
      </w:r>
      <w:r w:rsidR="00066508" w:rsidRPr="005A6AA3">
        <w:instrText>HYPERLINK \l "fig-marginal-3" \h</w:instrText>
      </w:r>
      <w:r w:rsidR="00066508" w:rsidRPr="005A6AA3">
        <w:fldChar w:fldCharType="separate"/>
      </w:r>
      <w:r w:rsidR="00066508" w:rsidRPr="005A6AA3">
        <w:rPr>
          <w:rStyle w:val="Hyperlink"/>
        </w:rPr>
        <w:t>Figure 4</w:t>
      </w:r>
      <w:r w:rsidR="00066508" w:rsidRPr="005A6AA3">
        <w:rPr>
          <w:rStyle w:val="Hyperlink"/>
        </w:rPr>
        <w:fldChar w:fldCharType="end"/>
      </w:r>
      <w:r w:rsidR="00066508" w:rsidRPr="005A6AA3">
        <w:t xml:space="preserve"> </w:t>
      </w:r>
      <w:ins w:id="430" w:author="Lorenzo Fabbri" w:date="2024-09-24T10:18:00Z" w16du:dateUtc="2024-09-24T08:18:00Z">
        <w:r w:rsidRPr="005A6AA3">
          <w:t>(</w:t>
        </w:r>
        <w:r w:rsidR="00290A18" w:rsidRPr="005A6AA3">
          <w:rPr>
            <w:rStyle w:val="Hyperlink"/>
          </w:rPr>
          <w:t xml:space="preserve">with effective sample sizes before and after balancing weights estimation, and summary statistics of the estimated balancing weights shown in </w:t>
        </w:r>
      </w:ins>
      <w:ins w:id="431" w:author="Lorenzo Fabbri" w:date="2024-09-24T11:04:00Z" w16du:dateUtc="2024-09-24T09:04:00Z">
        <w:r w:rsidR="0020742D" w:rsidRPr="005A6AA3">
          <w:t xml:space="preserve">Supplementary </w:t>
        </w:r>
      </w:ins>
      <w:ins w:id="432" w:author="Lorenzo Fabbri" w:date="2024-09-24T10:18:00Z" w16du:dateUtc="2024-09-24T08:18:00Z">
        <w:r w:rsidR="00290A18" w:rsidRPr="005A6AA3">
          <w:rPr>
            <w:rStyle w:val="Hyperlink"/>
          </w:rPr>
          <w:t xml:space="preserve">Table </w:t>
        </w:r>
      </w:ins>
      <w:ins w:id="433" w:author="Lorenzo Fabbri" w:date="2024-09-24T10:19:00Z" w16du:dateUtc="2024-09-24T08:19:00Z">
        <w:r w:rsidR="00290A18" w:rsidRPr="005A6AA3">
          <w:rPr>
            <w:rStyle w:val="Hyperlink"/>
          </w:rPr>
          <w:t>1</w:t>
        </w:r>
      </w:ins>
      <w:ins w:id="434" w:author="Lorenzo Fabbri" w:date="2024-09-24T16:43:00Z" w16du:dateUtc="2024-09-24T14:43:00Z">
        <w:r w:rsidR="00481AC2" w:rsidRPr="005A6AA3">
          <w:rPr>
            <w:rStyle w:val="Hyperlink"/>
          </w:rPr>
          <w:t>7</w:t>
        </w:r>
      </w:ins>
      <w:ins w:id="435" w:author="Lorenzo Fabbri" w:date="2024-09-24T10:18:00Z" w16du:dateUtc="2024-09-24T08:18:00Z">
        <w:r w:rsidR="00290A18" w:rsidRPr="005A6AA3">
          <w:rPr>
            <w:rStyle w:val="Hyperlink"/>
          </w:rPr>
          <w:t xml:space="preserve"> and </w:t>
        </w:r>
      </w:ins>
      <w:ins w:id="436" w:author="Lorenzo Fabbri" w:date="2024-09-24T11:09:00Z" w16du:dateUtc="2024-09-24T09:09:00Z">
        <w:r w:rsidR="0020742D" w:rsidRPr="005A6AA3">
          <w:t xml:space="preserve">Supplementary </w:t>
        </w:r>
        <w:r w:rsidR="0020742D" w:rsidRPr="005A6AA3">
          <w:rPr>
            <w:rStyle w:val="Hyperlink"/>
          </w:rPr>
          <w:t xml:space="preserve">Table </w:t>
        </w:r>
      </w:ins>
      <w:ins w:id="437" w:author="Lorenzo Fabbri" w:date="2024-09-24T10:18:00Z" w16du:dateUtc="2024-09-24T08:18:00Z">
        <w:r w:rsidR="00290A18" w:rsidRPr="005A6AA3">
          <w:rPr>
            <w:rStyle w:val="Hyperlink"/>
          </w:rPr>
          <w:t>1</w:t>
        </w:r>
      </w:ins>
      <w:ins w:id="438" w:author="Lorenzo Fabbri" w:date="2024-09-24T16:43:00Z" w16du:dateUtc="2024-09-24T14:43:00Z">
        <w:r w:rsidR="00481AC2" w:rsidRPr="005A6AA3">
          <w:rPr>
            <w:rStyle w:val="Hyperlink"/>
          </w:rPr>
          <w:t>8</w:t>
        </w:r>
      </w:ins>
      <w:ins w:id="439" w:author="Lorenzo Fabbri" w:date="2024-09-24T10:18:00Z" w16du:dateUtc="2024-09-24T08:18:00Z">
        <w:r w:rsidR="00290A18" w:rsidRPr="005A6AA3">
          <w:rPr>
            <w:rStyle w:val="Hyperlink"/>
          </w:rPr>
          <w:t>, respectively</w:t>
        </w:r>
        <w:r w:rsidRPr="005A6AA3">
          <w:t xml:space="preserve">). </w:t>
        </w:r>
      </w:ins>
      <w:ins w:id="440" w:author="Lorenzo Fabbri" w:date="2024-09-24T10:19:00Z" w16du:dateUtc="2024-09-24T08:19:00Z">
        <w:r w:rsidR="00290A18" w:rsidRPr="005A6AA3">
          <w:t xml:space="preserve">In the overall study population, </w:t>
        </w:r>
      </w:ins>
      <w:del w:id="441" w:author="Lorenzo Fabbri" w:date="2024-09-24T10:18:00Z" w16du:dateUtc="2024-09-24T08:18:00Z">
        <w:r w:rsidR="00066508" w:rsidRPr="005A6AA3" w:rsidDel="007C08F5">
          <w:delText xml:space="preserve">presents the forest plot for the MCs on the logarithmic scale of the glucocorticosteroids on HRT-SE. </w:delText>
        </w:r>
      </w:del>
      <w:ins w:id="442" w:author="Lorenzo Fabbri" w:date="2024-09-24T10:19:00Z" w16du:dateUtc="2024-09-24T08:19:00Z">
        <w:r w:rsidR="00290A18" w:rsidRPr="005A6AA3">
          <w:t>a</w:t>
        </w:r>
      </w:ins>
      <w:del w:id="443" w:author="Lorenzo Fabbri" w:date="2024-09-24T10:19:00Z" w16du:dateUtc="2024-09-24T08:19:00Z">
        <w:r w:rsidR="00066508" w:rsidRPr="005A6AA3" w:rsidDel="00290A18">
          <w:delText>A</w:delText>
        </w:r>
      </w:del>
      <w:r w:rsidR="00066508" w:rsidRPr="005A6AA3">
        <w:t>ll MCs included the null, with no clear indication of directionality of the effect.</w:t>
      </w:r>
      <w:ins w:id="444" w:author="Lorenzo Fabbri" w:date="2024-09-24T10:19:00Z" w16du:dateUtc="2024-09-24T08:19:00Z">
        <w:r w:rsidR="00290A18" w:rsidRPr="005A6AA3">
          <w:t xml:space="preserve"> However, for all exposures, the MCs had opposite signs </w:t>
        </w:r>
      </w:ins>
      <w:ins w:id="445" w:author="Lorenzo Fabbri" w:date="2024-09-24T10:20:00Z" w16du:dateUtc="2024-09-24T08:20:00Z">
        <w:r w:rsidR="00290A18" w:rsidRPr="005A6AA3">
          <w:t xml:space="preserve">in males and females (positive for males and negative for females) (Figure 4). </w:t>
        </w:r>
      </w:ins>
      <w:ins w:id="446" w:author="Lorenzo Fabbri" w:date="2024-09-24T10:21:00Z" w16du:dateUtc="2024-09-24T08:21:00Z">
        <w:r w:rsidR="00290A18" w:rsidRPr="005A6AA3">
          <w:t xml:space="preserve">Significant differences were present for cortisone production (MC: 0.14 and </w:t>
        </w:r>
      </w:ins>
      <m:oMath>
        <m:r>
          <w:ins w:id="447" w:author="Lorenzo Fabbri" w:date="2024-09-24T10:21:00Z" w16du:dateUtc="2024-09-24T08:21:00Z">
            <w:rPr>
              <w:rFonts w:ascii="Cambria Math" w:hAnsi="Cambria Math"/>
            </w:rPr>
            <m:t>95</m:t>
          </w:ins>
        </m:r>
        <m:r>
          <w:ins w:id="448" w:author="Lorenzo Fabbri" w:date="2024-09-24T10:21:00Z" w16du:dateUtc="2024-09-24T08:21:00Z">
            <m:rPr>
              <m:lit/>
              <m:nor/>
            </m:rPr>
            <w:rPr>
              <w:rFonts w:ascii="Cambria Math" w:hAnsi="Cambria Math"/>
            </w:rPr>
            <m:t>%</m:t>
          </w:ins>
        </m:r>
      </m:oMath>
      <w:ins w:id="449" w:author="Lorenzo Fabbri" w:date="2024-09-24T10:21:00Z" w16du:dateUtc="2024-09-24T08:21:00Z">
        <w:r w:rsidR="00290A18" w:rsidRPr="005A6AA3">
          <w:t xml:space="preserve"> CI: (0.019, 0.261)) and corticosterone production (MC: 0.126 and </w:t>
        </w:r>
      </w:ins>
      <m:oMath>
        <m:r>
          <w:ins w:id="450" w:author="Lorenzo Fabbri" w:date="2024-09-24T10:21:00Z" w16du:dateUtc="2024-09-24T08:21:00Z">
            <w:rPr>
              <w:rFonts w:ascii="Cambria Math" w:hAnsi="Cambria Math"/>
            </w:rPr>
            <m:t>95</m:t>
          </w:ins>
        </m:r>
        <m:r>
          <w:ins w:id="451" w:author="Lorenzo Fabbri" w:date="2024-09-24T10:21:00Z" w16du:dateUtc="2024-09-24T08:21:00Z">
            <m:rPr>
              <m:lit/>
              <m:nor/>
            </m:rPr>
            <w:rPr>
              <w:rFonts w:ascii="Cambria Math" w:hAnsi="Cambria Math"/>
            </w:rPr>
            <m:t>%</m:t>
          </w:ins>
        </m:r>
      </m:oMath>
      <w:ins w:id="452" w:author="Lorenzo Fabbri" w:date="2024-09-24T10:21:00Z" w16du:dateUtc="2024-09-24T08:21:00Z">
        <w:r w:rsidR="00290A18" w:rsidRPr="005A6AA3">
          <w:t xml:space="preserve"> CI: (0.009, 0.243)) (</w:t>
        </w:r>
      </w:ins>
      <w:ins w:id="453" w:author="Lorenzo Fabbri" w:date="2024-09-24T16:43:00Z" w16du:dateUtc="2024-09-24T14:43:00Z">
        <w:r w:rsidR="00481AC2" w:rsidRPr="005A6AA3">
          <w:t xml:space="preserve">Supplementary </w:t>
        </w:r>
      </w:ins>
      <w:ins w:id="454" w:author="Lorenzo Fabbri" w:date="2024-09-24T10:21:00Z" w16du:dateUtc="2024-09-24T08:21:00Z">
        <w:r w:rsidR="00290A18" w:rsidRPr="005A6AA3">
          <w:t xml:space="preserve">Table </w:t>
        </w:r>
      </w:ins>
      <w:ins w:id="455" w:author="Lorenzo Fabbri" w:date="2024-09-24T16:44:00Z" w16du:dateUtc="2024-09-24T14:44:00Z">
        <w:r w:rsidR="00481AC2" w:rsidRPr="005A6AA3">
          <w:t>19</w:t>
        </w:r>
      </w:ins>
      <w:ins w:id="456" w:author="Lorenzo Fabbri" w:date="2024-09-24T10:21:00Z" w16du:dateUtc="2024-09-24T08:21:00Z">
        <w:r w:rsidR="00290A18" w:rsidRPr="005A6AA3">
          <w:t xml:space="preserve"> for the marginal differences on the logarithmic scale between females and males; </w:t>
        </w:r>
      </w:ins>
      <w:ins w:id="457" w:author="Lorenzo Fabbri" w:date="2024-09-24T10:25:00Z" w16du:dateUtc="2024-09-24T08:25:00Z">
        <w:r w:rsidR="0082575E" w:rsidRPr="005A6AA3">
          <w:t>Figure 4</w:t>
        </w:r>
      </w:ins>
      <w:ins w:id="458" w:author="Lorenzo Fabbri" w:date="2024-09-24T10:26:00Z" w16du:dateUtc="2024-09-24T08:26:00Z">
        <w:r w:rsidR="0082575E" w:rsidRPr="005A6AA3">
          <w:t xml:space="preserve"> for the individual MCs; </w:t>
        </w:r>
      </w:ins>
      <w:ins w:id="459" w:author="Lorenzo Fabbri" w:date="2024-09-24T10:21:00Z" w16du:dateUtc="2024-09-24T08:21:00Z">
        <w:r w:rsidR="00290A18" w:rsidRPr="005A6AA3">
          <w:t xml:space="preserve">Supplementary Table </w:t>
        </w:r>
      </w:ins>
      <w:ins w:id="460" w:author="Lorenzo Fabbri" w:date="2024-09-24T16:44:00Z" w16du:dateUtc="2024-09-24T14:44:00Z">
        <w:r w:rsidR="00481AC2" w:rsidRPr="005A6AA3">
          <w:t>20</w:t>
        </w:r>
      </w:ins>
      <w:ins w:id="461" w:author="Lorenzo Fabbri" w:date="2024-09-24T10:21:00Z" w16du:dateUtc="2024-09-24T08:21:00Z">
        <w:r w:rsidR="00290A18" w:rsidRPr="005A6AA3">
          <w:t xml:space="preserve"> for summary statistics of the estimated balancing weight</w:t>
        </w:r>
      </w:ins>
      <w:ins w:id="462" w:author="Lorenzo Fabbri" w:date="2024-09-24T10:25:00Z" w16du:dateUtc="2024-09-24T08:25:00Z">
        <w:r w:rsidR="00290A18" w:rsidRPr="005A6AA3">
          <w:t>s</w:t>
        </w:r>
      </w:ins>
      <w:ins w:id="463" w:author="Lorenzo Fabbri" w:date="2024-09-24T10:21:00Z" w16du:dateUtc="2024-09-24T08:21:00Z">
        <w:r w:rsidR="00290A18" w:rsidRPr="005A6AA3">
          <w:t>).</w:t>
        </w:r>
      </w:ins>
    </w:p>
    <w:p w14:paraId="1B51A686" w14:textId="0C21A934" w:rsidR="00066508" w:rsidRPr="005A6AA3" w:rsidDel="00E43498" w:rsidRDefault="00000000">
      <w:pPr>
        <w:pStyle w:val="Heading2"/>
        <w:rPr>
          <w:del w:id="464" w:author="Lorenzo Fabbri" w:date="2024-09-24T10:27:00Z" w16du:dateUtc="2024-09-24T08:27:00Z"/>
        </w:rPr>
      </w:pPr>
      <w:bookmarkStart w:id="465" w:name="effect-modification-by-sex"/>
      <w:del w:id="466" w:author="Lorenzo Fabbri" w:date="2024-09-24T10:27:00Z" w16du:dateUtc="2024-09-24T08:27:00Z">
        <w:r w:rsidRPr="005A6AA3" w:rsidDel="00E43498">
          <w:delText>3.1 Effect modification by sex</w:delText>
        </w:r>
      </w:del>
    </w:p>
    <w:p w14:paraId="266E2AFD" w14:textId="5641442F" w:rsidR="00066508" w:rsidRPr="005A6AA3" w:rsidDel="00E43498" w:rsidRDefault="00000000">
      <w:pPr>
        <w:pStyle w:val="FirstParagraph"/>
        <w:rPr>
          <w:del w:id="467" w:author="Lorenzo Fabbri" w:date="2024-09-24T10:27:00Z" w16du:dateUtc="2024-09-24T08:27:00Z"/>
        </w:rPr>
      </w:pPr>
      <w:del w:id="468" w:author="Lorenzo Fabbri" w:date="2024-09-24T10:27:00Z" w16du:dateUtc="2024-09-24T08:27:00Z">
        <w:r w:rsidRPr="005A6AA3" w:rsidDel="00E43498">
          <w:delText xml:space="preserve">Basic summary statistics of the estimated balancing weights for effect modification are presented in Supplementary Tables </w:delText>
        </w:r>
        <w:r w:rsidR="00066508" w:rsidRPr="005A6AA3" w:rsidDel="00E43498">
          <w:fldChar w:fldCharType="begin"/>
        </w:r>
        <w:r w:rsidR="00066508" w:rsidRPr="005A6AA3" w:rsidDel="00E43498">
          <w:delInstrText>HYPERLINK \l "supptbl-weights-1sa" \h</w:delInstrText>
        </w:r>
        <w:r w:rsidR="00066508" w:rsidRPr="005A6AA3" w:rsidDel="00E43498">
          <w:fldChar w:fldCharType="separate"/>
        </w:r>
        <w:r w:rsidR="00066508" w:rsidRPr="005A6AA3" w:rsidDel="00E43498">
          <w:rPr>
            <w:rStyle w:val="Hyperlink"/>
          </w:rPr>
          <w:delText>14</w:delText>
        </w:r>
        <w:r w:rsidR="00066508" w:rsidRPr="005A6AA3" w:rsidDel="00E43498">
          <w:rPr>
            <w:rStyle w:val="Hyperlink"/>
          </w:rPr>
          <w:fldChar w:fldCharType="end"/>
        </w:r>
        <w:r w:rsidRPr="005A6AA3" w:rsidDel="00E43498">
          <w:delText xml:space="preserve">, </w:delText>
        </w:r>
        <w:r w:rsidR="00066508" w:rsidRPr="005A6AA3" w:rsidDel="00E43498">
          <w:fldChar w:fldCharType="begin"/>
        </w:r>
        <w:r w:rsidR="00066508" w:rsidRPr="005A6AA3" w:rsidDel="00E43498">
          <w:delInstrText>HYPERLINK \l "supptbl-weights-2sa" \h</w:delInstrText>
        </w:r>
        <w:r w:rsidR="00066508" w:rsidRPr="005A6AA3" w:rsidDel="00E43498">
          <w:fldChar w:fldCharType="separate"/>
        </w:r>
        <w:r w:rsidR="00066508" w:rsidRPr="005A6AA3" w:rsidDel="00E43498">
          <w:rPr>
            <w:rStyle w:val="Hyperlink"/>
          </w:rPr>
          <w:delText>15</w:delText>
        </w:r>
        <w:r w:rsidR="00066508" w:rsidRPr="005A6AA3" w:rsidDel="00E43498">
          <w:rPr>
            <w:rStyle w:val="Hyperlink"/>
          </w:rPr>
          <w:fldChar w:fldCharType="end"/>
        </w:r>
        <w:r w:rsidRPr="005A6AA3" w:rsidDel="00E43498">
          <w:delText xml:space="preserve">, </w:delText>
        </w:r>
        <w:r w:rsidR="00066508" w:rsidRPr="005A6AA3" w:rsidDel="00E43498">
          <w:fldChar w:fldCharType="begin"/>
        </w:r>
        <w:r w:rsidR="00066508" w:rsidRPr="005A6AA3" w:rsidDel="00E43498">
          <w:delInstrText>HYPERLINK \l "supptbl-weights-3sa" \h</w:delInstrText>
        </w:r>
        <w:r w:rsidR="00066508" w:rsidRPr="005A6AA3" w:rsidDel="00E43498">
          <w:fldChar w:fldCharType="separate"/>
        </w:r>
        <w:r w:rsidR="00066508" w:rsidRPr="005A6AA3" w:rsidDel="00E43498">
          <w:rPr>
            <w:rStyle w:val="Hyperlink"/>
          </w:rPr>
          <w:delText>16</w:delText>
        </w:r>
        <w:r w:rsidR="00066508" w:rsidRPr="005A6AA3" w:rsidDel="00E43498">
          <w:rPr>
            <w:rStyle w:val="Hyperlink"/>
          </w:rPr>
          <w:fldChar w:fldCharType="end"/>
        </w:r>
        <w:r w:rsidRPr="005A6AA3" w:rsidDel="00E43498">
          <w:delText xml:space="preserve">. As expected, the median value of the weights for each exposure was close to </w:delText>
        </w:r>
      </w:del>
      <m:oMath>
        <m:r>
          <w:del w:id="469" w:author="Lorenzo Fabbri" w:date="2024-09-24T10:27:00Z" w16du:dateUtc="2024-09-24T08:27:00Z">
            <w:rPr>
              <w:rFonts w:ascii="Cambria Math" w:hAnsi="Cambria Math"/>
            </w:rPr>
            <m:t>1.00</m:t>
          </w:del>
        </m:r>
      </m:oMath>
      <w:del w:id="470" w:author="Lorenzo Fabbri" w:date="2024-09-24T10:27:00Z" w16du:dateUtc="2024-09-24T08:27:00Z">
        <w:r w:rsidRPr="005A6AA3" w:rsidDel="00E43498">
          <w:delText>.</w:delText>
        </w:r>
      </w:del>
    </w:p>
    <w:p w14:paraId="6B73EA40" w14:textId="30A860F7" w:rsidR="00066508" w:rsidRPr="005A6AA3" w:rsidDel="00E43498" w:rsidRDefault="00066508">
      <w:pPr>
        <w:pStyle w:val="BodyText"/>
        <w:rPr>
          <w:del w:id="471" w:author="Lorenzo Fabbri" w:date="2024-09-24T10:27:00Z" w16du:dateUtc="2024-09-24T08:27:00Z"/>
        </w:rPr>
      </w:pPr>
      <w:del w:id="472" w:author="Lorenzo Fabbri" w:date="2024-09-24T10:27:00Z" w16du:dateUtc="2024-09-24T08:27:00Z">
        <w:r w:rsidRPr="005A6AA3" w:rsidDel="00E43498">
          <w:fldChar w:fldCharType="begin"/>
        </w:r>
        <w:r w:rsidRPr="005A6AA3" w:rsidDel="00E43498">
          <w:delInstrText>HYPERLINK \l "tbl-hypothesis-1and2" \h</w:delInstrText>
        </w:r>
        <w:r w:rsidRPr="005A6AA3" w:rsidDel="00E43498">
          <w:fldChar w:fldCharType="separate"/>
        </w:r>
        <w:r w:rsidRPr="005A6AA3" w:rsidDel="00E43498">
          <w:rPr>
            <w:rStyle w:val="Hyperlink"/>
          </w:rPr>
          <w:delText>Table 4</w:delText>
        </w:r>
        <w:r w:rsidRPr="005A6AA3" w:rsidDel="00E43498">
          <w:rPr>
            <w:rStyle w:val="Hyperlink"/>
          </w:rPr>
          <w:fldChar w:fldCharType="end"/>
        </w:r>
        <w:r w:rsidRPr="005A6AA3" w:rsidDel="00E43498">
          <w:delText xml:space="preserve"> presents the results of the difference between estimates of the MCs on the logarithmic scale for females and males, for the EDCs on the glucocorticosteroids and HRT-SE. For HRT-SE, significant differences were present for the phenol OXBE (MC: 0.032 and </w:delText>
        </w:r>
      </w:del>
      <m:oMath>
        <m:r>
          <w:del w:id="473" w:author="Lorenzo Fabbri" w:date="2024-09-24T10:27:00Z" w16du:dateUtc="2024-09-24T08:27:00Z">
            <w:rPr>
              <w:rFonts w:ascii="Cambria Math" w:hAnsi="Cambria Math"/>
            </w:rPr>
            <m:t>95</m:t>
          </w:del>
        </m:r>
        <m:r>
          <w:del w:id="474" w:author="Lorenzo Fabbri" w:date="2024-09-24T10:27:00Z" w16du:dateUtc="2024-09-24T08:27:00Z">
            <m:rPr>
              <m:lit/>
              <m:nor/>
            </m:rPr>
            <w:rPr>
              <w:rFonts w:ascii="Cambria Math" w:hAnsi="Cambria Math"/>
            </w:rPr>
            <m:t>%</m:t>
          </w:del>
        </m:r>
      </m:oMath>
      <w:del w:id="475" w:author="Lorenzo Fabbri" w:date="2024-09-24T10:27:00Z" w16du:dateUtc="2024-09-24T08:27:00Z">
        <w:r w:rsidRPr="005A6AA3" w:rsidDel="00E43498">
          <w:delText xml:space="preserve"> CI: (0.004, 0.061)) and the phthalate metabolite MbZP (MC: -0.066 and </w:delText>
        </w:r>
      </w:del>
      <m:oMath>
        <m:r>
          <w:del w:id="476" w:author="Lorenzo Fabbri" w:date="2024-09-24T10:27:00Z" w16du:dateUtc="2024-09-24T08:27:00Z">
            <w:rPr>
              <w:rFonts w:ascii="Cambria Math" w:hAnsi="Cambria Math"/>
            </w:rPr>
            <m:t>95</m:t>
          </w:del>
        </m:r>
        <m:r>
          <w:del w:id="477" w:author="Lorenzo Fabbri" w:date="2024-09-24T10:27:00Z" w16du:dateUtc="2024-09-24T08:27:00Z">
            <m:rPr>
              <m:lit/>
              <m:nor/>
            </m:rPr>
            <w:rPr>
              <w:rFonts w:ascii="Cambria Math" w:hAnsi="Cambria Math"/>
            </w:rPr>
            <m:t>%</m:t>
          </w:del>
        </m:r>
      </m:oMath>
      <w:del w:id="478" w:author="Lorenzo Fabbri" w:date="2024-09-24T10:27:00Z" w16du:dateUtc="2024-09-24T08:27:00Z">
        <w:r w:rsidRPr="005A6AA3" w:rsidDel="00E43498">
          <w:delText xml:space="preserve"> CI: (-0.126, -0.007)). For the glucocorticosteroids, significant differences were present across all three classes of EDCs and for all outcomes. The largest differences were attributable to the phenol ETPA (corticosterone production, MC: -0.254 and </w:delText>
        </w:r>
      </w:del>
      <m:oMath>
        <m:r>
          <w:del w:id="479" w:author="Lorenzo Fabbri" w:date="2024-09-24T10:27:00Z" w16du:dateUtc="2024-09-24T08:27:00Z">
            <w:rPr>
              <w:rFonts w:ascii="Cambria Math" w:hAnsi="Cambria Math"/>
            </w:rPr>
            <m:t>95</m:t>
          </w:del>
        </m:r>
        <m:r>
          <w:del w:id="480" w:author="Lorenzo Fabbri" w:date="2024-09-24T10:27:00Z" w16du:dateUtc="2024-09-24T08:27:00Z">
            <m:rPr>
              <m:lit/>
              <m:nor/>
            </m:rPr>
            <w:rPr>
              <w:rFonts w:ascii="Cambria Math" w:hAnsi="Cambria Math"/>
            </w:rPr>
            <m:t>%</m:t>
          </w:del>
        </m:r>
      </m:oMath>
      <w:del w:id="481" w:author="Lorenzo Fabbri" w:date="2024-09-24T10:27:00Z" w16du:dateUtc="2024-09-24T08:27:00Z">
        <w:r w:rsidRPr="005A6AA3" w:rsidDel="00E43498">
          <w:delText xml:space="preserve"> CI: (-0.416, -0.092)) and the phthalate metabolite MEHP (cortisol production, (MC: -0.221 and </w:delText>
        </w:r>
      </w:del>
      <m:oMath>
        <m:r>
          <w:del w:id="482" w:author="Lorenzo Fabbri" w:date="2024-09-24T10:27:00Z" w16du:dateUtc="2024-09-24T08:27:00Z">
            <w:rPr>
              <w:rFonts w:ascii="Cambria Math" w:hAnsi="Cambria Math"/>
            </w:rPr>
            <m:t>95</m:t>
          </w:del>
        </m:r>
        <m:r>
          <w:del w:id="483" w:author="Lorenzo Fabbri" w:date="2024-09-24T10:27:00Z" w16du:dateUtc="2024-09-24T08:27:00Z">
            <m:rPr>
              <m:lit/>
              <m:nor/>
            </m:rPr>
            <w:rPr>
              <w:rFonts w:ascii="Cambria Math" w:hAnsi="Cambria Math"/>
            </w:rPr>
            <m:t>%</m:t>
          </w:del>
        </m:r>
      </m:oMath>
      <w:del w:id="484" w:author="Lorenzo Fabbri" w:date="2024-09-24T10:27:00Z" w16du:dateUtc="2024-09-24T08:27:00Z">
        <w:r w:rsidRPr="005A6AA3" w:rsidDel="00E43498">
          <w:delText xml:space="preserve"> CI: (-0.289, -0.153)); cortisone production, (MC: -0.177 and </w:delText>
        </w:r>
      </w:del>
      <m:oMath>
        <m:r>
          <w:del w:id="485" w:author="Lorenzo Fabbri" w:date="2024-09-24T10:27:00Z" w16du:dateUtc="2024-09-24T08:27:00Z">
            <w:rPr>
              <w:rFonts w:ascii="Cambria Math" w:hAnsi="Cambria Math"/>
            </w:rPr>
            <m:t>95</m:t>
          </w:del>
        </m:r>
        <m:r>
          <w:del w:id="486" w:author="Lorenzo Fabbri" w:date="2024-09-24T10:27:00Z" w16du:dateUtc="2024-09-24T08:27:00Z">
            <m:rPr>
              <m:lit/>
              <m:nor/>
            </m:rPr>
            <w:rPr>
              <w:rFonts w:ascii="Cambria Math" w:hAnsi="Cambria Math"/>
            </w:rPr>
            <m:t>%</m:t>
          </w:del>
        </m:r>
      </m:oMath>
      <w:del w:id="487" w:author="Lorenzo Fabbri" w:date="2024-09-24T10:27:00Z" w16du:dateUtc="2024-09-24T08:27:00Z">
        <w:r w:rsidRPr="005A6AA3" w:rsidDel="00E43498">
          <w:delText xml:space="preserve"> CI: (-0.299, -0.055))). The individual MCs are presented in Supplementary Tables </w:delText>
        </w:r>
        <w:r w:rsidRPr="005A6AA3" w:rsidDel="00E43498">
          <w:fldChar w:fldCharType="begin"/>
        </w:r>
        <w:r w:rsidRPr="005A6AA3" w:rsidDel="00E43498">
          <w:delInstrText>HYPERLINK \l "supptbl-marginal-1sa" \h</w:delInstrText>
        </w:r>
        <w:r w:rsidRPr="005A6AA3" w:rsidDel="00E43498">
          <w:fldChar w:fldCharType="separate"/>
        </w:r>
        <w:r w:rsidRPr="005A6AA3" w:rsidDel="00E43498">
          <w:rPr>
            <w:rStyle w:val="Hyperlink"/>
          </w:rPr>
          <w:delText>17</w:delText>
        </w:r>
        <w:r w:rsidRPr="005A6AA3" w:rsidDel="00E43498">
          <w:rPr>
            <w:rStyle w:val="Hyperlink"/>
          </w:rPr>
          <w:fldChar w:fldCharType="end"/>
        </w:r>
        <w:r w:rsidRPr="005A6AA3" w:rsidDel="00E43498">
          <w:delText xml:space="preserve"> and </w:delText>
        </w:r>
        <w:r w:rsidRPr="005A6AA3" w:rsidDel="00E43498">
          <w:fldChar w:fldCharType="begin"/>
        </w:r>
        <w:r w:rsidRPr="005A6AA3" w:rsidDel="00E43498">
          <w:delInstrText>HYPERLINK \l "supptbl-marginal-2sa" \h</w:delInstrText>
        </w:r>
        <w:r w:rsidRPr="005A6AA3" w:rsidDel="00E43498">
          <w:fldChar w:fldCharType="separate"/>
        </w:r>
        <w:r w:rsidRPr="005A6AA3" w:rsidDel="00E43498">
          <w:rPr>
            <w:rStyle w:val="Hyperlink"/>
          </w:rPr>
          <w:delText>18</w:delText>
        </w:r>
        <w:r w:rsidRPr="005A6AA3" w:rsidDel="00E43498">
          <w:rPr>
            <w:rStyle w:val="Hyperlink"/>
          </w:rPr>
          <w:fldChar w:fldCharType="end"/>
        </w:r>
        <w:r w:rsidRPr="005A6AA3" w:rsidDel="00E43498">
          <w:delText xml:space="preserve">, and in Supplementary Figures </w:delText>
        </w:r>
        <w:r w:rsidRPr="005A6AA3" w:rsidDel="00E43498">
          <w:fldChar w:fldCharType="begin"/>
        </w:r>
        <w:r w:rsidRPr="005A6AA3" w:rsidDel="00E43498">
          <w:delInstrText>HYPERLINK \l "suppfig-marginal-1sa" \h</w:delInstrText>
        </w:r>
        <w:r w:rsidRPr="005A6AA3" w:rsidDel="00E43498">
          <w:fldChar w:fldCharType="separate"/>
        </w:r>
        <w:r w:rsidRPr="005A6AA3" w:rsidDel="00E43498">
          <w:rPr>
            <w:rStyle w:val="Hyperlink"/>
          </w:rPr>
          <w:delText>4</w:delText>
        </w:r>
        <w:r w:rsidRPr="005A6AA3" w:rsidDel="00E43498">
          <w:rPr>
            <w:rStyle w:val="Hyperlink"/>
          </w:rPr>
          <w:fldChar w:fldCharType="end"/>
        </w:r>
        <w:r w:rsidRPr="005A6AA3" w:rsidDel="00E43498">
          <w:delText xml:space="preserve"> and </w:delText>
        </w:r>
        <w:r w:rsidRPr="005A6AA3" w:rsidDel="00E43498">
          <w:fldChar w:fldCharType="begin"/>
        </w:r>
        <w:r w:rsidRPr="005A6AA3" w:rsidDel="00E43498">
          <w:delInstrText>HYPERLINK \l "suppfig-marginal-2sa" \h</w:delInstrText>
        </w:r>
        <w:r w:rsidRPr="005A6AA3" w:rsidDel="00E43498">
          <w:fldChar w:fldCharType="separate"/>
        </w:r>
        <w:r w:rsidRPr="005A6AA3" w:rsidDel="00E43498">
          <w:rPr>
            <w:rStyle w:val="Hyperlink"/>
          </w:rPr>
          <w:delText>5</w:delText>
        </w:r>
        <w:r w:rsidRPr="005A6AA3" w:rsidDel="00E43498">
          <w:rPr>
            <w:rStyle w:val="Hyperlink"/>
          </w:rPr>
          <w:fldChar w:fldCharType="end"/>
        </w:r>
        <w:r w:rsidRPr="005A6AA3" w:rsidDel="00E43498">
          <w:delText>.</w:delText>
        </w:r>
      </w:del>
    </w:p>
    <w:p w14:paraId="58EE77E2" w14:textId="5114EBAF" w:rsidR="00066508" w:rsidRPr="005A6AA3" w:rsidRDefault="00066508">
      <w:pPr>
        <w:pStyle w:val="BodyText"/>
      </w:pPr>
      <w:del w:id="488" w:author="Lorenzo Fabbri" w:date="2024-09-24T10:27:00Z" w16du:dateUtc="2024-09-24T08:27:00Z">
        <w:r w:rsidRPr="005A6AA3" w:rsidDel="00E43498">
          <w:fldChar w:fldCharType="begin"/>
        </w:r>
        <w:r w:rsidRPr="005A6AA3" w:rsidDel="00E43498">
          <w:delInstrText>HYPERLINK \l "tbl-hypothesis-3" \h</w:delInstrText>
        </w:r>
        <w:r w:rsidRPr="005A6AA3" w:rsidDel="00E43498">
          <w:fldChar w:fldCharType="separate"/>
        </w:r>
        <w:r w:rsidRPr="005A6AA3" w:rsidDel="00E43498">
          <w:rPr>
            <w:rStyle w:val="Hyperlink"/>
          </w:rPr>
          <w:delText>Table 5</w:delText>
        </w:r>
        <w:r w:rsidRPr="005A6AA3" w:rsidDel="00E43498">
          <w:rPr>
            <w:rStyle w:val="Hyperlink"/>
          </w:rPr>
          <w:fldChar w:fldCharType="end"/>
        </w:r>
        <w:r w:rsidRPr="005A6AA3" w:rsidDel="00E43498">
          <w:delText xml:space="preserve"> presents the results of the difference between estimates of the MCs on the logarithmic scale for females and males, for the glucocorticosteroids on HRT-SE. Significant differences were present for cortisone production (MC: 0.14 and </w:delText>
        </w:r>
      </w:del>
      <m:oMath>
        <m:r>
          <w:del w:id="489" w:author="Lorenzo Fabbri" w:date="2024-09-24T10:27:00Z" w16du:dateUtc="2024-09-24T08:27:00Z">
            <w:rPr>
              <w:rFonts w:ascii="Cambria Math" w:hAnsi="Cambria Math"/>
            </w:rPr>
            <m:t>95</m:t>
          </w:del>
        </m:r>
        <m:r>
          <w:del w:id="490" w:author="Lorenzo Fabbri" w:date="2024-09-24T10:27:00Z" w16du:dateUtc="2024-09-24T08:27:00Z">
            <m:rPr>
              <m:lit/>
              <m:nor/>
            </m:rPr>
            <w:rPr>
              <w:rFonts w:ascii="Cambria Math" w:hAnsi="Cambria Math"/>
            </w:rPr>
            <m:t>%</m:t>
          </w:del>
        </m:r>
      </m:oMath>
      <w:del w:id="491" w:author="Lorenzo Fabbri" w:date="2024-09-24T10:27:00Z" w16du:dateUtc="2024-09-24T08:27:00Z">
        <w:r w:rsidRPr="005A6AA3" w:rsidDel="00E43498">
          <w:delText xml:space="preserve"> CI: (0.019, 0.261)) and corticosterone production (MC: 0.126 and </w:delText>
        </w:r>
      </w:del>
      <m:oMath>
        <m:r>
          <w:del w:id="492" w:author="Lorenzo Fabbri" w:date="2024-09-24T10:27:00Z" w16du:dateUtc="2024-09-24T08:27:00Z">
            <w:rPr>
              <w:rFonts w:ascii="Cambria Math" w:hAnsi="Cambria Math"/>
            </w:rPr>
            <m:t>95</m:t>
          </w:del>
        </m:r>
        <m:r>
          <w:del w:id="493" w:author="Lorenzo Fabbri" w:date="2024-09-24T10:27:00Z" w16du:dateUtc="2024-09-24T08:27:00Z">
            <m:rPr>
              <m:lit/>
              <m:nor/>
            </m:rPr>
            <w:rPr>
              <w:rFonts w:ascii="Cambria Math" w:hAnsi="Cambria Math"/>
            </w:rPr>
            <m:t>%</m:t>
          </w:del>
        </m:r>
      </m:oMath>
      <w:del w:id="494" w:author="Lorenzo Fabbri" w:date="2024-09-24T10:27:00Z" w16du:dateUtc="2024-09-24T08:27:00Z">
        <w:r w:rsidRPr="005A6AA3" w:rsidDel="00E43498">
          <w:delText xml:space="preserve"> CI: (0.009, 0.243)). Furthermore, for all exposures, the MCs had opposite sign (positive for males and negative for females). The individual MCs are presented in </w:delText>
        </w:r>
        <w:r w:rsidRPr="005A6AA3" w:rsidDel="00E43498">
          <w:fldChar w:fldCharType="begin"/>
        </w:r>
        <w:r w:rsidRPr="005A6AA3" w:rsidDel="00E43498">
          <w:delInstrText>HYPERLINK \l "fig-marginal-3" \h</w:delInstrText>
        </w:r>
        <w:r w:rsidRPr="005A6AA3" w:rsidDel="00E43498">
          <w:fldChar w:fldCharType="separate"/>
        </w:r>
        <w:r w:rsidRPr="005A6AA3" w:rsidDel="00E43498">
          <w:rPr>
            <w:rStyle w:val="Hyperlink"/>
          </w:rPr>
          <w:delText>Figure 4</w:delText>
        </w:r>
        <w:r w:rsidRPr="005A6AA3" w:rsidDel="00E43498">
          <w:rPr>
            <w:rStyle w:val="Hyperlink"/>
          </w:rPr>
          <w:fldChar w:fldCharType="end"/>
        </w:r>
        <w:r w:rsidRPr="005A6AA3" w:rsidDel="00E43498">
          <w:delText>.</w:delText>
        </w:r>
      </w:del>
      <w:bookmarkEnd w:id="308"/>
      <w:bookmarkEnd w:id="465"/>
    </w:p>
    <w:p w14:paraId="4F7A02D3" w14:textId="77777777" w:rsidR="00066508" w:rsidRPr="005A6AA3" w:rsidRDefault="00000000">
      <w:pPr>
        <w:pStyle w:val="Heading1"/>
      </w:pPr>
      <w:r w:rsidRPr="005A6AA3">
        <w:t>4. Discussion</w:t>
      </w:r>
    </w:p>
    <w:p w14:paraId="16CB3DCF" w14:textId="77777777" w:rsidR="00066508" w:rsidRPr="005A6AA3" w:rsidRDefault="00000000">
      <w:pPr>
        <w:pStyle w:val="FirstParagraph"/>
      </w:pPr>
      <w:r w:rsidRPr="005A6AA3">
        <w:t xml:space="preserve">In this study, consisting of 1,297 children from 6 European birth cohorts, we observed that short-term childhood exposure to certain non-persistent EDCs was associated with lower attentional function (MEPA, MEHP, oh-MiNP, and oxo-MiNP), and with an increase in total production of cortisol, cortisone, and corticosterone (DEP, DMP, DMTP, BPA, ETPA, MEPA, MEHP, oh-MiNP, and oxo-MiNP). Some of these associations differed for females and males. Increased production of these glucocorticosteroids was not associated with </w:t>
      </w:r>
      <w:r w:rsidRPr="005A6AA3">
        <w:lastRenderedPageBreak/>
        <w:t>attentional function in the study population overall, but showed associations with lower attentional function in males and higher attentional function in females.</w:t>
      </w:r>
    </w:p>
    <w:p w14:paraId="0E0EE9EC" w14:textId="77777777" w:rsidR="00066508" w:rsidRPr="005A6AA3" w:rsidRDefault="00000000">
      <w:pPr>
        <w:pStyle w:val="BodyText"/>
      </w:pPr>
      <w:r w:rsidRPr="005A6AA3">
        <w:t>To the best of our knowledge, no other study has investigated the effects of childhood exposure to multiple classes of non-persistent EDCs in relation to attentional function. More generally, the literature on childhood exposure to non-persistent EDCs and other neurodevelopment outcomes in children has mostly focused on OP pesticides (</w:t>
      </w:r>
      <w:r w:rsidR="00066508" w:rsidRPr="005A6AA3">
        <w:fldChar w:fldCharType="begin"/>
      </w:r>
      <w:r w:rsidR="00066508" w:rsidRPr="005A6AA3">
        <w:instrText>HYPERLINK \l "ref-BouchardBellingerWright:2010" \h</w:instrText>
      </w:r>
      <w:r w:rsidR="00066508" w:rsidRPr="005A6AA3">
        <w:fldChar w:fldCharType="separate"/>
      </w:r>
      <w:r w:rsidR="00066508" w:rsidRPr="005A6AA3">
        <w:rPr>
          <w:rStyle w:val="Hyperlink"/>
        </w:rPr>
        <w:t>Bouchard et al., 2010</w:t>
      </w:r>
      <w:r w:rsidR="00066508" w:rsidRPr="005A6AA3">
        <w:rPr>
          <w:rStyle w:val="Hyperlink"/>
        </w:rPr>
        <w:fldChar w:fldCharType="end"/>
      </w:r>
      <w:r w:rsidRPr="005A6AA3">
        <w:t xml:space="preserve">; </w:t>
      </w:r>
      <w:r w:rsidR="00066508" w:rsidRPr="005A6AA3">
        <w:fldChar w:fldCharType="begin"/>
      </w:r>
      <w:r w:rsidR="00066508" w:rsidRPr="005A6AA3">
        <w:instrText>HYPERLINK \l "Xa0cc0fdd8206e54b0a9b4bdcd9d2102efd24cb7" \h</w:instrText>
      </w:r>
      <w:r w:rsidR="00066508" w:rsidRPr="005A6AA3">
        <w:fldChar w:fldCharType="separate"/>
      </w:r>
      <w:r w:rsidR="00066508" w:rsidRPr="005A6AA3">
        <w:rPr>
          <w:rStyle w:val="Hyperlink"/>
        </w:rPr>
        <w:t>Cartier et al., 2016</w:t>
      </w:r>
      <w:r w:rsidR="00066508" w:rsidRPr="005A6AA3">
        <w:rPr>
          <w:rStyle w:val="Hyperlink"/>
        </w:rPr>
        <w:fldChar w:fldCharType="end"/>
      </w:r>
      <w:r w:rsidRPr="005A6AA3">
        <w:t xml:space="preserve">; </w:t>
      </w:r>
      <w:r w:rsidR="00066508" w:rsidRPr="005A6AA3">
        <w:fldChar w:fldCharType="begin"/>
      </w:r>
      <w:r w:rsidR="00066508" w:rsidRPr="005A6AA3">
        <w:instrText>HYPERLINK \l "X2a5c5c17453fffe785b7f0bcffd564283892c6c" \h</w:instrText>
      </w:r>
      <w:r w:rsidR="00066508" w:rsidRPr="005A6AA3">
        <w:fldChar w:fldCharType="separate"/>
      </w:r>
      <w:r w:rsidR="00066508" w:rsidRPr="005A6AA3">
        <w:rPr>
          <w:rStyle w:val="Hyperlink"/>
        </w:rPr>
        <w:t>González-Alzaga et al., 2015</w:t>
      </w:r>
      <w:r w:rsidR="00066508" w:rsidRPr="005A6AA3">
        <w:rPr>
          <w:rStyle w:val="Hyperlink"/>
        </w:rPr>
        <w:fldChar w:fldCharType="end"/>
      </w:r>
      <w:r w:rsidRPr="005A6AA3">
        <w:t xml:space="preserve">; </w:t>
      </w:r>
      <w:r w:rsidR="00066508" w:rsidRPr="005A6AA3">
        <w:fldChar w:fldCharType="begin"/>
      </w:r>
      <w:r w:rsidR="00066508" w:rsidRPr="005A6AA3">
        <w:instrText>HYPERLINK \l "ref-YuDuChiou:2016" \h</w:instrText>
      </w:r>
      <w:r w:rsidR="00066508" w:rsidRPr="005A6AA3">
        <w:fldChar w:fldCharType="separate"/>
      </w:r>
      <w:r w:rsidR="00066508" w:rsidRPr="005A6AA3">
        <w:rPr>
          <w:rStyle w:val="Hyperlink"/>
        </w:rPr>
        <w:t>Yu et al., 2016</w:t>
      </w:r>
      <w:r w:rsidR="00066508" w:rsidRPr="005A6AA3">
        <w:rPr>
          <w:rStyle w:val="Hyperlink"/>
        </w:rPr>
        <w:fldChar w:fldCharType="end"/>
      </w:r>
      <w:r w:rsidRPr="005A6AA3">
        <w:t>), phthalate metabolites (</w:t>
      </w:r>
      <w:r w:rsidRPr="005A6AA3">
        <w:fldChar w:fldCharType="begin"/>
      </w:r>
      <w:r w:rsidRPr="005A6AA3">
        <w:instrText>HYPERLINK \l "ref-BalalianWhyattLiu:2019" \h</w:instrText>
      </w:r>
      <w:r w:rsidRPr="005A6AA3">
        <w:fldChar w:fldCharType="separate"/>
      </w:r>
      <w:r w:rsidRPr="005A6AA3">
        <w:rPr>
          <w:rStyle w:val="Hyperlink"/>
        </w:rPr>
        <w:t>Balalian et al., 2019</w:t>
      </w:r>
      <w:r w:rsidRPr="005A6AA3">
        <w:rPr>
          <w:rStyle w:val="Hyperlink"/>
        </w:rPr>
        <w:fldChar w:fldCharType="end"/>
      </w:r>
      <w:r w:rsidRPr="005A6AA3">
        <w:t xml:space="preserve">; </w:t>
      </w:r>
      <w:r w:rsidR="00066508" w:rsidRPr="005A6AA3">
        <w:fldChar w:fldCharType="begin"/>
      </w:r>
      <w:r w:rsidR="00066508" w:rsidRPr="005A6AA3">
        <w:instrText>HYPERLINK \l "ref-HuangChenSu:2015" \h</w:instrText>
      </w:r>
      <w:r w:rsidR="00066508" w:rsidRPr="005A6AA3">
        <w:fldChar w:fldCharType="separate"/>
      </w:r>
      <w:r w:rsidR="00066508" w:rsidRPr="005A6AA3">
        <w:rPr>
          <w:rStyle w:val="Hyperlink"/>
        </w:rPr>
        <w:t>Huang et al., 2015</w:t>
      </w:r>
      <w:r w:rsidR="00066508" w:rsidRPr="005A6AA3">
        <w:rPr>
          <w:rStyle w:val="Hyperlink"/>
        </w:rPr>
        <w:fldChar w:fldCharType="end"/>
      </w:r>
      <w:r w:rsidRPr="005A6AA3">
        <w:t xml:space="preserve">; </w:t>
      </w:r>
      <w:r w:rsidR="00066508" w:rsidRPr="005A6AA3">
        <w:fldChar w:fldCharType="begin"/>
      </w:r>
      <w:r w:rsidR="00066508" w:rsidRPr="005A6AA3">
        <w:instrText>HYPERLINK \l "ref-HuangTsaiChen:2017" \h</w:instrText>
      </w:r>
      <w:r w:rsidR="00066508" w:rsidRPr="005A6AA3">
        <w:fldChar w:fldCharType="separate"/>
      </w:r>
      <w:r w:rsidR="00066508" w:rsidRPr="005A6AA3">
        <w:rPr>
          <w:rStyle w:val="Hyperlink"/>
        </w:rPr>
        <w:t>Huang et al., 2017</w:t>
      </w:r>
      <w:r w:rsidR="00066508" w:rsidRPr="005A6AA3">
        <w:rPr>
          <w:rStyle w:val="Hyperlink"/>
        </w:rPr>
        <w:fldChar w:fldCharType="end"/>
      </w:r>
      <w:r w:rsidRPr="005A6AA3">
        <w:t xml:space="preserve">; </w:t>
      </w:r>
      <w:r w:rsidR="00066508" w:rsidRPr="005A6AA3">
        <w:fldChar w:fldCharType="begin"/>
      </w:r>
      <w:r w:rsidR="00066508" w:rsidRPr="005A6AA3">
        <w:instrText>HYPERLINK \l "ref-JankowskaPolanskaHanke:2019" \h</w:instrText>
      </w:r>
      <w:r w:rsidR="00066508" w:rsidRPr="005A6AA3">
        <w:fldChar w:fldCharType="separate"/>
      </w:r>
      <w:r w:rsidR="00066508" w:rsidRPr="005A6AA3">
        <w:rPr>
          <w:rStyle w:val="Hyperlink"/>
        </w:rPr>
        <w:t>Jankowska et al., 2019</w:t>
      </w:r>
      <w:r w:rsidR="00066508" w:rsidRPr="005A6AA3">
        <w:rPr>
          <w:rStyle w:val="Hyperlink"/>
        </w:rPr>
        <w:fldChar w:fldCharType="end"/>
      </w:r>
      <w:r w:rsidRPr="005A6AA3">
        <w:t xml:space="preserve">; </w:t>
      </w:r>
      <w:r w:rsidR="00066508" w:rsidRPr="005A6AA3">
        <w:fldChar w:fldCharType="begin"/>
      </w:r>
      <w:r w:rsidR="00066508" w:rsidRPr="005A6AA3">
        <w:instrText>HYPERLINK \l "ref-KimHongShin:2017" \h</w:instrText>
      </w:r>
      <w:r w:rsidR="00066508" w:rsidRPr="005A6AA3">
        <w:fldChar w:fldCharType="separate"/>
      </w:r>
      <w:r w:rsidR="00066508" w:rsidRPr="005A6AA3">
        <w:rPr>
          <w:rStyle w:val="Hyperlink"/>
        </w:rPr>
        <w:t>Kim et al., 2017</w:t>
      </w:r>
      <w:r w:rsidR="00066508" w:rsidRPr="005A6AA3">
        <w:rPr>
          <w:rStyle w:val="Hyperlink"/>
        </w:rPr>
        <w:fldChar w:fldCharType="end"/>
      </w:r>
      <w:r w:rsidRPr="005A6AA3">
        <w:t xml:space="preserve">; </w:t>
      </w:r>
      <w:r w:rsidR="00066508" w:rsidRPr="005A6AA3">
        <w:fldChar w:fldCharType="begin"/>
      </w:r>
      <w:r w:rsidR="00066508" w:rsidRPr="005A6AA3">
        <w:instrText>HYPERLINK \l "ref-LiPapandonatosCalafat:2019" \h</w:instrText>
      </w:r>
      <w:r w:rsidR="00066508" w:rsidRPr="005A6AA3">
        <w:fldChar w:fldCharType="separate"/>
      </w:r>
      <w:r w:rsidR="00066508" w:rsidRPr="005A6AA3">
        <w:rPr>
          <w:rStyle w:val="Hyperlink"/>
        </w:rPr>
        <w:t>Li et al., 2019</w:t>
      </w:r>
      <w:r w:rsidR="00066508" w:rsidRPr="005A6AA3">
        <w:rPr>
          <w:rStyle w:val="Hyperlink"/>
        </w:rPr>
        <w:fldChar w:fldCharType="end"/>
      </w:r>
      <w:r w:rsidRPr="005A6AA3">
        <w:t xml:space="preserve">; </w:t>
      </w:r>
      <w:r w:rsidR="00066508" w:rsidRPr="005A6AA3">
        <w:fldChar w:fldCharType="begin"/>
      </w:r>
      <w:r w:rsidR="00066508" w:rsidRPr="005A6AA3">
        <w:instrText>HYPERLINK \l "ref-ShoaffCoullWeuve:2020" \h</w:instrText>
      </w:r>
      <w:r w:rsidR="00066508" w:rsidRPr="005A6AA3">
        <w:fldChar w:fldCharType="separate"/>
      </w:r>
      <w:r w:rsidR="00066508" w:rsidRPr="005A6AA3">
        <w:rPr>
          <w:rStyle w:val="Hyperlink"/>
        </w:rPr>
        <w:t>Shoaff et al., 2020</w:t>
      </w:r>
      <w:r w:rsidR="00066508" w:rsidRPr="005A6AA3">
        <w:rPr>
          <w:rStyle w:val="Hyperlink"/>
        </w:rPr>
        <w:fldChar w:fldCharType="end"/>
      </w:r>
      <w:r w:rsidRPr="005A6AA3">
        <w:t xml:space="preserve">; </w:t>
      </w:r>
      <w:r w:rsidR="00066508" w:rsidRPr="005A6AA3">
        <w:fldChar w:fldCharType="begin"/>
      </w:r>
      <w:r w:rsidR="00066508" w:rsidRPr="005A6AA3">
        <w:instrText>HYPERLINK \l "ref-VilmandBeckBilenberg:2023" \h</w:instrText>
      </w:r>
      <w:r w:rsidR="00066508" w:rsidRPr="005A6AA3">
        <w:fldChar w:fldCharType="separate"/>
      </w:r>
      <w:r w:rsidR="00066508" w:rsidRPr="005A6AA3">
        <w:rPr>
          <w:rStyle w:val="Hyperlink"/>
        </w:rPr>
        <w:t>Vilmand et al., 2023</w:t>
      </w:r>
      <w:r w:rsidR="00066508" w:rsidRPr="005A6AA3">
        <w:rPr>
          <w:rStyle w:val="Hyperlink"/>
        </w:rPr>
        <w:fldChar w:fldCharType="end"/>
      </w:r>
      <w:r w:rsidRPr="005A6AA3">
        <w:t>), and BPA (</w:t>
      </w:r>
      <w:r w:rsidR="00066508" w:rsidRPr="005A6AA3">
        <w:fldChar w:fldCharType="begin"/>
      </w:r>
      <w:r w:rsidR="00066508" w:rsidRPr="005A6AA3">
        <w:instrText>HYPERLINK \l "ref-LiZhangKuang:2018" \h</w:instrText>
      </w:r>
      <w:r w:rsidR="00066508" w:rsidRPr="005A6AA3">
        <w:fldChar w:fldCharType="separate"/>
      </w:r>
      <w:r w:rsidR="00066508" w:rsidRPr="005A6AA3">
        <w:rPr>
          <w:rStyle w:val="Hyperlink"/>
        </w:rPr>
        <w:t>Li et al., 2018</w:t>
      </w:r>
      <w:r w:rsidR="00066508" w:rsidRPr="005A6AA3">
        <w:rPr>
          <w:rStyle w:val="Hyperlink"/>
        </w:rPr>
        <w:fldChar w:fldCharType="end"/>
      </w:r>
      <w:r w:rsidRPr="005A6AA3">
        <w:t xml:space="preserve">; </w:t>
      </w:r>
      <w:r w:rsidR="00066508" w:rsidRPr="005A6AA3">
        <w:fldChar w:fldCharType="begin"/>
      </w:r>
      <w:r w:rsidR="00066508" w:rsidRPr="005A6AA3">
        <w:instrText>HYPERLINK \l "X71fca68020aad3c79232160399444b9923ab76e" \h</w:instrText>
      </w:r>
      <w:r w:rsidR="00066508" w:rsidRPr="005A6AA3">
        <w:fldChar w:fldCharType="separate"/>
      </w:r>
      <w:r w:rsidR="00066508" w:rsidRPr="005A6AA3">
        <w:rPr>
          <w:rStyle w:val="Hyperlink"/>
        </w:rPr>
        <w:t>Rodríguez-Carrillo et al., 2019</w:t>
      </w:r>
      <w:r w:rsidR="00066508" w:rsidRPr="005A6AA3">
        <w:rPr>
          <w:rStyle w:val="Hyperlink"/>
        </w:rPr>
        <w:fldChar w:fldCharType="end"/>
      </w:r>
      <w:r w:rsidRPr="005A6AA3">
        <w:t xml:space="preserve">; </w:t>
      </w:r>
      <w:r w:rsidR="00066508" w:rsidRPr="005A6AA3">
        <w:fldChar w:fldCharType="begin"/>
      </w:r>
      <w:r w:rsidR="00066508" w:rsidRPr="005A6AA3">
        <w:instrText>HYPERLINK \l "ref-TewarAuingerBraun:2016" \h</w:instrText>
      </w:r>
      <w:r w:rsidR="00066508" w:rsidRPr="005A6AA3">
        <w:fldChar w:fldCharType="separate"/>
      </w:r>
      <w:r w:rsidR="00066508" w:rsidRPr="005A6AA3">
        <w:rPr>
          <w:rStyle w:val="Hyperlink"/>
        </w:rPr>
        <w:t>Tewar et al., 2016</w:t>
      </w:r>
      <w:r w:rsidR="00066508" w:rsidRPr="005A6AA3">
        <w:rPr>
          <w:rStyle w:val="Hyperlink"/>
        </w:rPr>
        <w:fldChar w:fldCharType="end"/>
      </w:r>
      <w:r w:rsidRPr="005A6AA3">
        <w:t>).</w:t>
      </w:r>
    </w:p>
    <w:p w14:paraId="6D30AD4B" w14:textId="74F09997" w:rsidR="00066508" w:rsidRPr="005A6AA3" w:rsidRDefault="00DA1F03">
      <w:pPr>
        <w:pStyle w:val="BodyText"/>
      </w:pPr>
      <w:ins w:id="495" w:author="Lorenzo Fabbri" w:date="2024-09-23T09:05:00Z" w16du:dateUtc="2024-09-23T07:05:00Z">
        <w:r w:rsidRPr="005A6AA3">
          <w:t>Regarding OP pesticide exposure in childhood, previous studies reported that</w:t>
        </w:r>
      </w:ins>
      <w:del w:id="496" w:author="Lorenzo Fabbri" w:date="2024-09-23T09:05:00Z" w16du:dateUtc="2024-09-23T07:05:00Z">
        <w:r w:rsidRPr="005A6AA3" w:rsidDel="00DA1F03">
          <w:delText>In children aged 6 to 11 years,</w:delText>
        </w:r>
      </w:del>
      <w:r w:rsidRPr="005A6AA3">
        <w:t xml:space="preserve"> higher levels of dialkylphosphate (DAP) metabolites were associated with lower scores of intelligence quotient (IQ) and verbal comprehension</w:t>
      </w:r>
      <w:ins w:id="497" w:author="Lorenzo Fabbri" w:date="2024-09-23T09:05:00Z" w16du:dateUtc="2024-09-23T07:05:00Z">
        <w:r w:rsidRPr="005A6AA3">
          <w:t xml:space="preserve"> in children aged 6 to 11 years</w:t>
        </w:r>
      </w:ins>
      <w:r w:rsidRPr="005A6AA3">
        <w:t>, especially in boys (</w:t>
      </w:r>
      <w:r w:rsidR="00066508" w:rsidRPr="005A6AA3">
        <w:fldChar w:fldCharType="begin"/>
      </w:r>
      <w:r w:rsidR="00066508" w:rsidRPr="005A6AA3">
        <w:instrText>HYPERLINK \l "X2a5c5c17453fffe785b7f0bcffd564283892c6c" \h</w:instrText>
      </w:r>
      <w:r w:rsidR="00066508" w:rsidRPr="005A6AA3">
        <w:fldChar w:fldCharType="separate"/>
      </w:r>
      <w:r w:rsidR="00066508" w:rsidRPr="005A6AA3">
        <w:rPr>
          <w:rStyle w:val="Hyperlink"/>
        </w:rPr>
        <w:t>González-Alzaga et al., 2015</w:t>
      </w:r>
      <w:r w:rsidR="00066508" w:rsidRPr="005A6AA3">
        <w:rPr>
          <w:rStyle w:val="Hyperlink"/>
        </w:rPr>
        <w:fldChar w:fldCharType="end"/>
      </w:r>
      <w:r w:rsidRPr="005A6AA3">
        <w:t>), while higher levels of diethylphosphate metabolites were associated with lower working memory scores (</w:t>
      </w:r>
      <w:r w:rsidR="00066508" w:rsidRPr="005A6AA3">
        <w:fldChar w:fldCharType="begin"/>
      </w:r>
      <w:r w:rsidR="00066508" w:rsidRPr="005A6AA3">
        <w:instrText>HYPERLINK \l "Xa0cc0fdd8206e54b0a9b4bdcd9d2102efd24cb7" \h</w:instrText>
      </w:r>
      <w:r w:rsidR="00066508" w:rsidRPr="005A6AA3">
        <w:fldChar w:fldCharType="separate"/>
      </w:r>
      <w:r w:rsidR="00066508" w:rsidRPr="005A6AA3">
        <w:rPr>
          <w:rStyle w:val="Hyperlink"/>
        </w:rPr>
        <w:t>Cartier et al., 2016</w:t>
      </w:r>
      <w:r w:rsidR="00066508" w:rsidRPr="005A6AA3">
        <w:rPr>
          <w:rStyle w:val="Hyperlink"/>
        </w:rPr>
        <w:fldChar w:fldCharType="end"/>
      </w:r>
      <w:r w:rsidRPr="005A6AA3">
        <w:t>). There is also preliminary evidence of a possible association between exposure to certain OP pesticides and Attention-Deficit / Hyperactivity Disorder (ADHD) in children (</w:t>
      </w:r>
      <w:r w:rsidR="00066508" w:rsidRPr="005A6AA3">
        <w:fldChar w:fldCharType="begin"/>
      </w:r>
      <w:r w:rsidR="00066508" w:rsidRPr="005A6AA3">
        <w:instrText>HYPERLINK \l "ref-BouchardBellingerWright:2010" \h</w:instrText>
      </w:r>
      <w:r w:rsidR="00066508" w:rsidRPr="005A6AA3">
        <w:fldChar w:fldCharType="separate"/>
      </w:r>
      <w:r w:rsidR="00066508" w:rsidRPr="005A6AA3">
        <w:rPr>
          <w:rStyle w:val="Hyperlink"/>
        </w:rPr>
        <w:t>Bouchard et al., 2010</w:t>
      </w:r>
      <w:r w:rsidR="00066508" w:rsidRPr="005A6AA3">
        <w:rPr>
          <w:rStyle w:val="Hyperlink"/>
        </w:rPr>
        <w:fldChar w:fldCharType="end"/>
      </w:r>
      <w:r w:rsidRPr="005A6AA3">
        <w:t xml:space="preserve">; </w:t>
      </w:r>
      <w:r w:rsidR="00066508" w:rsidRPr="005A6AA3">
        <w:fldChar w:fldCharType="begin"/>
      </w:r>
      <w:r w:rsidR="00066508" w:rsidRPr="005A6AA3">
        <w:instrText>HYPERLINK \l "ref-YuDuChiou:2016" \h</w:instrText>
      </w:r>
      <w:r w:rsidR="00066508" w:rsidRPr="005A6AA3">
        <w:fldChar w:fldCharType="separate"/>
      </w:r>
      <w:r w:rsidR="00066508" w:rsidRPr="005A6AA3">
        <w:rPr>
          <w:rStyle w:val="Hyperlink"/>
        </w:rPr>
        <w:t>Yu et al., 2016</w:t>
      </w:r>
      <w:r w:rsidR="00066508" w:rsidRPr="005A6AA3">
        <w:rPr>
          <w:rStyle w:val="Hyperlink"/>
        </w:rPr>
        <w:fldChar w:fldCharType="end"/>
      </w:r>
      <w:r w:rsidRPr="005A6AA3">
        <w:t>).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14:paraId="7F74F6AD" w14:textId="3617F3CD" w:rsidR="00066508" w:rsidRPr="005A6AA3" w:rsidRDefault="00000000">
      <w:pPr>
        <w:pStyle w:val="BodyText"/>
      </w:pPr>
      <w:r w:rsidRPr="005A6AA3">
        <w:lastRenderedPageBreak/>
        <w:t xml:space="preserve">Previous evidence is also available for </w:t>
      </w:r>
      <w:ins w:id="498" w:author="Lorenzo Fabbri" w:date="2024-09-23T09:06:00Z" w16du:dateUtc="2024-09-23T07:06:00Z">
        <w:r w:rsidR="00DA1F03" w:rsidRPr="005A6AA3">
          <w:t xml:space="preserve">exposure to </w:t>
        </w:r>
      </w:ins>
      <w:r w:rsidRPr="005A6AA3">
        <w:t>several phthalate metabolites</w:t>
      </w:r>
      <w:ins w:id="499" w:author="Lorenzo Fabbri" w:date="2024-09-23T09:06:00Z" w16du:dateUtc="2024-09-23T07:06:00Z">
        <w:r w:rsidR="00DA1F03" w:rsidRPr="005A6AA3">
          <w:t xml:space="preserve"> in childhood,</w:t>
        </w:r>
      </w:ins>
      <w:r w:rsidRPr="005A6AA3">
        <w:t xml:space="preserve"> in relation to cognitive development in childhood. Higher levels of di(2-ethylhexyl) phthalate metabolites (including MEHP, MEHHP, and MEOHP) were associated with lower intelligence scores in children aged 2 to 12 years (</w:t>
      </w:r>
      <w:r w:rsidR="00066508" w:rsidRPr="005A6AA3">
        <w:fldChar w:fldCharType="begin"/>
      </w:r>
      <w:r w:rsidR="00066508" w:rsidRPr="005A6AA3">
        <w:instrText>HYPERLINK \l "ref-HuangChenSu:2015" \h</w:instrText>
      </w:r>
      <w:r w:rsidR="00066508" w:rsidRPr="005A6AA3">
        <w:fldChar w:fldCharType="separate"/>
      </w:r>
      <w:r w:rsidR="00066508" w:rsidRPr="005A6AA3">
        <w:rPr>
          <w:rStyle w:val="Hyperlink"/>
        </w:rPr>
        <w:t>Huang et al., 2015</w:t>
      </w:r>
      <w:r w:rsidR="00066508" w:rsidRPr="005A6AA3">
        <w:rPr>
          <w:rStyle w:val="Hyperlink"/>
        </w:rPr>
        <w:fldChar w:fldCharType="end"/>
      </w:r>
      <w:r w:rsidRPr="005A6AA3">
        <w:t>), lower scores of IQ and verbal intelligence, more omission errors (a measure of inattention), and higher scores of response time variability (a measure of sustained attention) in 6-year old Korean children (</w:t>
      </w:r>
      <w:r w:rsidR="00066508" w:rsidRPr="005A6AA3">
        <w:fldChar w:fldCharType="begin"/>
      </w:r>
      <w:r w:rsidR="00066508" w:rsidRPr="005A6AA3">
        <w:instrText>HYPERLINK \l "ref-KimHongShin:2017" \h</w:instrText>
      </w:r>
      <w:r w:rsidR="00066508" w:rsidRPr="005A6AA3">
        <w:fldChar w:fldCharType="separate"/>
      </w:r>
      <w:r w:rsidR="00066508" w:rsidRPr="005A6AA3">
        <w:rPr>
          <w:rStyle w:val="Hyperlink"/>
        </w:rPr>
        <w:t>Kim et al., 2017</w:t>
      </w:r>
      <w:r w:rsidR="00066508" w:rsidRPr="005A6AA3">
        <w:rPr>
          <w:rStyle w:val="Hyperlink"/>
        </w:rPr>
        <w:fldChar w:fldCharType="end"/>
      </w:r>
      <w:r w:rsidRPr="005A6AA3">
        <w:t>), poorer fine motor skills in preadolescent boys (</w:t>
      </w:r>
      <w:r w:rsidRPr="005A6AA3">
        <w:fldChar w:fldCharType="begin"/>
      </w:r>
      <w:r w:rsidRPr="005A6AA3">
        <w:instrText>HYPERLINK \l "ref-BalalianWhyattLiu:2019" \h</w:instrText>
      </w:r>
      <w:r w:rsidRPr="005A6AA3">
        <w:fldChar w:fldCharType="separate"/>
      </w:r>
      <w:r w:rsidRPr="005A6AA3">
        <w:rPr>
          <w:rStyle w:val="Hyperlink"/>
        </w:rPr>
        <w:t>Balalian et al., 2019</w:t>
      </w:r>
      <w:r w:rsidRPr="005A6AA3">
        <w:rPr>
          <w:rStyle w:val="Hyperlink"/>
        </w:rPr>
        <w:fldChar w:fldCharType="end"/>
      </w:r>
      <w:r w:rsidRPr="005A6AA3">
        <w:t>), and lower intelligence scores in 7-year old children (</w:t>
      </w:r>
      <w:r w:rsidRPr="005A6AA3">
        <w:fldChar w:fldCharType="begin"/>
      </w:r>
      <w:r w:rsidRPr="005A6AA3">
        <w:instrText>HYPERLINK \l "ref-VilmandBeckBilenberg:2023" \h</w:instrText>
      </w:r>
      <w:r w:rsidRPr="005A6AA3">
        <w:fldChar w:fldCharType="separate"/>
      </w:r>
      <w:r w:rsidRPr="005A6AA3">
        <w:rPr>
          <w:rStyle w:val="Hyperlink"/>
        </w:rPr>
        <w:t>Vilmand et al., 2023</w:t>
      </w:r>
      <w:r w:rsidRPr="005A6AA3">
        <w:rPr>
          <w:rStyle w:val="Hyperlink"/>
        </w:rPr>
        <w:fldChar w:fldCharType="end"/>
      </w:r>
      <w:r w:rsidRPr="005A6AA3">
        <w:t>). Further associations were found for higher levels of MEOHP with lower scores of IQ (</w:t>
      </w:r>
      <w:r w:rsidR="00066508" w:rsidRPr="005A6AA3">
        <w:fldChar w:fldCharType="begin"/>
      </w:r>
      <w:r w:rsidR="00066508" w:rsidRPr="005A6AA3">
        <w:instrText>HYPERLINK \l "ref-HuangChenSu:2015" \h</w:instrText>
      </w:r>
      <w:r w:rsidR="00066508" w:rsidRPr="005A6AA3">
        <w:fldChar w:fldCharType="separate"/>
      </w:r>
      <w:r w:rsidR="00066508" w:rsidRPr="005A6AA3">
        <w:rPr>
          <w:rStyle w:val="Hyperlink"/>
        </w:rPr>
        <w:t>Huang et al., 2015</w:t>
      </w:r>
      <w:r w:rsidR="00066508" w:rsidRPr="005A6AA3">
        <w:rPr>
          <w:rStyle w:val="Hyperlink"/>
        </w:rPr>
        <w:fldChar w:fldCharType="end"/>
      </w:r>
      <w:r w:rsidRPr="005A6AA3">
        <w:t>) and verbal intelligence in Taiwanese children aged 6 to 12 years (</w:t>
      </w:r>
      <w:r w:rsidR="00066508" w:rsidRPr="005A6AA3">
        <w:fldChar w:fldCharType="begin"/>
      </w:r>
      <w:r w:rsidR="00066508" w:rsidRPr="005A6AA3">
        <w:instrText>HYPERLINK \l "ref-HuangTsaiChen:2017" \h</w:instrText>
      </w:r>
      <w:r w:rsidR="00066508" w:rsidRPr="005A6AA3">
        <w:fldChar w:fldCharType="separate"/>
      </w:r>
      <w:r w:rsidR="00066508" w:rsidRPr="005A6AA3">
        <w:rPr>
          <w:rStyle w:val="Hyperlink"/>
        </w:rPr>
        <w:t>Huang et al., 2017</w:t>
      </w:r>
      <w:r w:rsidR="00066508" w:rsidRPr="005A6AA3">
        <w:rPr>
          <w:rStyle w:val="Hyperlink"/>
        </w:rPr>
        <w:fldChar w:fldCharType="end"/>
      </w:r>
      <w:r w:rsidRPr="005A6AA3">
        <w:t>), and for higher levels of dibutyl phthalate metabolites (MnBP and MiBP) with impaired verbal intelligence (</w:t>
      </w:r>
      <w:r w:rsidR="00066508" w:rsidRPr="005A6AA3">
        <w:fldChar w:fldCharType="begin"/>
      </w:r>
      <w:r w:rsidR="00066508" w:rsidRPr="005A6AA3">
        <w:instrText>HYPERLINK \l "ref-HuangTsaiChen:2017" \h</w:instrText>
      </w:r>
      <w:r w:rsidR="00066508" w:rsidRPr="005A6AA3">
        <w:fldChar w:fldCharType="separate"/>
      </w:r>
      <w:r w:rsidR="00066508" w:rsidRPr="005A6AA3">
        <w:rPr>
          <w:rStyle w:val="Hyperlink"/>
        </w:rPr>
        <w:t>Huang et al., 2017</w:t>
      </w:r>
      <w:r w:rsidR="00066508" w:rsidRPr="005A6AA3">
        <w:rPr>
          <w:rStyle w:val="Hyperlink"/>
        </w:rPr>
        <w:fldChar w:fldCharType="end"/>
      </w:r>
      <w:r w:rsidRPr="005A6AA3">
        <w:t>). Few studies have investigated different classes of non-persistent EDCs. Shoaff et al. investigated cross-sectional associations between multiple EDCs and ADHD-related behaviors in 15-year old adolescents, finding a higher risk of ADHD-related behavior problems with higher levels of antiandrogenic phthalate metabolites (molar sum of MnBP, MiBP, MBzP, MEHP, MEHHP, MEOHP, MECPP, monocarboxyoctyl phthalate, monohydroxyisobutyl phthalate (MHiBP), monohydroxybutyl phthalate (MHBP), and mono-isononyl phthalate) and the molar sum of di(2-ethylhexyl) phthalate (DEHP) metabolites (MECPP, MEHHP, MEOHP, and MEHP), especially in boys (</w:t>
      </w:r>
      <w:r w:rsidRPr="005A6AA3">
        <w:fldChar w:fldCharType="begin"/>
      </w:r>
      <w:r w:rsidRPr="005A6AA3">
        <w:instrText>HYPERLINK \l "ref-ShoaffCoullWeuve:2020" \h</w:instrText>
      </w:r>
      <w:r w:rsidRPr="005A6AA3">
        <w:fldChar w:fldCharType="separate"/>
      </w:r>
      <w:r w:rsidRPr="005A6AA3">
        <w:rPr>
          <w:rStyle w:val="Hyperlink"/>
        </w:rPr>
        <w:t>Shoaff et al., 2020</w:t>
      </w:r>
      <w:r w:rsidRPr="005A6AA3">
        <w:rPr>
          <w:rStyle w:val="Hyperlink"/>
        </w:rPr>
        <w:fldChar w:fldCharType="end"/>
      </w:r>
      <w:r w:rsidRPr="005A6AA3">
        <w:t xml:space="preserve">). Our findings, indicating that short-term childhood exposure to certain phthalate metabolites (MEHP, oh-MiNP, and oxo-MiNP) was associated with attentional </w:t>
      </w:r>
      <w:r w:rsidRPr="005A6AA3">
        <w:lastRenderedPageBreak/>
        <w:t>function, adds to this growing evidence base suggesting that childhood phthalate exposure may impact child neurodevelopment.</w:t>
      </w:r>
    </w:p>
    <w:p w14:paraId="4528425C" w14:textId="482F2E43" w:rsidR="00066508" w:rsidRPr="005A6AA3" w:rsidRDefault="007F6CD8">
      <w:pPr>
        <w:pStyle w:val="BodyText"/>
      </w:pPr>
      <w:ins w:id="500" w:author="Lorenzo Fabbri" w:date="2024-09-23T09:06:00Z" w16du:dateUtc="2024-09-23T07:06:00Z">
        <w:r w:rsidRPr="005A6AA3">
          <w:t xml:space="preserve">Regarding </w:t>
        </w:r>
      </w:ins>
      <w:del w:id="501" w:author="Lorenzo Fabbri" w:date="2024-09-23T09:06:00Z" w16du:dateUtc="2024-09-23T07:06:00Z">
        <w:r w:rsidRPr="005A6AA3" w:rsidDel="007F6CD8">
          <w:delText xml:space="preserve">Among </w:delText>
        </w:r>
      </w:del>
      <w:r w:rsidRPr="005A6AA3">
        <w:t>phenol</w:t>
      </w:r>
      <w:ins w:id="502" w:author="Lorenzo Fabbri" w:date="2024-09-23T09:06:00Z" w16du:dateUtc="2024-09-23T07:06:00Z">
        <w:r w:rsidRPr="005A6AA3">
          <w:t xml:space="preserve"> exposure during childhood</w:t>
        </w:r>
      </w:ins>
      <w:del w:id="503" w:author="Lorenzo Fabbri" w:date="2024-09-23T09:06:00Z" w16du:dateUtc="2024-09-23T07:06:00Z">
        <w:r w:rsidRPr="005A6AA3" w:rsidDel="007F6CD8">
          <w:delText>s</w:delText>
        </w:r>
      </w:del>
      <w:r w:rsidRPr="005A6AA3">
        <w:t>, some studies provide preliminary evidence of an association between BPA and ADHD in children aged 8 to 15 years (</w:t>
      </w:r>
      <w:r w:rsidRPr="005A6AA3">
        <w:fldChar w:fldCharType="begin"/>
      </w:r>
      <w:r w:rsidRPr="005A6AA3">
        <w:instrText>HYPERLINK \l "ref-TewarAuingerBraun:2016" \h</w:instrText>
      </w:r>
      <w:r w:rsidRPr="005A6AA3">
        <w:fldChar w:fldCharType="separate"/>
      </w:r>
      <w:r w:rsidRPr="005A6AA3">
        <w:rPr>
          <w:rStyle w:val="Hyperlink"/>
        </w:rPr>
        <w:t>Tewar et al., 2016</w:t>
      </w:r>
      <w:r w:rsidRPr="005A6AA3">
        <w:rPr>
          <w:rStyle w:val="Hyperlink"/>
        </w:rPr>
        <w:fldChar w:fldCharType="end"/>
      </w:r>
      <w:r w:rsidRPr="005A6AA3">
        <w:t>) and in a case-control study of children aged 6 to 12 years (</w:t>
      </w:r>
      <w:r w:rsidR="00066508" w:rsidRPr="005A6AA3">
        <w:fldChar w:fldCharType="begin"/>
      </w:r>
      <w:r w:rsidR="00066508" w:rsidRPr="005A6AA3">
        <w:instrText>HYPERLINK \l "ref-LiZhangKuang:2018" \h</w:instrText>
      </w:r>
      <w:r w:rsidR="00066508" w:rsidRPr="005A6AA3">
        <w:fldChar w:fldCharType="separate"/>
      </w:r>
      <w:r w:rsidR="00066508" w:rsidRPr="005A6AA3">
        <w:rPr>
          <w:rStyle w:val="Hyperlink"/>
        </w:rPr>
        <w:t>Li et al., 2018</w:t>
      </w:r>
      <w:r w:rsidR="00066508" w:rsidRPr="005A6AA3">
        <w:rPr>
          <w:rStyle w:val="Hyperlink"/>
        </w:rPr>
        <w:fldChar w:fldCharType="end"/>
      </w:r>
      <w:r w:rsidRPr="005A6AA3">
        <w:t>), especially in boys. Except for working memory, there was no evidence of an association between BPA and cognitive abilities in Spanish boys aged 9 to 11 years (</w:t>
      </w:r>
      <w:r w:rsidR="00066508" w:rsidRPr="005A6AA3">
        <w:fldChar w:fldCharType="begin"/>
      </w:r>
      <w:r w:rsidR="00066508" w:rsidRPr="005A6AA3">
        <w:instrText>HYPERLINK \l "X71fca68020aad3c79232160399444b9923ab76e" \h</w:instrText>
      </w:r>
      <w:r w:rsidR="00066508" w:rsidRPr="005A6AA3">
        <w:fldChar w:fldCharType="separate"/>
      </w:r>
      <w:r w:rsidR="00066508" w:rsidRPr="005A6AA3">
        <w:rPr>
          <w:rStyle w:val="Hyperlink"/>
        </w:rPr>
        <w:t>Rodríguez-Carrillo et al., 2019</w:t>
      </w:r>
      <w:r w:rsidR="00066508" w:rsidRPr="005A6AA3">
        <w:rPr>
          <w:rStyle w:val="Hyperlink"/>
        </w:rPr>
        <w:fldChar w:fldCharType="end"/>
      </w:r>
      <w:r w:rsidRPr="005A6AA3">
        <w:t>). We did not observe an association between BPA and attention function in the present study, but this study is the first to suggest that childhood exposure to MEPA may be associated with lower attentional function.</w:t>
      </w:r>
    </w:p>
    <w:p w14:paraId="34869279" w14:textId="554F2438" w:rsidR="00066508" w:rsidRPr="005A6AA3" w:rsidDel="00C93BC7" w:rsidRDefault="00000000">
      <w:pPr>
        <w:pStyle w:val="BodyText"/>
        <w:rPr>
          <w:del w:id="504" w:author="Lorenzo Fabbri" w:date="2024-09-19T13:47:00Z" w16du:dateUtc="2024-09-19T11:47:00Z"/>
        </w:rPr>
      </w:pPr>
      <w:r w:rsidRPr="005A6AA3">
        <w:t>We are not aware of other epidemiological studies investigating childhood exposure to phthalates metabolites, phenols, and OP pesticides, in relation to urinary glucocorticosteroid levels in childhood. However, prior epidemiological research provides preliminary evidence for an association between certain non-persistent EDCs measured at other time points with higher levels of glucocorticoids measured in other biological matrices (</w:t>
      </w:r>
      <w:r w:rsidR="00066508" w:rsidRPr="005A6AA3">
        <w:fldChar w:fldCharType="begin"/>
      </w:r>
      <w:r w:rsidR="00066508" w:rsidRPr="005A6AA3">
        <w:instrText>HYPERLINK \l "ref-KimLeeMoon:2018" \h</w:instrText>
      </w:r>
      <w:r w:rsidR="00066508" w:rsidRPr="005A6AA3">
        <w:fldChar w:fldCharType="separate"/>
      </w:r>
      <w:r w:rsidR="00066508" w:rsidRPr="005A6AA3">
        <w:rPr>
          <w:rStyle w:val="Hyperlink"/>
        </w:rPr>
        <w:t>Kim et al., 2018</w:t>
      </w:r>
      <w:r w:rsidR="00066508" w:rsidRPr="005A6AA3">
        <w:rPr>
          <w:rStyle w:val="Hyperlink"/>
        </w:rPr>
        <w:fldChar w:fldCharType="end"/>
      </w:r>
      <w:r w:rsidRPr="005A6AA3">
        <w:t xml:space="preserve">; </w:t>
      </w:r>
      <w:r w:rsidR="00066508" w:rsidRPr="005A6AA3">
        <w:fldChar w:fldCharType="begin"/>
      </w:r>
      <w:r w:rsidR="00066508" w:rsidRPr="005A6AA3">
        <w:instrText>HYPERLINK \l "ref-SearsLiuLanphear:2023" \h</w:instrText>
      </w:r>
      <w:r w:rsidR="00066508" w:rsidRPr="005A6AA3">
        <w:fldChar w:fldCharType="separate"/>
      </w:r>
      <w:r w:rsidR="00066508" w:rsidRPr="005A6AA3">
        <w:rPr>
          <w:rStyle w:val="Hyperlink"/>
        </w:rPr>
        <w:t>Sears et al., 2023</w:t>
      </w:r>
      <w:r w:rsidR="00066508" w:rsidRPr="005A6AA3">
        <w:rPr>
          <w:rStyle w:val="Hyperlink"/>
        </w:rPr>
        <w:fldChar w:fldCharType="end"/>
      </w:r>
      <w:r w:rsidRPr="005A6AA3">
        <w:t xml:space="preserve">; </w:t>
      </w:r>
      <w:r w:rsidR="00066508" w:rsidRPr="005A6AA3">
        <w:fldChar w:fldCharType="begin"/>
      </w:r>
      <w:r w:rsidR="00066508" w:rsidRPr="005A6AA3">
        <w:instrText>HYPERLINK \l "ref-SunLiJin:2018" \h</w:instrText>
      </w:r>
      <w:r w:rsidR="00066508" w:rsidRPr="005A6AA3">
        <w:fldChar w:fldCharType="separate"/>
      </w:r>
      <w:r w:rsidR="00066508" w:rsidRPr="005A6AA3">
        <w:rPr>
          <w:rStyle w:val="Hyperlink"/>
        </w:rPr>
        <w:t>Sun et al., 2018</w:t>
      </w:r>
      <w:r w:rsidR="00066508" w:rsidRPr="005A6AA3">
        <w:rPr>
          <w:rStyle w:val="Hyperlink"/>
        </w:rPr>
        <w:fldChar w:fldCharType="end"/>
      </w:r>
      <w:r w:rsidRPr="005A6AA3">
        <w:t>). Repeated measures up to 15 months of age of the phthalate metabolites MEHHP, MEOHP, MiBP, and MnBP showed positive associations with free urine cortisol in Korean children (</w:t>
      </w:r>
      <w:r w:rsidR="00066508" w:rsidRPr="005A6AA3">
        <w:fldChar w:fldCharType="begin"/>
      </w:r>
      <w:r w:rsidR="00066508" w:rsidRPr="005A6AA3">
        <w:instrText>HYPERLINK \l "ref-KimLeeMoon:2018" \h</w:instrText>
      </w:r>
      <w:r w:rsidR="00066508" w:rsidRPr="005A6AA3">
        <w:fldChar w:fldCharType="separate"/>
      </w:r>
      <w:r w:rsidR="00066508" w:rsidRPr="005A6AA3">
        <w:rPr>
          <w:rStyle w:val="Hyperlink"/>
        </w:rPr>
        <w:t>Kim et al., 2018</w:t>
      </w:r>
      <w:r w:rsidR="00066508" w:rsidRPr="005A6AA3">
        <w:rPr>
          <w:rStyle w:val="Hyperlink"/>
        </w:rPr>
        <w:fldChar w:fldCharType="end"/>
      </w:r>
      <w:r w:rsidRPr="005A6AA3">
        <w:t>).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 (</w:t>
      </w:r>
      <w:r w:rsidR="00066508" w:rsidRPr="005A6AA3">
        <w:fldChar w:fldCharType="begin"/>
      </w:r>
      <w:r w:rsidR="00066508" w:rsidRPr="005A6AA3">
        <w:instrText>HYPERLINK \l "ref-SunLiJin:2018" \h</w:instrText>
      </w:r>
      <w:r w:rsidR="00066508" w:rsidRPr="005A6AA3">
        <w:fldChar w:fldCharType="separate"/>
      </w:r>
      <w:r w:rsidR="00066508" w:rsidRPr="005A6AA3">
        <w:rPr>
          <w:rStyle w:val="Hyperlink"/>
        </w:rPr>
        <w:t>Sun et al., 2018</w:t>
      </w:r>
      <w:r w:rsidR="00066508" w:rsidRPr="005A6AA3">
        <w:rPr>
          <w:rStyle w:val="Hyperlink"/>
        </w:rPr>
        <w:fldChar w:fldCharType="end"/>
      </w:r>
      <w:r w:rsidRPr="005A6AA3">
        <w:t xml:space="preserve">). Time- and </w:t>
      </w:r>
      <w:r w:rsidRPr="005A6AA3">
        <w:lastRenderedPageBreak/>
        <w:t>chemical-dependent sex differences were also found: during the third trimester, MEHHP and MEOHP were positively associated with cortisol in females, while negatively associated in males (</w:t>
      </w:r>
      <w:r w:rsidR="00066508" w:rsidRPr="005A6AA3">
        <w:fldChar w:fldCharType="begin"/>
      </w:r>
      <w:r w:rsidR="00066508" w:rsidRPr="005A6AA3">
        <w:instrText>HYPERLINK \l "ref-SunLiJin:2018" \h</w:instrText>
      </w:r>
      <w:r w:rsidR="00066508" w:rsidRPr="005A6AA3">
        <w:fldChar w:fldCharType="separate"/>
      </w:r>
      <w:r w:rsidR="00066508" w:rsidRPr="005A6AA3">
        <w:rPr>
          <w:rStyle w:val="Hyperlink"/>
        </w:rPr>
        <w:t>Sun et al., 2018</w:t>
      </w:r>
      <w:r w:rsidR="00066508" w:rsidRPr="005A6AA3">
        <w:rPr>
          <w:rStyle w:val="Hyperlink"/>
        </w:rPr>
        <w:fldChar w:fldCharType="end"/>
      </w:r>
      <w:r w:rsidRPr="005A6AA3">
        <w:t>). In a longitudinal study, a mixture of several phthalate metabolites, driven by MEP, MiBP, and MBzP, measured in childhood, showed a positive association with hair cortisol measured at 12 years of age (</w:t>
      </w:r>
      <w:r w:rsidR="00066508" w:rsidRPr="005A6AA3">
        <w:fldChar w:fldCharType="begin"/>
      </w:r>
      <w:r w:rsidR="00066508" w:rsidRPr="005A6AA3">
        <w:instrText>HYPERLINK \l "ref-SearsLiuLanphear:2023" \h</w:instrText>
      </w:r>
      <w:r w:rsidR="00066508" w:rsidRPr="005A6AA3">
        <w:fldChar w:fldCharType="separate"/>
      </w:r>
      <w:r w:rsidR="00066508" w:rsidRPr="005A6AA3">
        <w:rPr>
          <w:rStyle w:val="Hyperlink"/>
        </w:rPr>
        <w:t>Sears et al., 2023</w:t>
      </w:r>
      <w:r w:rsidR="00066508" w:rsidRPr="005A6AA3">
        <w:rPr>
          <w:rStyle w:val="Hyperlink"/>
        </w:rPr>
        <w:fldChar w:fldCharType="end"/>
      </w:r>
      <w:r w:rsidRPr="005A6AA3">
        <w:t>). Our findings also indicate associations between certain phthalate metabolites (MEHP, oh-MiNP, and oxo-MiNP) and glucocorticosteroids, but differences in the exposure assessment time points, the biological matrices used for glucocorticosteroids determinations, and the possible effect of parturition on cord concentrations of cortisol (</w:t>
      </w:r>
      <w:r w:rsidR="00066508" w:rsidRPr="005A6AA3">
        <w:fldChar w:fldCharType="begin"/>
      </w:r>
      <w:r w:rsidR="00066508" w:rsidRPr="005A6AA3">
        <w:instrText>HYPERLINK \l "ref-TribeTaylorKelly:2018" \h</w:instrText>
      </w:r>
      <w:r w:rsidR="00066508" w:rsidRPr="005A6AA3">
        <w:fldChar w:fldCharType="separate"/>
      </w:r>
      <w:r w:rsidR="00066508" w:rsidRPr="005A6AA3">
        <w:rPr>
          <w:rStyle w:val="Hyperlink"/>
        </w:rPr>
        <w:t>Tribe et al., 2018</w:t>
      </w:r>
      <w:r w:rsidR="00066508" w:rsidRPr="005A6AA3">
        <w:rPr>
          <w:rStyle w:val="Hyperlink"/>
        </w:rPr>
        <w:fldChar w:fldCharType="end"/>
      </w:r>
      <w:r w:rsidRPr="005A6AA3">
        <w:t>), make a direct comparison difficult.</w:t>
      </w:r>
      <w:ins w:id="505" w:author="Lorenzo Fabbri" w:date="2024-09-19T13:47:00Z" w16du:dateUtc="2024-09-19T11:47:00Z">
        <w:r w:rsidR="00C93BC7" w:rsidRPr="005A6AA3">
          <w:t xml:space="preserve"> </w:t>
        </w:r>
      </w:ins>
    </w:p>
    <w:p w14:paraId="29ADF7A3" w14:textId="77777777" w:rsidR="00066508" w:rsidRPr="005A6AA3" w:rsidRDefault="00000000">
      <w:pPr>
        <w:pStyle w:val="BodyText"/>
      </w:pPr>
      <w:r w:rsidRPr="005A6AA3">
        <w:t>Adding to these epidemiological studies, previous toxicological research provide evidence for the inhibition by phthalates of human 11</w:t>
      </w:r>
      <m:oMath>
        <m:r>
          <w:rPr>
            <w:rFonts w:ascii="Cambria Math" w:hAnsi="Cambria Math"/>
          </w:rPr>
          <m:t>β</m:t>
        </m:r>
      </m:oMath>
      <w:r w:rsidRPr="005A6AA3">
        <w:t>-hydroxysteroid dehydrogenase 2 (11</w:t>
      </w:r>
      <m:oMath>
        <m:r>
          <w:rPr>
            <w:rFonts w:ascii="Cambria Math" w:hAnsi="Cambria Math"/>
          </w:rPr>
          <m:t>β</m:t>
        </m:r>
      </m:oMath>
      <w:r w:rsidRPr="005A6AA3">
        <w:t>-HSD2) activity, responsible for the conversion of active cortisol into inactive cortisone (</w:t>
      </w:r>
      <w:r w:rsidR="00066508" w:rsidRPr="005A6AA3">
        <w:fldChar w:fldCharType="begin"/>
      </w:r>
      <w:r w:rsidR="00066508" w:rsidRPr="005A6AA3">
        <w:instrText>HYPERLINK \l "ref-MaLianDong:2011" \h</w:instrText>
      </w:r>
      <w:r w:rsidR="00066508" w:rsidRPr="005A6AA3">
        <w:fldChar w:fldCharType="separate"/>
      </w:r>
      <w:r w:rsidR="00066508" w:rsidRPr="005A6AA3">
        <w:rPr>
          <w:rStyle w:val="Hyperlink"/>
        </w:rPr>
        <w:t>Ma et al., 2011</w:t>
      </w:r>
      <w:r w:rsidR="00066508" w:rsidRPr="005A6AA3">
        <w:rPr>
          <w:rStyle w:val="Hyperlink"/>
        </w:rPr>
        <w:fldChar w:fldCharType="end"/>
      </w:r>
      <w:r w:rsidRPr="005A6AA3">
        <w:t xml:space="preserve">; </w:t>
      </w:r>
      <w:r w:rsidR="00066508" w:rsidRPr="005A6AA3">
        <w:fldChar w:fldCharType="begin"/>
      </w:r>
      <w:r w:rsidR="00066508" w:rsidRPr="005A6AA3">
        <w:instrText>HYPERLINK \l "ref-ZhaoChuHuang:2010" \h</w:instrText>
      </w:r>
      <w:r w:rsidR="00066508" w:rsidRPr="005A6AA3">
        <w:fldChar w:fldCharType="separate"/>
      </w:r>
      <w:r w:rsidR="00066508" w:rsidRPr="005A6AA3">
        <w:rPr>
          <w:rStyle w:val="Hyperlink"/>
        </w:rPr>
        <w:t>Zhao et al., 2010</w:t>
      </w:r>
      <w:r w:rsidR="00066508" w:rsidRPr="005A6AA3">
        <w:rPr>
          <w:rStyle w:val="Hyperlink"/>
        </w:rPr>
        <w:fldChar w:fldCharType="end"/>
      </w:r>
      <w:r w:rsidRPr="005A6AA3">
        <w:t>).</w:t>
      </w:r>
    </w:p>
    <w:p w14:paraId="1201ED3A" w14:textId="0EFB5627" w:rsidR="00066508" w:rsidRPr="005A6AA3" w:rsidRDefault="007F6CD8">
      <w:pPr>
        <w:pStyle w:val="BodyText"/>
      </w:pPr>
      <w:ins w:id="506" w:author="Lorenzo Fabbri" w:date="2024-09-23T09:07:00Z" w16du:dateUtc="2024-09-23T07:07:00Z">
        <w:r w:rsidRPr="005A6AA3">
          <w:t>Regarding the association between glucocorticosteroids and attentional function, w</w:t>
        </w:r>
      </w:ins>
      <w:del w:id="507" w:author="Lorenzo Fabbri" w:date="2024-09-23T09:07:00Z" w16du:dateUtc="2024-09-23T07:07:00Z">
        <w:r w:rsidRPr="005A6AA3" w:rsidDel="007F6CD8">
          <w:delText>W</w:delText>
        </w:r>
      </w:del>
      <w:r w:rsidRPr="005A6AA3">
        <w:t>e are</w:t>
      </w:r>
      <w:ins w:id="508" w:author="Lorenzo Fabbri" w:date="2024-09-23T09:08:00Z" w16du:dateUtc="2024-09-23T07:08:00Z">
        <w:r w:rsidRPr="005A6AA3">
          <w:t xml:space="preserve"> </w:t>
        </w:r>
      </w:ins>
      <w:del w:id="509" w:author="Lorenzo Fabbri" w:date="2024-09-23T09:08:00Z" w16du:dateUtc="2024-09-23T07:08:00Z">
        <w:r w:rsidRPr="005A6AA3" w:rsidDel="007F6CD8">
          <w:delText xml:space="preserve"> also </w:delText>
        </w:r>
      </w:del>
      <w:r w:rsidRPr="005A6AA3">
        <w:t>not aware of prior epidemiological studies specifically investigating the effects of elevated levels of glucocorticosteroids in relation to attentional function</w:t>
      </w:r>
      <w:ins w:id="510" w:author="Lorenzo Fabbri" w:date="2024-09-23T09:08:00Z" w16du:dateUtc="2024-09-23T07:08:00Z">
        <w:r w:rsidRPr="005A6AA3">
          <w:t xml:space="preserve">. However, </w:t>
        </w:r>
      </w:ins>
      <w:del w:id="511" w:author="Lorenzo Fabbri" w:date="2024-09-23T09:08:00Z" w16du:dateUtc="2024-09-23T07:08:00Z">
        <w:r w:rsidRPr="005A6AA3" w:rsidDel="007F6CD8">
          <w:delText xml:space="preserve">, although </w:delText>
        </w:r>
      </w:del>
      <w:r w:rsidRPr="005A6AA3">
        <w:t>there is evidence that under- or over-production of glucocorticosteroids interfere with the normal development of the brain, possibly in a sex-specific manner (</w:t>
      </w:r>
      <w:r w:rsidRPr="005A6AA3">
        <w:fldChar w:fldCharType="begin"/>
      </w:r>
      <w:r w:rsidRPr="005A6AA3">
        <w:instrText>HYPERLINK \l "ref-LupienMcEwenGunnar:2009" \h</w:instrText>
      </w:r>
      <w:r w:rsidRPr="005A6AA3">
        <w:fldChar w:fldCharType="separate"/>
      </w:r>
      <w:r w:rsidRPr="005A6AA3">
        <w:rPr>
          <w:rStyle w:val="Hyperlink"/>
        </w:rPr>
        <w:t>Lupien et al., 2009</w:t>
      </w:r>
      <w:r w:rsidRPr="005A6AA3">
        <w:rPr>
          <w:rStyle w:val="Hyperlink"/>
        </w:rPr>
        <w:fldChar w:fldCharType="end"/>
      </w:r>
      <w:r w:rsidRPr="005A6AA3">
        <w:t xml:space="preserve">). </w:t>
      </w:r>
      <w:ins w:id="512" w:author="Lorenzo Fabbri" w:date="2024-09-23T09:08:00Z" w16du:dateUtc="2024-09-23T07:08:00Z">
        <w:r w:rsidR="009524AB" w:rsidRPr="005A6AA3">
          <w:t>We did not find an association between glucocorticosteroid</w:t>
        </w:r>
      </w:ins>
      <w:ins w:id="513" w:author="Lorenzo Fabbri" w:date="2024-09-23T09:09:00Z" w16du:dateUtc="2024-09-23T07:09:00Z">
        <w:r w:rsidR="009524AB" w:rsidRPr="005A6AA3">
          <w:t xml:space="preserve"> levels and attentional function in our overall study population, but o</w:t>
        </w:r>
      </w:ins>
      <w:del w:id="514" w:author="Lorenzo Fabbri" w:date="2024-09-23T09:09:00Z" w16du:dateUtc="2024-09-23T07:09:00Z">
        <w:r w:rsidRPr="005A6AA3" w:rsidDel="009524AB">
          <w:delText>O</w:delText>
        </w:r>
      </w:del>
      <w:r w:rsidRPr="005A6AA3">
        <w:t xml:space="preserve">ur findings </w:t>
      </w:r>
      <w:ins w:id="515" w:author="Lorenzo Fabbri" w:date="2024-09-23T09:10:00Z" w16du:dateUtc="2024-09-23T07:10:00Z">
        <w:r w:rsidR="009524AB" w:rsidRPr="005A6AA3">
          <w:t xml:space="preserve">of an association with lower attentional function in males and higher attentional function in females support evidence for such sex-specific </w:t>
        </w:r>
        <w:r w:rsidR="009524AB" w:rsidRPr="005A6AA3">
          <w:lastRenderedPageBreak/>
          <w:t>interference</w:t>
        </w:r>
      </w:ins>
      <w:del w:id="516" w:author="Lorenzo Fabbri" w:date="2024-09-23T09:10:00Z" w16du:dateUtc="2024-09-23T07:10:00Z">
        <w:r w:rsidRPr="005A6AA3" w:rsidDel="009524AB">
          <w:delText xml:space="preserve">support evidence </w:delText>
        </w:r>
      </w:del>
      <w:del w:id="517" w:author="Lorenzo Fabbri" w:date="2024-09-23T09:09:00Z" w16du:dateUtc="2024-09-23T07:09:00Z">
        <w:r w:rsidRPr="005A6AA3" w:rsidDel="009524AB">
          <w:delText>for such sex-specific interference</w:delText>
        </w:r>
      </w:del>
      <w:r w:rsidRPr="005A6AA3">
        <w:t>.</w:t>
      </w:r>
      <w:ins w:id="518" w:author="Lorenzo Fabbri" w:date="2024-09-23T09:11:00Z" w16du:dateUtc="2024-09-23T07:11:00Z">
        <w:r w:rsidR="009524AB" w:rsidRPr="005A6AA3">
          <w:t xml:space="preserve"> Further longitudinal follow-up of these associations is needed since the effects of glucocorticosteroids may be long-term (Lup</w:t>
        </w:r>
      </w:ins>
      <w:ins w:id="519" w:author="Lorenzo Fabbri" w:date="2024-09-23T09:12:00Z" w16du:dateUtc="2024-09-23T07:12:00Z">
        <w:r w:rsidR="009524AB" w:rsidRPr="005A6AA3">
          <w:t>ien et al., 2009).</w:t>
        </w:r>
      </w:ins>
    </w:p>
    <w:p w14:paraId="6EF688B5" w14:textId="77777777" w:rsidR="00066508" w:rsidRPr="005A6AA3" w:rsidRDefault="00000000">
      <w:pPr>
        <w:pStyle w:val="BodyText"/>
      </w:pPr>
      <w:r w:rsidRPr="005A6AA3">
        <w:t>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 (</w:t>
      </w:r>
      <w:r w:rsidR="00066508" w:rsidRPr="005A6AA3">
        <w:fldChar w:fldCharType="begin"/>
      </w:r>
      <w:r w:rsidR="00066508" w:rsidRPr="005A6AA3">
        <w:instrText>HYPERLINK \l "ref-CasasBasaganaSakhi:2018" \h</w:instrText>
      </w:r>
      <w:r w:rsidR="00066508" w:rsidRPr="005A6AA3">
        <w:fldChar w:fldCharType="separate"/>
      </w:r>
      <w:r w:rsidR="00066508" w:rsidRPr="005A6AA3">
        <w:rPr>
          <w:rStyle w:val="Hyperlink"/>
        </w:rPr>
        <w:t>Casas et al., 2018</w:t>
      </w:r>
      <w:r w:rsidR="00066508" w:rsidRPr="005A6AA3">
        <w:rPr>
          <w:rStyle w:val="Hyperlink"/>
        </w:rPr>
        <w:fldChar w:fldCharType="end"/>
      </w:r>
      <w:r w:rsidRPr="005A6AA3">
        <w:t xml:space="preserve">; </w:t>
      </w:r>
      <w:r w:rsidR="00066508" w:rsidRPr="005A6AA3">
        <w:fldChar w:fldCharType="begin"/>
      </w:r>
      <w:r w:rsidR="00066508" w:rsidRPr="005A6AA3">
        <w:instrText>HYPERLINK \l "ref-PerrierGiorgis-AllemandSlama:2016" \h</w:instrText>
      </w:r>
      <w:r w:rsidR="00066508" w:rsidRPr="005A6AA3">
        <w:fldChar w:fldCharType="separate"/>
      </w:r>
      <w:r w:rsidR="00066508" w:rsidRPr="005A6AA3">
        <w:rPr>
          <w:rStyle w:val="Hyperlink"/>
        </w:rPr>
        <w:t>Perrier et al., 2016</w:t>
      </w:r>
      <w:r w:rsidR="00066508" w:rsidRPr="005A6AA3">
        <w:rPr>
          <w:rStyle w:val="Hyperlink"/>
        </w:rPr>
        <w:fldChar w:fldCharType="end"/>
      </w:r>
      <w:r w:rsidRPr="005A6AA3">
        <w:t xml:space="preserve">). We decided to model both the </w:t>
      </w:r>
      <w:r w:rsidRPr="005A6AA3">
        <w:rPr>
          <w:i/>
          <w:iCs/>
        </w:rPr>
        <w:t>treatment</w:t>
      </w:r>
      <w:r w:rsidRPr="005A6AA3">
        <w:t xml:space="preserve"> mechanisms, for the estimation of balancing weights, and the outcomes, with traditional covariates adjustment, to obtain </w:t>
      </w:r>
      <w:r w:rsidRPr="005A6AA3">
        <w:rPr>
          <w:i/>
          <w:iCs/>
        </w:rPr>
        <w:t>doubly robust</w:t>
      </w:r>
      <w:r w:rsidRPr="005A6AA3">
        <w:t xml:space="preserve"> effect estimates. Finally, we decided not to interpret our results by focusing on the estimated coefficients of possibly misspecified regression models, but by making use of the g-computation procedure.</w:t>
      </w:r>
    </w:p>
    <w:p w14:paraId="02E78244" w14:textId="097A6324" w:rsidR="00066508" w:rsidRPr="005A6AA3" w:rsidRDefault="00000000">
      <w:pPr>
        <w:pStyle w:val="BodyText"/>
      </w:pPr>
      <w:r w:rsidRPr="005A6AA3">
        <w:t>Limitations include the cross-sectional design of the present study. Importantly, the non-persistent EDCs were measured in a pool of night and morning urine samples before the clinical visit, to represent exposure over the previous day, whereas the 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 (</w:t>
      </w:r>
      <w:r w:rsidR="00066508" w:rsidRPr="005A6AA3">
        <w:fldChar w:fldCharType="begin"/>
      </w:r>
      <w:r w:rsidR="00066508" w:rsidRPr="005A6AA3">
        <w:instrText>HYPERLINK \l "ref-GignacRighiToran:2022" \h</w:instrText>
      </w:r>
      <w:r w:rsidR="00066508" w:rsidRPr="005A6AA3">
        <w:fldChar w:fldCharType="separate"/>
      </w:r>
      <w:r w:rsidR="00066508" w:rsidRPr="005A6AA3">
        <w:rPr>
          <w:rStyle w:val="Hyperlink"/>
        </w:rPr>
        <w:t>Gignac et al., 2022</w:t>
      </w:r>
      <w:r w:rsidR="00066508" w:rsidRPr="005A6AA3">
        <w:rPr>
          <w:rStyle w:val="Hyperlink"/>
        </w:rPr>
        <w:fldChar w:fldCharType="end"/>
      </w:r>
      <w:r w:rsidRPr="005A6AA3">
        <w:t xml:space="preserve">, </w:t>
      </w:r>
      <w:r w:rsidR="00066508" w:rsidRPr="005A6AA3">
        <w:fldChar w:fldCharType="begin"/>
      </w:r>
      <w:r w:rsidR="00066508" w:rsidRPr="005A6AA3">
        <w:instrText>HYPERLINK \l "ref-GignacBarrera-GomezPersavento:2021" \h</w:instrText>
      </w:r>
      <w:r w:rsidR="00066508" w:rsidRPr="005A6AA3">
        <w:fldChar w:fldCharType="separate"/>
      </w:r>
      <w:r w:rsidR="00066508" w:rsidRPr="005A6AA3">
        <w:rPr>
          <w:rStyle w:val="Hyperlink"/>
        </w:rPr>
        <w:t>2021</w:t>
      </w:r>
      <w:r w:rsidR="00066508" w:rsidRPr="005A6AA3">
        <w:rPr>
          <w:rStyle w:val="Hyperlink"/>
        </w:rPr>
        <w:fldChar w:fldCharType="end"/>
      </w:r>
      <w:r w:rsidRPr="005A6AA3">
        <w:t>). Finally, longitudinal studies are necessary for a formal causal mediation analysis</w:t>
      </w:r>
      <w:ins w:id="520" w:author="Lorenzo Fabbri" w:date="2024-09-18T11:50:00Z" w16du:dateUtc="2024-09-18T09:50:00Z">
        <w:r w:rsidR="00B00D99" w:rsidRPr="005A6AA3">
          <w:t xml:space="preserve"> (</w:t>
        </w:r>
      </w:ins>
      <w:ins w:id="521" w:author="Lorenzo Fabbri" w:date="2024-09-18T11:52:00Z" w16du:dateUtc="2024-09-18T09:52:00Z">
        <w:r w:rsidR="00B00D99" w:rsidRPr="005A6AA3">
          <w:t>Fairchild</w:t>
        </w:r>
        <w:r w:rsidR="00063942" w:rsidRPr="005A6AA3">
          <w:t xml:space="preserve"> and McDaniel, </w:t>
        </w:r>
      </w:ins>
      <w:ins w:id="522" w:author="Lorenzo Fabbri" w:date="2024-09-18T11:53:00Z" w16du:dateUtc="2024-09-18T09:53:00Z">
        <w:r w:rsidR="00063942" w:rsidRPr="005A6AA3">
          <w:t>2017</w:t>
        </w:r>
      </w:ins>
      <w:ins w:id="523" w:author="Lorenzo Fabbri" w:date="2024-09-18T11:50:00Z" w16du:dateUtc="2024-09-18T09:50:00Z">
        <w:r w:rsidR="00B00D99" w:rsidRPr="005A6AA3">
          <w:t>)</w:t>
        </w:r>
      </w:ins>
      <w:r w:rsidRPr="005A6AA3">
        <w:t xml:space="preserve">, which is why we did not attempt such a analysis even for the sex-stratified case, where glucocorticosteroids were associated with HRT-SE. Although we included a wide range of confounders, there is the </w:t>
      </w:r>
      <w:r w:rsidRPr="005A6AA3">
        <w:lastRenderedPageBreak/>
        <w:t xml:space="preserve">possibility, as with other observational studies, of residual confounding, which might lead to a bias away from the null. We decided not to include prenatal levels of the EDCs as confounders due to the </w:t>
      </w:r>
      <w:r w:rsidRPr="005A6AA3">
        <w:rPr>
          <w:i/>
          <w:iCs/>
        </w:rPr>
        <w:t>small</w:t>
      </w:r>
      <w:r w:rsidRPr="005A6AA3">
        <w:t xml:space="preserve"> correlation between prenatal and childhood levels of these non-persistent chemicals (</w:t>
      </w:r>
      <w:r w:rsidRPr="005A6AA3">
        <w:fldChar w:fldCharType="begin"/>
      </w:r>
      <w:r w:rsidRPr="005A6AA3">
        <w:instrText>HYPERLINK \l "ref-HaugSakhiCequier:2018" \h</w:instrText>
      </w:r>
      <w:r w:rsidRPr="005A6AA3">
        <w:fldChar w:fldCharType="separate"/>
      </w:r>
      <w:r w:rsidRPr="005A6AA3">
        <w:rPr>
          <w:rStyle w:val="Hyperlink"/>
        </w:rPr>
        <w:t>Haug et al., 2018</w:t>
      </w:r>
      <w:r w:rsidRPr="005A6AA3">
        <w:rPr>
          <w:rStyle w:val="Hyperlink"/>
        </w:rPr>
        <w:fldChar w:fldCharType="end"/>
      </w:r>
      <w:r w:rsidRPr="005A6AA3">
        <w:t>). There is further the possibility of misspecification of the outcome model, although we included a spline of the exposure to relax some of the linearity assumptions</w:t>
      </w:r>
      <w:ins w:id="524" w:author="Lorenzo Fabbri" w:date="2024-09-18T11:57:00Z" w16du:dateUtc="2024-09-18T09:57:00Z">
        <w:r w:rsidR="00FC4285" w:rsidRPr="005A6AA3">
          <w:t xml:space="preserve"> and</w:t>
        </w:r>
      </w:ins>
      <w:ins w:id="525" w:author="Lorenzo Fabbri" w:date="2024-09-18T12:01:00Z" w16du:dateUtc="2024-09-18T10:01:00Z">
        <w:r w:rsidR="00CB7856" w:rsidRPr="005A6AA3">
          <w:t xml:space="preserve"> </w:t>
        </w:r>
      </w:ins>
      <w:ins w:id="526" w:author="Lorenzo Fabbri" w:date="2024-09-18T12:04:00Z" w16du:dateUtc="2024-09-18T10:04:00Z">
        <w:r w:rsidR="00FB49D6" w:rsidRPr="005A6AA3">
          <w:t>doubly robust estim</w:t>
        </w:r>
      </w:ins>
      <w:ins w:id="527" w:author="Lorenzo Fabbri" w:date="2024-09-18T12:05:00Z" w16du:dateUtc="2024-09-18T10:05:00Z">
        <w:r w:rsidR="00FB49D6" w:rsidRPr="005A6AA3">
          <w:t xml:space="preserve">ators </w:t>
        </w:r>
      </w:ins>
      <w:ins w:id="528" w:author="Lorenzo Fabbri" w:date="2024-09-18T12:06:00Z" w16du:dateUtc="2024-09-18T10:06:00Z">
        <w:r w:rsidR="00FB49D6" w:rsidRPr="005A6AA3">
          <w:t>are consistent if either the outcome model or the exposure model is specified correctly</w:t>
        </w:r>
      </w:ins>
      <w:ins w:id="529" w:author="Lorenzo Fabbri" w:date="2024-09-18T12:09:00Z" w16du:dateUtc="2024-09-18T10:09:00Z">
        <w:r w:rsidR="00C667DD" w:rsidRPr="005A6AA3">
          <w:t xml:space="preserve"> (Naimi et al., 2023)</w:t>
        </w:r>
      </w:ins>
      <w:r w:rsidRPr="005A6AA3">
        <w:t>. Finally, we acknowledge that the present study does not consider the possible mixture effect of these chemicals. While methods for causal mixture analysis are available (</w:t>
      </w:r>
      <w:r w:rsidR="00066508" w:rsidRPr="005A6AA3">
        <w:fldChar w:fldCharType="begin"/>
      </w:r>
      <w:r w:rsidR="00066508" w:rsidRPr="005A6AA3">
        <w:instrText>HYPERLINK \l "ref-KeilBuckleyO:2020" \h</w:instrText>
      </w:r>
      <w:r w:rsidR="00066508" w:rsidRPr="005A6AA3">
        <w:fldChar w:fldCharType="separate"/>
      </w:r>
      <w:r w:rsidR="00066508" w:rsidRPr="005A6AA3">
        <w:rPr>
          <w:rStyle w:val="Hyperlink"/>
        </w:rPr>
        <w:t>Keil et al., 2020</w:t>
      </w:r>
      <w:r w:rsidR="00066508" w:rsidRPr="005A6AA3">
        <w:rPr>
          <w:rStyle w:val="Hyperlink"/>
        </w:rPr>
        <w:fldChar w:fldCharType="end"/>
      </w:r>
      <w:r w:rsidRPr="005A6AA3">
        <w:t>), we also emphasize that using these tools without thoughtful consideration may lead to misleading results (</w:t>
      </w:r>
      <w:r w:rsidR="00066508" w:rsidRPr="005A6AA3">
        <w:fldChar w:fldCharType="begin"/>
      </w:r>
      <w:r w:rsidR="00066508" w:rsidRPr="005A6AA3">
        <w:instrText>HYPERLINK \l "ref-WebsterWeisskopf:2020" \h</w:instrText>
      </w:r>
      <w:r w:rsidR="00066508" w:rsidRPr="005A6AA3">
        <w:fldChar w:fldCharType="separate"/>
      </w:r>
      <w:r w:rsidR="00066508" w:rsidRPr="005A6AA3">
        <w:rPr>
          <w:rStyle w:val="Hyperlink"/>
        </w:rPr>
        <w:t>Webster and Weisskopf, 2020</w:t>
      </w:r>
      <w:r w:rsidR="00066508" w:rsidRPr="005A6AA3">
        <w:rPr>
          <w:rStyle w:val="Hyperlink"/>
        </w:rPr>
        <w:fldChar w:fldCharType="end"/>
      </w:r>
      <w:r w:rsidRPr="005A6AA3">
        <w:t>).</w:t>
      </w:r>
    </w:p>
    <w:p w14:paraId="067D1D95" w14:textId="77777777" w:rsidR="00066508" w:rsidRPr="005A6AA3" w:rsidRDefault="00000000">
      <w:pPr>
        <w:pStyle w:val="Heading2"/>
      </w:pPr>
      <w:r w:rsidRPr="005A6AA3">
        <w:t>4.1 Conclusion</w:t>
      </w:r>
    </w:p>
    <w:p w14:paraId="08E49D6C" w14:textId="77777777" w:rsidR="00066508" w:rsidRPr="005A6AA3" w:rsidRDefault="00000000">
      <w:pPr>
        <w:pStyle w:val="FirstParagraph"/>
        <w:rPr>
          <w:ins w:id="530" w:author="Lorenzo Fabbri" w:date="2024-09-18T12:18:00Z" w16du:dateUtc="2024-09-18T10:18:00Z"/>
        </w:rPr>
      </w:pPr>
      <w:bookmarkStart w:id="531" w:name="sec-discussion"/>
      <w:bookmarkStart w:id="532" w:name="conclusion"/>
      <w:r w:rsidRPr="005A6AA3">
        <w:t>In conclusion, in a study of 1,297 children from 6 European birth cohorts, we observed that (i) exposure to certain non-persistent EDCs is associated with higher values of HRT-SE and might disrupt the HPA axis, and (ii) certain glucocorticosteroids are associated with HRT-SE in a sex-specific manner.</w:t>
      </w:r>
      <w:bookmarkEnd w:id="531"/>
      <w:bookmarkEnd w:id="532"/>
    </w:p>
    <w:p w14:paraId="23D71B3B" w14:textId="3F794EB0" w:rsidR="00A87975" w:rsidRPr="005A6AA3" w:rsidRDefault="00A87975">
      <w:pPr>
        <w:pStyle w:val="BodyText"/>
        <w:pPrChange w:id="533" w:author="Lorenzo Fabbri" w:date="2024-09-18T12:18:00Z" w16du:dateUtc="2024-09-18T10:18:00Z">
          <w:pPr>
            <w:pStyle w:val="FirstParagraph"/>
          </w:pPr>
        </w:pPrChange>
      </w:pPr>
      <w:ins w:id="534" w:author="Lorenzo Fabbri" w:date="2024-09-18T12:22:00Z" w16du:dateUtc="2024-09-18T10:22:00Z">
        <w:r w:rsidRPr="005A6AA3">
          <w:t xml:space="preserve">While </w:t>
        </w:r>
      </w:ins>
      <w:ins w:id="535" w:author="Lorenzo Fabbri" w:date="2024-09-18T12:25:00Z" w16du:dateUtc="2024-09-18T10:25:00Z">
        <w:r w:rsidRPr="005A6AA3">
          <w:t xml:space="preserve">several of our results </w:t>
        </w:r>
      </w:ins>
      <w:ins w:id="536" w:author="Lorenzo Fabbri" w:date="2024-09-18T12:26:00Z" w16du:dateUtc="2024-09-18T10:26:00Z">
        <w:r w:rsidRPr="005A6AA3">
          <w:t xml:space="preserve">are </w:t>
        </w:r>
        <w:r w:rsidRPr="005A6AA3">
          <w:rPr>
            <w:i/>
            <w:iCs/>
            <w:rPrChange w:id="537" w:author="Lorenzo Fabbri" w:date="2024-10-01T11:31:00Z" w16du:dateUtc="2024-10-01T09:31:00Z">
              <w:rPr/>
            </w:rPrChange>
          </w:rPr>
          <w:t>statistically significan</w:t>
        </w:r>
      </w:ins>
      <w:ins w:id="538" w:author="Lorenzo Fabbri" w:date="2024-10-01T10:38:00Z" w16du:dateUtc="2024-10-01T08:38:00Z">
        <w:r w:rsidR="008F18D3" w:rsidRPr="005A6AA3">
          <w:rPr>
            <w:i/>
            <w:iCs/>
          </w:rPr>
          <w:t>t</w:t>
        </w:r>
      </w:ins>
      <w:ins w:id="539" w:author="Lorenzo Fabbri" w:date="2024-09-18T12:27:00Z" w16du:dateUtc="2024-09-18T10:27:00Z">
        <w:r w:rsidRPr="005A6AA3">
          <w:t>, the estimates are</w:t>
        </w:r>
      </w:ins>
      <w:ins w:id="540" w:author="Lorenzo Fabbri" w:date="2024-09-18T12:28:00Z" w16du:dateUtc="2024-09-18T10:28:00Z">
        <w:r w:rsidRPr="005A6AA3">
          <w:t xml:space="preserve"> generally</w:t>
        </w:r>
      </w:ins>
      <w:ins w:id="541" w:author="Lorenzo Fabbri" w:date="2024-09-18T12:27:00Z" w16du:dateUtc="2024-09-18T10:27:00Z">
        <w:r w:rsidRPr="005A6AA3">
          <w:t xml:space="preserve"> </w:t>
        </w:r>
        <w:r w:rsidRPr="005A6AA3">
          <w:rPr>
            <w:i/>
            <w:iCs/>
            <w:rPrChange w:id="542" w:author="Lorenzo Fabbri" w:date="2024-10-01T11:31:00Z" w16du:dateUtc="2024-10-01T09:31:00Z">
              <w:rPr/>
            </w:rPrChange>
          </w:rPr>
          <w:t>small</w:t>
        </w:r>
        <w:r w:rsidRPr="005A6AA3">
          <w:t xml:space="preserve"> in magnitude.</w:t>
        </w:r>
      </w:ins>
      <w:ins w:id="543" w:author="Lorenzo Fabbri" w:date="2024-09-18T12:28:00Z" w16du:dateUtc="2024-09-18T10:28:00Z">
        <w:r w:rsidRPr="005A6AA3">
          <w:t xml:space="preserve"> </w:t>
        </w:r>
      </w:ins>
      <w:ins w:id="544" w:author="Lorenzo Fabbri" w:date="2024-09-18T12:40:00Z" w16du:dateUtc="2024-09-18T10:40:00Z">
        <w:r w:rsidR="002D3D68" w:rsidRPr="005A6AA3">
          <w:t xml:space="preserve">Nevertheless, </w:t>
        </w:r>
      </w:ins>
      <w:ins w:id="545" w:author="Lorenzo Fabbri" w:date="2024-09-18T12:44:00Z" w16du:dateUtc="2024-09-18T10:44:00Z">
        <w:r w:rsidR="002D3D68" w:rsidRPr="005A6AA3">
          <w:t xml:space="preserve">two important factors </w:t>
        </w:r>
      </w:ins>
      <w:ins w:id="546" w:author="Lorenzo Fabbri" w:date="2024-09-18T12:46:00Z" w16du:dateUtc="2024-09-18T10:46:00Z">
        <w:r w:rsidR="002D3D68" w:rsidRPr="005A6AA3">
          <w:t xml:space="preserve">should be </w:t>
        </w:r>
      </w:ins>
      <w:ins w:id="547" w:author="Lorenzo Fabbri" w:date="2024-09-18T12:47:00Z" w16du:dateUtc="2024-09-18T10:47:00Z">
        <w:r w:rsidR="002D3D68" w:rsidRPr="005A6AA3">
          <w:t>considered</w:t>
        </w:r>
      </w:ins>
      <w:ins w:id="548" w:author="Lorenzo Fabbri" w:date="2024-09-18T12:46:00Z" w16du:dateUtc="2024-09-18T10:46:00Z">
        <w:r w:rsidR="002D3D68" w:rsidRPr="005A6AA3">
          <w:t xml:space="preserve"> when discussing th</w:t>
        </w:r>
      </w:ins>
      <w:ins w:id="549" w:author="Lorenzo Fabbri" w:date="2024-09-18T12:47:00Z" w16du:dateUtc="2024-09-18T10:47:00Z">
        <w:r w:rsidR="002D3D68" w:rsidRPr="005A6AA3">
          <w:t>e public health significance of these findings. First,</w:t>
        </w:r>
      </w:ins>
      <w:ins w:id="550" w:author="Lorenzo Fabbri" w:date="2024-09-18T12:57:00Z" w16du:dateUtc="2024-09-18T10:57:00Z">
        <w:r w:rsidR="00EF1604" w:rsidRPr="005A6AA3">
          <w:t xml:space="preserve"> </w:t>
        </w:r>
      </w:ins>
      <w:ins w:id="551" w:author="Lorenzo Fabbri" w:date="2024-10-01T10:39:00Z" w16du:dateUtc="2024-10-01T08:39:00Z">
        <w:r w:rsidR="008F18D3" w:rsidRPr="005A6AA3">
          <w:t>w</w:t>
        </w:r>
      </w:ins>
      <w:ins w:id="552" w:author="Lorenzo Fabbri" w:date="2024-09-18T13:21:00Z" w16du:dateUtc="2024-09-18T11:21:00Z">
        <w:r w:rsidR="004E232D" w:rsidRPr="005A6AA3">
          <w:t xml:space="preserve">hile the marginal associations are </w:t>
        </w:r>
        <w:r w:rsidR="004E232D" w:rsidRPr="005A6AA3">
          <w:rPr>
            <w:i/>
            <w:iCs/>
            <w:rPrChange w:id="553" w:author="Lorenzo Fabbri" w:date="2024-10-01T11:31:00Z" w16du:dateUtc="2024-10-01T09:31:00Z">
              <w:rPr/>
            </w:rPrChange>
          </w:rPr>
          <w:t>small</w:t>
        </w:r>
        <w:r w:rsidR="004E232D" w:rsidRPr="005A6AA3">
          <w:t xml:space="preserve"> in magnitude, individual-level effects might still be </w:t>
        </w:r>
      </w:ins>
      <w:ins w:id="554" w:author="Lorenzo Fabbri" w:date="2024-09-18T13:23:00Z" w16du:dateUtc="2024-09-18T11:23:00Z">
        <w:r w:rsidR="004E232D" w:rsidRPr="005A6AA3">
          <w:t>clinically significant. Second, EDCs a</w:t>
        </w:r>
      </w:ins>
      <w:ins w:id="555" w:author="Lorenzo Fabbri" w:date="2024-09-18T13:24:00Z" w16du:dateUtc="2024-09-18T11:24:00Z">
        <w:r w:rsidR="004E232D" w:rsidRPr="005A6AA3">
          <w:t>re ubiquitous chemicals</w:t>
        </w:r>
      </w:ins>
      <w:ins w:id="556" w:author="Lorenzo Fabbri" w:date="2024-09-18T13:27:00Z" w16du:dateUtc="2024-09-18T11:27:00Z">
        <w:r w:rsidR="004E232D" w:rsidRPr="005A6AA3">
          <w:t xml:space="preserve"> present in many every-day products and diet. Thus, even </w:t>
        </w:r>
        <w:r w:rsidR="004E232D" w:rsidRPr="005A6AA3">
          <w:rPr>
            <w:i/>
            <w:iCs/>
            <w:rPrChange w:id="557" w:author="Lorenzo Fabbri" w:date="2024-10-01T11:31:00Z" w16du:dateUtc="2024-10-01T09:31:00Z">
              <w:rPr/>
            </w:rPrChange>
          </w:rPr>
          <w:t>small</w:t>
        </w:r>
        <w:r w:rsidR="004E232D" w:rsidRPr="005A6AA3">
          <w:t xml:space="preserve"> marginal associations</w:t>
        </w:r>
      </w:ins>
      <w:ins w:id="558" w:author="Lorenzo Fabbri" w:date="2024-09-18T13:28:00Z" w16du:dateUtc="2024-09-18T11:28:00Z">
        <w:r w:rsidR="004E232D" w:rsidRPr="005A6AA3">
          <w:t xml:space="preserve"> might be significant at the population level. </w:t>
        </w:r>
      </w:ins>
      <w:ins w:id="559" w:author="Lorenzo Fabbri" w:date="2024-09-18T13:29:00Z" w16du:dateUtc="2024-09-18T11:29:00Z">
        <w:r w:rsidR="004E232D" w:rsidRPr="005A6AA3">
          <w:t xml:space="preserve">For non-persistent </w:t>
        </w:r>
        <w:r w:rsidR="004E232D" w:rsidRPr="005A6AA3">
          <w:lastRenderedPageBreak/>
          <w:t xml:space="preserve">EDCs, larger studies with repeated measurements of the </w:t>
        </w:r>
      </w:ins>
      <w:ins w:id="560" w:author="Lorenzo Fabbri" w:date="2024-09-18T13:30:00Z" w16du:dateUtc="2024-09-18T11:30:00Z">
        <w:r w:rsidR="004E232D" w:rsidRPr="005A6AA3">
          <w:t>exposures at several time points are necessary to fully understand their impact on neurodevelopment.</w:t>
        </w:r>
      </w:ins>
    </w:p>
    <w:p w14:paraId="4577FCDD" w14:textId="77777777" w:rsidR="00066508" w:rsidRPr="005A6AA3" w:rsidRDefault="00000000">
      <w:pPr>
        <w:pStyle w:val="Heading1"/>
      </w:pPr>
      <w:r w:rsidRPr="005A6AA3">
        <w:t>5. Acknowledgments</w:t>
      </w:r>
    </w:p>
    <w:p w14:paraId="272C8B30" w14:textId="77777777" w:rsidR="00066508" w:rsidRPr="005A6AA3" w:rsidRDefault="00000000">
      <w:pPr>
        <w:pStyle w:val="FirstParagraph"/>
      </w:pPr>
      <w:r w:rsidRPr="005A6AA3">
        <w:t>The authors acknowledge that Born in Bradford is only possible because of the enthusiasm and commitment of the children and parents in Born in Bradford. We are grateful to all participants, health professionals and researchers who have made Born in Bradford happen.</w:t>
      </w:r>
    </w:p>
    <w:p w14:paraId="72E47D16" w14:textId="77777777" w:rsidR="00066508" w:rsidRPr="005A6AA3" w:rsidRDefault="00000000">
      <w:pPr>
        <w:pStyle w:val="BodyText"/>
      </w:pPr>
      <w:r w:rsidRPr="005A6AA3">
        <w:t>The authors thank the EDEN mother-child cohort study group, whose members are I. Annesi-Maesano, J.Y. Bernard, M.A. Charles, P. Dargent-Molina, B. de Lauzon-Guillain, P. Ducimetière, M. de Agostini, B. Foliguet, A. Forhan, X. Fritel, A. Germa, V. Goua, R. Hankard, B. Heude, M. Kaminski, B. Larroquey, N. Lelong, J. Lepeule, G. Magnin, L. Marchand, C. Nabet, F Pierre, R. Slama, M.J. Saurel-Cubizolles, M. Schweitzer, and O. Thiebaugeorges.</w:t>
      </w:r>
    </w:p>
    <w:p w14:paraId="429FAE3A" w14:textId="77777777" w:rsidR="00066508" w:rsidRPr="005A6AA3" w:rsidRDefault="00000000">
      <w:bookmarkStart w:id="561" w:name="acknowledgments"/>
      <w:bookmarkEnd w:id="561"/>
      <w:r w:rsidRPr="005A6AA3">
        <w:br w:type="page"/>
      </w:r>
    </w:p>
    <w:p w14:paraId="02EBBCDE" w14:textId="77777777" w:rsidR="00066508" w:rsidRPr="005A6AA3" w:rsidRDefault="00000000">
      <w:pPr>
        <w:pStyle w:val="Heading1"/>
      </w:pPr>
      <w:r w:rsidRPr="005A6AA3">
        <w:lastRenderedPageBreak/>
        <w:t>References</w:t>
      </w:r>
    </w:p>
    <w:p w14:paraId="28B9434D" w14:textId="77777777" w:rsidR="00066508" w:rsidRPr="005A6AA3" w:rsidRDefault="00000000">
      <w:pPr>
        <w:pStyle w:val="Bibliography"/>
      </w:pPr>
      <w:bookmarkStart w:id="562" w:name="ref-Arel-Bundock%3A2023"/>
      <w:bookmarkStart w:id="563" w:name="refs"/>
      <w:r w:rsidRPr="005A6AA3">
        <w:t xml:space="preserve">Arel-Bundock, V., 2023. </w:t>
      </w:r>
      <w:r w:rsidR="00066508" w:rsidRPr="005A6AA3">
        <w:fldChar w:fldCharType="begin"/>
      </w:r>
      <w:r w:rsidR="00066508" w:rsidRPr="005A6AA3">
        <w:instrText>HYPERLINK "https://marginaleffects.com/" \h</w:instrText>
      </w:r>
      <w:r w:rsidR="00066508" w:rsidRPr="005A6AA3">
        <w:fldChar w:fldCharType="separate"/>
      </w:r>
      <w:r w:rsidR="00066508" w:rsidRPr="005A6AA3">
        <w:rPr>
          <w:rStyle w:val="Hyperlink"/>
        </w:rPr>
        <w:t>Marginaleffects: Predictions, comparisons, slopes, marginal means, and hypothesis tests</w:t>
      </w:r>
      <w:r w:rsidR="00066508" w:rsidRPr="005A6AA3">
        <w:rPr>
          <w:rStyle w:val="Hyperlink"/>
        </w:rPr>
        <w:fldChar w:fldCharType="end"/>
      </w:r>
      <w:r w:rsidRPr="005A6AA3">
        <w:t>.</w:t>
      </w:r>
      <w:bookmarkEnd w:id="562"/>
    </w:p>
    <w:p w14:paraId="6657B2B8" w14:textId="77777777" w:rsidR="00066508" w:rsidRPr="005A6AA3" w:rsidRDefault="00000000">
      <w:pPr>
        <w:pStyle w:val="Bibliography"/>
      </w:pPr>
      <w:bookmarkStart w:id="564" w:name="ref-BalalianWhyattLiu%3A2019"/>
      <w:r w:rsidRPr="005A6AA3">
        <w:t xml:space="preserve">Balalian, A.A., Whyatt, R.M., Liu, X., Insel, B.J., Rauh, V.A., Herbstman, J., Factor-Litvak, P., 2019. Prenatal and childhood exposure to phthalates and motor skills at age 11 years. Environmental Research 171, 416–427. </w:t>
      </w:r>
      <w:r w:rsidR="00066508" w:rsidRPr="005A6AA3">
        <w:fldChar w:fldCharType="begin"/>
      </w:r>
      <w:r w:rsidR="00066508" w:rsidRPr="005A6AA3">
        <w:instrText>HYPERLINK "https://doi.org/10.1016/j.envres.2019.01.046" \h</w:instrText>
      </w:r>
      <w:r w:rsidR="00066508" w:rsidRPr="005A6AA3">
        <w:fldChar w:fldCharType="separate"/>
      </w:r>
      <w:r w:rsidR="00066508" w:rsidRPr="005A6AA3">
        <w:rPr>
          <w:rStyle w:val="Hyperlink"/>
        </w:rPr>
        <w:t>https://doi.org/10.1016/j.envres.2019.01.046</w:t>
      </w:r>
      <w:r w:rsidR="00066508" w:rsidRPr="005A6AA3">
        <w:rPr>
          <w:rStyle w:val="Hyperlink"/>
        </w:rPr>
        <w:fldChar w:fldCharType="end"/>
      </w:r>
      <w:bookmarkEnd w:id="564"/>
    </w:p>
    <w:p w14:paraId="4D703434" w14:textId="77777777" w:rsidR="00066508" w:rsidRPr="005A6AA3" w:rsidRDefault="00000000">
      <w:pPr>
        <w:pStyle w:val="Bibliography"/>
      </w:pPr>
      <w:bookmarkStart w:id="565" w:name="ref-Barrett%3A2023"/>
      <w:r w:rsidRPr="005A6AA3">
        <w:t xml:space="preserve">Barrett, M., 2023. </w:t>
      </w:r>
      <w:r w:rsidR="00066508" w:rsidRPr="005A6AA3">
        <w:fldChar w:fldCharType="begin"/>
      </w:r>
      <w:r w:rsidR="00066508" w:rsidRPr="005A6AA3">
        <w:instrText>HYPERLINK "https://github.com/r-causal/ggdag" \h</w:instrText>
      </w:r>
      <w:r w:rsidR="00066508" w:rsidRPr="005A6AA3">
        <w:fldChar w:fldCharType="separate"/>
      </w:r>
      <w:r w:rsidR="00066508" w:rsidRPr="005A6AA3">
        <w:rPr>
          <w:rStyle w:val="Hyperlink"/>
        </w:rPr>
        <w:t>Ggdag: Analyze and Create Elegant Directed Acyclic Graphs</w:t>
      </w:r>
      <w:r w:rsidR="00066508" w:rsidRPr="005A6AA3">
        <w:rPr>
          <w:rStyle w:val="Hyperlink"/>
        </w:rPr>
        <w:fldChar w:fldCharType="end"/>
      </w:r>
      <w:r w:rsidRPr="005A6AA3">
        <w:t>.</w:t>
      </w:r>
      <w:bookmarkEnd w:id="565"/>
    </w:p>
    <w:p w14:paraId="648F964A" w14:textId="77777777" w:rsidR="00066508" w:rsidRPr="005A6AA3" w:rsidRDefault="00000000">
      <w:pPr>
        <w:pStyle w:val="Bibliography"/>
        <w:rPr>
          <w:lang w:val="es-ES"/>
        </w:rPr>
      </w:pPr>
      <w:bookmarkStart w:id="566" w:name="ref-BouchardBellingerWright%3A2010"/>
      <w:r w:rsidRPr="005A6AA3">
        <w:t xml:space="preserve">Bouchard, M.F., Bellinger, D.C., Wright, R.O., Weisskopf, M.G., 2010. Attention-Deficit/Hyperactivity Disorder and Urinary Metabolites of Organophosphate Pesticides. </w:t>
      </w:r>
      <w:r w:rsidRPr="005A6AA3">
        <w:rPr>
          <w:lang w:val="es-ES"/>
        </w:rPr>
        <w:t xml:space="preserve">Pediatrics 125, e1270–e1277. </w:t>
      </w:r>
      <w:r w:rsidR="00066508" w:rsidRPr="005A6AA3">
        <w:fldChar w:fldCharType="begin"/>
      </w:r>
      <w:r w:rsidR="00066508" w:rsidRPr="005A6AA3">
        <w:rPr>
          <w:lang w:val="es-ES"/>
          <w:rPrChange w:id="567" w:author="Lorenzo Fabbri" w:date="2024-10-01T11:31:00Z" w16du:dateUtc="2024-10-01T09:31:00Z">
            <w:rPr/>
          </w:rPrChange>
        </w:rPr>
        <w:instrText>HYPERLINK "https://doi.org/10.1542/peds.2009-3058" \h</w:instrText>
      </w:r>
      <w:r w:rsidR="00066508" w:rsidRPr="005A6AA3">
        <w:fldChar w:fldCharType="separate"/>
      </w:r>
      <w:r w:rsidR="00066508" w:rsidRPr="005A6AA3">
        <w:rPr>
          <w:rStyle w:val="Hyperlink"/>
          <w:lang w:val="es-ES"/>
        </w:rPr>
        <w:t>https://doi.org/10.1542/peds.2009-3058</w:t>
      </w:r>
      <w:r w:rsidR="00066508" w:rsidRPr="005A6AA3">
        <w:rPr>
          <w:rStyle w:val="Hyperlink"/>
          <w:lang w:val="es-ES"/>
        </w:rPr>
        <w:fldChar w:fldCharType="end"/>
      </w:r>
      <w:bookmarkEnd w:id="566"/>
    </w:p>
    <w:p w14:paraId="73858832" w14:textId="77777777" w:rsidR="00066508" w:rsidRPr="005A6AA3" w:rsidRDefault="00000000">
      <w:pPr>
        <w:pStyle w:val="Bibliography"/>
      </w:pPr>
      <w:bookmarkStart w:id="568" w:name="ref-Braun%3A2017"/>
      <w:r w:rsidRPr="005A6AA3">
        <w:rPr>
          <w:lang w:val="es-ES"/>
        </w:rPr>
        <w:t xml:space="preserve">Braun, J.M., 2017. </w:t>
      </w:r>
      <w:r w:rsidRPr="005A6AA3">
        <w:t xml:space="preserve">Early-life exposure to EDCs: Role in childhood obesity and neurodevelopment. Nat Rev Endocrinol 13, 161–173. </w:t>
      </w:r>
      <w:r w:rsidR="00066508" w:rsidRPr="005A6AA3">
        <w:fldChar w:fldCharType="begin"/>
      </w:r>
      <w:r w:rsidR="00066508" w:rsidRPr="005A6AA3">
        <w:instrText>HYPERLINK "https://doi.org/10.1038/nrendo.2016.186" \h</w:instrText>
      </w:r>
      <w:r w:rsidR="00066508" w:rsidRPr="005A6AA3">
        <w:fldChar w:fldCharType="separate"/>
      </w:r>
      <w:r w:rsidR="00066508" w:rsidRPr="005A6AA3">
        <w:rPr>
          <w:rStyle w:val="Hyperlink"/>
        </w:rPr>
        <w:t>https://doi.org/10.1038/nrendo.2016.186</w:t>
      </w:r>
      <w:r w:rsidR="00066508" w:rsidRPr="005A6AA3">
        <w:rPr>
          <w:rStyle w:val="Hyperlink"/>
        </w:rPr>
        <w:fldChar w:fldCharType="end"/>
      </w:r>
      <w:bookmarkEnd w:id="568"/>
    </w:p>
    <w:p w14:paraId="64C6D4E8" w14:textId="77777777" w:rsidR="00066508" w:rsidRPr="005A6AA3" w:rsidRDefault="00000000">
      <w:pPr>
        <w:pStyle w:val="Bibliography"/>
      </w:pPr>
      <w:bookmarkStart w:id="569" w:name="Xa0cc0fdd8206e54b0a9b4bdcd9d2102efd24cb7"/>
      <w:r w:rsidRPr="005A6AA3">
        <w:t xml:space="preserve">Cartier, C., Warembourg, C., Le Maner-Idrissi, G., Lacroix, A., Rouget, F., Monfort, C., Limon, G., Durand, G., Saint-Amour, D., Cordier, S., Chevrier, C., 2016. Organophosphate Insecticide Metabolites in Prenatal and Childhood Urine Samples and Intelligence Scores at 6 Years of Age: Results from the Mother–Child PELAGIE Cohort (France). Environmental Health Perspectives 124, 674–680. </w:t>
      </w:r>
      <w:r w:rsidR="00066508" w:rsidRPr="005A6AA3">
        <w:fldChar w:fldCharType="begin"/>
      </w:r>
      <w:r w:rsidR="00066508" w:rsidRPr="005A6AA3">
        <w:instrText>HYPERLINK "https://doi.org/10.1289/ehp.1409472" \h</w:instrText>
      </w:r>
      <w:r w:rsidR="00066508" w:rsidRPr="005A6AA3">
        <w:fldChar w:fldCharType="separate"/>
      </w:r>
      <w:r w:rsidR="00066508" w:rsidRPr="005A6AA3">
        <w:rPr>
          <w:rStyle w:val="Hyperlink"/>
        </w:rPr>
        <w:t>https://doi.org/10.1289/ehp.1409472</w:t>
      </w:r>
      <w:r w:rsidR="00066508" w:rsidRPr="005A6AA3">
        <w:rPr>
          <w:rStyle w:val="Hyperlink"/>
        </w:rPr>
        <w:fldChar w:fldCharType="end"/>
      </w:r>
      <w:bookmarkEnd w:id="569"/>
    </w:p>
    <w:p w14:paraId="3AE2B3F4" w14:textId="77777777" w:rsidR="00066508" w:rsidRPr="005A6AA3" w:rsidRDefault="00000000">
      <w:pPr>
        <w:pStyle w:val="Bibliography"/>
        <w:rPr>
          <w:lang w:val="es-ES"/>
        </w:rPr>
      </w:pPr>
      <w:bookmarkStart w:id="570" w:name="ref-CasasBasaganaSakhi%3A2018"/>
      <w:r w:rsidRPr="005A6AA3">
        <w:t>Casas, M., Basagaña, X., Sakhi, A.K., Haug, L.S., Philippat, C., Granum, B., Manzano-Salgado, C.B., Brochot, C., Zeman, F., de Bont, J., Andrusaityte, S., Chatzi, L., Donaire-</w:t>
      </w:r>
      <w:r w:rsidRPr="005A6AA3">
        <w:lastRenderedPageBreak/>
        <w:t xml:space="preserve">Gonzalez, D., Giorgis-Allemand, L., Gonzalez, J.R., Gracia-Lavedan, E., Grazuleviciene, R., Kampouri, M., Lyon-Caen, S., Pañella, P., Petraviciene, I., Robinson, O., Urquiza, J., Vafeiadi, M., Vernet, C., Waiblinger, D., Wright, J., Thomsen, C., Slama, R., Vrijheid, M., 2018. Variability of urinary concentrations of non-persistent chemicals in pregnant women and school-aged children. </w:t>
      </w:r>
      <w:r w:rsidRPr="005A6AA3">
        <w:rPr>
          <w:lang w:val="es-ES"/>
        </w:rPr>
        <w:t xml:space="preserve">Environ. Int. 121, 561–573. </w:t>
      </w:r>
      <w:r w:rsidR="00066508" w:rsidRPr="005A6AA3">
        <w:fldChar w:fldCharType="begin"/>
      </w:r>
      <w:r w:rsidR="00066508" w:rsidRPr="005A6AA3">
        <w:rPr>
          <w:lang w:val="es-ES"/>
          <w:rPrChange w:id="571" w:author="Lorenzo Fabbri" w:date="2024-10-01T11:31:00Z" w16du:dateUtc="2024-10-01T09:31:00Z">
            <w:rPr/>
          </w:rPrChange>
        </w:rPr>
        <w:instrText>HYPERLINK "https://doi.org/10.1016/j.envint.2018.09.046" \h</w:instrText>
      </w:r>
      <w:r w:rsidR="00066508" w:rsidRPr="005A6AA3">
        <w:fldChar w:fldCharType="separate"/>
      </w:r>
      <w:r w:rsidR="00066508" w:rsidRPr="005A6AA3">
        <w:rPr>
          <w:rStyle w:val="Hyperlink"/>
          <w:lang w:val="es-ES"/>
        </w:rPr>
        <w:t>https://doi.org/10.1016/j.envint.2018.09.046</w:t>
      </w:r>
      <w:r w:rsidR="00066508" w:rsidRPr="005A6AA3">
        <w:rPr>
          <w:rStyle w:val="Hyperlink"/>
          <w:lang w:val="es-ES"/>
        </w:rPr>
        <w:fldChar w:fldCharType="end"/>
      </w:r>
      <w:bookmarkEnd w:id="570"/>
    </w:p>
    <w:p w14:paraId="261E7228" w14:textId="77777777" w:rsidR="00066508" w:rsidRPr="005A6AA3" w:rsidRDefault="00000000">
      <w:pPr>
        <w:pStyle w:val="Bibliography"/>
        <w:rPr>
          <w:ins w:id="572" w:author="Lorenzo Fabbri" w:date="2024-09-18T11:53:00Z" w16du:dateUtc="2024-09-18T09:53:00Z"/>
          <w:rStyle w:val="Hyperlink"/>
          <w:rPrChange w:id="573" w:author="Lorenzo Fabbri" w:date="2024-10-01T11:31:00Z" w16du:dateUtc="2024-10-01T09:31:00Z">
            <w:rPr>
              <w:ins w:id="574" w:author="Lorenzo Fabbri" w:date="2024-09-18T11:53:00Z" w16du:dateUtc="2024-09-18T09:53:00Z"/>
              <w:rStyle w:val="Hyperlink"/>
              <w:lang w:val="es-ES"/>
            </w:rPr>
          </w:rPrChange>
        </w:rPr>
      </w:pPr>
      <w:bookmarkStart w:id="575" w:name="ref-ChatziPlanaDaraki%3A2009"/>
      <w:r w:rsidRPr="005A6AA3">
        <w:rPr>
          <w:lang w:val="es-ES"/>
        </w:rPr>
        <w:t xml:space="preserve">Chatzi, L., Plana, E., Daraki, V., Karakosta, P., Alegkakis, D., Tsatsanis, C., Kafatos, A., Koutis, A., Kogevinas, M., 2009. </w:t>
      </w:r>
      <w:r w:rsidRPr="005A6AA3">
        <w:t xml:space="preserve">Metabolic Syndrome in Early Pregnancy and Risk of Preterm Birth. </w:t>
      </w:r>
      <w:r w:rsidRPr="005A6AA3">
        <w:rPr>
          <w:rPrChange w:id="576" w:author="Lorenzo Fabbri" w:date="2024-10-01T11:31:00Z" w16du:dateUtc="2024-10-01T09:31:00Z">
            <w:rPr>
              <w:lang w:val="es-ES"/>
            </w:rPr>
          </w:rPrChange>
        </w:rPr>
        <w:t xml:space="preserve">American Journal of Epidemiology 170, 829–836. </w:t>
      </w:r>
      <w:r w:rsidR="00066508" w:rsidRPr="005A6AA3">
        <w:fldChar w:fldCharType="begin"/>
      </w:r>
      <w:r w:rsidR="00066508" w:rsidRPr="005A6AA3">
        <w:instrText>HYPERLINK "https://doi.org/10.1093/aje/kwp211" \h</w:instrText>
      </w:r>
      <w:r w:rsidR="00066508" w:rsidRPr="005A6AA3">
        <w:fldChar w:fldCharType="separate"/>
      </w:r>
      <w:r w:rsidR="00066508" w:rsidRPr="005A6AA3">
        <w:rPr>
          <w:rStyle w:val="Hyperlink"/>
          <w:rPrChange w:id="577" w:author="Lorenzo Fabbri" w:date="2024-10-01T11:31:00Z" w16du:dateUtc="2024-10-01T09:31:00Z">
            <w:rPr>
              <w:rStyle w:val="Hyperlink"/>
              <w:lang w:val="es-ES"/>
            </w:rPr>
          </w:rPrChange>
        </w:rPr>
        <w:t>https://doi.org/10.1093/aje/kwp211</w:t>
      </w:r>
      <w:r w:rsidR="00066508" w:rsidRPr="005A6AA3">
        <w:rPr>
          <w:rStyle w:val="Hyperlink"/>
          <w:lang w:val="es-ES"/>
        </w:rPr>
        <w:fldChar w:fldCharType="end"/>
      </w:r>
      <w:bookmarkEnd w:id="575"/>
    </w:p>
    <w:p w14:paraId="06DE70C1" w14:textId="111ACCFC" w:rsidR="00063942" w:rsidRPr="005A6AA3" w:rsidRDefault="00063942">
      <w:pPr>
        <w:pStyle w:val="Bibliography"/>
        <w:rPr>
          <w:rPrChange w:id="578" w:author="Lorenzo Fabbri" w:date="2024-10-01T11:31:00Z" w16du:dateUtc="2024-10-01T09:31:00Z">
            <w:rPr>
              <w:lang w:val="es-ES"/>
            </w:rPr>
          </w:rPrChange>
        </w:rPr>
      </w:pPr>
      <w:ins w:id="579" w:author="Lorenzo Fabbri" w:date="2024-09-18T11:53:00Z">
        <w:r w:rsidRPr="005A6AA3">
          <w:t>Fairchild, A.J. and McDaniel, H.L., 2017. Best (but oft-forgotten) practices: mediation analysis. </w:t>
        </w:r>
        <w:r w:rsidRPr="005A6AA3">
          <w:rPr>
            <w:rPrChange w:id="580" w:author="Lorenzo Fabbri" w:date="2024-10-01T11:31:00Z" w16du:dateUtc="2024-10-01T09:31:00Z">
              <w:rPr>
                <w:i/>
                <w:iCs/>
              </w:rPr>
            </w:rPrChange>
          </w:rPr>
          <w:t>The American journal of clinical nutrition</w:t>
        </w:r>
        <w:r w:rsidRPr="005A6AA3">
          <w:t> </w:t>
        </w:r>
        <w:r w:rsidRPr="005A6AA3">
          <w:rPr>
            <w:rPrChange w:id="581" w:author="Lorenzo Fabbri" w:date="2024-10-01T11:31:00Z" w16du:dateUtc="2024-10-01T09:31:00Z">
              <w:rPr>
                <w:i/>
                <w:iCs/>
              </w:rPr>
            </w:rPrChange>
          </w:rPr>
          <w:t>105</w:t>
        </w:r>
        <w:r w:rsidRPr="005A6AA3">
          <w:t>, 1259-1271.</w:t>
        </w:r>
      </w:ins>
      <w:ins w:id="582" w:author="Lorenzo Fabbri" w:date="2024-09-18T11:53:00Z" w16du:dateUtc="2024-09-18T09:53:00Z">
        <w:r w:rsidRPr="005A6AA3">
          <w:t xml:space="preserve"> https://doi.org/10.3945/ajcn.117.152546</w:t>
        </w:r>
      </w:ins>
    </w:p>
    <w:p w14:paraId="790E2C30" w14:textId="77777777" w:rsidR="00066508" w:rsidRPr="005A6AA3" w:rsidRDefault="00000000">
      <w:pPr>
        <w:pStyle w:val="Bibliography"/>
      </w:pPr>
      <w:bookmarkStart w:id="583" w:name="ref-FornsEsnaolaLopez-Vicente%3A2014"/>
      <w:r w:rsidRPr="005A6AA3">
        <w:rPr>
          <w:lang w:val="es-ES"/>
        </w:rPr>
        <w:t xml:space="preserve">Forns, J., Esnaola, M., López-Vicente, M., Suades-González, E., Alvarez-Pedrerol, M., Julvez, J., Grellier, J., Sebastián-Gallés, N., Sunyer, J., 2014. </w:t>
      </w:r>
      <w:r w:rsidRPr="005A6AA3">
        <w:t xml:space="preserve">The n-back Test and the Attentional Network Task as measures of child neuropsychological development in epidemiological studies. Neuropsychology 28, 519–529. </w:t>
      </w:r>
      <w:r w:rsidR="00066508" w:rsidRPr="005A6AA3">
        <w:fldChar w:fldCharType="begin"/>
      </w:r>
      <w:r w:rsidR="00066508" w:rsidRPr="005A6AA3">
        <w:instrText>HYPERLINK "https://doi.org/10.1037/neu0000085" \h</w:instrText>
      </w:r>
      <w:r w:rsidR="00066508" w:rsidRPr="005A6AA3">
        <w:fldChar w:fldCharType="separate"/>
      </w:r>
      <w:r w:rsidR="00066508" w:rsidRPr="005A6AA3">
        <w:rPr>
          <w:rStyle w:val="Hyperlink"/>
        </w:rPr>
        <w:t>https://doi.org/10.1037/neu0000085</w:t>
      </w:r>
      <w:r w:rsidR="00066508" w:rsidRPr="005A6AA3">
        <w:rPr>
          <w:rStyle w:val="Hyperlink"/>
        </w:rPr>
        <w:fldChar w:fldCharType="end"/>
      </w:r>
      <w:bookmarkEnd w:id="583"/>
    </w:p>
    <w:p w14:paraId="2FC22E77" w14:textId="77777777" w:rsidR="00066508" w:rsidRPr="005A6AA3" w:rsidRDefault="00000000">
      <w:pPr>
        <w:pStyle w:val="Bibliography"/>
        <w:rPr>
          <w:lang w:val="es-ES"/>
        </w:rPr>
      </w:pPr>
      <w:bookmarkStart w:id="584" w:name="ref-FurlongHerringBuckley%3A2017"/>
      <w:r w:rsidRPr="005A6AA3">
        <w:t xml:space="preserve">Furlong, M.A., Herring, A., Buckley, J.P., Goldman, B.D., Daniels, J.L., Engel, L.S., Wolff, M.S., Chen, J., Wetmur, J., Barr, D.B., Engel, S.M., 2017. Prenatal exposure to </w:t>
      </w:r>
      <w:r w:rsidRPr="005A6AA3">
        <w:lastRenderedPageBreak/>
        <w:t xml:space="preserve">organophosphorus pesticides and childhood neurodevelopmental phenotypes. Environmental Research 158, 737–747. </w:t>
      </w:r>
      <w:r w:rsidR="00066508" w:rsidRPr="005A6AA3">
        <w:fldChar w:fldCharType="begin"/>
      </w:r>
      <w:r w:rsidR="00066508" w:rsidRPr="005A6AA3">
        <w:instrText>HYPERLINK "https://doi.org/10.1016/j.envres.2017.07.023" \h</w:instrText>
      </w:r>
      <w:r w:rsidR="00066508" w:rsidRPr="005A6AA3">
        <w:fldChar w:fldCharType="separate"/>
      </w:r>
      <w:r w:rsidR="00066508" w:rsidRPr="005A6AA3">
        <w:rPr>
          <w:rStyle w:val="Hyperlink"/>
          <w:lang w:val="es-ES"/>
        </w:rPr>
        <w:t>https://doi.org/10.1016/j.envres.2017.07.023</w:t>
      </w:r>
      <w:r w:rsidR="00066508" w:rsidRPr="005A6AA3">
        <w:rPr>
          <w:rStyle w:val="Hyperlink"/>
          <w:lang w:val="es-ES"/>
        </w:rPr>
        <w:fldChar w:fldCharType="end"/>
      </w:r>
      <w:bookmarkEnd w:id="584"/>
    </w:p>
    <w:p w14:paraId="477D5CD4" w14:textId="77777777" w:rsidR="00066508" w:rsidRPr="005A6AA3" w:rsidRDefault="00000000">
      <w:pPr>
        <w:pStyle w:val="Bibliography"/>
        <w:rPr>
          <w:lang w:val="es-ES"/>
        </w:rPr>
      </w:pPr>
      <w:bookmarkStart w:id="585" w:name="ref-GignacBarrera-GomezPersavento%3A2021"/>
      <w:r w:rsidRPr="005A6AA3">
        <w:rPr>
          <w:lang w:val="es-ES"/>
        </w:rPr>
        <w:t xml:space="preserve">Gignac, F., Barrera-Gómez, J., Persavento, C., Solé, C., Tena, È., López-Vicente, M., Foraster, M., Amato, F., Alastuey, A., Querol, X., Llavador, H., Apesteguia, J., Júlvez, J., Couso, D., Sunyer, J., Basagaña, X., 2021. </w:t>
      </w:r>
      <w:r w:rsidRPr="005A6AA3">
        <w:t xml:space="preserve">Short-term effect of air pollution on attention function in adolescents (ATENC!Ó): A randomized controlled trial in high schools in Barcelona, Spain. </w:t>
      </w:r>
      <w:r w:rsidRPr="005A6AA3">
        <w:rPr>
          <w:lang w:val="es-ES"/>
        </w:rPr>
        <w:t xml:space="preserve">Environment International 156, 106614. </w:t>
      </w:r>
      <w:r w:rsidR="00066508" w:rsidRPr="005A6AA3">
        <w:fldChar w:fldCharType="begin"/>
      </w:r>
      <w:r w:rsidR="00066508" w:rsidRPr="005A6AA3">
        <w:rPr>
          <w:lang w:val="es-ES"/>
          <w:rPrChange w:id="586" w:author="Lorenzo Fabbri" w:date="2024-10-01T11:31:00Z" w16du:dateUtc="2024-10-01T09:31:00Z">
            <w:rPr/>
          </w:rPrChange>
        </w:rPr>
        <w:instrText>HYPERLINK "https://doi.org/10.1016/j.envint.2021.106614" \h</w:instrText>
      </w:r>
      <w:r w:rsidR="00066508" w:rsidRPr="005A6AA3">
        <w:fldChar w:fldCharType="separate"/>
      </w:r>
      <w:r w:rsidR="00066508" w:rsidRPr="005A6AA3">
        <w:rPr>
          <w:rStyle w:val="Hyperlink"/>
          <w:lang w:val="es-ES"/>
        </w:rPr>
        <w:t>https://doi.org/10.1016/j.envint.2021.106614</w:t>
      </w:r>
      <w:r w:rsidR="00066508" w:rsidRPr="005A6AA3">
        <w:rPr>
          <w:rStyle w:val="Hyperlink"/>
          <w:lang w:val="es-ES"/>
        </w:rPr>
        <w:fldChar w:fldCharType="end"/>
      </w:r>
      <w:bookmarkEnd w:id="585"/>
    </w:p>
    <w:p w14:paraId="2F5F0370" w14:textId="77777777" w:rsidR="00066508" w:rsidRPr="005A6AA3" w:rsidRDefault="00000000">
      <w:pPr>
        <w:pStyle w:val="Bibliography"/>
      </w:pPr>
      <w:bookmarkStart w:id="587" w:name="ref-GignacRighiToran%3A2022"/>
      <w:r w:rsidRPr="005A6AA3">
        <w:rPr>
          <w:lang w:val="es-ES"/>
        </w:rPr>
        <w:t xml:space="preserve">Gignac, F., Righi, V., Toran, R., Paz Errandonea, L., Ortiz, R., Mijling, B., Naranjo, A., Nieuwenhuijsen, M., Creus, J., Basagaña, X., 2022. </w:t>
      </w:r>
      <w:r w:rsidRPr="005A6AA3">
        <w:t xml:space="preserve">Short-term NO2 exposure and cognitive and mental health: A panel study based on a citizen science project in Barcelona, Spain. Environment International 164, 107284. </w:t>
      </w:r>
      <w:r w:rsidR="00066508" w:rsidRPr="005A6AA3">
        <w:fldChar w:fldCharType="begin"/>
      </w:r>
      <w:r w:rsidR="00066508" w:rsidRPr="005A6AA3">
        <w:instrText>HYPERLINK "https://doi.org/10.1016/j.envint.2022.107284" \h</w:instrText>
      </w:r>
      <w:r w:rsidR="00066508" w:rsidRPr="005A6AA3">
        <w:fldChar w:fldCharType="separate"/>
      </w:r>
      <w:r w:rsidR="00066508" w:rsidRPr="005A6AA3">
        <w:rPr>
          <w:rStyle w:val="Hyperlink"/>
        </w:rPr>
        <w:t>https://doi.org/10.1016/j.envint.2022.107284</w:t>
      </w:r>
      <w:r w:rsidR="00066508" w:rsidRPr="005A6AA3">
        <w:rPr>
          <w:rStyle w:val="Hyperlink"/>
        </w:rPr>
        <w:fldChar w:fldCharType="end"/>
      </w:r>
      <w:bookmarkEnd w:id="587"/>
    </w:p>
    <w:p w14:paraId="6B13B208" w14:textId="77777777" w:rsidR="00066508" w:rsidRPr="005A6AA3" w:rsidRDefault="00000000">
      <w:pPr>
        <w:pStyle w:val="Bibliography"/>
        <w:rPr>
          <w:lang w:val="es-ES"/>
        </w:rPr>
      </w:pPr>
      <w:bookmarkStart w:id="588" w:name="ref-Gomez-GomezPozo%3A2020"/>
      <w:r w:rsidRPr="005A6AA3">
        <w:rPr>
          <w:lang w:val="es-ES"/>
          <w:rPrChange w:id="589" w:author="Lorenzo Fabbri" w:date="2024-10-01T11:31:00Z" w16du:dateUtc="2024-10-01T09:31:00Z">
            <w:rPr/>
          </w:rPrChange>
        </w:rPr>
        <w:t xml:space="preserve">Gomez-Gomez, A., Pozo, O.J., 2020. </w:t>
      </w:r>
      <w:r w:rsidRPr="005A6AA3">
        <w:t xml:space="preserve">Determination of steroid profile in hair by liquid chromatography tandem mass spectrometry. </w:t>
      </w:r>
      <w:r w:rsidRPr="005A6AA3">
        <w:rPr>
          <w:lang w:val="es-ES"/>
        </w:rPr>
        <w:t xml:space="preserve">Journal of Chromatography A 1624, 461179. </w:t>
      </w:r>
      <w:r w:rsidR="00066508" w:rsidRPr="005A6AA3">
        <w:fldChar w:fldCharType="begin"/>
      </w:r>
      <w:r w:rsidR="00066508" w:rsidRPr="005A6AA3">
        <w:rPr>
          <w:lang w:val="es-ES"/>
          <w:rPrChange w:id="590" w:author="Lorenzo Fabbri" w:date="2024-10-01T11:31:00Z" w16du:dateUtc="2024-10-01T09:31:00Z">
            <w:rPr/>
          </w:rPrChange>
        </w:rPr>
        <w:instrText>HYPERLINK "https://doi.org/10.1016/j.chroma.2020.461179" \h</w:instrText>
      </w:r>
      <w:r w:rsidR="00066508" w:rsidRPr="005A6AA3">
        <w:fldChar w:fldCharType="separate"/>
      </w:r>
      <w:r w:rsidR="00066508" w:rsidRPr="005A6AA3">
        <w:rPr>
          <w:rStyle w:val="Hyperlink"/>
          <w:lang w:val="es-ES"/>
        </w:rPr>
        <w:t>https://doi.org/10.1016/j.chroma.2020.461179</w:t>
      </w:r>
      <w:r w:rsidR="00066508" w:rsidRPr="005A6AA3">
        <w:rPr>
          <w:rStyle w:val="Hyperlink"/>
          <w:lang w:val="es-ES"/>
        </w:rPr>
        <w:fldChar w:fldCharType="end"/>
      </w:r>
      <w:bookmarkEnd w:id="588"/>
    </w:p>
    <w:p w14:paraId="6DA1CEA5" w14:textId="77777777" w:rsidR="00066508" w:rsidRPr="005A6AA3" w:rsidRDefault="00000000">
      <w:pPr>
        <w:pStyle w:val="Bibliography"/>
      </w:pPr>
      <w:bookmarkStart w:id="591" w:name="X2a5c5c17453fffe785b7f0bcffd564283892c6c"/>
      <w:r w:rsidRPr="005A6AA3">
        <w:rPr>
          <w:lang w:val="es-ES"/>
        </w:rPr>
        <w:t xml:space="preserve">González-Alzaga, B., Hernández, A.F., Rodríguez-Barranco, M., Gómez, I., Aguilar-Garduño, C., López-Flores, I., Parrón, T., Lacasaña, M., 2015. </w:t>
      </w:r>
      <w:r w:rsidRPr="005A6AA3">
        <w:t xml:space="preserve">Pre- and postnatal exposures to pesticides and neurodevelopmental effects in children living in agricultural communities from South-Eastern Spain. Environment International 85, 229–237. </w:t>
      </w:r>
      <w:r w:rsidR="00066508" w:rsidRPr="005A6AA3">
        <w:fldChar w:fldCharType="begin"/>
      </w:r>
      <w:r w:rsidR="00066508" w:rsidRPr="005A6AA3">
        <w:instrText>HYPERLINK "https://doi.org/10.1016/j.envint.2015.09.019" \h</w:instrText>
      </w:r>
      <w:r w:rsidR="00066508" w:rsidRPr="005A6AA3">
        <w:fldChar w:fldCharType="separate"/>
      </w:r>
      <w:r w:rsidR="00066508" w:rsidRPr="005A6AA3">
        <w:rPr>
          <w:rStyle w:val="Hyperlink"/>
        </w:rPr>
        <w:t>https://doi.org/10.1016/j.envint.2015.09.019</w:t>
      </w:r>
      <w:r w:rsidR="00066508" w:rsidRPr="005A6AA3">
        <w:rPr>
          <w:rStyle w:val="Hyperlink"/>
        </w:rPr>
        <w:fldChar w:fldCharType="end"/>
      </w:r>
      <w:bookmarkEnd w:id="591"/>
    </w:p>
    <w:p w14:paraId="738185CD" w14:textId="77777777" w:rsidR="00066508" w:rsidRPr="005A6AA3" w:rsidRDefault="00000000">
      <w:pPr>
        <w:pStyle w:val="Bibliography"/>
      </w:pPr>
      <w:bookmarkStart w:id="592" w:name="ref-GrandjeanLandrigan%3A2014"/>
      <w:r w:rsidRPr="005A6AA3">
        <w:lastRenderedPageBreak/>
        <w:t xml:space="preserve">Grandjean, P., Landrigan, P.J., 2014. Neurobehavioural effects of developmental toxicity. Lancet Neurol 13, 330–338. </w:t>
      </w:r>
      <w:r w:rsidR="00066508" w:rsidRPr="005A6AA3">
        <w:fldChar w:fldCharType="begin"/>
      </w:r>
      <w:r w:rsidR="00066508" w:rsidRPr="005A6AA3">
        <w:instrText>HYPERLINK "https://doi.org/10.1016/S1474-4422(13)70278-3" \h</w:instrText>
      </w:r>
      <w:r w:rsidR="00066508" w:rsidRPr="005A6AA3">
        <w:fldChar w:fldCharType="separate"/>
      </w:r>
      <w:r w:rsidR="00066508" w:rsidRPr="005A6AA3">
        <w:rPr>
          <w:rStyle w:val="Hyperlink"/>
        </w:rPr>
        <w:t>https://doi.org/10.1016/S1474-4422(13)70278-3</w:t>
      </w:r>
      <w:r w:rsidR="00066508" w:rsidRPr="005A6AA3">
        <w:rPr>
          <w:rStyle w:val="Hyperlink"/>
        </w:rPr>
        <w:fldChar w:fldCharType="end"/>
      </w:r>
      <w:bookmarkEnd w:id="592"/>
    </w:p>
    <w:p w14:paraId="4AF6FF09" w14:textId="77777777" w:rsidR="00066508" w:rsidRPr="005A6AA3" w:rsidRDefault="00000000">
      <w:pPr>
        <w:pStyle w:val="Bibliography"/>
        <w:rPr>
          <w:ins w:id="593" w:author="Lorenzo Fabbri" w:date="2024-09-18T10:26:00Z" w16du:dateUtc="2024-09-18T08:26:00Z"/>
          <w:rStyle w:val="Hyperlink"/>
        </w:rPr>
      </w:pPr>
      <w:bookmarkStart w:id="594" w:name="Xd30c40380c9e99bac70b7fa3b0ada5ae8dec3e4"/>
      <w:r w:rsidRPr="005A6AA3">
        <w:rPr>
          <w:lang w:val="es-ES"/>
        </w:rPr>
        <w:t xml:space="preserve">Grazuleviciene, R., Danileviciute, A., Nadisauskiene, R., Vencloviene, J., 2009. </w:t>
      </w:r>
      <w:r w:rsidRPr="005A6AA3">
        <w:t xml:space="preserve">Maternal Smoking,GSTM1 and GSTT1 Polymorphism and Susceptibility to Adverse Pregnancy Outcomes. International Journal of Environmental Research and Public Health 6, 1282–1297. </w:t>
      </w:r>
      <w:r w:rsidR="00066508" w:rsidRPr="005A6AA3">
        <w:fldChar w:fldCharType="begin"/>
      </w:r>
      <w:r w:rsidR="00066508" w:rsidRPr="005A6AA3">
        <w:instrText>HYPERLINK "https://doi.org/10.3390/ijerph6031282" \h</w:instrText>
      </w:r>
      <w:r w:rsidR="00066508" w:rsidRPr="005A6AA3">
        <w:fldChar w:fldCharType="separate"/>
      </w:r>
      <w:r w:rsidR="00066508" w:rsidRPr="005A6AA3">
        <w:rPr>
          <w:rStyle w:val="Hyperlink"/>
        </w:rPr>
        <w:t>https://doi.org/10.3390/ijerph6031282</w:t>
      </w:r>
      <w:r w:rsidR="00066508" w:rsidRPr="005A6AA3">
        <w:rPr>
          <w:rStyle w:val="Hyperlink"/>
        </w:rPr>
        <w:fldChar w:fldCharType="end"/>
      </w:r>
      <w:bookmarkEnd w:id="594"/>
    </w:p>
    <w:p w14:paraId="41A6C134" w14:textId="433D22D9" w:rsidR="00202E40" w:rsidRPr="005A6AA3" w:rsidRDefault="00202E40">
      <w:pPr>
        <w:spacing w:line="480" w:lineRule="auto"/>
        <w:pPrChange w:id="595" w:author="Lorenzo Fabbri" w:date="2024-09-18T10:27:00Z" w16du:dateUtc="2024-09-18T08:27:00Z">
          <w:pPr>
            <w:pStyle w:val="Bibliography"/>
          </w:pPr>
        </w:pPrChange>
      </w:pPr>
      <w:ins w:id="596" w:author="Lorenzo Fabbri" w:date="2024-09-18T10:26:00Z" w16du:dateUtc="2024-09-18T08:26:00Z">
        <w:r w:rsidRPr="005A6AA3">
          <w:t>Greenland, S</w:t>
        </w:r>
      </w:ins>
      <w:ins w:id="597" w:author="Lorenzo Fabbri" w:date="2024-09-18T10:27:00Z" w16du:dateUtc="2024-09-18T08:27:00Z">
        <w:r w:rsidRPr="005A6AA3">
          <w:t>.,</w:t>
        </w:r>
      </w:ins>
      <w:ins w:id="598" w:author="Lorenzo Fabbri" w:date="2024-09-18T10:26:00Z" w16du:dateUtc="2024-09-18T08:26:00Z">
        <w:r w:rsidRPr="005A6AA3">
          <w:t xml:space="preserve"> Pearl, J</w:t>
        </w:r>
      </w:ins>
      <w:ins w:id="599" w:author="Lorenzo Fabbri" w:date="2024-09-18T10:27:00Z" w16du:dateUtc="2024-09-18T08:27:00Z">
        <w:r w:rsidRPr="005A6AA3">
          <w:t>.,</w:t>
        </w:r>
      </w:ins>
      <w:ins w:id="600" w:author="Lorenzo Fabbri" w:date="2024-09-18T10:26:00Z" w16du:dateUtc="2024-09-18T08:26:00Z">
        <w:r w:rsidRPr="005A6AA3">
          <w:t xml:space="preserve"> Robins, J</w:t>
        </w:r>
      </w:ins>
      <w:ins w:id="601" w:author="Lorenzo Fabbri" w:date="2024-09-18T10:27:00Z" w16du:dateUtc="2024-09-18T08:27:00Z">
        <w:r w:rsidRPr="005A6AA3">
          <w:t>,</w:t>
        </w:r>
      </w:ins>
      <w:ins w:id="602" w:author="Lorenzo Fabbri" w:date="2024-09-18T10:26:00Z" w16du:dateUtc="2024-09-18T08:26:00Z">
        <w:r w:rsidRPr="005A6AA3">
          <w:t xml:space="preserve"> M.</w:t>
        </w:r>
      </w:ins>
      <w:ins w:id="603" w:author="Lorenzo Fabbri" w:date="2024-09-18T10:28:00Z" w16du:dateUtc="2024-09-18T08:28:00Z">
        <w:r w:rsidRPr="005A6AA3">
          <w:t>, 1999</w:t>
        </w:r>
      </w:ins>
      <w:ins w:id="604" w:author="Lorenzo Fabbri" w:date="2024-09-18T10:26:00Z" w16du:dateUtc="2024-09-18T08:26:00Z">
        <w:r w:rsidRPr="005A6AA3">
          <w:t>. Causal Diagrams for Epidemiologic Research. Epidemiology 10</w:t>
        </w:r>
      </w:ins>
      <w:ins w:id="605" w:author="Lorenzo Fabbri" w:date="2024-09-18T10:28:00Z" w16du:dateUtc="2024-09-18T08:28:00Z">
        <w:r w:rsidRPr="005A6AA3">
          <w:t xml:space="preserve">, </w:t>
        </w:r>
      </w:ins>
      <w:ins w:id="606" w:author="Lorenzo Fabbri" w:date="2024-09-18T10:26:00Z" w16du:dateUtc="2024-09-18T08:26:00Z">
        <w:r w:rsidRPr="005A6AA3">
          <w:t>37-48.</w:t>
        </w:r>
      </w:ins>
      <w:ins w:id="607" w:author="Lorenzo Fabbri" w:date="2024-09-18T10:30:00Z" w16du:dateUtc="2024-09-18T08:30:00Z">
        <w:r w:rsidRPr="005A6AA3">
          <w:t xml:space="preserve"> </w:t>
        </w:r>
      </w:ins>
      <w:ins w:id="608" w:author="Lorenzo Fabbri" w:date="2024-09-18T10:30:00Z">
        <w:r w:rsidRPr="005A6AA3">
          <w:fldChar w:fldCharType="begin"/>
        </w:r>
      </w:ins>
      <w:ins w:id="609" w:author="Lorenzo Fabbri" w:date="2024-09-18T10:30:00Z" w16du:dateUtc="2024-09-18T08:30:00Z">
        <w:r w:rsidRPr="005A6AA3">
          <w:instrText>HYPERLINK "http://dx.doi.org/10.1097/00001648-199901000-00008"</w:instrText>
        </w:r>
      </w:ins>
      <w:ins w:id="610" w:author="Lorenzo Fabbri" w:date="2024-09-18T10:30:00Z">
        <w:r w:rsidRPr="005A6AA3">
          <w:fldChar w:fldCharType="separate"/>
        </w:r>
        <w:r w:rsidRPr="005A6AA3">
          <w:rPr>
            <w:rStyle w:val="Hyperlink"/>
          </w:rPr>
          <w:t>http://dx.doi.org/10.1097/00001648-199901000-00008</w:t>
        </w:r>
      </w:ins>
      <w:ins w:id="611" w:author="Lorenzo Fabbri" w:date="2024-09-18T10:30:00Z" w16du:dateUtc="2024-09-18T08:30:00Z">
        <w:r w:rsidRPr="005A6AA3">
          <w:fldChar w:fldCharType="end"/>
        </w:r>
      </w:ins>
    </w:p>
    <w:p w14:paraId="00A2D5F6" w14:textId="77777777" w:rsidR="00066508" w:rsidRPr="005A6AA3" w:rsidRDefault="00000000">
      <w:pPr>
        <w:pStyle w:val="Bibliography"/>
      </w:pPr>
      <w:bookmarkStart w:id="612" w:name="ref-Greifer%3A2023"/>
      <w:r w:rsidRPr="005A6AA3">
        <w:t>Greifer, N., 2023a. Cobalt: Covariate balance tables and plots.</w:t>
      </w:r>
      <w:bookmarkEnd w:id="612"/>
    </w:p>
    <w:p w14:paraId="01F7021B" w14:textId="77777777" w:rsidR="00066508" w:rsidRPr="005A6AA3" w:rsidRDefault="00000000">
      <w:pPr>
        <w:pStyle w:val="Bibliography"/>
      </w:pPr>
      <w:bookmarkStart w:id="613" w:name="ref-Greifer%3A2023a"/>
      <w:r w:rsidRPr="005A6AA3">
        <w:t>Greifer, N., 2023b. WeightIt: Weighting for covariate balance in observational studies.</w:t>
      </w:r>
      <w:bookmarkEnd w:id="613"/>
    </w:p>
    <w:p w14:paraId="7C188113" w14:textId="77777777" w:rsidR="00066508" w:rsidRPr="005A6AA3" w:rsidRDefault="00000000">
      <w:pPr>
        <w:pStyle w:val="Bibliography"/>
      </w:pPr>
      <w:bookmarkStart w:id="614" w:name="ref-GuxensBallesterEspada%3A2012"/>
      <w:r w:rsidRPr="005A6AA3">
        <w:t xml:space="preserve">Guxens, M., Ballester, F., Espada, M., Fernández, M.F., Grimalt, J.O., Ibarluzea, J., Olea, N., Rebagliato, M., Tardón, A., Torrent, M., Vioque, J., Vrijheid, M., Sunyer, J., on behalf of the INMA Project, 2012. Cohort Profile: The INMA—INfancia y Medio Ambiente—(Environment and Childhood) Project. International Journal of Epidemiology 41, 930–940. </w:t>
      </w:r>
      <w:r w:rsidR="00066508" w:rsidRPr="005A6AA3">
        <w:fldChar w:fldCharType="begin"/>
      </w:r>
      <w:r w:rsidR="00066508" w:rsidRPr="005A6AA3">
        <w:instrText>HYPERLINK "https://doi.org/10.1093/ije/dyr054" \h</w:instrText>
      </w:r>
      <w:r w:rsidR="00066508" w:rsidRPr="005A6AA3">
        <w:fldChar w:fldCharType="separate"/>
      </w:r>
      <w:r w:rsidR="00066508" w:rsidRPr="005A6AA3">
        <w:rPr>
          <w:rStyle w:val="Hyperlink"/>
        </w:rPr>
        <w:t>https://doi.org/10.1093/ije/dyr054</w:t>
      </w:r>
      <w:r w:rsidR="00066508" w:rsidRPr="005A6AA3">
        <w:rPr>
          <w:rStyle w:val="Hyperlink"/>
        </w:rPr>
        <w:fldChar w:fldCharType="end"/>
      </w:r>
      <w:bookmarkEnd w:id="614"/>
    </w:p>
    <w:p w14:paraId="531CB53D" w14:textId="77777777" w:rsidR="00066508" w:rsidRPr="005A6AA3" w:rsidRDefault="00000000">
      <w:pPr>
        <w:pStyle w:val="Bibliography"/>
      </w:pPr>
      <w:bookmarkStart w:id="615" w:name="ref-HaugSakhiCequier%3A2018"/>
      <w:r w:rsidRPr="005A6AA3">
        <w:t xml:space="preserve">Haug, L.S., Sakhi, A.K., Cequier, E., Casas, M., Maitre, L., Basagana, X., Andrusaityte, S., Chalkiadaki, G., Chatzi, L., Coen, M., de Bont, J., Dedele, A., Ferrand, J., Grazuleviciene, R., Gonzalez, J.R., Gutzkow, K.B., Keun, H., McEachan, R., Meltzer, H.M., Petraviciene, I., Robinson, O., Saulnier, P.-J., Slama, R., Sunyer, J., Urquiza, J., Vafeiadi, M., Wright, J., Vrijheid, M., Thomsen, C., 2018. In-utero and childhood chemical exposome in six </w:t>
      </w:r>
      <w:r w:rsidRPr="005A6AA3">
        <w:lastRenderedPageBreak/>
        <w:t xml:space="preserve">European mother-child cohorts. Environment International 121, 751–763. </w:t>
      </w:r>
      <w:r w:rsidR="00066508" w:rsidRPr="005A6AA3">
        <w:fldChar w:fldCharType="begin"/>
      </w:r>
      <w:r w:rsidR="00066508" w:rsidRPr="005A6AA3">
        <w:instrText>HYPERLINK "https://doi.org/10.1016/j.envint.2018.09.056" \h</w:instrText>
      </w:r>
      <w:r w:rsidR="00066508" w:rsidRPr="005A6AA3">
        <w:fldChar w:fldCharType="separate"/>
      </w:r>
      <w:r w:rsidR="00066508" w:rsidRPr="005A6AA3">
        <w:rPr>
          <w:rStyle w:val="Hyperlink"/>
        </w:rPr>
        <w:t>https://doi.org/10.1016/j.envint.2018.09.056</w:t>
      </w:r>
      <w:r w:rsidR="00066508" w:rsidRPr="005A6AA3">
        <w:rPr>
          <w:rStyle w:val="Hyperlink"/>
        </w:rPr>
        <w:fldChar w:fldCharType="end"/>
      </w:r>
      <w:bookmarkEnd w:id="615"/>
    </w:p>
    <w:p w14:paraId="0F61D5EE" w14:textId="77777777" w:rsidR="00066508" w:rsidRPr="005A6AA3" w:rsidRDefault="00000000">
      <w:pPr>
        <w:pStyle w:val="Bibliography"/>
      </w:pPr>
      <w:bookmarkStart w:id="616" w:name="ref-HeudeForhanSlama%3A2016"/>
      <w:r w:rsidRPr="005A6AA3">
        <w:t xml:space="preserve">Heude, B., Forhan, A., Slama, R., Douhaud, L., Bedel, S., Saurel-Cubizolles, M.-J., Hankard, R., Thiebaugeorges, O., De Agostini, M., Annesi-Maesano, I., Kaminski, M., Charles, M.-A., Annesi-Maesano, I., Bernard, J., Botton, J., Charles, M.-A., Dargent-Molina, P., de Lauzon-Guillain, B., Ducimetière, P., de Agostini, M., Foliguet, B., Forhan, A., Fritel, X., Germa, A., Goua, V., Hankard, R., Heude, B., Kaminski, M., Larroque, B., Lelong, N., Lepeule, J., Magnin, G., Marchand, L., Nabet, C., Pierre, F., Slama, R., Saurel-Cubizolles, M., Schweitzer, M., Thiebaugeorges, O., on behalf of the EDEN mother-child cohort study group, 2016. Cohort Profile: The EDEN mother-child cohort on the prenatal and early postnatal determinants of child health and development. International Journal of Epidemiology 45, 353–363. </w:t>
      </w:r>
      <w:r w:rsidR="00066508" w:rsidRPr="005A6AA3">
        <w:fldChar w:fldCharType="begin"/>
      </w:r>
      <w:r w:rsidR="00066508" w:rsidRPr="005A6AA3">
        <w:instrText>HYPERLINK "https://doi.org/10.1093/ije/dyv151" \h</w:instrText>
      </w:r>
      <w:r w:rsidR="00066508" w:rsidRPr="005A6AA3">
        <w:fldChar w:fldCharType="separate"/>
      </w:r>
      <w:r w:rsidR="00066508" w:rsidRPr="005A6AA3">
        <w:rPr>
          <w:rStyle w:val="Hyperlink"/>
        </w:rPr>
        <w:t>https://doi.org/10.1093/ije/dyv151</w:t>
      </w:r>
      <w:r w:rsidR="00066508" w:rsidRPr="005A6AA3">
        <w:rPr>
          <w:rStyle w:val="Hyperlink"/>
        </w:rPr>
        <w:fldChar w:fldCharType="end"/>
      </w:r>
      <w:bookmarkEnd w:id="616"/>
    </w:p>
    <w:p w14:paraId="3758CD19" w14:textId="77777777" w:rsidR="00066508" w:rsidRPr="005A6AA3" w:rsidRDefault="00000000">
      <w:pPr>
        <w:pStyle w:val="Bibliography"/>
      </w:pPr>
      <w:bookmarkStart w:id="617" w:name="ref-HuangChenSu%3A2015"/>
      <w:r w:rsidRPr="005A6AA3">
        <w:t xml:space="preserve">Huang, H.-B., Chen, H.-Y., Su, P.-H., Huang, P.-C., Sun, C.-W., Wang, C.-J., Chen, H.-Y., Hsiung, C.A., Wang, S.-L., 2015. Fetal and Childhood Exposure to Phthalate Diesters and Cognitive Function in Children Up to 12 Years of Age: Taiwanese Maternal and Infant Cohort Study. PLOS ONE 10, e0131910. </w:t>
      </w:r>
      <w:r w:rsidR="00066508" w:rsidRPr="005A6AA3">
        <w:fldChar w:fldCharType="begin"/>
      </w:r>
      <w:r w:rsidR="00066508" w:rsidRPr="005A6AA3">
        <w:instrText>HYPERLINK "https://doi.org/10.1371/journal.pone.0131910" \h</w:instrText>
      </w:r>
      <w:r w:rsidR="00066508" w:rsidRPr="005A6AA3">
        <w:fldChar w:fldCharType="separate"/>
      </w:r>
      <w:r w:rsidR="00066508" w:rsidRPr="005A6AA3">
        <w:rPr>
          <w:rStyle w:val="Hyperlink"/>
        </w:rPr>
        <w:t>https://doi.org/10.1371/journal.pone.0131910</w:t>
      </w:r>
      <w:r w:rsidR="00066508" w:rsidRPr="005A6AA3">
        <w:rPr>
          <w:rStyle w:val="Hyperlink"/>
        </w:rPr>
        <w:fldChar w:fldCharType="end"/>
      </w:r>
      <w:bookmarkEnd w:id="617"/>
    </w:p>
    <w:p w14:paraId="64C1166A" w14:textId="77777777" w:rsidR="00066508" w:rsidRPr="005A6AA3" w:rsidRDefault="00000000">
      <w:pPr>
        <w:pStyle w:val="Bibliography"/>
      </w:pPr>
      <w:bookmarkStart w:id="618" w:name="ref-HuangTsaiChen%3A2017"/>
      <w:r w:rsidRPr="005A6AA3">
        <w:t xml:space="preserve">Huang, P.-C., Tsai, C.-H., Chen, C.-C., Wu, M.-T., Chen, M.-L., Wang, S.-L., Chen, B.-H., Lee, C.-C., Jaakkola, J.J.K., Wu, W.-C., Chen, M.-K., Hsiung, C.A., Group, R., 2017. Intellectual evaluation of children exposed to phthalate-tainted products after the 2011 Taiwan phthalate episode. Environmental Research 156, 158–166. </w:t>
      </w:r>
      <w:r w:rsidR="00066508" w:rsidRPr="005A6AA3">
        <w:fldChar w:fldCharType="begin"/>
      </w:r>
      <w:r w:rsidR="00066508" w:rsidRPr="005A6AA3">
        <w:instrText>HYPERLINK "https://doi.org/10.1016/j.envres.2017.03.016" \h</w:instrText>
      </w:r>
      <w:r w:rsidR="00066508" w:rsidRPr="005A6AA3">
        <w:fldChar w:fldCharType="separate"/>
      </w:r>
      <w:r w:rsidR="00066508" w:rsidRPr="005A6AA3">
        <w:rPr>
          <w:rStyle w:val="Hyperlink"/>
        </w:rPr>
        <w:t>https://doi.org/10.1016/j.envres.2017.03.016</w:t>
      </w:r>
      <w:r w:rsidR="00066508" w:rsidRPr="005A6AA3">
        <w:rPr>
          <w:rStyle w:val="Hyperlink"/>
        </w:rPr>
        <w:fldChar w:fldCharType="end"/>
      </w:r>
      <w:bookmarkEnd w:id="618"/>
    </w:p>
    <w:p w14:paraId="5E85D4A5" w14:textId="77777777" w:rsidR="00066508" w:rsidRPr="005A6AA3" w:rsidRDefault="00000000">
      <w:pPr>
        <w:pStyle w:val="Bibliography"/>
      </w:pPr>
      <w:bookmarkStart w:id="619" w:name="ref-HulingGreiferChen%3A2023"/>
      <w:r w:rsidRPr="005A6AA3">
        <w:lastRenderedPageBreak/>
        <w:t xml:space="preserve">Huling, J.D., Greifer, N., Chen, G., 2023. Independence Weights for Causal Inference with Continuous Treatments. Journal of the American Statistical Association 0, 1–14. </w:t>
      </w:r>
      <w:r w:rsidR="00066508" w:rsidRPr="005A6AA3">
        <w:fldChar w:fldCharType="begin"/>
      </w:r>
      <w:r w:rsidR="00066508" w:rsidRPr="005A6AA3">
        <w:instrText>HYPERLINK "https://doi.org/10.1080/01621459.2023.2213485" \h</w:instrText>
      </w:r>
      <w:r w:rsidR="00066508" w:rsidRPr="005A6AA3">
        <w:fldChar w:fldCharType="separate"/>
      </w:r>
      <w:r w:rsidR="00066508" w:rsidRPr="005A6AA3">
        <w:rPr>
          <w:rStyle w:val="Hyperlink"/>
        </w:rPr>
        <w:t>https://doi.org/10.1080/01621459.2023.2213485</w:t>
      </w:r>
      <w:r w:rsidR="00066508" w:rsidRPr="005A6AA3">
        <w:rPr>
          <w:rStyle w:val="Hyperlink"/>
        </w:rPr>
        <w:fldChar w:fldCharType="end"/>
      </w:r>
      <w:bookmarkEnd w:id="619"/>
    </w:p>
    <w:p w14:paraId="4F3BAC9C" w14:textId="77777777" w:rsidR="00066508" w:rsidRPr="005A6AA3" w:rsidRDefault="00000000">
      <w:pPr>
        <w:pStyle w:val="Bibliography"/>
      </w:pPr>
      <w:bookmarkStart w:id="620" w:name="ref-JankowskaPolanskaHanke%3A2019"/>
      <w:r w:rsidRPr="005A6AA3">
        <w:t xml:space="preserve">Jankowska, A., Polańska, K., Hanke, W., Wesołowska, E., Ligocka, D., Waszkowska, M., Stańczak, A., Tartaglione, A.M., Mirabella, F., Chiarotti, F., Garí, M., Calamandrei, G., 2019. Prenatal and early postnatal phthalate exposure and child neurodevelopment at age of 7 years – Polish Mother and Child Cohort. Environmental Research 177, 108626. </w:t>
      </w:r>
      <w:r w:rsidR="00066508" w:rsidRPr="005A6AA3">
        <w:fldChar w:fldCharType="begin"/>
      </w:r>
      <w:r w:rsidR="00066508" w:rsidRPr="005A6AA3">
        <w:instrText>HYPERLINK "https://doi.org/10.1016/j.envres.2019.108626" \h</w:instrText>
      </w:r>
      <w:r w:rsidR="00066508" w:rsidRPr="005A6AA3">
        <w:fldChar w:fldCharType="separate"/>
      </w:r>
      <w:r w:rsidR="00066508" w:rsidRPr="005A6AA3">
        <w:rPr>
          <w:rStyle w:val="Hyperlink"/>
        </w:rPr>
        <w:t>https://doi.org/10.1016/j.envres.2019.108626</w:t>
      </w:r>
      <w:r w:rsidR="00066508" w:rsidRPr="005A6AA3">
        <w:rPr>
          <w:rStyle w:val="Hyperlink"/>
        </w:rPr>
        <w:fldChar w:fldCharType="end"/>
      </w:r>
      <w:bookmarkEnd w:id="620"/>
    </w:p>
    <w:p w14:paraId="3F59C160" w14:textId="77777777" w:rsidR="00066508" w:rsidRPr="005A6AA3" w:rsidRDefault="00000000">
      <w:pPr>
        <w:pStyle w:val="Bibliography"/>
      </w:pPr>
      <w:bookmarkStart w:id="621" w:name="ref-KeilBuckleyO%3A2020"/>
      <w:r w:rsidRPr="005A6AA3">
        <w:t xml:space="preserve">Keil, A.P., Buckley, J.P., O, ’Brien.K.M., Ferguson, K.K., Zhao, S., White, A.J., 2020. A Quantile-Based g-Computation Approach to Addressing the Effects of Exposure Mixtures. Environmental Health Perspectives 128, 047004. </w:t>
      </w:r>
      <w:r w:rsidR="00066508" w:rsidRPr="005A6AA3">
        <w:fldChar w:fldCharType="begin"/>
      </w:r>
      <w:r w:rsidR="00066508" w:rsidRPr="005A6AA3">
        <w:instrText>HYPERLINK "https://doi.org/10.1289/EHP5838" \h</w:instrText>
      </w:r>
      <w:r w:rsidR="00066508" w:rsidRPr="005A6AA3">
        <w:fldChar w:fldCharType="separate"/>
      </w:r>
      <w:r w:rsidR="00066508" w:rsidRPr="005A6AA3">
        <w:rPr>
          <w:rStyle w:val="Hyperlink"/>
        </w:rPr>
        <w:t>https://doi.org/10.1289/EHP5838</w:t>
      </w:r>
      <w:r w:rsidR="00066508" w:rsidRPr="005A6AA3">
        <w:rPr>
          <w:rStyle w:val="Hyperlink"/>
        </w:rPr>
        <w:fldChar w:fldCharType="end"/>
      </w:r>
      <w:bookmarkEnd w:id="621"/>
    </w:p>
    <w:p w14:paraId="715C5E82" w14:textId="77777777" w:rsidR="00066508" w:rsidRPr="005A6AA3" w:rsidRDefault="00000000">
      <w:pPr>
        <w:pStyle w:val="Bibliography"/>
      </w:pPr>
      <w:bookmarkStart w:id="622" w:name="ref-KimLeeMoon%3A2018"/>
      <w:r w:rsidRPr="005A6AA3">
        <w:t xml:space="preserve">Kim, J.H., Lee, J., Moon, H.-B., Park, J., Choi, K., Kim, S.K., Kim, S., 2018. Association of phthalate exposures with urinary free cortisol and 8-hydroxy-2’-deoxyguanosine in early childhood. Science of The Total Environment 627, 506–513. </w:t>
      </w:r>
      <w:r w:rsidR="00066508" w:rsidRPr="005A6AA3">
        <w:fldChar w:fldCharType="begin"/>
      </w:r>
      <w:r w:rsidR="00066508" w:rsidRPr="005A6AA3">
        <w:instrText>HYPERLINK "https://doi.org/10.1016/j.scitotenv.2018.01.125" \h</w:instrText>
      </w:r>
      <w:r w:rsidR="00066508" w:rsidRPr="005A6AA3">
        <w:fldChar w:fldCharType="separate"/>
      </w:r>
      <w:r w:rsidR="00066508" w:rsidRPr="005A6AA3">
        <w:rPr>
          <w:rStyle w:val="Hyperlink"/>
        </w:rPr>
        <w:t>https://doi.org/10.1016/j.scitotenv.2018.01.125</w:t>
      </w:r>
      <w:r w:rsidR="00066508" w:rsidRPr="005A6AA3">
        <w:rPr>
          <w:rStyle w:val="Hyperlink"/>
        </w:rPr>
        <w:fldChar w:fldCharType="end"/>
      </w:r>
      <w:bookmarkEnd w:id="622"/>
    </w:p>
    <w:p w14:paraId="7FA28ADF" w14:textId="77777777" w:rsidR="00066508" w:rsidRPr="005A6AA3" w:rsidRDefault="00000000">
      <w:pPr>
        <w:pStyle w:val="Bibliography"/>
      </w:pPr>
      <w:bookmarkStart w:id="623" w:name="ref-KimHongShin%3A2017"/>
      <w:r w:rsidRPr="005A6AA3">
        <w:t xml:space="preserve">Kim, J.I., Hong, Y.-C., Shin, C.H., Lee, Y.A., Lim, Y.-H., Kim, B.-N., 2017. The effects of maternal and children phthalate exposure on the neurocognitive function of 6-year-old children. Environmental Research 156, 519–525. </w:t>
      </w:r>
      <w:r w:rsidR="00066508" w:rsidRPr="005A6AA3">
        <w:fldChar w:fldCharType="begin"/>
      </w:r>
      <w:r w:rsidR="00066508" w:rsidRPr="005A6AA3">
        <w:instrText>HYPERLINK "https://doi.org/10.1016/j.envres.2017.04.003" \h</w:instrText>
      </w:r>
      <w:r w:rsidR="00066508" w:rsidRPr="005A6AA3">
        <w:fldChar w:fldCharType="separate"/>
      </w:r>
      <w:r w:rsidR="00066508" w:rsidRPr="005A6AA3">
        <w:rPr>
          <w:rStyle w:val="Hyperlink"/>
        </w:rPr>
        <w:t>https://doi.org/10.1016/j.envres.2017.04.003</w:t>
      </w:r>
      <w:r w:rsidR="00066508" w:rsidRPr="005A6AA3">
        <w:rPr>
          <w:rStyle w:val="Hyperlink"/>
        </w:rPr>
        <w:fldChar w:fldCharType="end"/>
      </w:r>
      <w:bookmarkEnd w:id="623"/>
    </w:p>
    <w:p w14:paraId="19B69190" w14:textId="77777777" w:rsidR="00066508" w:rsidRPr="005A6AA3" w:rsidRDefault="00000000">
      <w:pPr>
        <w:pStyle w:val="Bibliography"/>
      </w:pPr>
      <w:bookmarkStart w:id="624" w:name="ref-KowarikTempl%3A2016"/>
      <w:r w:rsidRPr="005A6AA3">
        <w:lastRenderedPageBreak/>
        <w:t xml:space="preserve">Kowarik, A., Templ, M., 2016. Imputation with the R Package VIM. Journal of Statistical Software 74, 1–16. </w:t>
      </w:r>
      <w:r w:rsidR="00066508" w:rsidRPr="005A6AA3">
        <w:fldChar w:fldCharType="begin"/>
      </w:r>
      <w:r w:rsidR="00066508" w:rsidRPr="005A6AA3">
        <w:instrText>HYPERLINK "https://doi.org/10.18637/jss.v074.i07" \h</w:instrText>
      </w:r>
      <w:r w:rsidR="00066508" w:rsidRPr="005A6AA3">
        <w:fldChar w:fldCharType="separate"/>
      </w:r>
      <w:r w:rsidR="00066508" w:rsidRPr="005A6AA3">
        <w:rPr>
          <w:rStyle w:val="Hyperlink"/>
        </w:rPr>
        <w:t>https://doi.org/10.18637/jss.v074.i07</w:t>
      </w:r>
      <w:r w:rsidR="00066508" w:rsidRPr="005A6AA3">
        <w:rPr>
          <w:rStyle w:val="Hyperlink"/>
        </w:rPr>
        <w:fldChar w:fldCharType="end"/>
      </w:r>
      <w:bookmarkEnd w:id="624"/>
    </w:p>
    <w:p w14:paraId="0BFB013B" w14:textId="77777777" w:rsidR="00066508" w:rsidRPr="005A6AA3" w:rsidRDefault="00000000">
      <w:pPr>
        <w:pStyle w:val="Bibliography"/>
      </w:pPr>
      <w:bookmarkStart w:id="625" w:name="ref-lazar2015imputelcmd"/>
      <w:r w:rsidRPr="005A6AA3">
        <w:t>Lazar, C., 2015. imputeLCMD: A collection of methods for left-censored missing data imputation. R package, version 2.</w:t>
      </w:r>
      <w:bookmarkEnd w:id="625"/>
    </w:p>
    <w:p w14:paraId="376AE596" w14:textId="77777777" w:rsidR="00066508" w:rsidRPr="005A6AA3" w:rsidRDefault="00000000">
      <w:pPr>
        <w:pStyle w:val="Bibliography"/>
      </w:pPr>
      <w:bookmarkStart w:id="626" w:name="ref-LiPapandonatosCalafat%3A2019"/>
      <w:r w:rsidRPr="005A6AA3">
        <w:t xml:space="preserve">Li, N., Papandonatos, G.D., Calafat, A.M., Yolton, K., Lanphear, B.P., Chen, A., Braun, J.M., 2019. Identifying periods of susceptibility to the impact of phthalates on children’s cognitive abilities. Environmental Research 172, 604–614. </w:t>
      </w:r>
      <w:r w:rsidR="00066508" w:rsidRPr="005A6AA3">
        <w:fldChar w:fldCharType="begin"/>
      </w:r>
      <w:r w:rsidR="00066508" w:rsidRPr="005A6AA3">
        <w:instrText>HYPERLINK "https://doi.org/10.1016/j.envres.2019.03.009" \h</w:instrText>
      </w:r>
      <w:r w:rsidR="00066508" w:rsidRPr="005A6AA3">
        <w:fldChar w:fldCharType="separate"/>
      </w:r>
      <w:r w:rsidR="00066508" w:rsidRPr="005A6AA3">
        <w:rPr>
          <w:rStyle w:val="Hyperlink"/>
        </w:rPr>
        <w:t>https://doi.org/10.1016/j.envres.2019.03.009</w:t>
      </w:r>
      <w:r w:rsidR="00066508" w:rsidRPr="005A6AA3">
        <w:rPr>
          <w:rStyle w:val="Hyperlink"/>
        </w:rPr>
        <w:fldChar w:fldCharType="end"/>
      </w:r>
      <w:bookmarkEnd w:id="626"/>
    </w:p>
    <w:p w14:paraId="1AF68B54" w14:textId="77777777" w:rsidR="00066508" w:rsidRPr="005A6AA3" w:rsidRDefault="00000000">
      <w:pPr>
        <w:pStyle w:val="Bibliography"/>
      </w:pPr>
      <w:bookmarkStart w:id="627" w:name="ref-LiZhangKuang%3A2018"/>
      <w:r w:rsidRPr="005A6AA3">
        <w:t xml:space="preserve">Li, Y., Zhang, H., Kuang, H., Fan, R., Cha, C., Li, G., Luo, Z., Pang, Q., 2018. Relationship between bisphenol A exposure and attention-deficit/ hyperactivity disorder: A case-control study for primary school children in Guangzhou, China. Environmental Pollution 235, 141–149. </w:t>
      </w:r>
      <w:r w:rsidR="00066508" w:rsidRPr="005A6AA3">
        <w:fldChar w:fldCharType="begin"/>
      </w:r>
      <w:r w:rsidR="00066508" w:rsidRPr="005A6AA3">
        <w:instrText>HYPERLINK "https://doi.org/10.1016/j.envpol.2017.12.056" \h</w:instrText>
      </w:r>
      <w:r w:rsidR="00066508" w:rsidRPr="005A6AA3">
        <w:fldChar w:fldCharType="separate"/>
      </w:r>
      <w:r w:rsidR="00066508" w:rsidRPr="005A6AA3">
        <w:rPr>
          <w:rStyle w:val="Hyperlink"/>
        </w:rPr>
        <w:t>https://doi.org/10.1016/j.envpol.2017.12.056</w:t>
      </w:r>
      <w:r w:rsidR="00066508" w:rsidRPr="005A6AA3">
        <w:rPr>
          <w:rStyle w:val="Hyperlink"/>
        </w:rPr>
        <w:fldChar w:fldCharType="end"/>
      </w:r>
      <w:bookmarkEnd w:id="627"/>
    </w:p>
    <w:p w14:paraId="7F4BD533" w14:textId="77777777" w:rsidR="00066508" w:rsidRPr="005A6AA3" w:rsidRDefault="00000000">
      <w:pPr>
        <w:pStyle w:val="Bibliography"/>
      </w:pPr>
      <w:bookmarkStart w:id="628" w:name="ref-LudeckeBen-ShacharPatil%3A2021"/>
      <w:r w:rsidRPr="005A6AA3">
        <w:t xml:space="preserve">Lüdecke, D., Ben-Shachar, M.S., Patil, I., Waggoner, P., Makowski, D., 2021. performance: An R package for assessment, comparison and testing of statistical models. Journal of Open Source Software 6, 3139. </w:t>
      </w:r>
      <w:r w:rsidR="00066508" w:rsidRPr="005A6AA3">
        <w:fldChar w:fldCharType="begin"/>
      </w:r>
      <w:r w:rsidR="00066508" w:rsidRPr="005A6AA3">
        <w:instrText>HYPERLINK "https://doi.org/10.21105/joss.03139" \h</w:instrText>
      </w:r>
      <w:r w:rsidR="00066508" w:rsidRPr="005A6AA3">
        <w:fldChar w:fldCharType="separate"/>
      </w:r>
      <w:r w:rsidR="00066508" w:rsidRPr="005A6AA3">
        <w:rPr>
          <w:rStyle w:val="Hyperlink"/>
        </w:rPr>
        <w:t>https://doi.org/10.21105/joss.03139</w:t>
      </w:r>
      <w:r w:rsidR="00066508" w:rsidRPr="005A6AA3">
        <w:rPr>
          <w:rStyle w:val="Hyperlink"/>
        </w:rPr>
        <w:fldChar w:fldCharType="end"/>
      </w:r>
      <w:bookmarkEnd w:id="628"/>
    </w:p>
    <w:p w14:paraId="1B3F14DE" w14:textId="77777777" w:rsidR="00066508" w:rsidRPr="005A6AA3" w:rsidRDefault="00000000">
      <w:pPr>
        <w:pStyle w:val="Bibliography"/>
      </w:pPr>
      <w:bookmarkStart w:id="629" w:name="ref-LupienMcEwenGunnar%3A2009"/>
      <w:r w:rsidRPr="005A6AA3">
        <w:t xml:space="preserve">Lupien, S.J., McEwen, B.S., Gunnar, M.R., Heim, C., 2009. Effects of stress throughout the lifespan on the brain, behaviour and cognition. Nat Rev Neurosci 10, 434–445. </w:t>
      </w:r>
      <w:r w:rsidR="00066508" w:rsidRPr="005A6AA3">
        <w:fldChar w:fldCharType="begin"/>
      </w:r>
      <w:r w:rsidR="00066508" w:rsidRPr="005A6AA3">
        <w:instrText>HYPERLINK "https://doi.org/10.1038/nrn2639" \h</w:instrText>
      </w:r>
      <w:r w:rsidR="00066508" w:rsidRPr="005A6AA3">
        <w:fldChar w:fldCharType="separate"/>
      </w:r>
      <w:r w:rsidR="00066508" w:rsidRPr="005A6AA3">
        <w:rPr>
          <w:rStyle w:val="Hyperlink"/>
        </w:rPr>
        <w:t>https://doi.org/10.1038/nrn2639</w:t>
      </w:r>
      <w:r w:rsidR="00066508" w:rsidRPr="005A6AA3">
        <w:rPr>
          <w:rStyle w:val="Hyperlink"/>
        </w:rPr>
        <w:fldChar w:fldCharType="end"/>
      </w:r>
      <w:bookmarkEnd w:id="629"/>
    </w:p>
    <w:p w14:paraId="5E104E8E" w14:textId="77777777" w:rsidR="00066508" w:rsidRPr="005A6AA3" w:rsidRDefault="00000000">
      <w:pPr>
        <w:pStyle w:val="Bibliography"/>
      </w:pPr>
      <w:bookmarkStart w:id="630" w:name="ref-MaLianDong%3A2011"/>
      <w:r w:rsidRPr="005A6AA3">
        <w:lastRenderedPageBreak/>
        <w:t xml:space="preserve">Ma, X., Lian, Q.-Q., Dong, Q., Ge, R.-S., 2011. Environmental inhibitors of 11β-hydroxysteroid dehydrogenase type 2. Toxicology 285, 83–89. </w:t>
      </w:r>
      <w:r w:rsidR="00066508" w:rsidRPr="005A6AA3">
        <w:fldChar w:fldCharType="begin"/>
      </w:r>
      <w:r w:rsidR="00066508" w:rsidRPr="005A6AA3">
        <w:instrText>HYPERLINK "https://doi.org/10.1016/j.tox.2011.04.007" \h</w:instrText>
      </w:r>
      <w:r w:rsidR="00066508" w:rsidRPr="005A6AA3">
        <w:fldChar w:fldCharType="separate"/>
      </w:r>
      <w:r w:rsidR="00066508" w:rsidRPr="005A6AA3">
        <w:rPr>
          <w:rStyle w:val="Hyperlink"/>
        </w:rPr>
        <w:t>https://doi.org/10.1016/j.tox.2011.04.007</w:t>
      </w:r>
      <w:r w:rsidR="00066508" w:rsidRPr="005A6AA3">
        <w:rPr>
          <w:rStyle w:val="Hyperlink"/>
        </w:rPr>
        <w:fldChar w:fldCharType="end"/>
      </w:r>
      <w:bookmarkEnd w:id="630"/>
    </w:p>
    <w:p w14:paraId="32A2897C" w14:textId="77777777" w:rsidR="00066508" w:rsidRPr="005A6AA3" w:rsidRDefault="00000000">
      <w:pPr>
        <w:pStyle w:val="Bibliography"/>
        <w:rPr>
          <w:ins w:id="631" w:author="Lorenzo Fabbri" w:date="2024-09-18T14:32:00Z" w16du:dateUtc="2024-09-18T12:32:00Z"/>
          <w:rStyle w:val="Hyperlink"/>
        </w:rPr>
      </w:pPr>
      <w:bookmarkStart w:id="632" w:name="ref-MagnusIrgensHaug%3A2006"/>
      <w:r w:rsidRPr="005A6AA3">
        <w:t xml:space="preserve">Magnus, P., Irgens, L.M., Haug, K., Nystad, W., Skjærven, R., Stoltenberg, C., The Moba Study Group, 2006. Cohort profile: The Norwegian Mother and Child Cohort Study (MoBa). International Journal of Epidemiology 35, 1146–1150. </w:t>
      </w:r>
      <w:r w:rsidR="00066508" w:rsidRPr="005A6AA3">
        <w:fldChar w:fldCharType="begin"/>
      </w:r>
      <w:r w:rsidR="00066508" w:rsidRPr="005A6AA3">
        <w:instrText>HYPERLINK "https://doi.org/10.1093/ije/dyl170" \h</w:instrText>
      </w:r>
      <w:r w:rsidR="00066508" w:rsidRPr="005A6AA3">
        <w:fldChar w:fldCharType="separate"/>
      </w:r>
      <w:r w:rsidR="00066508" w:rsidRPr="005A6AA3">
        <w:rPr>
          <w:rStyle w:val="Hyperlink"/>
        </w:rPr>
        <w:t>https://doi.org/10.1093/ije/dyl170</w:t>
      </w:r>
      <w:r w:rsidR="00066508" w:rsidRPr="005A6AA3">
        <w:rPr>
          <w:rStyle w:val="Hyperlink"/>
        </w:rPr>
        <w:fldChar w:fldCharType="end"/>
      </w:r>
      <w:bookmarkEnd w:id="632"/>
    </w:p>
    <w:p w14:paraId="530368DB" w14:textId="223D43A2" w:rsidR="004F446A" w:rsidRPr="005A6AA3" w:rsidRDefault="004F446A">
      <w:pPr>
        <w:pStyle w:val="Bibliography"/>
      </w:pPr>
      <w:ins w:id="633" w:author="Lorenzo Fabbri" w:date="2024-09-18T14:32:00Z">
        <w:r w:rsidRPr="005A6AA3">
          <w:t>Mah, V.K. and Ford-Jones, E.L., 2012. Spotlight on middle childhood: Rejuvenating the ‘forgotten years’. </w:t>
        </w:r>
        <w:r w:rsidRPr="005A6AA3">
          <w:rPr>
            <w:rPrChange w:id="634" w:author="Lorenzo Fabbri" w:date="2024-10-01T11:31:00Z" w16du:dateUtc="2024-10-01T09:31:00Z">
              <w:rPr>
                <w:i/>
                <w:iCs/>
              </w:rPr>
            </w:rPrChange>
          </w:rPr>
          <w:t>Paediatrics &amp; child health</w:t>
        </w:r>
      </w:ins>
      <w:ins w:id="635" w:author="Lorenzo Fabbri" w:date="2024-09-18T14:33:00Z" w16du:dateUtc="2024-09-18T12:33:00Z">
        <w:r w:rsidRPr="005A6AA3">
          <w:t xml:space="preserve"> </w:t>
        </w:r>
      </w:ins>
      <w:ins w:id="636" w:author="Lorenzo Fabbri" w:date="2024-09-18T14:32:00Z">
        <w:r w:rsidRPr="005A6AA3">
          <w:rPr>
            <w:rPrChange w:id="637" w:author="Lorenzo Fabbri" w:date="2024-10-01T11:31:00Z" w16du:dateUtc="2024-10-01T09:31:00Z">
              <w:rPr>
                <w:i/>
                <w:iCs/>
              </w:rPr>
            </w:rPrChange>
          </w:rPr>
          <w:t>17</w:t>
        </w:r>
        <w:r w:rsidRPr="005A6AA3">
          <w:t>, 81-83.</w:t>
        </w:r>
      </w:ins>
      <w:ins w:id="638" w:author="Lorenzo Fabbri" w:date="2024-09-18T14:33:00Z" w16du:dateUtc="2024-09-18T12:33:00Z">
        <w:r w:rsidRPr="005A6AA3">
          <w:t xml:space="preserve"> https://doi.org/10.1093/pch/17.2.81</w:t>
        </w:r>
      </w:ins>
    </w:p>
    <w:p w14:paraId="2081231B" w14:textId="77777777" w:rsidR="00066508" w:rsidRPr="005A6AA3" w:rsidRDefault="00000000">
      <w:pPr>
        <w:pStyle w:val="Bibliography"/>
        <w:rPr>
          <w:lang w:val="es-ES"/>
        </w:rPr>
      </w:pPr>
      <w:bookmarkStart w:id="639" w:name="ref-MaitreBontCasas%3A2018"/>
      <w:r w:rsidRPr="005A6AA3">
        <w:t xml:space="preserve">Maitre, L., Bont, J. de, Casas, M., Robinson, O., Aasvang, G.M., Agier, L., Andrušaitytė, S., Ballester, F., Basagaña, X., Borràs, E., Brochot, C., Bustamante, M., Carracedo, A., Castro, M. de, Dedele, A., Donaire-Gonzalez, D., Estivill, X., Evandt, J., Fossati, S., Giorgis-Allemand, L., Gonzalez, J.R., Granum, B., Grazuleviciene, R., Gützkow, K.B., Haug, L.S., Hernandez-Ferrer, C., Heude, B., Ibarluzea, J., Julvez, J., Karachaliou, M., Keun, H.C., Krog, N.H., Lau, C.-H.E., Leventakou, V., Lyon-Caen, S., Manzano, C., Mason, D., McEachan, R., Meltzer, H.M., Petraviciene, I., Quentin, J., Roumeliotaki, T., Sabido, E., Saulnier, P.-J., Siskos, A.P., Siroux, V., Sunyer, J., Tamayo, I., Urquiza, J., Vafeiadi, M., Gent, D. van, Vives-Usano, M., Waiblinger, D., Warembourg, C., Chatzi, L., Coen, M., Hazel, P. van den, Nieuwenhuijsen, M.J., Slama, R., Thomsen, C., Wright, J., Vrijheid, M., 2018. Human Early Life Exposome (HELIX) study: A European population-based exposome cohort. </w:t>
      </w:r>
      <w:r w:rsidRPr="005A6AA3">
        <w:rPr>
          <w:lang w:val="es-ES"/>
        </w:rPr>
        <w:t xml:space="preserve">BMJ Open 8, e021311. </w:t>
      </w:r>
      <w:r w:rsidR="00066508" w:rsidRPr="005A6AA3">
        <w:fldChar w:fldCharType="begin"/>
      </w:r>
      <w:r w:rsidR="00066508" w:rsidRPr="005A6AA3">
        <w:rPr>
          <w:lang w:val="es-ES"/>
          <w:rPrChange w:id="640" w:author="Lorenzo Fabbri" w:date="2024-10-01T11:31:00Z" w16du:dateUtc="2024-10-01T09:31:00Z">
            <w:rPr/>
          </w:rPrChange>
        </w:rPr>
        <w:instrText>HYPERLINK "https://doi.org/10.1136/bmjopen-2017-021311" \h</w:instrText>
      </w:r>
      <w:r w:rsidR="00066508" w:rsidRPr="005A6AA3">
        <w:fldChar w:fldCharType="separate"/>
      </w:r>
      <w:r w:rsidR="00066508" w:rsidRPr="005A6AA3">
        <w:rPr>
          <w:rStyle w:val="Hyperlink"/>
          <w:lang w:val="es-ES"/>
        </w:rPr>
        <w:t>https://doi.org/10.1136/bmjopen-2017-021311</w:t>
      </w:r>
      <w:r w:rsidR="00066508" w:rsidRPr="005A6AA3">
        <w:rPr>
          <w:rStyle w:val="Hyperlink"/>
          <w:lang w:val="es-ES"/>
        </w:rPr>
        <w:fldChar w:fldCharType="end"/>
      </w:r>
      <w:bookmarkEnd w:id="639"/>
    </w:p>
    <w:p w14:paraId="152C7A1C" w14:textId="77777777" w:rsidR="00066508" w:rsidRPr="005A6AA3" w:rsidRDefault="00000000">
      <w:pPr>
        <w:pStyle w:val="Bibliography"/>
        <w:rPr>
          <w:ins w:id="641" w:author="Lorenzo Fabbri" w:date="2024-09-18T12:09:00Z" w16du:dateUtc="2024-09-18T10:09:00Z"/>
          <w:rStyle w:val="Hyperlink"/>
        </w:rPr>
      </w:pPr>
      <w:bookmarkStart w:id="642" w:name="ref-MarcosRenauCasals%3A2014"/>
      <w:r w:rsidRPr="005A6AA3">
        <w:rPr>
          <w:lang w:val="es-ES"/>
        </w:rPr>
        <w:lastRenderedPageBreak/>
        <w:t xml:space="preserve">Marcos, J., Renau, N., Casals, G., Segura, J., Ventura, R., Pozo, O.J., 2014. </w:t>
      </w:r>
      <w:r w:rsidRPr="005A6AA3">
        <w:t xml:space="preserve">Investigation of endogenous corticosteroids profiles in human urine based on liquid chromatography tandem mass spectrometry. Analytica Chimica Acta 812, 92–104. </w:t>
      </w:r>
      <w:r w:rsidR="00066508" w:rsidRPr="005A6AA3">
        <w:fldChar w:fldCharType="begin"/>
      </w:r>
      <w:r w:rsidR="00066508" w:rsidRPr="005A6AA3">
        <w:instrText>HYPERLINK "https://doi.org/10.1016/j.aca.2013.12.030" \h</w:instrText>
      </w:r>
      <w:r w:rsidR="00066508" w:rsidRPr="005A6AA3">
        <w:fldChar w:fldCharType="separate"/>
      </w:r>
      <w:r w:rsidR="00066508" w:rsidRPr="005A6AA3">
        <w:rPr>
          <w:rStyle w:val="Hyperlink"/>
        </w:rPr>
        <w:t>https://doi.org/10.1016/j.aca.2013.12.030</w:t>
      </w:r>
      <w:r w:rsidR="00066508" w:rsidRPr="005A6AA3">
        <w:rPr>
          <w:rStyle w:val="Hyperlink"/>
        </w:rPr>
        <w:fldChar w:fldCharType="end"/>
      </w:r>
      <w:bookmarkEnd w:id="642"/>
    </w:p>
    <w:p w14:paraId="77CD279E" w14:textId="769493EA" w:rsidR="00252929" w:rsidRPr="005A6AA3" w:rsidRDefault="00252929">
      <w:pPr>
        <w:pStyle w:val="Bibliography"/>
      </w:pPr>
      <w:ins w:id="643" w:author="Lorenzo Fabbri" w:date="2024-09-18T12:09:00Z">
        <w:r w:rsidRPr="005A6AA3">
          <w:t>Naimi, A.I., Mishler, A.E.</w:t>
        </w:r>
      </w:ins>
      <w:ins w:id="644" w:author="Lorenzo Fabbri" w:date="2024-09-18T12:09:00Z" w16du:dateUtc="2024-09-18T10:09:00Z">
        <w:r w:rsidRPr="005A6AA3">
          <w:t xml:space="preserve">, </w:t>
        </w:r>
      </w:ins>
      <w:ins w:id="645" w:author="Lorenzo Fabbri" w:date="2024-09-18T12:09:00Z">
        <w:r w:rsidRPr="005A6AA3">
          <w:t>Kennedy, E.H., 2023. Challenges in obtaining valid causal effect estimates with machine learning algorithms. </w:t>
        </w:r>
        <w:r w:rsidRPr="005A6AA3">
          <w:rPr>
            <w:rPrChange w:id="646" w:author="Lorenzo Fabbri" w:date="2024-10-01T11:31:00Z" w16du:dateUtc="2024-10-01T09:31:00Z">
              <w:rPr>
                <w:i/>
                <w:iCs/>
              </w:rPr>
            </w:rPrChange>
          </w:rPr>
          <w:t>American Journal of Epidemiology</w:t>
        </w:r>
      </w:ins>
      <w:ins w:id="647" w:author="Lorenzo Fabbri" w:date="2024-09-18T12:10:00Z" w16du:dateUtc="2024-09-18T10:10:00Z">
        <w:r w:rsidRPr="005A6AA3">
          <w:t xml:space="preserve"> </w:t>
        </w:r>
      </w:ins>
      <w:ins w:id="648" w:author="Lorenzo Fabbri" w:date="2024-09-18T12:09:00Z">
        <w:r w:rsidRPr="005A6AA3">
          <w:rPr>
            <w:rPrChange w:id="649" w:author="Lorenzo Fabbri" w:date="2024-10-01T11:31:00Z" w16du:dateUtc="2024-10-01T09:31:00Z">
              <w:rPr>
                <w:i/>
                <w:iCs/>
              </w:rPr>
            </w:rPrChange>
          </w:rPr>
          <w:t>192</w:t>
        </w:r>
        <w:r w:rsidRPr="005A6AA3">
          <w:t>, 1536-1544.</w:t>
        </w:r>
      </w:ins>
      <w:ins w:id="650" w:author="Lorenzo Fabbri" w:date="2024-09-18T12:10:00Z" w16du:dateUtc="2024-09-18T10:10:00Z">
        <w:r w:rsidRPr="005A6AA3">
          <w:t xml:space="preserve"> https://doi.org/10.1093/aje/kwab201</w:t>
        </w:r>
      </w:ins>
    </w:p>
    <w:p w14:paraId="66553998" w14:textId="77777777" w:rsidR="00066508" w:rsidRPr="005A6AA3" w:rsidRDefault="00000000">
      <w:pPr>
        <w:pStyle w:val="Bibliography"/>
      </w:pPr>
      <w:bookmarkStart w:id="651" w:name="ref-OhKimKannan%3A2023"/>
      <w:r w:rsidRPr="005A6AA3">
        <w:t xml:space="preserve">Oh, J., Kim, K., Kannan, K., Parsons, P.J., Mlodnicka, A., Schmidt, R.J., Schweitzer, J.B., Hertz-Picciotto, I., Bennett, D.H., 2023. Early childhood exposure to environmental phenols and parabens, phthalates, organophosphate pesticides, and trace elements in association with attention deficit hyperactivity disorder (ADHD) symptoms in the CHARGE study. Res Sq rs.3.rs–2565914. </w:t>
      </w:r>
      <w:r w:rsidR="00066508" w:rsidRPr="005A6AA3">
        <w:fldChar w:fldCharType="begin"/>
      </w:r>
      <w:r w:rsidR="00066508" w:rsidRPr="005A6AA3">
        <w:instrText>HYPERLINK "https://doi.org/10.21203/rs.3.rs-2565914/v1" \h</w:instrText>
      </w:r>
      <w:r w:rsidR="00066508" w:rsidRPr="005A6AA3">
        <w:fldChar w:fldCharType="separate"/>
      </w:r>
      <w:r w:rsidR="00066508" w:rsidRPr="005A6AA3">
        <w:rPr>
          <w:rStyle w:val="Hyperlink"/>
        </w:rPr>
        <w:t>https://doi.org/10.21203/rs.3.rs-2565914/v1</w:t>
      </w:r>
      <w:r w:rsidR="00066508" w:rsidRPr="005A6AA3">
        <w:rPr>
          <w:rStyle w:val="Hyperlink"/>
        </w:rPr>
        <w:fldChar w:fldCharType="end"/>
      </w:r>
      <w:bookmarkEnd w:id="651"/>
    </w:p>
    <w:p w14:paraId="6E8F699D" w14:textId="77777777" w:rsidR="00066508" w:rsidRPr="005A6AA3" w:rsidRDefault="00000000">
      <w:pPr>
        <w:pStyle w:val="Bibliography"/>
      </w:pPr>
      <w:bookmarkStart w:id="652" w:name="ref-PerrierGiorgis-AllemandSlama%3A2016"/>
      <w:r w:rsidRPr="005A6AA3">
        <w:t xml:space="preserve">Perrier, F., Giorgis-Allemand, L., Slama, R., Philippat, C., 2016. Within-subject Pooling of Biological Samples to Reduce Exposure Misclassification in Biomarker-based Studies. Epidemiology 27, 378. </w:t>
      </w:r>
      <w:r w:rsidR="00066508" w:rsidRPr="005A6AA3">
        <w:fldChar w:fldCharType="begin"/>
      </w:r>
      <w:r w:rsidR="00066508" w:rsidRPr="005A6AA3">
        <w:instrText>HYPERLINK "https://doi.org/10.1097/EDE.0000000000000460" \h</w:instrText>
      </w:r>
      <w:r w:rsidR="00066508" w:rsidRPr="005A6AA3">
        <w:fldChar w:fldCharType="separate"/>
      </w:r>
      <w:r w:rsidR="00066508" w:rsidRPr="005A6AA3">
        <w:rPr>
          <w:rStyle w:val="Hyperlink"/>
        </w:rPr>
        <w:t>https://doi.org/10.1097/EDE.0000000000000460</w:t>
      </w:r>
      <w:r w:rsidR="00066508" w:rsidRPr="005A6AA3">
        <w:rPr>
          <w:rStyle w:val="Hyperlink"/>
        </w:rPr>
        <w:fldChar w:fldCharType="end"/>
      </w:r>
      <w:bookmarkEnd w:id="652"/>
    </w:p>
    <w:p w14:paraId="0ED38D5F" w14:textId="77777777" w:rsidR="00066508" w:rsidRPr="005A6AA3" w:rsidRDefault="00000000">
      <w:pPr>
        <w:pStyle w:val="Bibliography"/>
        <w:rPr>
          <w:lang w:val="es-ES"/>
        </w:rPr>
      </w:pPr>
      <w:bookmarkStart w:id="653" w:name="ref-RafiGreenland%3A2020"/>
      <w:r w:rsidRPr="005A6AA3">
        <w:t xml:space="preserve">Rafi, Z., Greenland, S., 2020. Semantic and cognitive tools to aid statistical science: Replace confidence and significance by compatibility and surprise. </w:t>
      </w:r>
      <w:r w:rsidRPr="005A6AA3">
        <w:rPr>
          <w:lang w:val="es-ES"/>
        </w:rPr>
        <w:t xml:space="preserve">BMC Medical Research Methodology 20, 244. </w:t>
      </w:r>
      <w:r w:rsidR="00066508" w:rsidRPr="005A6AA3">
        <w:fldChar w:fldCharType="begin"/>
      </w:r>
      <w:r w:rsidR="00066508" w:rsidRPr="005A6AA3">
        <w:rPr>
          <w:lang w:val="es-ES"/>
          <w:rPrChange w:id="654" w:author="Lorenzo Fabbri" w:date="2024-10-01T11:31:00Z" w16du:dateUtc="2024-10-01T09:31:00Z">
            <w:rPr/>
          </w:rPrChange>
        </w:rPr>
        <w:instrText>HYPERLINK "https://doi.org/10.1186/s12874-020-01105-9" \h</w:instrText>
      </w:r>
      <w:r w:rsidR="00066508" w:rsidRPr="005A6AA3">
        <w:fldChar w:fldCharType="separate"/>
      </w:r>
      <w:r w:rsidR="00066508" w:rsidRPr="005A6AA3">
        <w:rPr>
          <w:rStyle w:val="Hyperlink"/>
          <w:lang w:val="es-ES"/>
        </w:rPr>
        <w:t>https://doi.org/10.1186/s12874-020-01105-9</w:t>
      </w:r>
      <w:r w:rsidR="00066508" w:rsidRPr="005A6AA3">
        <w:rPr>
          <w:rStyle w:val="Hyperlink"/>
          <w:lang w:val="es-ES"/>
        </w:rPr>
        <w:fldChar w:fldCharType="end"/>
      </w:r>
      <w:bookmarkEnd w:id="653"/>
    </w:p>
    <w:p w14:paraId="64E32730" w14:textId="77777777" w:rsidR="00066508" w:rsidRPr="005A6AA3" w:rsidRDefault="00000000">
      <w:pPr>
        <w:pStyle w:val="Bibliography"/>
        <w:rPr>
          <w:lang w:val="es-ES"/>
        </w:rPr>
      </w:pPr>
      <w:bookmarkStart w:id="655" w:name="Xd81cf38a3b251ec377f8aa13b097ea9d0c190e3"/>
      <w:r w:rsidRPr="005A6AA3">
        <w:rPr>
          <w:lang w:val="es-ES"/>
        </w:rPr>
        <w:lastRenderedPageBreak/>
        <w:t xml:space="preserve">Ramírez, V., Gálvez-Ontiveros, Y., González-Domenech, P.J., Baca, M.Á., Rodrigo, L., Rivas, A., 2022. </w:t>
      </w:r>
      <w:r w:rsidRPr="005A6AA3">
        <w:t xml:space="preserve">Role of endocrine disrupting chemicals in children’s neurodevelopment. Environmental Research 203, 111890. </w:t>
      </w:r>
      <w:r w:rsidR="00066508" w:rsidRPr="005A6AA3">
        <w:fldChar w:fldCharType="begin"/>
      </w:r>
      <w:r w:rsidR="00066508" w:rsidRPr="005A6AA3">
        <w:instrText>HYPERLINK "https://doi.org/10.1016/j.envres.2021.111890" \h</w:instrText>
      </w:r>
      <w:r w:rsidR="00066508" w:rsidRPr="005A6AA3">
        <w:fldChar w:fldCharType="separate"/>
      </w:r>
      <w:r w:rsidR="00066508" w:rsidRPr="005A6AA3">
        <w:rPr>
          <w:rStyle w:val="Hyperlink"/>
          <w:lang w:val="es-ES"/>
        </w:rPr>
        <w:t>https://doi.org/10.1016/j.envres.2021.111890</w:t>
      </w:r>
      <w:r w:rsidR="00066508" w:rsidRPr="005A6AA3">
        <w:rPr>
          <w:rStyle w:val="Hyperlink"/>
          <w:lang w:val="es-ES"/>
        </w:rPr>
        <w:fldChar w:fldCharType="end"/>
      </w:r>
      <w:bookmarkEnd w:id="655"/>
    </w:p>
    <w:p w14:paraId="796346AF" w14:textId="77777777" w:rsidR="00066508" w:rsidRPr="005A6AA3" w:rsidRDefault="00000000">
      <w:pPr>
        <w:pStyle w:val="Bibliography"/>
      </w:pPr>
      <w:bookmarkStart w:id="656" w:name="X71fca68020aad3c79232160399444b9923ab76e"/>
      <w:r w:rsidRPr="005A6AA3">
        <w:rPr>
          <w:lang w:val="es-ES"/>
        </w:rPr>
        <w:t xml:space="preserve">Rodríguez-Carrillo, A., Mustieles, V., Pérez-Lobato, R., Molina-Molina, J.M., Reina-Pérez, I., Vela-Soria, F., Rubio, S., Olea, N., Fernández, M.F., 2019. </w:t>
      </w:r>
      <w:r w:rsidRPr="005A6AA3">
        <w:t xml:space="preserve">Bisphenol A and cognitive function in school-age boys: Is BPA predominantly related to behavior? NeuroToxicology 74, 162–171. </w:t>
      </w:r>
      <w:r w:rsidR="00066508" w:rsidRPr="005A6AA3">
        <w:fldChar w:fldCharType="begin"/>
      </w:r>
      <w:r w:rsidR="00066508" w:rsidRPr="005A6AA3">
        <w:instrText>HYPERLINK "https://doi.org/10.1016/j.neuro.2019.06.006" \h</w:instrText>
      </w:r>
      <w:r w:rsidR="00066508" w:rsidRPr="005A6AA3">
        <w:fldChar w:fldCharType="separate"/>
      </w:r>
      <w:r w:rsidR="00066508" w:rsidRPr="005A6AA3">
        <w:rPr>
          <w:rStyle w:val="Hyperlink"/>
        </w:rPr>
        <w:t>https://doi.org/10.1016/j.neuro.2019.06.006</w:t>
      </w:r>
      <w:r w:rsidR="00066508" w:rsidRPr="005A6AA3">
        <w:rPr>
          <w:rStyle w:val="Hyperlink"/>
        </w:rPr>
        <w:fldChar w:fldCharType="end"/>
      </w:r>
      <w:bookmarkEnd w:id="656"/>
    </w:p>
    <w:p w14:paraId="709B9724" w14:textId="77777777" w:rsidR="00066508" w:rsidRPr="005A6AA3" w:rsidRDefault="00000000">
      <w:pPr>
        <w:pStyle w:val="Bibliography"/>
      </w:pPr>
      <w:bookmarkStart w:id="657" w:name="ref-RuedaFanMcCandliss%3A2004"/>
      <w:r w:rsidRPr="005A6AA3">
        <w:t xml:space="preserve">Rueda, M.R., Fan, J., McCandliss, B.D., Halparin, J.D., Gruber, D.B., Lercari, L.P., Posner, M.I., 2004. Development of attentional networks in childhood. Neuropsychologia 42, 1029–1040. </w:t>
      </w:r>
      <w:r w:rsidR="00066508" w:rsidRPr="005A6AA3">
        <w:fldChar w:fldCharType="begin"/>
      </w:r>
      <w:r w:rsidR="00066508" w:rsidRPr="005A6AA3">
        <w:instrText>HYPERLINK "https://doi.org/10.1016/j.neuropsychologia.2003.12.012" \h</w:instrText>
      </w:r>
      <w:r w:rsidR="00066508" w:rsidRPr="005A6AA3">
        <w:fldChar w:fldCharType="separate"/>
      </w:r>
      <w:r w:rsidR="00066508" w:rsidRPr="005A6AA3">
        <w:rPr>
          <w:rStyle w:val="Hyperlink"/>
        </w:rPr>
        <w:t>https://doi.org/10.1016/j.neuropsychologia.2003.12.012</w:t>
      </w:r>
      <w:r w:rsidR="00066508" w:rsidRPr="005A6AA3">
        <w:rPr>
          <w:rStyle w:val="Hyperlink"/>
        </w:rPr>
        <w:fldChar w:fldCharType="end"/>
      </w:r>
      <w:bookmarkEnd w:id="657"/>
    </w:p>
    <w:p w14:paraId="1C022BC1" w14:textId="77777777" w:rsidR="00066508" w:rsidRPr="005A6AA3" w:rsidRDefault="00000000">
      <w:pPr>
        <w:pStyle w:val="Bibliography"/>
      </w:pPr>
      <w:bookmarkStart w:id="658" w:name="ref-SearsLiuLanphear%3A2023"/>
      <w:r w:rsidRPr="005A6AA3">
        <w:t xml:space="preserve">Sears, C.G., Liu, Y., Lanphear, B.P., Buckley, J.P., Meyer, J., Xu, Y., Chen, A., Yolton, K., Braun, J.M., 2023. Evaluating mixtures of urinary phthalate metabolites and serum per-/polyfluoroalkyl substances in relation to adolescent hair cortisol: The HOME Study. American Journal of Epidemiology kwad198. </w:t>
      </w:r>
      <w:r w:rsidR="00066508" w:rsidRPr="005A6AA3">
        <w:fldChar w:fldCharType="begin"/>
      </w:r>
      <w:r w:rsidR="00066508" w:rsidRPr="005A6AA3">
        <w:instrText>HYPERLINK "https://doi.org/10.1093/aje/kwad198" \h</w:instrText>
      </w:r>
      <w:r w:rsidR="00066508" w:rsidRPr="005A6AA3">
        <w:fldChar w:fldCharType="separate"/>
      </w:r>
      <w:r w:rsidR="00066508" w:rsidRPr="005A6AA3">
        <w:rPr>
          <w:rStyle w:val="Hyperlink"/>
        </w:rPr>
        <w:t>https://doi.org/10.1093/aje/kwad198</w:t>
      </w:r>
      <w:r w:rsidR="00066508" w:rsidRPr="005A6AA3">
        <w:rPr>
          <w:rStyle w:val="Hyperlink"/>
        </w:rPr>
        <w:fldChar w:fldCharType="end"/>
      </w:r>
      <w:bookmarkEnd w:id="658"/>
    </w:p>
    <w:p w14:paraId="1A553F57" w14:textId="77777777" w:rsidR="00066508" w:rsidRPr="005A6AA3" w:rsidRDefault="00000000">
      <w:pPr>
        <w:pStyle w:val="Bibliography"/>
        <w:rPr>
          <w:ins w:id="659" w:author="Lorenzo Fabbri" w:date="2024-09-18T11:26:00Z" w16du:dateUtc="2024-09-18T09:26:00Z"/>
          <w:rStyle w:val="Hyperlink"/>
        </w:rPr>
      </w:pPr>
      <w:bookmarkStart w:id="660" w:name="ref-ShoaffCoullWeuve%3A2020"/>
      <w:r w:rsidRPr="005A6AA3">
        <w:t xml:space="preserve">Shoaff, J.R., Coull, B., Weuve, J., Bellinger, D.C., Calafat, A.M., Schantz, S.L., Korrick, S.A., 2020. Association of Exposure to Endocrine-Disrupting Chemicals During Adolescence With Attention-Deficit/Hyperactivity Disorder–Related Behaviors. JAMA Network Open 3, e2015041. </w:t>
      </w:r>
      <w:r w:rsidR="00066508" w:rsidRPr="005A6AA3">
        <w:fldChar w:fldCharType="begin"/>
      </w:r>
      <w:r w:rsidR="00066508" w:rsidRPr="005A6AA3">
        <w:instrText>HYPERLINK "https://doi.org/10.1001/jamanetworkopen.2020.15041" \h</w:instrText>
      </w:r>
      <w:r w:rsidR="00066508" w:rsidRPr="005A6AA3">
        <w:fldChar w:fldCharType="separate"/>
      </w:r>
      <w:r w:rsidR="00066508" w:rsidRPr="005A6AA3">
        <w:rPr>
          <w:rStyle w:val="Hyperlink"/>
        </w:rPr>
        <w:t>https://doi.org/10.1001/jamanetworkopen.2020.15041</w:t>
      </w:r>
      <w:r w:rsidR="00066508" w:rsidRPr="005A6AA3">
        <w:rPr>
          <w:rStyle w:val="Hyperlink"/>
        </w:rPr>
        <w:fldChar w:fldCharType="end"/>
      </w:r>
      <w:bookmarkEnd w:id="660"/>
    </w:p>
    <w:p w14:paraId="2C3085D3" w14:textId="6F0A16CF" w:rsidR="006032FC" w:rsidRPr="005A6AA3" w:rsidRDefault="006032FC">
      <w:pPr>
        <w:pStyle w:val="Bibliography"/>
      </w:pPr>
      <w:ins w:id="661" w:author="Lorenzo Fabbri" w:date="2024-09-18T11:28:00Z">
        <w:r w:rsidRPr="005A6AA3">
          <w:t>Smith, M.J., Mansournia, M.A., Maringe, C., Zivich, P.N., Cole, S.R., Leyrat, C., Belot, A., Rachet, B.</w:t>
        </w:r>
      </w:ins>
      <w:ins w:id="662" w:author="Lorenzo Fabbri" w:date="2024-09-18T11:30:00Z" w16du:dateUtc="2024-09-18T09:30:00Z">
        <w:r w:rsidRPr="005A6AA3">
          <w:t xml:space="preserve">, </w:t>
        </w:r>
      </w:ins>
      <w:ins w:id="663" w:author="Lorenzo Fabbri" w:date="2024-09-18T11:28:00Z">
        <w:r w:rsidRPr="005A6AA3">
          <w:t>Luque</w:t>
        </w:r>
        <w:r w:rsidRPr="005A6AA3">
          <w:rPr>
            <w:rFonts w:ascii="Cambria Math" w:hAnsi="Cambria Math" w:cs="Cambria Math"/>
          </w:rPr>
          <w:t>‐</w:t>
        </w:r>
        <w:r w:rsidRPr="005A6AA3">
          <w:t xml:space="preserve">Fernandez, M.A., 2022. Introduction to computational causal inference </w:t>
        </w:r>
        <w:r w:rsidRPr="005A6AA3">
          <w:lastRenderedPageBreak/>
          <w:t>using reproducible Stata, R, and Python code: a tutorial. </w:t>
        </w:r>
        <w:r w:rsidRPr="005A6AA3">
          <w:rPr>
            <w:rPrChange w:id="664" w:author="Lorenzo Fabbri" w:date="2024-10-01T11:31:00Z" w16du:dateUtc="2024-10-01T09:31:00Z">
              <w:rPr>
                <w:i/>
                <w:iCs/>
              </w:rPr>
            </w:rPrChange>
          </w:rPr>
          <w:t xml:space="preserve">Statistics in </w:t>
        </w:r>
      </w:ins>
      <w:ins w:id="665" w:author="Lorenzo Fabbri" w:date="2024-09-18T11:31:00Z" w16du:dateUtc="2024-09-18T09:31:00Z">
        <w:r w:rsidRPr="005A6AA3">
          <w:t>M</w:t>
        </w:r>
      </w:ins>
      <w:ins w:id="666" w:author="Lorenzo Fabbri" w:date="2024-09-18T11:28:00Z">
        <w:r w:rsidRPr="005A6AA3">
          <w:rPr>
            <w:rPrChange w:id="667" w:author="Lorenzo Fabbri" w:date="2024-10-01T11:31:00Z" w16du:dateUtc="2024-10-01T09:31:00Z">
              <w:rPr>
                <w:i/>
                <w:iCs/>
              </w:rPr>
            </w:rPrChange>
          </w:rPr>
          <w:t>edicine</w:t>
        </w:r>
        <w:r w:rsidRPr="005A6AA3">
          <w:t> </w:t>
        </w:r>
        <w:r w:rsidRPr="005A6AA3">
          <w:rPr>
            <w:rPrChange w:id="668" w:author="Lorenzo Fabbri" w:date="2024-10-01T11:31:00Z" w16du:dateUtc="2024-10-01T09:31:00Z">
              <w:rPr>
                <w:i/>
                <w:iCs/>
              </w:rPr>
            </w:rPrChange>
          </w:rPr>
          <w:t>41</w:t>
        </w:r>
        <w:r w:rsidRPr="005A6AA3">
          <w:t>, 407-432.</w:t>
        </w:r>
      </w:ins>
      <w:ins w:id="669" w:author="Lorenzo Fabbri" w:date="2024-09-18T11:31:00Z" w16du:dateUtc="2024-09-18T09:31:00Z">
        <w:r w:rsidR="00364DF1" w:rsidRPr="005A6AA3">
          <w:t xml:space="preserve"> https://doi.org/10.1002/sim.9234</w:t>
        </w:r>
      </w:ins>
    </w:p>
    <w:p w14:paraId="536BB73C" w14:textId="77777777" w:rsidR="00066508" w:rsidRPr="005A6AA3" w:rsidRDefault="00000000">
      <w:pPr>
        <w:pStyle w:val="Bibliography"/>
        <w:rPr>
          <w:lang w:val="es-ES"/>
        </w:rPr>
      </w:pPr>
      <w:bookmarkStart w:id="670" w:name="ref-SunLiJin%3A2018"/>
      <w:r w:rsidRPr="005A6AA3">
        <w:t xml:space="preserve">Sun, X., Li, J., Jin, S., Li, Y., Liu, W., Zhao, H., Zhou, Y., Jiang, Y., Liu, H., Xia, W., Cai, Z., Xu, S., Shen, X., 2018. Associations between repeated measures of maternal urinary phthalate metabolites during pregnancy and cord blood glucocorticoids. </w:t>
      </w:r>
      <w:r w:rsidRPr="005A6AA3">
        <w:rPr>
          <w:lang w:val="es-ES"/>
        </w:rPr>
        <w:t xml:space="preserve">Environment International 121, 471–479. </w:t>
      </w:r>
      <w:r w:rsidR="00066508" w:rsidRPr="005A6AA3">
        <w:fldChar w:fldCharType="begin"/>
      </w:r>
      <w:r w:rsidR="00066508" w:rsidRPr="005A6AA3">
        <w:rPr>
          <w:lang w:val="es-ES"/>
          <w:rPrChange w:id="671" w:author="Lorenzo Fabbri" w:date="2024-10-01T11:31:00Z" w16du:dateUtc="2024-10-01T09:31:00Z">
            <w:rPr/>
          </w:rPrChange>
        </w:rPr>
        <w:instrText>HYPERLINK "https://doi.org/10.1016/j.envint.2018.09.037" \h</w:instrText>
      </w:r>
      <w:r w:rsidR="00066508" w:rsidRPr="005A6AA3">
        <w:fldChar w:fldCharType="separate"/>
      </w:r>
      <w:r w:rsidR="00066508" w:rsidRPr="005A6AA3">
        <w:rPr>
          <w:rStyle w:val="Hyperlink"/>
          <w:lang w:val="es-ES"/>
        </w:rPr>
        <w:t>https://doi.org/10.1016/j.envint.2018.09.037</w:t>
      </w:r>
      <w:r w:rsidR="00066508" w:rsidRPr="005A6AA3">
        <w:rPr>
          <w:rStyle w:val="Hyperlink"/>
          <w:lang w:val="es-ES"/>
        </w:rPr>
        <w:fldChar w:fldCharType="end"/>
      </w:r>
      <w:bookmarkEnd w:id="670"/>
    </w:p>
    <w:p w14:paraId="66614F56" w14:textId="77777777" w:rsidR="00066508" w:rsidRPr="005A6AA3" w:rsidRDefault="00000000">
      <w:pPr>
        <w:pStyle w:val="Bibliography"/>
      </w:pPr>
      <w:bookmarkStart w:id="672" w:name="ref-SunyerEsnaolaAlvarez-Pedrerol%3A2015"/>
      <w:r w:rsidRPr="005A6AA3">
        <w:rPr>
          <w:lang w:val="es-ES"/>
        </w:rPr>
        <w:t xml:space="preserve">Sunyer, J., Esnaola, M., Alvarez-Pedrerol, M., Forns, J., Rivas, I., López-Vicente, M., Suades-González, E., Foraster, M., Garcia-Esteban, R., Basagaña, X., Viana, M., Cirach, M., Moreno, T., Alastuey, A., Sebastian-Galles, N., Nieuwenhuijsen, M., Querol, X., 2015. </w:t>
      </w:r>
      <w:r w:rsidRPr="005A6AA3">
        <w:t xml:space="preserve">Association between Traffic-Related Air Pollution in Schools and Cognitive Development in Primary School Children: A Prospective Cohort Study. PLOS Medicine 12, e1001792. </w:t>
      </w:r>
      <w:r w:rsidR="00066508" w:rsidRPr="005A6AA3">
        <w:fldChar w:fldCharType="begin"/>
      </w:r>
      <w:r w:rsidR="00066508" w:rsidRPr="005A6AA3">
        <w:instrText>HYPERLINK "https://doi.org/10.1371/journal.pmed.1001792" \h</w:instrText>
      </w:r>
      <w:r w:rsidR="00066508" w:rsidRPr="005A6AA3">
        <w:fldChar w:fldCharType="separate"/>
      </w:r>
      <w:r w:rsidR="00066508" w:rsidRPr="005A6AA3">
        <w:rPr>
          <w:rStyle w:val="Hyperlink"/>
        </w:rPr>
        <w:t>https://doi.org/10.1371/journal.pmed.1001792</w:t>
      </w:r>
      <w:r w:rsidR="00066508" w:rsidRPr="005A6AA3">
        <w:rPr>
          <w:rStyle w:val="Hyperlink"/>
        </w:rPr>
        <w:fldChar w:fldCharType="end"/>
      </w:r>
      <w:bookmarkEnd w:id="672"/>
    </w:p>
    <w:p w14:paraId="3E2D8E94" w14:textId="77777777" w:rsidR="00066508" w:rsidRPr="005A6AA3" w:rsidRDefault="00000000">
      <w:pPr>
        <w:pStyle w:val="Bibliography"/>
      </w:pPr>
      <w:bookmarkStart w:id="673" w:name="ref-TewarAuingerBraun%3A2016"/>
      <w:r w:rsidRPr="005A6AA3">
        <w:t xml:space="preserve">Tewar, S., Auinger, P., Braun, J.M., Lanphear, B., Yolton, K., Epstein, J.N., Ehrlich, S., Froehlich, T.E., 2016. Association of Bisphenol A exposure and Attention-Deficit/Hyperactivity Disorder in a national sample of U.S. children. Environmental Research 150, 112–118. </w:t>
      </w:r>
      <w:r w:rsidR="00066508" w:rsidRPr="005A6AA3">
        <w:fldChar w:fldCharType="begin"/>
      </w:r>
      <w:r w:rsidR="00066508" w:rsidRPr="005A6AA3">
        <w:instrText>HYPERLINK "https://doi.org/10.1016/j.envres.2016.05.040" \h</w:instrText>
      </w:r>
      <w:r w:rsidR="00066508" w:rsidRPr="005A6AA3">
        <w:fldChar w:fldCharType="separate"/>
      </w:r>
      <w:r w:rsidR="00066508" w:rsidRPr="005A6AA3">
        <w:rPr>
          <w:rStyle w:val="Hyperlink"/>
        </w:rPr>
        <w:t>https://doi.org/10.1016/j.envres.2016.05.040</w:t>
      </w:r>
      <w:r w:rsidR="00066508" w:rsidRPr="005A6AA3">
        <w:rPr>
          <w:rStyle w:val="Hyperlink"/>
        </w:rPr>
        <w:fldChar w:fldCharType="end"/>
      </w:r>
      <w:bookmarkEnd w:id="673"/>
    </w:p>
    <w:p w14:paraId="74C392AA" w14:textId="77777777" w:rsidR="00066508" w:rsidRPr="005A6AA3" w:rsidRDefault="00000000">
      <w:pPr>
        <w:pStyle w:val="Bibliography"/>
      </w:pPr>
      <w:bookmarkStart w:id="674" w:name="ref-TextorvanderZanderGilthorpe%3A2016"/>
      <w:r w:rsidRPr="005A6AA3">
        <w:t xml:space="preserve">Textor, J., van der Zander, B., Gilthorpe, M.S., Liśkiewicz, M., Ellison, G.T., 2016. Robust causal inference using directed acyclic graphs: The R package “dagitty.” International Journal of Epidemiology 45, 1887–1894. </w:t>
      </w:r>
      <w:r w:rsidR="00066508" w:rsidRPr="005A6AA3">
        <w:fldChar w:fldCharType="begin"/>
      </w:r>
      <w:r w:rsidR="00066508" w:rsidRPr="005A6AA3">
        <w:instrText>HYPERLINK "https://doi.org/10.1093/ije/dyw341" \h</w:instrText>
      </w:r>
      <w:r w:rsidR="00066508" w:rsidRPr="005A6AA3">
        <w:fldChar w:fldCharType="separate"/>
      </w:r>
      <w:r w:rsidR="00066508" w:rsidRPr="005A6AA3">
        <w:rPr>
          <w:rStyle w:val="Hyperlink"/>
        </w:rPr>
        <w:t>https://doi.org/10.1093/ije/dyw341</w:t>
      </w:r>
      <w:r w:rsidR="00066508" w:rsidRPr="005A6AA3">
        <w:rPr>
          <w:rStyle w:val="Hyperlink"/>
        </w:rPr>
        <w:fldChar w:fldCharType="end"/>
      </w:r>
      <w:bookmarkEnd w:id="674"/>
    </w:p>
    <w:p w14:paraId="0DDE67DE" w14:textId="77777777" w:rsidR="00066508" w:rsidRPr="005A6AA3" w:rsidRDefault="00000000">
      <w:pPr>
        <w:pStyle w:val="Bibliography"/>
      </w:pPr>
      <w:bookmarkStart w:id="675" w:name="ref-TribeTaylorKelly%3A2018"/>
      <w:r w:rsidRPr="005A6AA3">
        <w:t xml:space="preserve">Tribe, R.M., Taylor, P.D., Kelly, N.M., Rees, D., Sandall, J., Kennedy, H.P., 2018. Parturition and the perinatal period: Can mode of delivery impact on the future health of the neonate? The Journal of Physiology 596, 5709–5722. </w:t>
      </w:r>
      <w:r w:rsidR="00066508" w:rsidRPr="005A6AA3">
        <w:fldChar w:fldCharType="begin"/>
      </w:r>
      <w:r w:rsidR="00066508" w:rsidRPr="005A6AA3">
        <w:instrText>HYPERLINK "https://doi.org/10.1113/JP275429" \h</w:instrText>
      </w:r>
      <w:r w:rsidR="00066508" w:rsidRPr="005A6AA3">
        <w:fldChar w:fldCharType="separate"/>
      </w:r>
      <w:r w:rsidR="00066508" w:rsidRPr="005A6AA3">
        <w:rPr>
          <w:rStyle w:val="Hyperlink"/>
        </w:rPr>
        <w:t>https://doi.org/10.1113/JP275429</w:t>
      </w:r>
      <w:r w:rsidR="00066508" w:rsidRPr="005A6AA3">
        <w:rPr>
          <w:rStyle w:val="Hyperlink"/>
        </w:rPr>
        <w:fldChar w:fldCharType="end"/>
      </w:r>
      <w:bookmarkEnd w:id="675"/>
    </w:p>
    <w:p w14:paraId="2843568A" w14:textId="77777777" w:rsidR="00066508" w:rsidRPr="005A6AA3" w:rsidRDefault="00000000">
      <w:pPr>
        <w:pStyle w:val="Bibliography"/>
      </w:pPr>
      <w:bookmarkStart w:id="676" w:name="ref-VilmandBeckBilenberg%3A2023"/>
      <w:r w:rsidRPr="005A6AA3">
        <w:t xml:space="preserve">Vilmand, M., Beck, I.H., Bilenberg, N., Andersson, A.-M., Juul, A., Schoeters, G., Boye, H., Frederiksen, H., Jensen, T.K., 2023. Prenatal and current phthalate exposure and cognitive development in 7-year-old children from the Odense child cohort. Neurotoxicology and Teratology 96, 107161. </w:t>
      </w:r>
      <w:r w:rsidR="00066508" w:rsidRPr="005A6AA3">
        <w:fldChar w:fldCharType="begin"/>
      </w:r>
      <w:r w:rsidR="00066508" w:rsidRPr="005A6AA3">
        <w:instrText>HYPERLINK "https://doi.org/10.1016/j.ntt.2023.107161" \h</w:instrText>
      </w:r>
      <w:r w:rsidR="00066508" w:rsidRPr="005A6AA3">
        <w:fldChar w:fldCharType="separate"/>
      </w:r>
      <w:r w:rsidR="00066508" w:rsidRPr="005A6AA3">
        <w:rPr>
          <w:rStyle w:val="Hyperlink"/>
        </w:rPr>
        <w:t>https://doi.org/10.1016/j.ntt.2023.107161</w:t>
      </w:r>
      <w:r w:rsidR="00066508" w:rsidRPr="005A6AA3">
        <w:rPr>
          <w:rStyle w:val="Hyperlink"/>
        </w:rPr>
        <w:fldChar w:fldCharType="end"/>
      </w:r>
      <w:bookmarkEnd w:id="676"/>
    </w:p>
    <w:p w14:paraId="3A5BAA06" w14:textId="77777777" w:rsidR="00066508" w:rsidRPr="005A6AA3" w:rsidRDefault="00000000">
      <w:pPr>
        <w:pStyle w:val="Bibliography"/>
      </w:pPr>
      <w:bookmarkStart w:id="677" w:name="ref-VrijheidSlamaRobinson%3A2014"/>
      <w:r w:rsidRPr="005A6AA3">
        <w:t xml:space="preserve">Vrijheid, M., Slama, R., Robinson, O., Chatzi, L., Coen, M., van den Hazel, P., Thomsen, C., Wright, J., Athersuch, T.J., Avellana, N., Basagaña, X., Brochot, C., Bucchini, L., Bustamante, M., Carracedo, A., Casas, M., Estivill, X., Fairley, L., van Gent, D., Gonzalez, J.R., Granum, B., Gražulevičienė, R., Gutzkow, K.B., Julvez, J., Keun, H.C., Kogevinas, M., McEachan, R.R.C., Meltzer, H.M., Sabidó, E., Schwarze, P.E., Siroux, V., Sunyer, J., Want, E.J., Zeman, F., Nieuwenhuijsen, M.J., 2014. The human early-life exposome (HELIX): Project rationale and design. Environ Health Perspect 122, 535–544. </w:t>
      </w:r>
      <w:r w:rsidR="00066508" w:rsidRPr="005A6AA3">
        <w:fldChar w:fldCharType="begin"/>
      </w:r>
      <w:r w:rsidR="00066508" w:rsidRPr="005A6AA3">
        <w:instrText>HYPERLINK "https://doi.org/10.1289/ehp.1307204" \h</w:instrText>
      </w:r>
      <w:r w:rsidR="00066508" w:rsidRPr="005A6AA3">
        <w:fldChar w:fldCharType="separate"/>
      </w:r>
      <w:r w:rsidR="00066508" w:rsidRPr="005A6AA3">
        <w:rPr>
          <w:rStyle w:val="Hyperlink"/>
        </w:rPr>
        <w:t>https://doi.org/10.1289/ehp.1307204</w:t>
      </w:r>
      <w:r w:rsidR="00066508" w:rsidRPr="005A6AA3">
        <w:rPr>
          <w:rStyle w:val="Hyperlink"/>
        </w:rPr>
        <w:fldChar w:fldCharType="end"/>
      </w:r>
      <w:bookmarkEnd w:id="677"/>
    </w:p>
    <w:p w14:paraId="6996835D" w14:textId="77777777" w:rsidR="00066508" w:rsidRPr="005A6AA3" w:rsidRDefault="00000000">
      <w:pPr>
        <w:pStyle w:val="Bibliography"/>
      </w:pPr>
      <w:bookmarkStart w:id="678" w:name="ref-WebsterWeisskopf%3A2020"/>
      <w:r w:rsidRPr="005A6AA3">
        <w:t xml:space="preserve">Webster, T.F., Weisskopf, M.G., 2020. Epidemiology of exposure to mixtures: We cant be casual about causality when using or testing methods [WWW Document]. </w:t>
      </w:r>
      <w:r w:rsidR="00066508" w:rsidRPr="005A6AA3">
        <w:fldChar w:fldCharType="begin"/>
      </w:r>
      <w:r w:rsidR="00066508" w:rsidRPr="005A6AA3">
        <w:instrText>HYPERLINK "https://doi.org/10.48550/arXiv.2007.01370" \h</w:instrText>
      </w:r>
      <w:r w:rsidR="00066508" w:rsidRPr="005A6AA3">
        <w:fldChar w:fldCharType="separate"/>
      </w:r>
      <w:r w:rsidR="00066508" w:rsidRPr="005A6AA3">
        <w:rPr>
          <w:rStyle w:val="Hyperlink"/>
        </w:rPr>
        <w:t>https://doi.org/10.48550/arXiv.2007.01370</w:t>
      </w:r>
      <w:r w:rsidR="00066508" w:rsidRPr="005A6AA3">
        <w:rPr>
          <w:rStyle w:val="Hyperlink"/>
        </w:rPr>
        <w:fldChar w:fldCharType="end"/>
      </w:r>
      <w:bookmarkEnd w:id="678"/>
    </w:p>
    <w:p w14:paraId="4E3A8929" w14:textId="77777777" w:rsidR="00066508" w:rsidRPr="005A6AA3" w:rsidRDefault="00000000">
      <w:pPr>
        <w:pStyle w:val="Bibliography"/>
      </w:pPr>
      <w:bookmarkStart w:id="679" w:name="ref-WrightSmallRaynor%3A2013"/>
      <w:r w:rsidRPr="005A6AA3">
        <w:t xml:space="preserve">Wright, J., Small, N., Raynor, P., Tuffnell, D., Bhopal, R., Cameron, N., Fairley, L., Lawlor, D.A., Parslow, R., Petherick, E.S., Pickett, K.E., Waiblinger, D., West, J., on behalf of the Born in Bradford Scientific Collaborators Group, 2013. Cohort Profile: The Born in Bradford multi-ethnic family cohort study. International Journal of Epidemiology 42, 978–991. </w:t>
      </w:r>
      <w:r w:rsidR="00066508" w:rsidRPr="005A6AA3">
        <w:fldChar w:fldCharType="begin"/>
      </w:r>
      <w:r w:rsidR="00066508" w:rsidRPr="005A6AA3">
        <w:instrText>HYPERLINK "https://doi.org/10.1093/ije/dys112" \h</w:instrText>
      </w:r>
      <w:r w:rsidR="00066508" w:rsidRPr="005A6AA3">
        <w:fldChar w:fldCharType="separate"/>
      </w:r>
      <w:r w:rsidR="00066508" w:rsidRPr="005A6AA3">
        <w:rPr>
          <w:rStyle w:val="Hyperlink"/>
        </w:rPr>
        <w:t>https://doi.org/10.1093/ije/dys112</w:t>
      </w:r>
      <w:r w:rsidR="00066508" w:rsidRPr="005A6AA3">
        <w:rPr>
          <w:rStyle w:val="Hyperlink"/>
        </w:rPr>
        <w:fldChar w:fldCharType="end"/>
      </w:r>
      <w:bookmarkEnd w:id="679"/>
    </w:p>
    <w:p w14:paraId="36ACC5D5" w14:textId="77777777" w:rsidR="00066508" w:rsidRPr="005A6AA3" w:rsidRDefault="00000000">
      <w:pPr>
        <w:pStyle w:val="Bibliography"/>
      </w:pPr>
      <w:bookmarkStart w:id="680" w:name="ref-YuDuChiou%3A2016"/>
      <w:r w:rsidRPr="005A6AA3">
        <w:t xml:space="preserve">Yu, C.-J., Du, J.-C., Chiou, H.-C., Chung, M.-Y., Yang, W., Chen, Y.-S., Fuh, M.-R., Chien, L.-C., Hwang, B., Chen, M.-L., 2016. Increased risk of attention-deficit/hyperactivity disorder associated with exposure to organophosphate pesticide in Taiwanese children. Andrology 4, 695–705. </w:t>
      </w:r>
      <w:r w:rsidR="00066508" w:rsidRPr="005A6AA3">
        <w:fldChar w:fldCharType="begin"/>
      </w:r>
      <w:r w:rsidR="00066508" w:rsidRPr="005A6AA3">
        <w:instrText>HYPERLINK "https://doi.org/10.1111/andr.12183" \h</w:instrText>
      </w:r>
      <w:r w:rsidR="00066508" w:rsidRPr="005A6AA3">
        <w:fldChar w:fldCharType="separate"/>
      </w:r>
      <w:r w:rsidR="00066508" w:rsidRPr="005A6AA3">
        <w:rPr>
          <w:rStyle w:val="Hyperlink"/>
        </w:rPr>
        <w:t>https://doi.org/10.1111/andr.12183</w:t>
      </w:r>
      <w:r w:rsidR="00066508" w:rsidRPr="005A6AA3">
        <w:rPr>
          <w:rStyle w:val="Hyperlink"/>
        </w:rPr>
        <w:fldChar w:fldCharType="end"/>
      </w:r>
      <w:bookmarkEnd w:id="680"/>
    </w:p>
    <w:p w14:paraId="1D2E515A" w14:textId="77777777" w:rsidR="00066508" w:rsidRPr="005A6AA3" w:rsidRDefault="00000000">
      <w:pPr>
        <w:pStyle w:val="Bibliography"/>
      </w:pPr>
      <w:bookmarkStart w:id="681" w:name="ref-Zeileis%3A2004"/>
      <w:r w:rsidRPr="005A6AA3">
        <w:t xml:space="preserve">Zeileis, A., 2004. Econometric computing with HC and HAC covariance matrix estimators. Journal of Statistical Software 11, 1–17. </w:t>
      </w:r>
      <w:r w:rsidR="00066508" w:rsidRPr="005A6AA3">
        <w:fldChar w:fldCharType="begin"/>
      </w:r>
      <w:r w:rsidR="00066508" w:rsidRPr="005A6AA3">
        <w:instrText>HYPERLINK "https://doi.org/10.18637/jss.v011.i10" \h</w:instrText>
      </w:r>
      <w:r w:rsidR="00066508" w:rsidRPr="005A6AA3">
        <w:fldChar w:fldCharType="separate"/>
      </w:r>
      <w:r w:rsidR="00066508" w:rsidRPr="005A6AA3">
        <w:rPr>
          <w:rStyle w:val="Hyperlink"/>
        </w:rPr>
        <w:t>https://doi.org/10.18637/jss.v011.i10</w:t>
      </w:r>
      <w:r w:rsidR="00066508" w:rsidRPr="005A6AA3">
        <w:rPr>
          <w:rStyle w:val="Hyperlink"/>
        </w:rPr>
        <w:fldChar w:fldCharType="end"/>
      </w:r>
      <w:bookmarkEnd w:id="681"/>
    </w:p>
    <w:p w14:paraId="14F39C6D" w14:textId="77777777" w:rsidR="00066508" w:rsidRPr="005A6AA3" w:rsidRDefault="00000000">
      <w:pPr>
        <w:pStyle w:val="Bibliography"/>
      </w:pPr>
      <w:bookmarkStart w:id="682" w:name="ref-ZeileisKollGraham%3A2020"/>
      <w:r w:rsidRPr="005A6AA3">
        <w:t xml:space="preserve">Zeileis, A., Köll, S., Graham, N., 2020. Various versatile variances: An object-oriented implementation of clustered covariances in R. Journal of Statistical Software 95, 1–36. </w:t>
      </w:r>
      <w:r w:rsidR="00066508" w:rsidRPr="005A6AA3">
        <w:fldChar w:fldCharType="begin"/>
      </w:r>
      <w:r w:rsidR="00066508" w:rsidRPr="005A6AA3">
        <w:instrText>HYPERLINK "https://doi.org/10.18637/jss.v095.i01" \h</w:instrText>
      </w:r>
      <w:r w:rsidR="00066508" w:rsidRPr="005A6AA3">
        <w:fldChar w:fldCharType="separate"/>
      </w:r>
      <w:r w:rsidR="00066508" w:rsidRPr="005A6AA3">
        <w:rPr>
          <w:rStyle w:val="Hyperlink"/>
        </w:rPr>
        <w:t>https://doi.org/10.18637/jss.v095.i01</w:t>
      </w:r>
      <w:r w:rsidR="00066508" w:rsidRPr="005A6AA3">
        <w:rPr>
          <w:rStyle w:val="Hyperlink"/>
        </w:rPr>
        <w:fldChar w:fldCharType="end"/>
      </w:r>
      <w:bookmarkEnd w:id="682"/>
    </w:p>
    <w:p w14:paraId="60C4B3F3" w14:textId="77777777" w:rsidR="00066508" w:rsidRPr="005A6AA3" w:rsidRDefault="00000000">
      <w:pPr>
        <w:pStyle w:val="Bibliography"/>
      </w:pPr>
      <w:bookmarkStart w:id="683" w:name="ref-ZhaoChuHuang%3A2010"/>
      <w:r w:rsidRPr="005A6AA3">
        <w:t xml:space="preserve">Zhao, B., Chu, Y., Huang, Y., Hardy, D.O., Lin, S., Ge, R.-S., 2010. Structure-dependent inhibition of human and rat 11β-hydroxysteroid dehydrogenase 2 activities by phthalates. Chemico-Biological Interactions 183, 79–84. </w:t>
      </w:r>
      <w:r w:rsidR="00066508" w:rsidRPr="005A6AA3">
        <w:fldChar w:fldCharType="begin"/>
      </w:r>
      <w:r w:rsidR="00066508" w:rsidRPr="005A6AA3">
        <w:instrText>HYPERLINK "https://doi.org/10.1016/j.cbi.2009.09.014" \h</w:instrText>
      </w:r>
      <w:r w:rsidR="00066508" w:rsidRPr="005A6AA3">
        <w:fldChar w:fldCharType="separate"/>
      </w:r>
      <w:r w:rsidR="00066508" w:rsidRPr="005A6AA3">
        <w:rPr>
          <w:rStyle w:val="Hyperlink"/>
        </w:rPr>
        <w:t>https://doi.org/10.1016/j.cbi.2009.09.014</w:t>
      </w:r>
      <w:r w:rsidR="00066508" w:rsidRPr="005A6AA3">
        <w:rPr>
          <w:rStyle w:val="Hyperlink"/>
        </w:rPr>
        <w:fldChar w:fldCharType="end"/>
      </w:r>
      <w:bookmarkEnd w:id="563"/>
      <w:bookmarkEnd w:id="683"/>
    </w:p>
    <w:p w14:paraId="75384D83" w14:textId="77777777" w:rsidR="00066508" w:rsidRPr="005A6AA3" w:rsidRDefault="00000000">
      <w:bookmarkStart w:id="684" w:name="references"/>
      <w:bookmarkEnd w:id="684"/>
      <w:r w:rsidRPr="005A6AA3">
        <w:br w:type="page"/>
      </w:r>
    </w:p>
    <w:p w14:paraId="0C028B6F" w14:textId="13BA60BC" w:rsidR="00066508" w:rsidRPr="005A6AA3" w:rsidDel="0060276C" w:rsidRDefault="00000000">
      <w:pPr>
        <w:pStyle w:val="Heading1"/>
        <w:rPr>
          <w:del w:id="685" w:author="Lorenzo Fabbri" w:date="2024-09-24T16:23:00Z" w16du:dateUtc="2024-09-24T14:23:00Z"/>
        </w:rPr>
      </w:pPr>
      <w:bookmarkStart w:id="686" w:name="tables-for-descriptive-data"/>
      <w:del w:id="687" w:author="Lorenzo Fabbri" w:date="2024-09-24T14:43:00Z" w16du:dateUtc="2024-09-24T12:43:00Z">
        <w:r w:rsidRPr="005A6AA3" w:rsidDel="00386E56">
          <w:delText xml:space="preserve">6. </w:delText>
        </w:r>
      </w:del>
      <w:del w:id="688" w:author="Lorenzo Fabbri" w:date="2024-09-24T16:23:00Z" w16du:dateUtc="2024-09-24T14:23:00Z">
        <w:r w:rsidRPr="005A6AA3" w:rsidDel="0060276C">
          <w:delText>Tables for descriptive data</w:delText>
        </w:r>
      </w:del>
    </w:p>
    <w:p w14:paraId="4C7A2F2D" w14:textId="41CB6FA9" w:rsidR="00CD6B65" w:rsidRPr="005A6AA3" w:rsidRDefault="00000000">
      <w:pPr>
        <w:pStyle w:val="BodyText"/>
        <w:spacing w:line="240" w:lineRule="auto"/>
        <w:pPrChange w:id="689" w:author="Lorenzo Fabbri" w:date="2024-09-24T12:20:00Z" w16du:dateUtc="2024-09-24T10:20:00Z">
          <w:pPr>
            <w:pStyle w:val="Heading2"/>
          </w:pPr>
        </w:pPrChange>
      </w:pPr>
      <w:bookmarkStart w:id="690" w:name="study-populations"/>
      <w:del w:id="691" w:author="Lorenzo Fabbri" w:date="2024-09-24T14:43:00Z" w16du:dateUtc="2024-09-24T12:43:00Z">
        <w:r w:rsidRPr="005A6AA3" w:rsidDel="00386E56">
          <w:delText xml:space="preserve">6.1 </w:delText>
        </w:r>
      </w:del>
      <w:del w:id="692" w:author="Lorenzo Fabbri" w:date="2024-09-24T16:23:00Z" w16du:dateUtc="2024-09-24T14:23:00Z">
        <w:r w:rsidRPr="005A6AA3" w:rsidDel="0060276C">
          <w:delText>Study populations</w:delText>
        </w:r>
      </w:del>
      <w:ins w:id="693" w:author="Lorenzo Fabbri" w:date="2024-09-24T12:17:00Z" w16du:dateUtc="2024-09-24T10:17:00Z">
        <w:r w:rsidR="00CD6B65" w:rsidRPr="005A6AA3">
          <w:t xml:space="preserve">Table 1. </w:t>
        </w:r>
        <w:r w:rsidR="00CD6B65" w:rsidRPr="005A6AA3">
          <w:rPr>
            <w:b/>
            <w:bCs/>
          </w:rPr>
          <w:t>Participant characteristics (HELIX subcohort; 2013-2016).</w:t>
        </w:r>
      </w:ins>
    </w:p>
    <w:tbl>
      <w:tblPr>
        <w:tblStyle w:val="ListTable6Colorful"/>
        <w:tblW w:w="0" w:type="auto"/>
        <w:tblLayout w:type="fixed"/>
        <w:tblLook w:val="0600" w:firstRow="0" w:lastRow="0" w:firstColumn="0" w:lastColumn="0" w:noHBand="1" w:noVBand="1"/>
        <w:tblPrChange w:id="694" w:author="Lorenzo Fabbri" w:date="2024-09-24T12:16:00Z" w16du:dateUtc="2024-09-24T10:16:00Z">
          <w:tblPr>
            <w:tblStyle w:val="ListTable6Colorful"/>
            <w:tblW w:w="5000" w:type="pct"/>
            <w:tblLayout w:type="fixed"/>
            <w:tblLook w:val="0600" w:firstRow="0" w:lastRow="0" w:firstColumn="0" w:lastColumn="0" w:noHBand="1" w:noVBand="1"/>
          </w:tblPr>
        </w:tblPrChange>
      </w:tblPr>
      <w:tblGrid>
        <w:gridCol w:w="7303"/>
        <w:gridCol w:w="1846"/>
        <w:tblGridChange w:id="695">
          <w:tblGrid>
            <w:gridCol w:w="4757"/>
            <w:gridCol w:w="2546"/>
            <w:gridCol w:w="2207"/>
            <w:gridCol w:w="66"/>
          </w:tblGrid>
        </w:tblGridChange>
      </w:tblGrid>
      <w:tr w:rsidR="006C3DDD" w:rsidRPr="005A6AA3" w:rsidDel="00CD6B65" w14:paraId="105DA000" w14:textId="3169FF03" w:rsidTr="00CD6B65">
        <w:trPr>
          <w:gridAfter w:val="1"/>
          <w:wAfter w:w="1846" w:type="dxa"/>
          <w:del w:id="696" w:author="Lorenzo Fabbri" w:date="2024-09-24T12:17:00Z"/>
          <w:trPrChange w:id="697" w:author="Lorenzo Fabbri" w:date="2024-09-24T12:16:00Z" w16du:dateUtc="2024-09-24T10:16:00Z">
            <w:trPr>
              <w:gridAfter w:val="1"/>
              <w:wAfter w:w="67" w:type="dxa"/>
            </w:trPr>
          </w:trPrChange>
        </w:trPr>
        <w:tc>
          <w:tcPr>
            <w:tcW w:w="7303" w:type="dxa"/>
            <w:tcPrChange w:id="698" w:author="Lorenzo Fabbri" w:date="2024-09-24T12:16:00Z" w16du:dateUtc="2024-09-24T10:16:00Z">
              <w:tcPr>
                <w:tcW w:w="9360" w:type="dxa"/>
                <w:gridSpan w:val="3"/>
              </w:tcPr>
            </w:tcPrChange>
          </w:tcPr>
          <w:p w14:paraId="563A29AC" w14:textId="5C3326F2" w:rsidR="00066508" w:rsidRPr="005A6AA3" w:rsidDel="00CD6B65" w:rsidRDefault="00000000">
            <w:pPr>
              <w:pStyle w:val="ImageCaption"/>
              <w:widowControl w:val="0"/>
              <w:spacing w:before="200"/>
              <w:rPr>
                <w:del w:id="699" w:author="Lorenzo Fabbri" w:date="2024-09-24T12:17:00Z" w16du:dateUtc="2024-09-24T10:17:00Z"/>
              </w:rPr>
            </w:pPr>
            <w:bookmarkStart w:id="700" w:name="tbl-pop-desc"/>
            <w:del w:id="701" w:author="Lorenzo Fabbri" w:date="2024-09-24T12:16:00Z" w16du:dateUtc="2024-09-24T10:16:00Z">
              <w:r w:rsidRPr="005A6AA3" w:rsidDel="00CD6B65">
                <w:delText>Table 1</w:delText>
              </w:r>
            </w:del>
            <w:del w:id="702" w:author="Lorenzo Fabbri" w:date="2024-09-19T18:29:00Z" w16du:dateUtc="2024-09-19T16:29:00Z">
              <w:r w:rsidRPr="005A6AA3" w:rsidDel="00A42D3A">
                <w:delText>:</w:delText>
              </w:r>
            </w:del>
            <w:del w:id="703" w:author="Lorenzo Fabbri" w:date="2024-09-24T12:16:00Z" w16du:dateUtc="2024-09-24T10:16:00Z">
              <w:r w:rsidRPr="005A6AA3" w:rsidDel="00CD6B65">
                <w:delText xml:space="preserve"> </w:delText>
              </w:r>
              <w:r w:rsidRPr="005A6AA3" w:rsidDel="00CD6B65">
                <w:rPr>
                  <w:b/>
                  <w:bCs/>
                </w:rPr>
                <w:delText>Participant characteristics (HELIX subcohort; 2013-2016).</w:delText>
              </w:r>
            </w:del>
            <w:bookmarkEnd w:id="690"/>
          </w:p>
        </w:tc>
      </w:tr>
      <w:tr w:rsidR="004931FD" w:rsidRPr="005A6AA3" w14:paraId="15B2367C" w14:textId="77777777" w:rsidTr="00CD6B65">
        <w:tblPrEx>
          <w:tblPrExChange w:id="704" w:author="Lorenzo Fabbri" w:date="2024-09-24T12:19:00Z" w16du:dateUtc="2024-09-24T10:19:00Z">
            <w:tblPrEx>
              <w:tblLook w:val="0620" w:firstRow="1" w:lastRow="0" w:firstColumn="0" w:lastColumn="0" w:noHBand="1" w:noVBand="1"/>
            </w:tblPrEx>
          </w:tblPrExChange>
        </w:tblPrEx>
        <w:tc>
          <w:tcPr>
            <w:tcW w:w="7303" w:type="dxa"/>
            <w:tcPrChange w:id="705" w:author="Lorenzo Fabbri" w:date="2024-09-24T12:19:00Z" w16du:dateUtc="2024-09-24T10:19:00Z">
              <w:tcPr>
                <w:tcW w:w="4679" w:type="dxa"/>
              </w:tcPr>
            </w:tcPrChange>
          </w:tcPr>
          <w:p w14:paraId="72CFE4C8" w14:textId="77777777" w:rsidR="00066508" w:rsidRPr="005A6AA3" w:rsidRDefault="00000000">
            <w:pPr>
              <w:keepNext/>
              <w:widowControl w:val="0"/>
              <w:spacing w:after="60"/>
            </w:pPr>
            <w:r w:rsidRPr="005A6AA3">
              <w:rPr>
                <w:rFonts w:ascii="Calibri" w:hAnsi="Calibri"/>
                <w:b/>
                <w:sz w:val="20"/>
              </w:rPr>
              <w:t>Characteristic</w:t>
            </w:r>
          </w:p>
        </w:tc>
        <w:tc>
          <w:tcPr>
            <w:tcW w:w="1846" w:type="dxa"/>
            <w:tcPrChange w:id="706" w:author="Lorenzo Fabbri" w:date="2024-09-24T12:19:00Z" w16du:dateUtc="2024-09-24T10:19:00Z">
              <w:tcPr>
                <w:tcW w:w="4680" w:type="dxa"/>
                <w:gridSpan w:val="3"/>
              </w:tcPr>
            </w:tcPrChange>
          </w:tcPr>
          <w:p w14:paraId="2C88C31F" w14:textId="77777777" w:rsidR="00066508" w:rsidRPr="005A6AA3" w:rsidRDefault="00000000">
            <w:pPr>
              <w:keepNext/>
              <w:widowControl w:val="0"/>
              <w:spacing w:after="60"/>
              <w:jc w:val="center"/>
            </w:pPr>
            <w:r w:rsidRPr="005A6AA3">
              <w:rPr>
                <w:rFonts w:ascii="Calibri" w:hAnsi="Calibri"/>
                <w:b/>
                <w:sz w:val="20"/>
              </w:rPr>
              <w:t>N = 1,297</w:t>
            </w:r>
            <w:r w:rsidRPr="005A6AA3">
              <w:rPr>
                <w:rFonts w:ascii="Calibri" w:hAnsi="Calibri"/>
                <w:i/>
                <w:sz w:val="20"/>
                <w:vertAlign w:val="superscript"/>
              </w:rPr>
              <w:t>a</w:t>
            </w:r>
          </w:p>
        </w:tc>
      </w:tr>
      <w:tr w:rsidR="004931FD" w:rsidRPr="005A6AA3" w14:paraId="558F049D" w14:textId="77777777" w:rsidTr="00CD6B65">
        <w:tblPrEx>
          <w:tblPrExChange w:id="707" w:author="Lorenzo Fabbri" w:date="2024-09-24T12:19:00Z" w16du:dateUtc="2024-09-24T10:19:00Z">
            <w:tblPrEx>
              <w:tblLook w:val="0620" w:firstRow="1" w:lastRow="0" w:firstColumn="0" w:lastColumn="0" w:noHBand="1" w:noVBand="1"/>
            </w:tblPrEx>
          </w:tblPrExChange>
        </w:tblPrEx>
        <w:tc>
          <w:tcPr>
            <w:tcW w:w="7303" w:type="dxa"/>
            <w:tcPrChange w:id="708" w:author="Lorenzo Fabbri" w:date="2024-09-24T12:19:00Z" w16du:dateUtc="2024-09-24T10:19:00Z">
              <w:tcPr>
                <w:tcW w:w="4679" w:type="dxa"/>
              </w:tcPr>
            </w:tcPrChange>
          </w:tcPr>
          <w:p w14:paraId="70E0EBB1" w14:textId="77777777" w:rsidR="00066508" w:rsidRPr="005A6AA3" w:rsidRDefault="00000000">
            <w:pPr>
              <w:keepNext/>
              <w:widowControl w:val="0"/>
              <w:spacing w:after="60"/>
            </w:pPr>
            <w:r w:rsidRPr="005A6AA3">
              <w:rPr>
                <w:rFonts w:ascii="Calibri" w:hAnsi="Calibri"/>
                <w:sz w:val="20"/>
              </w:rPr>
              <w:t>Child age (years)</w:t>
            </w:r>
          </w:p>
        </w:tc>
        <w:tc>
          <w:tcPr>
            <w:tcW w:w="1846" w:type="dxa"/>
            <w:tcPrChange w:id="709" w:author="Lorenzo Fabbri" w:date="2024-09-24T12:19:00Z" w16du:dateUtc="2024-09-24T10:19:00Z">
              <w:tcPr>
                <w:tcW w:w="4680" w:type="dxa"/>
                <w:gridSpan w:val="3"/>
              </w:tcPr>
            </w:tcPrChange>
          </w:tcPr>
          <w:p w14:paraId="7FBECB6D" w14:textId="77777777" w:rsidR="00066508" w:rsidRPr="005A6AA3" w:rsidRDefault="00000000">
            <w:pPr>
              <w:keepNext/>
              <w:widowControl w:val="0"/>
              <w:spacing w:after="60"/>
              <w:jc w:val="center"/>
            </w:pPr>
            <w:r w:rsidRPr="005A6AA3">
              <w:rPr>
                <w:rFonts w:ascii="Calibri" w:hAnsi="Calibri"/>
                <w:sz w:val="20"/>
              </w:rPr>
              <w:t>8.1 (6.5, 8.9)</w:t>
            </w:r>
          </w:p>
        </w:tc>
      </w:tr>
      <w:tr w:rsidR="004931FD" w:rsidRPr="005A6AA3" w14:paraId="311289B3" w14:textId="77777777" w:rsidTr="00CD6B65">
        <w:tblPrEx>
          <w:tblPrExChange w:id="710" w:author="Lorenzo Fabbri" w:date="2024-09-24T12:19:00Z" w16du:dateUtc="2024-09-24T10:19:00Z">
            <w:tblPrEx>
              <w:tblLook w:val="0620" w:firstRow="1" w:lastRow="0" w:firstColumn="0" w:lastColumn="0" w:noHBand="1" w:noVBand="1"/>
            </w:tblPrEx>
          </w:tblPrExChange>
        </w:tblPrEx>
        <w:tc>
          <w:tcPr>
            <w:tcW w:w="7303" w:type="dxa"/>
            <w:tcPrChange w:id="711" w:author="Lorenzo Fabbri" w:date="2024-09-24T12:19:00Z" w16du:dateUtc="2024-09-24T10:19:00Z">
              <w:tcPr>
                <w:tcW w:w="4679" w:type="dxa"/>
              </w:tcPr>
            </w:tcPrChange>
          </w:tcPr>
          <w:p w14:paraId="6AB0EA27" w14:textId="77777777" w:rsidR="00066508" w:rsidRPr="005A6AA3" w:rsidRDefault="00000000">
            <w:pPr>
              <w:keepNext/>
              <w:widowControl w:val="0"/>
              <w:spacing w:after="60"/>
            </w:pPr>
            <w:r w:rsidRPr="005A6AA3">
              <w:rPr>
                <w:rFonts w:ascii="Calibri" w:hAnsi="Calibri"/>
                <w:sz w:val="20"/>
              </w:rPr>
              <w:t>Child breastfeeding</w:t>
            </w:r>
          </w:p>
        </w:tc>
        <w:tc>
          <w:tcPr>
            <w:tcW w:w="1846" w:type="dxa"/>
            <w:tcPrChange w:id="712" w:author="Lorenzo Fabbri" w:date="2024-09-24T12:19:00Z" w16du:dateUtc="2024-09-24T10:19:00Z">
              <w:tcPr>
                <w:tcW w:w="4680" w:type="dxa"/>
                <w:gridSpan w:val="3"/>
              </w:tcPr>
            </w:tcPrChange>
          </w:tcPr>
          <w:p w14:paraId="2013C252" w14:textId="77777777" w:rsidR="00066508" w:rsidRPr="005A6AA3" w:rsidRDefault="00000000">
            <w:pPr>
              <w:keepNext/>
              <w:widowControl w:val="0"/>
              <w:spacing w:after="60"/>
              <w:jc w:val="center"/>
            </w:pPr>
            <w:r w:rsidRPr="005A6AA3">
              <w:rPr>
                <w:rFonts w:ascii="Calibri" w:hAnsi="Calibri"/>
                <w:sz w:val="20"/>
              </w:rPr>
              <w:t>1,093.0 (84.7%)</w:t>
            </w:r>
          </w:p>
        </w:tc>
      </w:tr>
      <w:tr w:rsidR="004931FD" w:rsidRPr="005A6AA3" w14:paraId="6117C1CF" w14:textId="77777777" w:rsidTr="00CD6B65">
        <w:tblPrEx>
          <w:tblPrExChange w:id="713" w:author="Lorenzo Fabbri" w:date="2024-09-24T12:19:00Z" w16du:dateUtc="2024-09-24T10:19:00Z">
            <w:tblPrEx>
              <w:tblLook w:val="0620" w:firstRow="1" w:lastRow="0" w:firstColumn="0" w:lastColumn="0" w:noHBand="1" w:noVBand="1"/>
            </w:tblPrEx>
          </w:tblPrExChange>
        </w:tblPrEx>
        <w:tc>
          <w:tcPr>
            <w:tcW w:w="7303" w:type="dxa"/>
            <w:tcPrChange w:id="714" w:author="Lorenzo Fabbri" w:date="2024-09-24T12:19:00Z" w16du:dateUtc="2024-09-24T10:19:00Z">
              <w:tcPr>
                <w:tcW w:w="4679" w:type="dxa"/>
              </w:tcPr>
            </w:tcPrChange>
          </w:tcPr>
          <w:p w14:paraId="2F395D90" w14:textId="77777777" w:rsidR="00066508" w:rsidRPr="005A6AA3" w:rsidRDefault="00000000">
            <w:pPr>
              <w:keepNext/>
              <w:widowControl w:val="0"/>
              <w:spacing w:after="60"/>
            </w:pPr>
            <w:r w:rsidRPr="005A6AA3">
              <w:rPr>
                <w:rFonts w:ascii="Calibri" w:hAnsi="Calibri"/>
                <w:sz w:val="20"/>
              </w:rPr>
              <w:t>    Unknown</w:t>
            </w:r>
          </w:p>
        </w:tc>
        <w:tc>
          <w:tcPr>
            <w:tcW w:w="1846" w:type="dxa"/>
            <w:tcPrChange w:id="715" w:author="Lorenzo Fabbri" w:date="2024-09-24T12:19:00Z" w16du:dateUtc="2024-09-24T10:19:00Z">
              <w:tcPr>
                <w:tcW w:w="4680" w:type="dxa"/>
                <w:gridSpan w:val="3"/>
              </w:tcPr>
            </w:tcPrChange>
          </w:tcPr>
          <w:p w14:paraId="46C7265E" w14:textId="77777777" w:rsidR="00066508" w:rsidRPr="005A6AA3" w:rsidRDefault="00000000">
            <w:pPr>
              <w:keepNext/>
              <w:widowControl w:val="0"/>
              <w:spacing w:after="60"/>
              <w:jc w:val="center"/>
            </w:pPr>
            <w:r w:rsidRPr="005A6AA3">
              <w:rPr>
                <w:rFonts w:ascii="Calibri" w:hAnsi="Calibri"/>
                <w:sz w:val="20"/>
              </w:rPr>
              <w:t>6</w:t>
            </w:r>
          </w:p>
        </w:tc>
      </w:tr>
      <w:tr w:rsidR="004931FD" w:rsidRPr="005A6AA3" w14:paraId="63CC93E1" w14:textId="77777777" w:rsidTr="00CD6B65">
        <w:tblPrEx>
          <w:tblPrExChange w:id="716" w:author="Lorenzo Fabbri" w:date="2024-09-24T12:19:00Z" w16du:dateUtc="2024-09-24T10:19:00Z">
            <w:tblPrEx>
              <w:tblLook w:val="0620" w:firstRow="1" w:lastRow="0" w:firstColumn="0" w:lastColumn="0" w:noHBand="1" w:noVBand="1"/>
            </w:tblPrEx>
          </w:tblPrExChange>
        </w:tblPrEx>
        <w:tc>
          <w:tcPr>
            <w:tcW w:w="7303" w:type="dxa"/>
            <w:tcPrChange w:id="717" w:author="Lorenzo Fabbri" w:date="2024-09-24T12:19:00Z" w16du:dateUtc="2024-09-24T10:19:00Z">
              <w:tcPr>
                <w:tcW w:w="4679" w:type="dxa"/>
              </w:tcPr>
            </w:tcPrChange>
          </w:tcPr>
          <w:p w14:paraId="6772FDFC" w14:textId="77777777" w:rsidR="00066508" w:rsidRPr="005A6AA3" w:rsidRDefault="00000000">
            <w:pPr>
              <w:keepNext/>
              <w:widowControl w:val="0"/>
              <w:spacing w:after="60"/>
            </w:pPr>
            <w:r w:rsidRPr="005A6AA3">
              <w:rPr>
                <w:rFonts w:ascii="Calibri" w:hAnsi="Calibri"/>
                <w:sz w:val="20"/>
              </w:rPr>
              <w:t>Child ethnicity</w:t>
            </w:r>
          </w:p>
        </w:tc>
        <w:tc>
          <w:tcPr>
            <w:tcW w:w="1846" w:type="dxa"/>
            <w:tcPrChange w:id="718" w:author="Lorenzo Fabbri" w:date="2024-09-24T12:19:00Z" w16du:dateUtc="2024-09-24T10:19:00Z">
              <w:tcPr>
                <w:tcW w:w="4680" w:type="dxa"/>
                <w:gridSpan w:val="3"/>
              </w:tcPr>
            </w:tcPrChange>
          </w:tcPr>
          <w:p w14:paraId="418699F1" w14:textId="77777777" w:rsidR="00066508" w:rsidRPr="005A6AA3" w:rsidRDefault="00066508">
            <w:pPr>
              <w:keepNext/>
              <w:widowControl w:val="0"/>
              <w:spacing w:after="60"/>
              <w:jc w:val="center"/>
            </w:pPr>
          </w:p>
        </w:tc>
      </w:tr>
      <w:tr w:rsidR="004931FD" w:rsidRPr="005A6AA3" w14:paraId="47156DD4" w14:textId="77777777" w:rsidTr="00CD6B65">
        <w:tblPrEx>
          <w:tblPrExChange w:id="719" w:author="Lorenzo Fabbri" w:date="2024-09-24T12:19:00Z" w16du:dateUtc="2024-09-24T10:19:00Z">
            <w:tblPrEx>
              <w:tblLook w:val="0620" w:firstRow="1" w:lastRow="0" w:firstColumn="0" w:lastColumn="0" w:noHBand="1" w:noVBand="1"/>
            </w:tblPrEx>
          </w:tblPrExChange>
        </w:tblPrEx>
        <w:tc>
          <w:tcPr>
            <w:tcW w:w="7303" w:type="dxa"/>
            <w:tcPrChange w:id="720" w:author="Lorenzo Fabbri" w:date="2024-09-24T12:19:00Z" w16du:dateUtc="2024-09-24T10:19:00Z">
              <w:tcPr>
                <w:tcW w:w="4679" w:type="dxa"/>
              </w:tcPr>
            </w:tcPrChange>
          </w:tcPr>
          <w:p w14:paraId="3A521D11" w14:textId="77777777" w:rsidR="00066508" w:rsidRPr="005A6AA3" w:rsidRDefault="00000000">
            <w:pPr>
              <w:keepNext/>
              <w:widowControl w:val="0"/>
              <w:spacing w:after="60"/>
            </w:pPr>
            <w:r w:rsidRPr="005A6AA3">
              <w:rPr>
                <w:rFonts w:ascii="Calibri" w:hAnsi="Calibri"/>
                <w:sz w:val="20"/>
              </w:rPr>
              <w:t>    Caucasian</w:t>
            </w:r>
          </w:p>
        </w:tc>
        <w:tc>
          <w:tcPr>
            <w:tcW w:w="1846" w:type="dxa"/>
            <w:tcPrChange w:id="721" w:author="Lorenzo Fabbri" w:date="2024-09-24T12:19:00Z" w16du:dateUtc="2024-09-24T10:19:00Z">
              <w:tcPr>
                <w:tcW w:w="4680" w:type="dxa"/>
                <w:gridSpan w:val="3"/>
              </w:tcPr>
            </w:tcPrChange>
          </w:tcPr>
          <w:p w14:paraId="7B31F874" w14:textId="77777777" w:rsidR="00066508" w:rsidRPr="005A6AA3" w:rsidRDefault="00000000">
            <w:pPr>
              <w:keepNext/>
              <w:widowControl w:val="0"/>
              <w:spacing w:after="60"/>
              <w:jc w:val="center"/>
            </w:pPr>
            <w:r w:rsidRPr="005A6AA3">
              <w:rPr>
                <w:rFonts w:ascii="Calibri" w:hAnsi="Calibri"/>
                <w:sz w:val="20"/>
              </w:rPr>
              <w:t>1,157.0 (90.0%)</w:t>
            </w:r>
          </w:p>
        </w:tc>
      </w:tr>
      <w:tr w:rsidR="004931FD" w:rsidRPr="005A6AA3" w14:paraId="50ED0D75" w14:textId="77777777" w:rsidTr="00CD6B65">
        <w:tblPrEx>
          <w:tblPrExChange w:id="722" w:author="Lorenzo Fabbri" w:date="2024-09-24T12:19:00Z" w16du:dateUtc="2024-09-24T10:19:00Z">
            <w:tblPrEx>
              <w:tblLook w:val="0620" w:firstRow="1" w:lastRow="0" w:firstColumn="0" w:lastColumn="0" w:noHBand="1" w:noVBand="1"/>
            </w:tblPrEx>
          </w:tblPrExChange>
        </w:tblPrEx>
        <w:tc>
          <w:tcPr>
            <w:tcW w:w="7303" w:type="dxa"/>
            <w:tcPrChange w:id="723" w:author="Lorenzo Fabbri" w:date="2024-09-24T12:19:00Z" w16du:dateUtc="2024-09-24T10:19:00Z">
              <w:tcPr>
                <w:tcW w:w="4679" w:type="dxa"/>
              </w:tcPr>
            </w:tcPrChange>
          </w:tcPr>
          <w:p w14:paraId="1C23493E" w14:textId="77777777" w:rsidR="00066508" w:rsidRPr="005A6AA3" w:rsidRDefault="00000000">
            <w:pPr>
              <w:keepNext/>
              <w:widowControl w:val="0"/>
              <w:spacing w:after="60"/>
            </w:pPr>
            <w:r w:rsidRPr="005A6AA3">
              <w:rPr>
                <w:rFonts w:ascii="Calibri" w:hAnsi="Calibri"/>
                <w:sz w:val="20"/>
              </w:rPr>
              <w:t>    Pakistani</w:t>
            </w:r>
          </w:p>
        </w:tc>
        <w:tc>
          <w:tcPr>
            <w:tcW w:w="1846" w:type="dxa"/>
            <w:tcPrChange w:id="724" w:author="Lorenzo Fabbri" w:date="2024-09-24T12:19:00Z" w16du:dateUtc="2024-09-24T10:19:00Z">
              <w:tcPr>
                <w:tcW w:w="4680" w:type="dxa"/>
                <w:gridSpan w:val="3"/>
              </w:tcPr>
            </w:tcPrChange>
          </w:tcPr>
          <w:p w14:paraId="10BD803B" w14:textId="77777777" w:rsidR="00066508" w:rsidRPr="005A6AA3" w:rsidRDefault="00000000">
            <w:pPr>
              <w:keepNext/>
              <w:widowControl w:val="0"/>
              <w:spacing w:after="60"/>
              <w:jc w:val="center"/>
            </w:pPr>
            <w:r w:rsidRPr="005A6AA3">
              <w:rPr>
                <w:rFonts w:ascii="Calibri" w:hAnsi="Calibri"/>
                <w:sz w:val="20"/>
              </w:rPr>
              <w:t>80.0 (6.2%)</w:t>
            </w:r>
          </w:p>
        </w:tc>
      </w:tr>
      <w:tr w:rsidR="004931FD" w:rsidRPr="005A6AA3" w14:paraId="7582210B" w14:textId="77777777" w:rsidTr="00CD6B65">
        <w:tblPrEx>
          <w:tblPrExChange w:id="725" w:author="Lorenzo Fabbri" w:date="2024-09-24T12:19:00Z" w16du:dateUtc="2024-09-24T10:19:00Z">
            <w:tblPrEx>
              <w:tblLook w:val="0620" w:firstRow="1" w:lastRow="0" w:firstColumn="0" w:lastColumn="0" w:noHBand="1" w:noVBand="1"/>
            </w:tblPrEx>
          </w:tblPrExChange>
        </w:tblPrEx>
        <w:tc>
          <w:tcPr>
            <w:tcW w:w="7303" w:type="dxa"/>
            <w:tcPrChange w:id="726" w:author="Lorenzo Fabbri" w:date="2024-09-24T12:19:00Z" w16du:dateUtc="2024-09-24T10:19:00Z">
              <w:tcPr>
                <w:tcW w:w="4679" w:type="dxa"/>
              </w:tcPr>
            </w:tcPrChange>
          </w:tcPr>
          <w:p w14:paraId="312A19EC" w14:textId="77777777" w:rsidR="00066508" w:rsidRPr="005A6AA3" w:rsidRDefault="00000000">
            <w:pPr>
              <w:keepNext/>
              <w:widowControl w:val="0"/>
              <w:spacing w:after="60"/>
            </w:pPr>
            <w:r w:rsidRPr="005A6AA3">
              <w:rPr>
                <w:rFonts w:ascii="Calibri" w:hAnsi="Calibri"/>
                <w:sz w:val="20"/>
              </w:rPr>
              <w:t>    Asian</w:t>
            </w:r>
          </w:p>
        </w:tc>
        <w:tc>
          <w:tcPr>
            <w:tcW w:w="1846" w:type="dxa"/>
            <w:tcPrChange w:id="727" w:author="Lorenzo Fabbri" w:date="2024-09-24T12:19:00Z" w16du:dateUtc="2024-09-24T10:19:00Z">
              <w:tcPr>
                <w:tcW w:w="4680" w:type="dxa"/>
                <w:gridSpan w:val="3"/>
              </w:tcPr>
            </w:tcPrChange>
          </w:tcPr>
          <w:p w14:paraId="37313319" w14:textId="77777777" w:rsidR="00066508" w:rsidRPr="005A6AA3" w:rsidRDefault="00000000">
            <w:pPr>
              <w:keepNext/>
              <w:widowControl w:val="0"/>
              <w:spacing w:after="60"/>
              <w:jc w:val="center"/>
            </w:pPr>
            <w:r w:rsidRPr="005A6AA3">
              <w:rPr>
                <w:rFonts w:ascii="Calibri" w:hAnsi="Calibri"/>
                <w:sz w:val="20"/>
              </w:rPr>
              <w:t>21.0 (1.6%)</w:t>
            </w:r>
          </w:p>
        </w:tc>
      </w:tr>
      <w:tr w:rsidR="004931FD" w:rsidRPr="005A6AA3" w14:paraId="5BA7CE1F" w14:textId="77777777" w:rsidTr="00CD6B65">
        <w:tblPrEx>
          <w:tblPrExChange w:id="728" w:author="Lorenzo Fabbri" w:date="2024-09-24T12:19:00Z" w16du:dateUtc="2024-09-24T10:19:00Z">
            <w:tblPrEx>
              <w:tblLook w:val="0620" w:firstRow="1" w:lastRow="0" w:firstColumn="0" w:lastColumn="0" w:noHBand="1" w:noVBand="1"/>
            </w:tblPrEx>
          </w:tblPrExChange>
        </w:tblPrEx>
        <w:tc>
          <w:tcPr>
            <w:tcW w:w="7303" w:type="dxa"/>
            <w:tcPrChange w:id="729" w:author="Lorenzo Fabbri" w:date="2024-09-24T12:19:00Z" w16du:dateUtc="2024-09-24T10:19:00Z">
              <w:tcPr>
                <w:tcW w:w="4679" w:type="dxa"/>
              </w:tcPr>
            </w:tcPrChange>
          </w:tcPr>
          <w:p w14:paraId="1C3A9078" w14:textId="77777777" w:rsidR="00066508" w:rsidRPr="005A6AA3" w:rsidRDefault="00000000">
            <w:pPr>
              <w:keepNext/>
              <w:widowControl w:val="0"/>
              <w:spacing w:after="60"/>
            </w:pPr>
            <w:r w:rsidRPr="005A6AA3">
              <w:rPr>
                <w:rFonts w:ascii="Calibri" w:hAnsi="Calibri"/>
                <w:sz w:val="20"/>
              </w:rPr>
              <w:t>    Other</w:t>
            </w:r>
          </w:p>
        </w:tc>
        <w:tc>
          <w:tcPr>
            <w:tcW w:w="1846" w:type="dxa"/>
            <w:tcPrChange w:id="730" w:author="Lorenzo Fabbri" w:date="2024-09-24T12:19:00Z" w16du:dateUtc="2024-09-24T10:19:00Z">
              <w:tcPr>
                <w:tcW w:w="4680" w:type="dxa"/>
                <w:gridSpan w:val="3"/>
              </w:tcPr>
            </w:tcPrChange>
          </w:tcPr>
          <w:p w14:paraId="0DC50D9C" w14:textId="77777777" w:rsidR="00066508" w:rsidRPr="005A6AA3" w:rsidRDefault="00000000">
            <w:pPr>
              <w:keepNext/>
              <w:widowControl w:val="0"/>
              <w:spacing w:after="60"/>
              <w:jc w:val="center"/>
            </w:pPr>
            <w:r w:rsidRPr="005A6AA3">
              <w:rPr>
                <w:rFonts w:ascii="Calibri" w:hAnsi="Calibri"/>
                <w:sz w:val="20"/>
              </w:rPr>
              <w:t>19.0 (1.5%)</w:t>
            </w:r>
          </w:p>
        </w:tc>
      </w:tr>
      <w:tr w:rsidR="004931FD" w:rsidRPr="005A6AA3" w14:paraId="41EBFFFA" w14:textId="77777777" w:rsidTr="00CD6B65">
        <w:tblPrEx>
          <w:tblPrExChange w:id="731" w:author="Lorenzo Fabbri" w:date="2024-09-24T12:19:00Z" w16du:dateUtc="2024-09-24T10:19:00Z">
            <w:tblPrEx>
              <w:tblLook w:val="0620" w:firstRow="1" w:lastRow="0" w:firstColumn="0" w:lastColumn="0" w:noHBand="1" w:noVBand="1"/>
            </w:tblPrEx>
          </w:tblPrExChange>
        </w:tblPrEx>
        <w:tc>
          <w:tcPr>
            <w:tcW w:w="7303" w:type="dxa"/>
            <w:tcPrChange w:id="732" w:author="Lorenzo Fabbri" w:date="2024-09-24T12:19:00Z" w16du:dateUtc="2024-09-24T10:19:00Z">
              <w:tcPr>
                <w:tcW w:w="4679" w:type="dxa"/>
              </w:tcPr>
            </w:tcPrChange>
          </w:tcPr>
          <w:p w14:paraId="4F9B5ACB" w14:textId="77777777" w:rsidR="00066508" w:rsidRPr="005A6AA3" w:rsidRDefault="00000000">
            <w:pPr>
              <w:keepNext/>
              <w:widowControl w:val="0"/>
              <w:spacing w:after="60"/>
            </w:pPr>
            <w:r w:rsidRPr="005A6AA3">
              <w:rPr>
                <w:rFonts w:ascii="Calibri" w:hAnsi="Calibri"/>
                <w:sz w:val="20"/>
              </w:rPr>
              <w:t>    African</w:t>
            </w:r>
          </w:p>
        </w:tc>
        <w:tc>
          <w:tcPr>
            <w:tcW w:w="1846" w:type="dxa"/>
            <w:tcPrChange w:id="733" w:author="Lorenzo Fabbri" w:date="2024-09-24T12:19:00Z" w16du:dateUtc="2024-09-24T10:19:00Z">
              <w:tcPr>
                <w:tcW w:w="4680" w:type="dxa"/>
                <w:gridSpan w:val="3"/>
              </w:tcPr>
            </w:tcPrChange>
          </w:tcPr>
          <w:p w14:paraId="15F70E4B" w14:textId="77777777" w:rsidR="00066508" w:rsidRPr="005A6AA3" w:rsidRDefault="00000000">
            <w:pPr>
              <w:keepNext/>
              <w:widowControl w:val="0"/>
              <w:spacing w:after="60"/>
              <w:jc w:val="center"/>
            </w:pPr>
            <w:r w:rsidRPr="005A6AA3">
              <w:rPr>
                <w:rFonts w:ascii="Calibri" w:hAnsi="Calibri"/>
                <w:sz w:val="20"/>
              </w:rPr>
              <w:t>7.0 (0.5%)</w:t>
            </w:r>
          </w:p>
        </w:tc>
      </w:tr>
      <w:tr w:rsidR="004931FD" w:rsidRPr="005A6AA3" w14:paraId="12B0B2F8" w14:textId="77777777" w:rsidTr="00CD6B65">
        <w:tblPrEx>
          <w:tblPrExChange w:id="734" w:author="Lorenzo Fabbri" w:date="2024-09-24T12:19:00Z" w16du:dateUtc="2024-09-24T10:19:00Z">
            <w:tblPrEx>
              <w:tblLook w:val="0620" w:firstRow="1" w:lastRow="0" w:firstColumn="0" w:lastColumn="0" w:noHBand="1" w:noVBand="1"/>
            </w:tblPrEx>
          </w:tblPrExChange>
        </w:tblPrEx>
        <w:tc>
          <w:tcPr>
            <w:tcW w:w="7303" w:type="dxa"/>
            <w:tcPrChange w:id="735" w:author="Lorenzo Fabbri" w:date="2024-09-24T12:19:00Z" w16du:dateUtc="2024-09-24T10:19:00Z">
              <w:tcPr>
                <w:tcW w:w="4679" w:type="dxa"/>
              </w:tcPr>
            </w:tcPrChange>
          </w:tcPr>
          <w:p w14:paraId="15C80485" w14:textId="77777777" w:rsidR="00066508" w:rsidRPr="005A6AA3" w:rsidRDefault="00000000">
            <w:pPr>
              <w:keepNext/>
              <w:widowControl w:val="0"/>
              <w:spacing w:after="60"/>
            </w:pPr>
            <w:r w:rsidRPr="005A6AA3">
              <w:rPr>
                <w:rFonts w:ascii="Calibri" w:hAnsi="Calibri"/>
                <w:sz w:val="20"/>
              </w:rPr>
              <w:t>    Native American</w:t>
            </w:r>
          </w:p>
        </w:tc>
        <w:tc>
          <w:tcPr>
            <w:tcW w:w="1846" w:type="dxa"/>
            <w:tcPrChange w:id="736" w:author="Lorenzo Fabbri" w:date="2024-09-24T12:19:00Z" w16du:dateUtc="2024-09-24T10:19:00Z">
              <w:tcPr>
                <w:tcW w:w="4680" w:type="dxa"/>
                <w:gridSpan w:val="3"/>
              </w:tcPr>
            </w:tcPrChange>
          </w:tcPr>
          <w:p w14:paraId="35622EF8" w14:textId="77777777" w:rsidR="00066508" w:rsidRPr="005A6AA3" w:rsidRDefault="00000000">
            <w:pPr>
              <w:keepNext/>
              <w:widowControl w:val="0"/>
              <w:spacing w:after="60"/>
              <w:jc w:val="center"/>
            </w:pPr>
            <w:r w:rsidRPr="005A6AA3">
              <w:rPr>
                <w:rFonts w:ascii="Calibri" w:hAnsi="Calibri"/>
                <w:sz w:val="20"/>
              </w:rPr>
              <w:t>2.0 (0.2%)</w:t>
            </w:r>
          </w:p>
        </w:tc>
      </w:tr>
      <w:tr w:rsidR="004931FD" w:rsidRPr="005A6AA3" w14:paraId="0627726A" w14:textId="77777777" w:rsidTr="00CD6B65">
        <w:tblPrEx>
          <w:tblPrExChange w:id="737" w:author="Lorenzo Fabbri" w:date="2024-09-24T12:19:00Z" w16du:dateUtc="2024-09-24T10:19:00Z">
            <w:tblPrEx>
              <w:tblLook w:val="0620" w:firstRow="1" w:lastRow="0" w:firstColumn="0" w:lastColumn="0" w:noHBand="1" w:noVBand="1"/>
            </w:tblPrEx>
          </w:tblPrExChange>
        </w:tblPrEx>
        <w:tc>
          <w:tcPr>
            <w:tcW w:w="7303" w:type="dxa"/>
            <w:tcPrChange w:id="738" w:author="Lorenzo Fabbri" w:date="2024-09-24T12:19:00Z" w16du:dateUtc="2024-09-24T10:19:00Z">
              <w:tcPr>
                <w:tcW w:w="4679" w:type="dxa"/>
              </w:tcPr>
            </w:tcPrChange>
          </w:tcPr>
          <w:p w14:paraId="1FCE8387" w14:textId="77777777" w:rsidR="00066508" w:rsidRPr="005A6AA3" w:rsidRDefault="00000000">
            <w:pPr>
              <w:keepNext/>
              <w:widowControl w:val="0"/>
              <w:spacing w:after="60"/>
            </w:pPr>
            <w:r w:rsidRPr="005A6AA3">
              <w:rPr>
                <w:rFonts w:ascii="Calibri" w:hAnsi="Calibri"/>
                <w:sz w:val="20"/>
              </w:rPr>
              <w:t>    White non European</w:t>
            </w:r>
          </w:p>
        </w:tc>
        <w:tc>
          <w:tcPr>
            <w:tcW w:w="1846" w:type="dxa"/>
            <w:tcPrChange w:id="739" w:author="Lorenzo Fabbri" w:date="2024-09-24T12:19:00Z" w16du:dateUtc="2024-09-24T10:19:00Z">
              <w:tcPr>
                <w:tcW w:w="4680" w:type="dxa"/>
                <w:gridSpan w:val="3"/>
              </w:tcPr>
            </w:tcPrChange>
          </w:tcPr>
          <w:p w14:paraId="509884B2" w14:textId="77777777" w:rsidR="00066508" w:rsidRPr="005A6AA3" w:rsidRDefault="00000000">
            <w:pPr>
              <w:keepNext/>
              <w:widowControl w:val="0"/>
              <w:spacing w:after="60"/>
              <w:jc w:val="center"/>
            </w:pPr>
            <w:r w:rsidRPr="005A6AA3">
              <w:rPr>
                <w:rFonts w:ascii="Calibri" w:hAnsi="Calibri"/>
                <w:sz w:val="20"/>
              </w:rPr>
              <w:t>0.0 (0.0%)</w:t>
            </w:r>
          </w:p>
        </w:tc>
      </w:tr>
      <w:tr w:rsidR="004931FD" w:rsidRPr="005A6AA3" w14:paraId="6CC89238" w14:textId="77777777" w:rsidTr="00CD6B65">
        <w:tblPrEx>
          <w:tblPrExChange w:id="740" w:author="Lorenzo Fabbri" w:date="2024-09-24T12:19:00Z" w16du:dateUtc="2024-09-24T10:19:00Z">
            <w:tblPrEx>
              <w:tblLook w:val="0620" w:firstRow="1" w:lastRow="0" w:firstColumn="0" w:lastColumn="0" w:noHBand="1" w:noVBand="1"/>
            </w:tblPrEx>
          </w:tblPrExChange>
        </w:tblPrEx>
        <w:tc>
          <w:tcPr>
            <w:tcW w:w="7303" w:type="dxa"/>
            <w:tcPrChange w:id="741" w:author="Lorenzo Fabbri" w:date="2024-09-24T12:19:00Z" w16du:dateUtc="2024-09-24T10:19:00Z">
              <w:tcPr>
                <w:tcW w:w="4679" w:type="dxa"/>
              </w:tcPr>
            </w:tcPrChange>
          </w:tcPr>
          <w:p w14:paraId="325D0681" w14:textId="77777777" w:rsidR="00066508" w:rsidRPr="005A6AA3" w:rsidRDefault="00000000">
            <w:pPr>
              <w:keepNext/>
              <w:widowControl w:val="0"/>
              <w:spacing w:after="60"/>
            </w:pPr>
            <w:r w:rsidRPr="005A6AA3">
              <w:rPr>
                <w:rFonts w:ascii="Calibri" w:hAnsi="Calibri"/>
                <w:sz w:val="20"/>
              </w:rPr>
              <w:t>    Unknown</w:t>
            </w:r>
          </w:p>
        </w:tc>
        <w:tc>
          <w:tcPr>
            <w:tcW w:w="1846" w:type="dxa"/>
            <w:tcPrChange w:id="742" w:author="Lorenzo Fabbri" w:date="2024-09-24T12:19:00Z" w16du:dateUtc="2024-09-24T10:19:00Z">
              <w:tcPr>
                <w:tcW w:w="4680" w:type="dxa"/>
                <w:gridSpan w:val="3"/>
              </w:tcPr>
            </w:tcPrChange>
          </w:tcPr>
          <w:p w14:paraId="35CF4CF8" w14:textId="77777777" w:rsidR="00066508" w:rsidRPr="005A6AA3" w:rsidRDefault="00000000">
            <w:pPr>
              <w:keepNext/>
              <w:widowControl w:val="0"/>
              <w:spacing w:after="60"/>
              <w:jc w:val="center"/>
            </w:pPr>
            <w:r w:rsidRPr="005A6AA3">
              <w:rPr>
                <w:rFonts w:ascii="Calibri" w:hAnsi="Calibri"/>
                <w:sz w:val="20"/>
              </w:rPr>
              <w:t>11</w:t>
            </w:r>
          </w:p>
        </w:tc>
      </w:tr>
      <w:tr w:rsidR="004931FD" w:rsidRPr="005A6AA3" w14:paraId="5D7D9E08" w14:textId="77777777" w:rsidTr="00CD6B65">
        <w:tblPrEx>
          <w:tblPrExChange w:id="743" w:author="Lorenzo Fabbri" w:date="2024-09-24T12:19:00Z" w16du:dateUtc="2024-09-24T10:19:00Z">
            <w:tblPrEx>
              <w:tblLook w:val="0620" w:firstRow="1" w:lastRow="0" w:firstColumn="0" w:lastColumn="0" w:noHBand="1" w:noVBand="1"/>
            </w:tblPrEx>
          </w:tblPrExChange>
        </w:tblPrEx>
        <w:tc>
          <w:tcPr>
            <w:tcW w:w="7303" w:type="dxa"/>
            <w:tcPrChange w:id="744" w:author="Lorenzo Fabbri" w:date="2024-09-24T12:19:00Z" w16du:dateUtc="2024-09-24T10:19:00Z">
              <w:tcPr>
                <w:tcW w:w="4679" w:type="dxa"/>
              </w:tcPr>
            </w:tcPrChange>
          </w:tcPr>
          <w:p w14:paraId="659E5D29" w14:textId="77777777" w:rsidR="00066508" w:rsidRPr="005A6AA3" w:rsidRDefault="00000000">
            <w:pPr>
              <w:keepNext/>
              <w:widowControl w:val="0"/>
              <w:spacing w:after="60"/>
            </w:pPr>
            <w:r w:rsidRPr="005A6AA3">
              <w:rPr>
                <w:rFonts w:ascii="Calibri" w:hAnsi="Calibri"/>
                <w:sz w:val="20"/>
              </w:rPr>
              <w:t>Child head circumference (cm)</w:t>
            </w:r>
          </w:p>
        </w:tc>
        <w:tc>
          <w:tcPr>
            <w:tcW w:w="1846" w:type="dxa"/>
            <w:tcPrChange w:id="745" w:author="Lorenzo Fabbri" w:date="2024-09-24T12:19:00Z" w16du:dateUtc="2024-09-24T10:19:00Z">
              <w:tcPr>
                <w:tcW w:w="4680" w:type="dxa"/>
                <w:gridSpan w:val="3"/>
              </w:tcPr>
            </w:tcPrChange>
          </w:tcPr>
          <w:p w14:paraId="0768E09D" w14:textId="77777777" w:rsidR="00066508" w:rsidRPr="005A6AA3" w:rsidRDefault="00000000">
            <w:pPr>
              <w:keepNext/>
              <w:widowControl w:val="0"/>
              <w:spacing w:after="60"/>
              <w:jc w:val="center"/>
            </w:pPr>
            <w:r w:rsidRPr="005A6AA3">
              <w:rPr>
                <w:rFonts w:ascii="Calibri" w:hAnsi="Calibri"/>
                <w:sz w:val="20"/>
              </w:rPr>
              <w:t>51.8 (50.6, 52.9)</w:t>
            </w:r>
          </w:p>
        </w:tc>
      </w:tr>
      <w:tr w:rsidR="004931FD" w:rsidRPr="005A6AA3" w14:paraId="635351B0" w14:textId="77777777" w:rsidTr="00CD6B65">
        <w:tblPrEx>
          <w:tblPrExChange w:id="746" w:author="Lorenzo Fabbri" w:date="2024-09-24T12:19:00Z" w16du:dateUtc="2024-09-24T10:19:00Z">
            <w:tblPrEx>
              <w:tblLook w:val="0620" w:firstRow="1" w:lastRow="0" w:firstColumn="0" w:lastColumn="0" w:noHBand="1" w:noVBand="1"/>
            </w:tblPrEx>
          </w:tblPrExChange>
        </w:tblPrEx>
        <w:tc>
          <w:tcPr>
            <w:tcW w:w="7303" w:type="dxa"/>
            <w:tcPrChange w:id="747" w:author="Lorenzo Fabbri" w:date="2024-09-24T12:19:00Z" w16du:dateUtc="2024-09-24T10:19:00Z">
              <w:tcPr>
                <w:tcW w:w="4679" w:type="dxa"/>
              </w:tcPr>
            </w:tcPrChange>
          </w:tcPr>
          <w:p w14:paraId="37247F2F" w14:textId="77777777" w:rsidR="00066508" w:rsidRPr="005A6AA3" w:rsidRDefault="00000000">
            <w:pPr>
              <w:keepNext/>
              <w:widowControl w:val="0"/>
              <w:spacing w:after="60"/>
            </w:pPr>
            <w:r w:rsidRPr="005A6AA3">
              <w:rPr>
                <w:rFonts w:ascii="Calibri" w:hAnsi="Calibri"/>
                <w:sz w:val="20"/>
              </w:rPr>
              <w:t>    Unknown</w:t>
            </w:r>
          </w:p>
        </w:tc>
        <w:tc>
          <w:tcPr>
            <w:tcW w:w="1846" w:type="dxa"/>
            <w:tcPrChange w:id="748" w:author="Lorenzo Fabbri" w:date="2024-09-24T12:19:00Z" w16du:dateUtc="2024-09-24T10:19:00Z">
              <w:tcPr>
                <w:tcW w:w="4680" w:type="dxa"/>
                <w:gridSpan w:val="3"/>
              </w:tcPr>
            </w:tcPrChange>
          </w:tcPr>
          <w:p w14:paraId="0E300598" w14:textId="77777777" w:rsidR="00066508" w:rsidRPr="005A6AA3" w:rsidRDefault="00000000">
            <w:pPr>
              <w:keepNext/>
              <w:widowControl w:val="0"/>
              <w:spacing w:after="60"/>
              <w:jc w:val="center"/>
            </w:pPr>
            <w:r w:rsidRPr="005A6AA3">
              <w:rPr>
                <w:rFonts w:ascii="Calibri" w:hAnsi="Calibri"/>
                <w:sz w:val="20"/>
              </w:rPr>
              <w:t>3</w:t>
            </w:r>
          </w:p>
        </w:tc>
      </w:tr>
      <w:tr w:rsidR="004931FD" w:rsidRPr="005A6AA3" w14:paraId="1D7FD64D" w14:textId="77777777" w:rsidTr="00CD6B65">
        <w:tblPrEx>
          <w:tblPrExChange w:id="749" w:author="Lorenzo Fabbri" w:date="2024-09-24T12:19:00Z" w16du:dateUtc="2024-09-24T10:19:00Z">
            <w:tblPrEx>
              <w:tblLook w:val="0620" w:firstRow="1" w:lastRow="0" w:firstColumn="0" w:lastColumn="0" w:noHBand="1" w:noVBand="1"/>
            </w:tblPrEx>
          </w:tblPrExChange>
        </w:tblPrEx>
        <w:tc>
          <w:tcPr>
            <w:tcW w:w="7303" w:type="dxa"/>
            <w:tcPrChange w:id="750" w:author="Lorenzo Fabbri" w:date="2024-09-24T12:19:00Z" w16du:dateUtc="2024-09-24T10:19:00Z">
              <w:tcPr>
                <w:tcW w:w="4679" w:type="dxa"/>
              </w:tcPr>
            </w:tcPrChange>
          </w:tcPr>
          <w:p w14:paraId="0E71B2FE" w14:textId="77777777" w:rsidR="00066508" w:rsidRPr="005A6AA3" w:rsidRDefault="00000000">
            <w:pPr>
              <w:keepNext/>
              <w:widowControl w:val="0"/>
              <w:spacing w:after="60"/>
            </w:pPr>
            <w:r w:rsidRPr="005A6AA3">
              <w:rPr>
                <w:rFonts w:ascii="Calibri" w:hAnsi="Calibri"/>
                <w:sz w:val="20"/>
              </w:rPr>
              <w:t>Child height (m)</w:t>
            </w:r>
          </w:p>
        </w:tc>
        <w:tc>
          <w:tcPr>
            <w:tcW w:w="1846" w:type="dxa"/>
            <w:tcPrChange w:id="751" w:author="Lorenzo Fabbri" w:date="2024-09-24T12:19:00Z" w16du:dateUtc="2024-09-24T10:19:00Z">
              <w:tcPr>
                <w:tcW w:w="4680" w:type="dxa"/>
                <w:gridSpan w:val="3"/>
              </w:tcPr>
            </w:tcPrChange>
          </w:tcPr>
          <w:p w14:paraId="3AEC7CE3" w14:textId="77777777" w:rsidR="00066508" w:rsidRPr="005A6AA3" w:rsidRDefault="00000000">
            <w:pPr>
              <w:keepNext/>
              <w:widowControl w:val="0"/>
              <w:spacing w:after="60"/>
              <w:jc w:val="center"/>
            </w:pPr>
            <w:r w:rsidRPr="005A6AA3">
              <w:rPr>
                <w:rFonts w:ascii="Calibri" w:hAnsi="Calibri"/>
                <w:sz w:val="20"/>
              </w:rPr>
              <w:t>1.3 (1.2, 1.4)</w:t>
            </w:r>
          </w:p>
        </w:tc>
      </w:tr>
      <w:tr w:rsidR="004931FD" w:rsidRPr="005A6AA3" w14:paraId="2E6C18FD" w14:textId="77777777" w:rsidTr="00CD6B65">
        <w:tblPrEx>
          <w:tblPrExChange w:id="752" w:author="Lorenzo Fabbri" w:date="2024-09-24T12:19:00Z" w16du:dateUtc="2024-09-24T10:19:00Z">
            <w:tblPrEx>
              <w:tblLook w:val="0620" w:firstRow="1" w:lastRow="0" w:firstColumn="0" w:lastColumn="0" w:noHBand="1" w:noVBand="1"/>
            </w:tblPrEx>
          </w:tblPrExChange>
        </w:tblPrEx>
        <w:tc>
          <w:tcPr>
            <w:tcW w:w="7303" w:type="dxa"/>
            <w:tcPrChange w:id="753" w:author="Lorenzo Fabbri" w:date="2024-09-24T12:19:00Z" w16du:dateUtc="2024-09-24T10:19:00Z">
              <w:tcPr>
                <w:tcW w:w="4679" w:type="dxa"/>
              </w:tcPr>
            </w:tcPrChange>
          </w:tcPr>
          <w:p w14:paraId="4C4D068A" w14:textId="77777777" w:rsidR="00066508" w:rsidRPr="005A6AA3" w:rsidRDefault="00000000">
            <w:pPr>
              <w:keepNext/>
              <w:widowControl w:val="0"/>
              <w:spacing w:after="60"/>
            </w:pPr>
            <w:r w:rsidRPr="005A6AA3">
              <w:rPr>
                <w:rFonts w:ascii="Calibri" w:hAnsi="Calibri"/>
                <w:sz w:val="20"/>
              </w:rPr>
              <w:t>Child neuropsychological diagnosis</w:t>
            </w:r>
          </w:p>
        </w:tc>
        <w:tc>
          <w:tcPr>
            <w:tcW w:w="1846" w:type="dxa"/>
            <w:tcPrChange w:id="754" w:author="Lorenzo Fabbri" w:date="2024-09-24T12:19:00Z" w16du:dateUtc="2024-09-24T10:19:00Z">
              <w:tcPr>
                <w:tcW w:w="4680" w:type="dxa"/>
                <w:gridSpan w:val="3"/>
              </w:tcPr>
            </w:tcPrChange>
          </w:tcPr>
          <w:p w14:paraId="4200A94F" w14:textId="77777777" w:rsidR="00066508" w:rsidRPr="005A6AA3" w:rsidRDefault="00000000">
            <w:pPr>
              <w:keepNext/>
              <w:widowControl w:val="0"/>
              <w:spacing w:after="60"/>
              <w:jc w:val="center"/>
            </w:pPr>
            <w:r w:rsidRPr="005A6AA3">
              <w:rPr>
                <w:rFonts w:ascii="Calibri" w:hAnsi="Calibri"/>
                <w:sz w:val="20"/>
              </w:rPr>
              <w:t>95.0 (7.3%)</w:t>
            </w:r>
          </w:p>
        </w:tc>
      </w:tr>
      <w:tr w:rsidR="004931FD" w:rsidRPr="005A6AA3" w14:paraId="7F91E09F" w14:textId="77777777" w:rsidTr="00CD6B65">
        <w:tblPrEx>
          <w:tblPrExChange w:id="755" w:author="Lorenzo Fabbri" w:date="2024-09-24T12:19:00Z" w16du:dateUtc="2024-09-24T10:19:00Z">
            <w:tblPrEx>
              <w:tblLook w:val="0620" w:firstRow="1" w:lastRow="0" w:firstColumn="0" w:lastColumn="0" w:noHBand="1" w:noVBand="1"/>
            </w:tblPrEx>
          </w:tblPrExChange>
        </w:tblPrEx>
        <w:tc>
          <w:tcPr>
            <w:tcW w:w="7303" w:type="dxa"/>
            <w:tcPrChange w:id="756" w:author="Lorenzo Fabbri" w:date="2024-09-24T12:19:00Z" w16du:dateUtc="2024-09-24T10:19:00Z">
              <w:tcPr>
                <w:tcW w:w="4679" w:type="dxa"/>
              </w:tcPr>
            </w:tcPrChange>
          </w:tcPr>
          <w:p w14:paraId="04075ADC" w14:textId="77777777" w:rsidR="00066508" w:rsidRPr="005A6AA3" w:rsidRDefault="00000000">
            <w:pPr>
              <w:keepNext/>
              <w:widowControl w:val="0"/>
              <w:spacing w:after="60"/>
            </w:pPr>
            <w:r w:rsidRPr="005A6AA3">
              <w:rPr>
                <w:rFonts w:ascii="Calibri" w:hAnsi="Calibri"/>
                <w:sz w:val="20"/>
              </w:rPr>
              <w:t>Child rest before assessment</w:t>
            </w:r>
          </w:p>
        </w:tc>
        <w:tc>
          <w:tcPr>
            <w:tcW w:w="1846" w:type="dxa"/>
            <w:tcPrChange w:id="757" w:author="Lorenzo Fabbri" w:date="2024-09-24T12:19:00Z" w16du:dateUtc="2024-09-24T10:19:00Z">
              <w:tcPr>
                <w:tcW w:w="4680" w:type="dxa"/>
                <w:gridSpan w:val="3"/>
              </w:tcPr>
            </w:tcPrChange>
          </w:tcPr>
          <w:p w14:paraId="29355F33" w14:textId="77777777" w:rsidR="00066508" w:rsidRPr="005A6AA3" w:rsidRDefault="00066508">
            <w:pPr>
              <w:keepNext/>
              <w:widowControl w:val="0"/>
              <w:spacing w:after="60"/>
              <w:jc w:val="center"/>
            </w:pPr>
          </w:p>
        </w:tc>
      </w:tr>
      <w:tr w:rsidR="004931FD" w:rsidRPr="005A6AA3" w14:paraId="4C50A9B3" w14:textId="77777777" w:rsidTr="00CD6B65">
        <w:tblPrEx>
          <w:tblPrExChange w:id="758" w:author="Lorenzo Fabbri" w:date="2024-09-24T12:19:00Z" w16du:dateUtc="2024-09-24T10:19:00Z">
            <w:tblPrEx>
              <w:tblLook w:val="0620" w:firstRow="1" w:lastRow="0" w:firstColumn="0" w:lastColumn="0" w:noHBand="1" w:noVBand="1"/>
            </w:tblPrEx>
          </w:tblPrExChange>
        </w:tblPrEx>
        <w:tc>
          <w:tcPr>
            <w:tcW w:w="7303" w:type="dxa"/>
            <w:tcPrChange w:id="759" w:author="Lorenzo Fabbri" w:date="2024-09-24T12:19:00Z" w16du:dateUtc="2024-09-24T10:19:00Z">
              <w:tcPr>
                <w:tcW w:w="4679" w:type="dxa"/>
              </w:tcPr>
            </w:tcPrChange>
          </w:tcPr>
          <w:p w14:paraId="1A631D57" w14:textId="77777777" w:rsidR="00066508" w:rsidRPr="005A6AA3" w:rsidRDefault="00000000">
            <w:pPr>
              <w:keepNext/>
              <w:widowControl w:val="0"/>
              <w:spacing w:after="60"/>
            </w:pPr>
            <w:r w:rsidRPr="005A6AA3">
              <w:rPr>
                <w:rFonts w:ascii="Calibri" w:hAnsi="Calibri"/>
                <w:sz w:val="20"/>
              </w:rPr>
              <w:t>    Yes</w:t>
            </w:r>
          </w:p>
        </w:tc>
        <w:tc>
          <w:tcPr>
            <w:tcW w:w="1846" w:type="dxa"/>
            <w:tcPrChange w:id="760" w:author="Lorenzo Fabbri" w:date="2024-09-24T12:19:00Z" w16du:dateUtc="2024-09-24T10:19:00Z">
              <w:tcPr>
                <w:tcW w:w="4680" w:type="dxa"/>
                <w:gridSpan w:val="3"/>
              </w:tcPr>
            </w:tcPrChange>
          </w:tcPr>
          <w:p w14:paraId="67694388" w14:textId="77777777" w:rsidR="00066508" w:rsidRPr="005A6AA3" w:rsidRDefault="00000000">
            <w:pPr>
              <w:keepNext/>
              <w:widowControl w:val="0"/>
              <w:spacing w:after="60"/>
              <w:jc w:val="center"/>
            </w:pPr>
            <w:r w:rsidRPr="005A6AA3">
              <w:rPr>
                <w:rFonts w:ascii="Calibri" w:hAnsi="Calibri"/>
                <w:sz w:val="20"/>
              </w:rPr>
              <w:t>1,209.0 (93.3%)</w:t>
            </w:r>
          </w:p>
        </w:tc>
      </w:tr>
      <w:tr w:rsidR="004931FD" w:rsidRPr="005A6AA3" w14:paraId="4C3C5E4C" w14:textId="77777777" w:rsidTr="00CD6B65">
        <w:tblPrEx>
          <w:tblPrExChange w:id="761" w:author="Lorenzo Fabbri" w:date="2024-09-24T12:19:00Z" w16du:dateUtc="2024-09-24T10:19:00Z">
            <w:tblPrEx>
              <w:tblLook w:val="0620" w:firstRow="1" w:lastRow="0" w:firstColumn="0" w:lastColumn="0" w:noHBand="1" w:noVBand="1"/>
            </w:tblPrEx>
          </w:tblPrExChange>
        </w:tblPrEx>
        <w:tc>
          <w:tcPr>
            <w:tcW w:w="7303" w:type="dxa"/>
            <w:tcPrChange w:id="762" w:author="Lorenzo Fabbri" w:date="2024-09-24T12:19:00Z" w16du:dateUtc="2024-09-24T10:19:00Z">
              <w:tcPr>
                <w:tcW w:w="4679" w:type="dxa"/>
              </w:tcPr>
            </w:tcPrChange>
          </w:tcPr>
          <w:p w14:paraId="4D8B0414" w14:textId="77777777" w:rsidR="00066508" w:rsidRPr="005A6AA3" w:rsidRDefault="00000000">
            <w:pPr>
              <w:keepNext/>
              <w:widowControl w:val="0"/>
              <w:spacing w:after="60"/>
            </w:pPr>
            <w:r w:rsidRPr="005A6AA3">
              <w:rPr>
                <w:rFonts w:ascii="Calibri" w:hAnsi="Calibri"/>
                <w:sz w:val="20"/>
              </w:rPr>
              <w:t>    Not as well as usual</w:t>
            </w:r>
          </w:p>
        </w:tc>
        <w:tc>
          <w:tcPr>
            <w:tcW w:w="1846" w:type="dxa"/>
            <w:tcPrChange w:id="763" w:author="Lorenzo Fabbri" w:date="2024-09-24T12:19:00Z" w16du:dateUtc="2024-09-24T10:19:00Z">
              <w:tcPr>
                <w:tcW w:w="4680" w:type="dxa"/>
                <w:gridSpan w:val="3"/>
              </w:tcPr>
            </w:tcPrChange>
          </w:tcPr>
          <w:p w14:paraId="69285B1D" w14:textId="77777777" w:rsidR="00066508" w:rsidRPr="005A6AA3" w:rsidRDefault="00000000">
            <w:pPr>
              <w:keepNext/>
              <w:widowControl w:val="0"/>
              <w:spacing w:after="60"/>
              <w:jc w:val="center"/>
            </w:pPr>
            <w:r w:rsidRPr="005A6AA3">
              <w:rPr>
                <w:rFonts w:ascii="Calibri" w:hAnsi="Calibri"/>
                <w:sz w:val="20"/>
              </w:rPr>
              <w:t>87.0 (6.7%)</w:t>
            </w:r>
          </w:p>
        </w:tc>
      </w:tr>
      <w:tr w:rsidR="004931FD" w:rsidRPr="005A6AA3" w14:paraId="419E70BE" w14:textId="77777777" w:rsidTr="00CD6B65">
        <w:tblPrEx>
          <w:tblPrExChange w:id="764" w:author="Lorenzo Fabbri" w:date="2024-09-24T12:19:00Z" w16du:dateUtc="2024-09-24T10:19:00Z">
            <w:tblPrEx>
              <w:tblLook w:val="0620" w:firstRow="1" w:lastRow="0" w:firstColumn="0" w:lastColumn="0" w:noHBand="1" w:noVBand="1"/>
            </w:tblPrEx>
          </w:tblPrExChange>
        </w:tblPrEx>
        <w:tc>
          <w:tcPr>
            <w:tcW w:w="7303" w:type="dxa"/>
            <w:tcPrChange w:id="765" w:author="Lorenzo Fabbri" w:date="2024-09-24T12:19:00Z" w16du:dateUtc="2024-09-24T10:19:00Z">
              <w:tcPr>
                <w:tcW w:w="4679" w:type="dxa"/>
              </w:tcPr>
            </w:tcPrChange>
          </w:tcPr>
          <w:p w14:paraId="42FA5FA1" w14:textId="77777777" w:rsidR="00066508" w:rsidRPr="005A6AA3" w:rsidRDefault="00000000">
            <w:pPr>
              <w:keepNext/>
              <w:widowControl w:val="0"/>
              <w:spacing w:after="60"/>
            </w:pPr>
            <w:r w:rsidRPr="005A6AA3">
              <w:rPr>
                <w:rFonts w:ascii="Calibri" w:hAnsi="Calibri"/>
                <w:sz w:val="20"/>
              </w:rPr>
              <w:t>    Unknown</w:t>
            </w:r>
          </w:p>
        </w:tc>
        <w:tc>
          <w:tcPr>
            <w:tcW w:w="1846" w:type="dxa"/>
            <w:tcPrChange w:id="766" w:author="Lorenzo Fabbri" w:date="2024-09-24T12:19:00Z" w16du:dateUtc="2024-09-24T10:19:00Z">
              <w:tcPr>
                <w:tcW w:w="4680" w:type="dxa"/>
                <w:gridSpan w:val="3"/>
              </w:tcPr>
            </w:tcPrChange>
          </w:tcPr>
          <w:p w14:paraId="1A336B0C" w14:textId="77777777" w:rsidR="00066508" w:rsidRPr="005A6AA3" w:rsidRDefault="00000000">
            <w:pPr>
              <w:keepNext/>
              <w:widowControl w:val="0"/>
              <w:spacing w:after="60"/>
              <w:jc w:val="center"/>
            </w:pPr>
            <w:r w:rsidRPr="005A6AA3">
              <w:rPr>
                <w:rFonts w:ascii="Calibri" w:hAnsi="Calibri"/>
                <w:sz w:val="20"/>
              </w:rPr>
              <w:t>1</w:t>
            </w:r>
          </w:p>
        </w:tc>
      </w:tr>
      <w:tr w:rsidR="004931FD" w:rsidRPr="005A6AA3" w14:paraId="1EFD263E" w14:textId="77777777" w:rsidTr="00CD6B65">
        <w:tblPrEx>
          <w:tblPrExChange w:id="767" w:author="Lorenzo Fabbri" w:date="2024-09-24T12:19:00Z" w16du:dateUtc="2024-09-24T10:19:00Z">
            <w:tblPrEx>
              <w:tblLook w:val="0620" w:firstRow="1" w:lastRow="0" w:firstColumn="0" w:lastColumn="0" w:noHBand="1" w:noVBand="1"/>
            </w:tblPrEx>
          </w:tblPrExChange>
        </w:tblPrEx>
        <w:tc>
          <w:tcPr>
            <w:tcW w:w="7303" w:type="dxa"/>
            <w:tcPrChange w:id="768" w:author="Lorenzo Fabbri" w:date="2024-09-24T12:19:00Z" w16du:dateUtc="2024-09-24T10:19:00Z">
              <w:tcPr>
                <w:tcW w:w="4679" w:type="dxa"/>
              </w:tcPr>
            </w:tcPrChange>
          </w:tcPr>
          <w:p w14:paraId="76580A81" w14:textId="77777777" w:rsidR="00066508" w:rsidRPr="005A6AA3" w:rsidRDefault="00000000">
            <w:pPr>
              <w:keepNext/>
              <w:widowControl w:val="0"/>
              <w:spacing w:after="60"/>
            </w:pPr>
            <w:r w:rsidRPr="005A6AA3">
              <w:rPr>
                <w:rFonts w:ascii="Calibri" w:hAnsi="Calibri"/>
                <w:sz w:val="20"/>
              </w:rPr>
              <w:t>Child sex</w:t>
            </w:r>
          </w:p>
        </w:tc>
        <w:tc>
          <w:tcPr>
            <w:tcW w:w="1846" w:type="dxa"/>
            <w:tcPrChange w:id="769" w:author="Lorenzo Fabbri" w:date="2024-09-24T12:19:00Z" w16du:dateUtc="2024-09-24T10:19:00Z">
              <w:tcPr>
                <w:tcW w:w="4680" w:type="dxa"/>
                <w:gridSpan w:val="3"/>
              </w:tcPr>
            </w:tcPrChange>
          </w:tcPr>
          <w:p w14:paraId="2A97DCC4" w14:textId="77777777" w:rsidR="00066508" w:rsidRPr="005A6AA3" w:rsidRDefault="00066508">
            <w:pPr>
              <w:keepNext/>
              <w:widowControl w:val="0"/>
              <w:spacing w:after="60"/>
              <w:jc w:val="center"/>
            </w:pPr>
          </w:p>
        </w:tc>
      </w:tr>
      <w:tr w:rsidR="004931FD" w:rsidRPr="005A6AA3" w14:paraId="76E59022" w14:textId="77777777" w:rsidTr="00CD6B65">
        <w:tblPrEx>
          <w:tblPrExChange w:id="770" w:author="Lorenzo Fabbri" w:date="2024-09-24T12:19:00Z" w16du:dateUtc="2024-09-24T10:19:00Z">
            <w:tblPrEx>
              <w:tblLook w:val="0620" w:firstRow="1" w:lastRow="0" w:firstColumn="0" w:lastColumn="0" w:noHBand="1" w:noVBand="1"/>
            </w:tblPrEx>
          </w:tblPrExChange>
        </w:tblPrEx>
        <w:tc>
          <w:tcPr>
            <w:tcW w:w="7303" w:type="dxa"/>
            <w:tcPrChange w:id="771" w:author="Lorenzo Fabbri" w:date="2024-09-24T12:19:00Z" w16du:dateUtc="2024-09-24T10:19:00Z">
              <w:tcPr>
                <w:tcW w:w="4679" w:type="dxa"/>
              </w:tcPr>
            </w:tcPrChange>
          </w:tcPr>
          <w:p w14:paraId="70B0E699" w14:textId="77777777" w:rsidR="00066508" w:rsidRPr="005A6AA3" w:rsidRDefault="00000000">
            <w:pPr>
              <w:keepNext/>
              <w:widowControl w:val="0"/>
              <w:spacing w:after="60"/>
            </w:pPr>
            <w:r w:rsidRPr="005A6AA3">
              <w:rPr>
                <w:rFonts w:ascii="Calibri" w:hAnsi="Calibri"/>
                <w:sz w:val="20"/>
              </w:rPr>
              <w:t>    Male</w:t>
            </w:r>
          </w:p>
        </w:tc>
        <w:tc>
          <w:tcPr>
            <w:tcW w:w="1846" w:type="dxa"/>
            <w:tcPrChange w:id="772" w:author="Lorenzo Fabbri" w:date="2024-09-24T12:19:00Z" w16du:dateUtc="2024-09-24T10:19:00Z">
              <w:tcPr>
                <w:tcW w:w="4680" w:type="dxa"/>
                <w:gridSpan w:val="3"/>
              </w:tcPr>
            </w:tcPrChange>
          </w:tcPr>
          <w:p w14:paraId="4D8B5FC3" w14:textId="77777777" w:rsidR="00066508" w:rsidRPr="005A6AA3" w:rsidRDefault="00000000">
            <w:pPr>
              <w:keepNext/>
              <w:widowControl w:val="0"/>
              <w:spacing w:after="60"/>
              <w:jc w:val="center"/>
            </w:pPr>
            <w:r w:rsidRPr="005A6AA3">
              <w:rPr>
                <w:rFonts w:ascii="Calibri" w:hAnsi="Calibri"/>
                <w:sz w:val="20"/>
              </w:rPr>
              <w:t>710.0 (54.7%)</w:t>
            </w:r>
          </w:p>
        </w:tc>
      </w:tr>
      <w:tr w:rsidR="004931FD" w:rsidRPr="005A6AA3" w14:paraId="17F3E8FF" w14:textId="77777777" w:rsidTr="00CD6B65">
        <w:tblPrEx>
          <w:tblPrExChange w:id="773" w:author="Lorenzo Fabbri" w:date="2024-09-24T12:19:00Z" w16du:dateUtc="2024-09-24T10:19:00Z">
            <w:tblPrEx>
              <w:tblLook w:val="0620" w:firstRow="1" w:lastRow="0" w:firstColumn="0" w:lastColumn="0" w:noHBand="1" w:noVBand="1"/>
            </w:tblPrEx>
          </w:tblPrExChange>
        </w:tblPrEx>
        <w:tc>
          <w:tcPr>
            <w:tcW w:w="7303" w:type="dxa"/>
            <w:tcPrChange w:id="774" w:author="Lorenzo Fabbri" w:date="2024-09-24T12:19:00Z" w16du:dateUtc="2024-09-24T10:19:00Z">
              <w:tcPr>
                <w:tcW w:w="4679" w:type="dxa"/>
              </w:tcPr>
            </w:tcPrChange>
          </w:tcPr>
          <w:p w14:paraId="5FD74F74" w14:textId="77777777" w:rsidR="00066508" w:rsidRPr="005A6AA3" w:rsidRDefault="00000000">
            <w:pPr>
              <w:keepNext/>
              <w:widowControl w:val="0"/>
              <w:spacing w:after="60"/>
            </w:pPr>
            <w:r w:rsidRPr="005A6AA3">
              <w:rPr>
                <w:rFonts w:ascii="Calibri" w:hAnsi="Calibri"/>
                <w:sz w:val="20"/>
              </w:rPr>
              <w:t>    Female</w:t>
            </w:r>
          </w:p>
        </w:tc>
        <w:tc>
          <w:tcPr>
            <w:tcW w:w="1846" w:type="dxa"/>
            <w:tcPrChange w:id="775" w:author="Lorenzo Fabbri" w:date="2024-09-24T12:19:00Z" w16du:dateUtc="2024-09-24T10:19:00Z">
              <w:tcPr>
                <w:tcW w:w="4680" w:type="dxa"/>
                <w:gridSpan w:val="3"/>
              </w:tcPr>
            </w:tcPrChange>
          </w:tcPr>
          <w:p w14:paraId="620FEC95" w14:textId="77777777" w:rsidR="00066508" w:rsidRPr="005A6AA3" w:rsidRDefault="00000000">
            <w:pPr>
              <w:keepNext/>
              <w:widowControl w:val="0"/>
              <w:spacing w:after="60"/>
              <w:jc w:val="center"/>
            </w:pPr>
            <w:r w:rsidRPr="005A6AA3">
              <w:rPr>
                <w:rFonts w:ascii="Calibri" w:hAnsi="Calibri"/>
                <w:sz w:val="20"/>
              </w:rPr>
              <w:t>587.0 (45.3%)</w:t>
            </w:r>
          </w:p>
        </w:tc>
      </w:tr>
      <w:tr w:rsidR="004931FD" w:rsidRPr="005A6AA3" w14:paraId="29427AD0" w14:textId="77777777" w:rsidTr="00CD6B65">
        <w:tblPrEx>
          <w:tblPrExChange w:id="776" w:author="Lorenzo Fabbri" w:date="2024-09-24T12:19:00Z" w16du:dateUtc="2024-09-24T10:19:00Z">
            <w:tblPrEx>
              <w:tblLook w:val="0620" w:firstRow="1" w:lastRow="0" w:firstColumn="0" w:lastColumn="0" w:noHBand="1" w:noVBand="1"/>
            </w:tblPrEx>
          </w:tblPrExChange>
        </w:tblPrEx>
        <w:tc>
          <w:tcPr>
            <w:tcW w:w="7303" w:type="dxa"/>
            <w:tcPrChange w:id="777" w:author="Lorenzo Fabbri" w:date="2024-09-24T12:19:00Z" w16du:dateUtc="2024-09-24T10:19:00Z">
              <w:tcPr>
                <w:tcW w:w="4679" w:type="dxa"/>
              </w:tcPr>
            </w:tcPrChange>
          </w:tcPr>
          <w:p w14:paraId="033E4273" w14:textId="77777777" w:rsidR="00066508" w:rsidRPr="005A6AA3" w:rsidRDefault="00000000">
            <w:pPr>
              <w:keepNext/>
              <w:widowControl w:val="0"/>
              <w:spacing w:after="60"/>
            </w:pPr>
            <w:r w:rsidRPr="005A6AA3">
              <w:rPr>
                <w:rFonts w:ascii="Calibri" w:hAnsi="Calibri"/>
                <w:sz w:val="20"/>
              </w:rPr>
              <w:t>Child weight (kg)</w:t>
            </w:r>
          </w:p>
        </w:tc>
        <w:tc>
          <w:tcPr>
            <w:tcW w:w="1846" w:type="dxa"/>
            <w:tcPrChange w:id="778" w:author="Lorenzo Fabbri" w:date="2024-09-24T12:19:00Z" w16du:dateUtc="2024-09-24T10:19:00Z">
              <w:tcPr>
                <w:tcW w:w="4680" w:type="dxa"/>
                <w:gridSpan w:val="3"/>
              </w:tcPr>
            </w:tcPrChange>
          </w:tcPr>
          <w:p w14:paraId="0687F805" w14:textId="77777777" w:rsidR="00066508" w:rsidRPr="005A6AA3" w:rsidRDefault="00000000">
            <w:pPr>
              <w:keepNext/>
              <w:widowControl w:val="0"/>
              <w:spacing w:after="60"/>
              <w:jc w:val="center"/>
            </w:pPr>
            <w:r w:rsidRPr="005A6AA3">
              <w:rPr>
                <w:rFonts w:ascii="Calibri" w:hAnsi="Calibri"/>
                <w:sz w:val="20"/>
              </w:rPr>
              <w:t>26.9 (22.9, 32.6)</w:t>
            </w:r>
          </w:p>
        </w:tc>
      </w:tr>
      <w:tr w:rsidR="004931FD" w:rsidRPr="005A6AA3" w14:paraId="5614AB4C" w14:textId="77777777" w:rsidTr="00CD6B65">
        <w:tblPrEx>
          <w:tblPrExChange w:id="779" w:author="Lorenzo Fabbri" w:date="2024-09-24T12:19:00Z" w16du:dateUtc="2024-09-24T10:19:00Z">
            <w:tblPrEx>
              <w:tblLook w:val="0620" w:firstRow="1" w:lastRow="0" w:firstColumn="0" w:lastColumn="0" w:noHBand="1" w:noVBand="1"/>
            </w:tblPrEx>
          </w:tblPrExChange>
        </w:tblPrEx>
        <w:tc>
          <w:tcPr>
            <w:tcW w:w="7303" w:type="dxa"/>
            <w:tcPrChange w:id="780" w:author="Lorenzo Fabbri" w:date="2024-09-24T12:19:00Z" w16du:dateUtc="2024-09-24T10:19:00Z">
              <w:tcPr>
                <w:tcW w:w="4679" w:type="dxa"/>
              </w:tcPr>
            </w:tcPrChange>
          </w:tcPr>
          <w:p w14:paraId="766E415D" w14:textId="77777777" w:rsidR="00066508" w:rsidRPr="005A6AA3" w:rsidRDefault="00000000">
            <w:pPr>
              <w:keepNext/>
              <w:widowControl w:val="0"/>
              <w:spacing w:after="60"/>
            </w:pPr>
            <w:r w:rsidRPr="005A6AA3">
              <w:rPr>
                <w:rFonts w:ascii="Calibri" w:hAnsi="Calibri"/>
                <w:sz w:val="20"/>
              </w:rPr>
              <w:t>Chiod mood before assessment</w:t>
            </w:r>
          </w:p>
        </w:tc>
        <w:tc>
          <w:tcPr>
            <w:tcW w:w="1846" w:type="dxa"/>
            <w:tcPrChange w:id="781" w:author="Lorenzo Fabbri" w:date="2024-09-24T12:19:00Z" w16du:dateUtc="2024-09-24T10:19:00Z">
              <w:tcPr>
                <w:tcW w:w="4680" w:type="dxa"/>
                <w:gridSpan w:val="3"/>
              </w:tcPr>
            </w:tcPrChange>
          </w:tcPr>
          <w:p w14:paraId="7ECE941A" w14:textId="77777777" w:rsidR="00066508" w:rsidRPr="005A6AA3" w:rsidRDefault="00066508">
            <w:pPr>
              <w:keepNext/>
              <w:widowControl w:val="0"/>
              <w:spacing w:after="60"/>
              <w:jc w:val="center"/>
            </w:pPr>
          </w:p>
        </w:tc>
      </w:tr>
      <w:tr w:rsidR="004931FD" w:rsidRPr="005A6AA3" w14:paraId="7BC58A31" w14:textId="77777777" w:rsidTr="00CD6B65">
        <w:tblPrEx>
          <w:tblPrExChange w:id="782" w:author="Lorenzo Fabbri" w:date="2024-09-24T12:19:00Z" w16du:dateUtc="2024-09-24T10:19:00Z">
            <w:tblPrEx>
              <w:tblLook w:val="0620" w:firstRow="1" w:lastRow="0" w:firstColumn="0" w:lastColumn="0" w:noHBand="1" w:noVBand="1"/>
            </w:tblPrEx>
          </w:tblPrExChange>
        </w:tblPrEx>
        <w:tc>
          <w:tcPr>
            <w:tcW w:w="7303" w:type="dxa"/>
            <w:tcPrChange w:id="783" w:author="Lorenzo Fabbri" w:date="2024-09-24T12:19:00Z" w16du:dateUtc="2024-09-24T10:19:00Z">
              <w:tcPr>
                <w:tcW w:w="4679" w:type="dxa"/>
              </w:tcPr>
            </w:tcPrChange>
          </w:tcPr>
          <w:p w14:paraId="71FC5434" w14:textId="77777777" w:rsidR="00066508" w:rsidRPr="005A6AA3" w:rsidRDefault="00000000">
            <w:pPr>
              <w:keepNext/>
              <w:widowControl w:val="0"/>
              <w:spacing w:after="60"/>
            </w:pPr>
            <w:r w:rsidRPr="005A6AA3">
              <w:rPr>
                <w:rFonts w:ascii="Calibri" w:hAnsi="Calibri"/>
                <w:sz w:val="20"/>
              </w:rPr>
              <w:t>    Usual</w:t>
            </w:r>
          </w:p>
        </w:tc>
        <w:tc>
          <w:tcPr>
            <w:tcW w:w="1846" w:type="dxa"/>
            <w:tcPrChange w:id="784" w:author="Lorenzo Fabbri" w:date="2024-09-24T12:19:00Z" w16du:dateUtc="2024-09-24T10:19:00Z">
              <w:tcPr>
                <w:tcW w:w="4680" w:type="dxa"/>
                <w:gridSpan w:val="3"/>
              </w:tcPr>
            </w:tcPrChange>
          </w:tcPr>
          <w:p w14:paraId="783747AC" w14:textId="77777777" w:rsidR="00066508" w:rsidRPr="005A6AA3" w:rsidRDefault="00000000">
            <w:pPr>
              <w:keepNext/>
              <w:widowControl w:val="0"/>
              <w:spacing w:after="60"/>
              <w:jc w:val="center"/>
            </w:pPr>
            <w:r w:rsidRPr="005A6AA3">
              <w:rPr>
                <w:rFonts w:ascii="Calibri" w:hAnsi="Calibri"/>
                <w:sz w:val="20"/>
              </w:rPr>
              <w:t>1,232.0 (95.1%)</w:t>
            </w:r>
          </w:p>
        </w:tc>
      </w:tr>
      <w:tr w:rsidR="004931FD" w:rsidRPr="005A6AA3" w14:paraId="13648986" w14:textId="77777777" w:rsidTr="00CD6B65">
        <w:tblPrEx>
          <w:tblPrExChange w:id="785" w:author="Lorenzo Fabbri" w:date="2024-09-24T12:19:00Z" w16du:dateUtc="2024-09-24T10:19:00Z">
            <w:tblPrEx>
              <w:tblLook w:val="0620" w:firstRow="1" w:lastRow="0" w:firstColumn="0" w:lastColumn="0" w:noHBand="1" w:noVBand="1"/>
            </w:tblPrEx>
          </w:tblPrExChange>
        </w:tblPrEx>
        <w:tc>
          <w:tcPr>
            <w:tcW w:w="7303" w:type="dxa"/>
            <w:tcPrChange w:id="786" w:author="Lorenzo Fabbri" w:date="2024-09-24T12:19:00Z" w16du:dateUtc="2024-09-24T10:19:00Z">
              <w:tcPr>
                <w:tcW w:w="4679" w:type="dxa"/>
              </w:tcPr>
            </w:tcPrChange>
          </w:tcPr>
          <w:p w14:paraId="64536B9D" w14:textId="77777777" w:rsidR="00066508" w:rsidRPr="005A6AA3" w:rsidRDefault="00000000">
            <w:pPr>
              <w:keepNext/>
              <w:widowControl w:val="0"/>
              <w:spacing w:after="60"/>
            </w:pPr>
            <w:r w:rsidRPr="005A6AA3">
              <w:rPr>
                <w:rFonts w:ascii="Calibri" w:hAnsi="Calibri"/>
                <w:sz w:val="20"/>
              </w:rPr>
              <w:t>    Not usual</w:t>
            </w:r>
          </w:p>
        </w:tc>
        <w:tc>
          <w:tcPr>
            <w:tcW w:w="1846" w:type="dxa"/>
            <w:tcPrChange w:id="787" w:author="Lorenzo Fabbri" w:date="2024-09-24T12:19:00Z" w16du:dateUtc="2024-09-24T10:19:00Z">
              <w:tcPr>
                <w:tcW w:w="4680" w:type="dxa"/>
                <w:gridSpan w:val="3"/>
              </w:tcPr>
            </w:tcPrChange>
          </w:tcPr>
          <w:p w14:paraId="6F5462F0" w14:textId="77777777" w:rsidR="00066508" w:rsidRPr="005A6AA3" w:rsidRDefault="00000000">
            <w:pPr>
              <w:keepNext/>
              <w:widowControl w:val="0"/>
              <w:spacing w:after="60"/>
              <w:jc w:val="center"/>
            </w:pPr>
            <w:r w:rsidRPr="005A6AA3">
              <w:rPr>
                <w:rFonts w:ascii="Calibri" w:hAnsi="Calibri"/>
                <w:sz w:val="20"/>
              </w:rPr>
              <w:t>64.0 (4.9%)</w:t>
            </w:r>
          </w:p>
        </w:tc>
      </w:tr>
      <w:tr w:rsidR="004931FD" w:rsidRPr="005A6AA3" w14:paraId="73D94D43" w14:textId="77777777" w:rsidTr="00CD6B65">
        <w:tblPrEx>
          <w:tblPrExChange w:id="788" w:author="Lorenzo Fabbri" w:date="2024-09-24T12:19:00Z" w16du:dateUtc="2024-09-24T10:19:00Z">
            <w:tblPrEx>
              <w:tblLook w:val="0620" w:firstRow="1" w:lastRow="0" w:firstColumn="0" w:lastColumn="0" w:noHBand="1" w:noVBand="1"/>
            </w:tblPrEx>
          </w:tblPrExChange>
        </w:tblPrEx>
        <w:tc>
          <w:tcPr>
            <w:tcW w:w="7303" w:type="dxa"/>
            <w:tcPrChange w:id="789" w:author="Lorenzo Fabbri" w:date="2024-09-24T12:19:00Z" w16du:dateUtc="2024-09-24T10:19:00Z">
              <w:tcPr>
                <w:tcW w:w="4679" w:type="dxa"/>
              </w:tcPr>
            </w:tcPrChange>
          </w:tcPr>
          <w:p w14:paraId="12FCA895" w14:textId="77777777" w:rsidR="00066508" w:rsidRPr="005A6AA3" w:rsidRDefault="00000000">
            <w:pPr>
              <w:keepNext/>
              <w:widowControl w:val="0"/>
              <w:spacing w:after="60"/>
            </w:pPr>
            <w:r w:rsidRPr="005A6AA3">
              <w:rPr>
                <w:rFonts w:ascii="Calibri" w:hAnsi="Calibri"/>
                <w:sz w:val="20"/>
              </w:rPr>
              <w:t>    Unknown</w:t>
            </w:r>
          </w:p>
        </w:tc>
        <w:tc>
          <w:tcPr>
            <w:tcW w:w="1846" w:type="dxa"/>
            <w:tcPrChange w:id="790" w:author="Lorenzo Fabbri" w:date="2024-09-24T12:19:00Z" w16du:dateUtc="2024-09-24T10:19:00Z">
              <w:tcPr>
                <w:tcW w:w="4680" w:type="dxa"/>
                <w:gridSpan w:val="3"/>
              </w:tcPr>
            </w:tcPrChange>
          </w:tcPr>
          <w:p w14:paraId="01DC19E0" w14:textId="77777777" w:rsidR="00066508" w:rsidRPr="005A6AA3" w:rsidRDefault="00000000">
            <w:pPr>
              <w:keepNext/>
              <w:widowControl w:val="0"/>
              <w:spacing w:after="60"/>
              <w:jc w:val="center"/>
            </w:pPr>
            <w:r w:rsidRPr="005A6AA3">
              <w:rPr>
                <w:rFonts w:ascii="Calibri" w:hAnsi="Calibri"/>
                <w:sz w:val="20"/>
              </w:rPr>
              <w:t>1</w:t>
            </w:r>
          </w:p>
        </w:tc>
      </w:tr>
      <w:tr w:rsidR="004931FD" w:rsidRPr="005A6AA3" w14:paraId="07A7434C" w14:textId="77777777" w:rsidTr="00CD6B65">
        <w:tblPrEx>
          <w:tblPrExChange w:id="791" w:author="Lorenzo Fabbri" w:date="2024-09-24T12:19:00Z" w16du:dateUtc="2024-09-24T10:19:00Z">
            <w:tblPrEx>
              <w:tblLook w:val="0620" w:firstRow="1" w:lastRow="0" w:firstColumn="0" w:lastColumn="0" w:noHBand="1" w:noVBand="1"/>
            </w:tblPrEx>
          </w:tblPrExChange>
        </w:tblPrEx>
        <w:tc>
          <w:tcPr>
            <w:tcW w:w="7303" w:type="dxa"/>
            <w:tcPrChange w:id="792" w:author="Lorenzo Fabbri" w:date="2024-09-24T12:19:00Z" w16du:dateUtc="2024-09-24T10:19:00Z">
              <w:tcPr>
                <w:tcW w:w="4679" w:type="dxa"/>
              </w:tcPr>
            </w:tcPrChange>
          </w:tcPr>
          <w:p w14:paraId="7275E798" w14:textId="77777777" w:rsidR="00066508" w:rsidRPr="005A6AA3" w:rsidRDefault="00000000">
            <w:pPr>
              <w:keepNext/>
              <w:widowControl w:val="0"/>
              <w:spacing w:after="60"/>
            </w:pPr>
            <w:r w:rsidRPr="005A6AA3">
              <w:rPr>
                <w:rFonts w:ascii="Calibri" w:hAnsi="Calibri"/>
                <w:sz w:val="20"/>
              </w:rPr>
              <w:t>Cohort</w:t>
            </w:r>
          </w:p>
        </w:tc>
        <w:tc>
          <w:tcPr>
            <w:tcW w:w="1846" w:type="dxa"/>
            <w:tcPrChange w:id="793" w:author="Lorenzo Fabbri" w:date="2024-09-24T12:19:00Z" w16du:dateUtc="2024-09-24T10:19:00Z">
              <w:tcPr>
                <w:tcW w:w="4680" w:type="dxa"/>
                <w:gridSpan w:val="3"/>
              </w:tcPr>
            </w:tcPrChange>
          </w:tcPr>
          <w:p w14:paraId="3042A456" w14:textId="77777777" w:rsidR="00066508" w:rsidRPr="005A6AA3" w:rsidRDefault="00066508">
            <w:pPr>
              <w:keepNext/>
              <w:widowControl w:val="0"/>
              <w:spacing w:after="60"/>
              <w:jc w:val="center"/>
            </w:pPr>
          </w:p>
        </w:tc>
      </w:tr>
      <w:tr w:rsidR="004931FD" w:rsidRPr="005A6AA3" w14:paraId="253F93B4" w14:textId="77777777" w:rsidTr="00CD6B65">
        <w:tblPrEx>
          <w:tblPrExChange w:id="794" w:author="Lorenzo Fabbri" w:date="2024-09-24T12:19:00Z" w16du:dateUtc="2024-09-24T10:19:00Z">
            <w:tblPrEx>
              <w:tblLook w:val="0620" w:firstRow="1" w:lastRow="0" w:firstColumn="0" w:lastColumn="0" w:noHBand="1" w:noVBand="1"/>
            </w:tblPrEx>
          </w:tblPrExChange>
        </w:tblPrEx>
        <w:tc>
          <w:tcPr>
            <w:tcW w:w="7303" w:type="dxa"/>
            <w:tcPrChange w:id="795" w:author="Lorenzo Fabbri" w:date="2024-09-24T12:19:00Z" w16du:dateUtc="2024-09-24T10:19:00Z">
              <w:tcPr>
                <w:tcW w:w="4679" w:type="dxa"/>
              </w:tcPr>
            </w:tcPrChange>
          </w:tcPr>
          <w:p w14:paraId="36CD7C19" w14:textId="77777777" w:rsidR="00066508" w:rsidRPr="005A6AA3" w:rsidRDefault="00000000">
            <w:pPr>
              <w:keepNext/>
              <w:widowControl w:val="0"/>
              <w:spacing w:after="60"/>
            </w:pPr>
            <w:r w:rsidRPr="005A6AA3">
              <w:rPr>
                <w:rFonts w:ascii="Calibri" w:hAnsi="Calibri"/>
                <w:sz w:val="20"/>
              </w:rPr>
              <w:t>    MOBA</w:t>
            </w:r>
          </w:p>
        </w:tc>
        <w:tc>
          <w:tcPr>
            <w:tcW w:w="1846" w:type="dxa"/>
            <w:tcPrChange w:id="796" w:author="Lorenzo Fabbri" w:date="2024-09-24T12:19:00Z" w16du:dateUtc="2024-09-24T10:19:00Z">
              <w:tcPr>
                <w:tcW w:w="4680" w:type="dxa"/>
                <w:gridSpan w:val="3"/>
              </w:tcPr>
            </w:tcPrChange>
          </w:tcPr>
          <w:p w14:paraId="041E9B7C" w14:textId="77777777" w:rsidR="00066508" w:rsidRPr="005A6AA3" w:rsidRDefault="00000000">
            <w:pPr>
              <w:keepNext/>
              <w:widowControl w:val="0"/>
              <w:spacing w:after="60"/>
              <w:jc w:val="center"/>
            </w:pPr>
            <w:r w:rsidRPr="005A6AA3">
              <w:rPr>
                <w:rFonts w:ascii="Calibri" w:hAnsi="Calibri"/>
                <w:sz w:val="20"/>
              </w:rPr>
              <w:t>272.0 (21.0%)</w:t>
            </w:r>
          </w:p>
        </w:tc>
      </w:tr>
      <w:tr w:rsidR="004931FD" w:rsidRPr="005A6AA3" w14:paraId="4209E6E0" w14:textId="77777777" w:rsidTr="00CD6B65">
        <w:tblPrEx>
          <w:tblPrExChange w:id="797" w:author="Lorenzo Fabbri" w:date="2024-09-24T12:19:00Z" w16du:dateUtc="2024-09-24T10:19:00Z">
            <w:tblPrEx>
              <w:tblLook w:val="0620" w:firstRow="1" w:lastRow="0" w:firstColumn="0" w:lastColumn="0" w:noHBand="1" w:noVBand="1"/>
            </w:tblPrEx>
          </w:tblPrExChange>
        </w:tblPrEx>
        <w:tc>
          <w:tcPr>
            <w:tcW w:w="7303" w:type="dxa"/>
            <w:tcPrChange w:id="798" w:author="Lorenzo Fabbri" w:date="2024-09-24T12:19:00Z" w16du:dateUtc="2024-09-24T10:19:00Z">
              <w:tcPr>
                <w:tcW w:w="4679" w:type="dxa"/>
              </w:tcPr>
            </w:tcPrChange>
          </w:tcPr>
          <w:p w14:paraId="131227F3" w14:textId="77777777" w:rsidR="00066508" w:rsidRPr="005A6AA3" w:rsidRDefault="00000000">
            <w:pPr>
              <w:keepNext/>
              <w:widowControl w:val="0"/>
              <w:spacing w:after="60"/>
            </w:pPr>
            <w:r w:rsidRPr="005A6AA3">
              <w:rPr>
                <w:rFonts w:ascii="Calibri" w:hAnsi="Calibri"/>
                <w:sz w:val="20"/>
              </w:rPr>
              <w:t>    INMA</w:t>
            </w:r>
          </w:p>
        </w:tc>
        <w:tc>
          <w:tcPr>
            <w:tcW w:w="1846" w:type="dxa"/>
            <w:tcPrChange w:id="799" w:author="Lorenzo Fabbri" w:date="2024-09-24T12:19:00Z" w16du:dateUtc="2024-09-24T10:19:00Z">
              <w:tcPr>
                <w:tcW w:w="4680" w:type="dxa"/>
                <w:gridSpan w:val="3"/>
              </w:tcPr>
            </w:tcPrChange>
          </w:tcPr>
          <w:p w14:paraId="3A935AA9" w14:textId="77777777" w:rsidR="00066508" w:rsidRPr="005A6AA3" w:rsidRDefault="00000000">
            <w:pPr>
              <w:keepNext/>
              <w:widowControl w:val="0"/>
              <w:spacing w:after="60"/>
              <w:jc w:val="center"/>
            </w:pPr>
            <w:r w:rsidRPr="005A6AA3">
              <w:rPr>
                <w:rFonts w:ascii="Calibri" w:hAnsi="Calibri"/>
                <w:sz w:val="20"/>
              </w:rPr>
              <w:t>221.0 (17.0%)</w:t>
            </w:r>
          </w:p>
        </w:tc>
      </w:tr>
      <w:tr w:rsidR="004931FD" w:rsidRPr="005A6AA3" w14:paraId="75A16C74" w14:textId="77777777" w:rsidTr="00CD6B65">
        <w:tblPrEx>
          <w:tblPrExChange w:id="800" w:author="Lorenzo Fabbri" w:date="2024-09-24T12:19:00Z" w16du:dateUtc="2024-09-24T10:19:00Z">
            <w:tblPrEx>
              <w:tblLook w:val="0620" w:firstRow="1" w:lastRow="0" w:firstColumn="0" w:lastColumn="0" w:noHBand="1" w:noVBand="1"/>
            </w:tblPrEx>
          </w:tblPrExChange>
        </w:tblPrEx>
        <w:tc>
          <w:tcPr>
            <w:tcW w:w="7303" w:type="dxa"/>
            <w:tcPrChange w:id="801" w:author="Lorenzo Fabbri" w:date="2024-09-24T12:19:00Z" w16du:dateUtc="2024-09-24T10:19:00Z">
              <w:tcPr>
                <w:tcW w:w="4679" w:type="dxa"/>
              </w:tcPr>
            </w:tcPrChange>
          </w:tcPr>
          <w:p w14:paraId="10EB0548" w14:textId="77777777" w:rsidR="00066508" w:rsidRPr="005A6AA3" w:rsidRDefault="00000000">
            <w:pPr>
              <w:keepNext/>
              <w:widowControl w:val="0"/>
              <w:spacing w:after="60"/>
            </w:pPr>
            <w:r w:rsidRPr="005A6AA3">
              <w:rPr>
                <w:rFonts w:ascii="Calibri" w:hAnsi="Calibri"/>
                <w:sz w:val="20"/>
              </w:rPr>
              <w:t>    BIB</w:t>
            </w:r>
          </w:p>
        </w:tc>
        <w:tc>
          <w:tcPr>
            <w:tcW w:w="1846" w:type="dxa"/>
            <w:tcPrChange w:id="802" w:author="Lorenzo Fabbri" w:date="2024-09-24T12:19:00Z" w16du:dateUtc="2024-09-24T10:19:00Z">
              <w:tcPr>
                <w:tcW w:w="4680" w:type="dxa"/>
                <w:gridSpan w:val="3"/>
              </w:tcPr>
            </w:tcPrChange>
          </w:tcPr>
          <w:p w14:paraId="23364FD5" w14:textId="77777777" w:rsidR="00066508" w:rsidRPr="005A6AA3" w:rsidRDefault="00000000">
            <w:pPr>
              <w:keepNext/>
              <w:widowControl w:val="0"/>
              <w:spacing w:after="60"/>
              <w:jc w:val="center"/>
            </w:pPr>
            <w:r w:rsidRPr="005A6AA3">
              <w:rPr>
                <w:rFonts w:ascii="Calibri" w:hAnsi="Calibri"/>
                <w:sz w:val="20"/>
              </w:rPr>
              <w:t>204.0 (15.7%)</w:t>
            </w:r>
          </w:p>
        </w:tc>
      </w:tr>
      <w:tr w:rsidR="004931FD" w:rsidRPr="005A6AA3" w14:paraId="789E04BA" w14:textId="77777777" w:rsidTr="00CD6B65">
        <w:tblPrEx>
          <w:tblPrExChange w:id="803" w:author="Lorenzo Fabbri" w:date="2024-09-24T12:19:00Z" w16du:dateUtc="2024-09-24T10:19:00Z">
            <w:tblPrEx>
              <w:tblLook w:val="0620" w:firstRow="1" w:lastRow="0" w:firstColumn="0" w:lastColumn="0" w:noHBand="1" w:noVBand="1"/>
            </w:tblPrEx>
          </w:tblPrExChange>
        </w:tblPrEx>
        <w:tc>
          <w:tcPr>
            <w:tcW w:w="7303" w:type="dxa"/>
            <w:tcPrChange w:id="804" w:author="Lorenzo Fabbri" w:date="2024-09-24T12:19:00Z" w16du:dateUtc="2024-09-24T10:19:00Z">
              <w:tcPr>
                <w:tcW w:w="4679" w:type="dxa"/>
              </w:tcPr>
            </w:tcPrChange>
          </w:tcPr>
          <w:p w14:paraId="4CCA8252" w14:textId="77777777" w:rsidR="00066508" w:rsidRPr="005A6AA3" w:rsidRDefault="00000000">
            <w:pPr>
              <w:keepNext/>
              <w:widowControl w:val="0"/>
              <w:spacing w:after="60"/>
            </w:pPr>
            <w:r w:rsidRPr="005A6AA3">
              <w:rPr>
                <w:rFonts w:ascii="Calibri" w:hAnsi="Calibri"/>
                <w:sz w:val="20"/>
              </w:rPr>
              <w:t>    KANC</w:t>
            </w:r>
          </w:p>
        </w:tc>
        <w:tc>
          <w:tcPr>
            <w:tcW w:w="1846" w:type="dxa"/>
            <w:tcPrChange w:id="805" w:author="Lorenzo Fabbri" w:date="2024-09-24T12:19:00Z" w16du:dateUtc="2024-09-24T10:19:00Z">
              <w:tcPr>
                <w:tcW w:w="4680" w:type="dxa"/>
                <w:gridSpan w:val="3"/>
              </w:tcPr>
            </w:tcPrChange>
          </w:tcPr>
          <w:p w14:paraId="0FF65816" w14:textId="77777777" w:rsidR="00066508" w:rsidRPr="005A6AA3" w:rsidRDefault="00000000">
            <w:pPr>
              <w:keepNext/>
              <w:widowControl w:val="0"/>
              <w:spacing w:after="60"/>
              <w:jc w:val="center"/>
            </w:pPr>
            <w:r w:rsidRPr="005A6AA3">
              <w:rPr>
                <w:rFonts w:ascii="Calibri" w:hAnsi="Calibri"/>
                <w:sz w:val="20"/>
              </w:rPr>
              <w:t>203.0 (15.7%)</w:t>
            </w:r>
          </w:p>
        </w:tc>
      </w:tr>
      <w:tr w:rsidR="004931FD" w:rsidRPr="005A6AA3" w14:paraId="7A4724B3" w14:textId="77777777" w:rsidTr="00CD6B65">
        <w:tblPrEx>
          <w:tblPrExChange w:id="806" w:author="Lorenzo Fabbri" w:date="2024-09-24T12:19:00Z" w16du:dateUtc="2024-09-24T10:19:00Z">
            <w:tblPrEx>
              <w:tblLook w:val="0620" w:firstRow="1" w:lastRow="0" w:firstColumn="0" w:lastColumn="0" w:noHBand="1" w:noVBand="1"/>
            </w:tblPrEx>
          </w:tblPrExChange>
        </w:tblPrEx>
        <w:tc>
          <w:tcPr>
            <w:tcW w:w="7303" w:type="dxa"/>
            <w:tcPrChange w:id="807" w:author="Lorenzo Fabbri" w:date="2024-09-24T12:19:00Z" w16du:dateUtc="2024-09-24T10:19:00Z">
              <w:tcPr>
                <w:tcW w:w="4679" w:type="dxa"/>
              </w:tcPr>
            </w:tcPrChange>
          </w:tcPr>
          <w:p w14:paraId="61285160" w14:textId="77777777" w:rsidR="00066508" w:rsidRPr="005A6AA3" w:rsidRDefault="00000000">
            <w:pPr>
              <w:keepNext/>
              <w:widowControl w:val="0"/>
              <w:spacing w:after="60"/>
            </w:pPr>
            <w:r w:rsidRPr="005A6AA3">
              <w:rPr>
                <w:rFonts w:ascii="Calibri" w:hAnsi="Calibri"/>
                <w:sz w:val="20"/>
              </w:rPr>
              <w:t>    RHEA</w:t>
            </w:r>
          </w:p>
        </w:tc>
        <w:tc>
          <w:tcPr>
            <w:tcW w:w="1846" w:type="dxa"/>
            <w:tcPrChange w:id="808" w:author="Lorenzo Fabbri" w:date="2024-09-24T12:19:00Z" w16du:dateUtc="2024-09-24T10:19:00Z">
              <w:tcPr>
                <w:tcW w:w="4680" w:type="dxa"/>
                <w:gridSpan w:val="3"/>
              </w:tcPr>
            </w:tcPrChange>
          </w:tcPr>
          <w:p w14:paraId="62C6A8D0" w14:textId="77777777" w:rsidR="00066508" w:rsidRPr="005A6AA3" w:rsidRDefault="00000000">
            <w:pPr>
              <w:keepNext/>
              <w:widowControl w:val="0"/>
              <w:spacing w:after="60"/>
              <w:jc w:val="center"/>
            </w:pPr>
            <w:r w:rsidRPr="005A6AA3">
              <w:rPr>
                <w:rFonts w:ascii="Calibri" w:hAnsi="Calibri"/>
                <w:sz w:val="20"/>
              </w:rPr>
              <w:t>199.0 (15.3%)</w:t>
            </w:r>
          </w:p>
        </w:tc>
      </w:tr>
      <w:tr w:rsidR="004931FD" w:rsidRPr="005A6AA3" w14:paraId="1DA6458C" w14:textId="77777777" w:rsidTr="00CD6B65">
        <w:tblPrEx>
          <w:tblPrExChange w:id="809" w:author="Lorenzo Fabbri" w:date="2024-09-24T12:19:00Z" w16du:dateUtc="2024-09-24T10:19:00Z">
            <w:tblPrEx>
              <w:tblLook w:val="0620" w:firstRow="1" w:lastRow="0" w:firstColumn="0" w:lastColumn="0" w:noHBand="1" w:noVBand="1"/>
            </w:tblPrEx>
          </w:tblPrExChange>
        </w:tblPrEx>
        <w:tc>
          <w:tcPr>
            <w:tcW w:w="7303" w:type="dxa"/>
            <w:tcPrChange w:id="810" w:author="Lorenzo Fabbri" w:date="2024-09-24T12:19:00Z" w16du:dateUtc="2024-09-24T10:19:00Z">
              <w:tcPr>
                <w:tcW w:w="4679" w:type="dxa"/>
              </w:tcPr>
            </w:tcPrChange>
          </w:tcPr>
          <w:p w14:paraId="1657F1DF" w14:textId="77777777" w:rsidR="00066508" w:rsidRPr="005A6AA3" w:rsidRDefault="00000000">
            <w:pPr>
              <w:keepNext/>
              <w:widowControl w:val="0"/>
              <w:spacing w:after="60"/>
            </w:pPr>
            <w:r w:rsidRPr="005A6AA3">
              <w:rPr>
                <w:rFonts w:ascii="Calibri" w:hAnsi="Calibri"/>
                <w:sz w:val="20"/>
              </w:rPr>
              <w:t>    EDEN</w:t>
            </w:r>
          </w:p>
        </w:tc>
        <w:tc>
          <w:tcPr>
            <w:tcW w:w="1846" w:type="dxa"/>
            <w:tcPrChange w:id="811" w:author="Lorenzo Fabbri" w:date="2024-09-24T12:19:00Z" w16du:dateUtc="2024-09-24T10:19:00Z">
              <w:tcPr>
                <w:tcW w:w="4680" w:type="dxa"/>
                <w:gridSpan w:val="3"/>
              </w:tcPr>
            </w:tcPrChange>
          </w:tcPr>
          <w:p w14:paraId="46E6C1D1" w14:textId="77777777" w:rsidR="00066508" w:rsidRPr="005A6AA3" w:rsidRDefault="00000000">
            <w:pPr>
              <w:keepNext/>
              <w:widowControl w:val="0"/>
              <w:spacing w:after="60"/>
              <w:jc w:val="center"/>
            </w:pPr>
            <w:r w:rsidRPr="005A6AA3">
              <w:rPr>
                <w:rFonts w:ascii="Calibri" w:hAnsi="Calibri"/>
                <w:sz w:val="20"/>
              </w:rPr>
              <w:t>198.0 (15.3%)</w:t>
            </w:r>
          </w:p>
        </w:tc>
      </w:tr>
      <w:tr w:rsidR="004931FD" w:rsidRPr="005A6AA3" w14:paraId="6F004EB5" w14:textId="77777777" w:rsidTr="00CD6B65">
        <w:tblPrEx>
          <w:tblPrExChange w:id="812" w:author="Lorenzo Fabbri" w:date="2024-09-24T12:19:00Z" w16du:dateUtc="2024-09-24T10:19:00Z">
            <w:tblPrEx>
              <w:tblLook w:val="0620" w:firstRow="1" w:lastRow="0" w:firstColumn="0" w:lastColumn="0" w:noHBand="1" w:noVBand="1"/>
            </w:tblPrEx>
          </w:tblPrExChange>
        </w:tblPrEx>
        <w:tc>
          <w:tcPr>
            <w:tcW w:w="7303" w:type="dxa"/>
            <w:tcPrChange w:id="813" w:author="Lorenzo Fabbri" w:date="2024-09-24T12:19:00Z" w16du:dateUtc="2024-09-24T10:19:00Z">
              <w:tcPr>
                <w:tcW w:w="4679" w:type="dxa"/>
              </w:tcPr>
            </w:tcPrChange>
          </w:tcPr>
          <w:p w14:paraId="0EC6BE70" w14:textId="77777777" w:rsidR="00066508" w:rsidRPr="005A6AA3" w:rsidRDefault="00000000">
            <w:pPr>
              <w:keepNext/>
              <w:widowControl w:val="0"/>
              <w:spacing w:after="60"/>
            </w:pPr>
            <w:r w:rsidRPr="005A6AA3">
              <w:rPr>
                <w:rFonts w:ascii="Calibri" w:hAnsi="Calibri"/>
                <w:sz w:val="20"/>
              </w:rPr>
              <w:t>Creatinine night sample (g/l)</w:t>
            </w:r>
          </w:p>
        </w:tc>
        <w:tc>
          <w:tcPr>
            <w:tcW w:w="1846" w:type="dxa"/>
            <w:tcPrChange w:id="814" w:author="Lorenzo Fabbri" w:date="2024-09-24T12:19:00Z" w16du:dateUtc="2024-09-24T10:19:00Z">
              <w:tcPr>
                <w:tcW w:w="4680" w:type="dxa"/>
                <w:gridSpan w:val="3"/>
              </w:tcPr>
            </w:tcPrChange>
          </w:tcPr>
          <w:p w14:paraId="79849976" w14:textId="77777777" w:rsidR="00066508" w:rsidRPr="005A6AA3" w:rsidRDefault="00000000">
            <w:pPr>
              <w:keepNext/>
              <w:widowControl w:val="0"/>
              <w:spacing w:after="60"/>
              <w:jc w:val="center"/>
            </w:pPr>
            <w:r w:rsidRPr="005A6AA3">
              <w:rPr>
                <w:rFonts w:ascii="Calibri" w:hAnsi="Calibri"/>
                <w:sz w:val="20"/>
              </w:rPr>
              <w:t>1.7 (0.9, 3.0)</w:t>
            </w:r>
          </w:p>
        </w:tc>
      </w:tr>
      <w:tr w:rsidR="004931FD" w:rsidRPr="005A6AA3" w14:paraId="6BD06694" w14:textId="77777777" w:rsidTr="00CD6B65">
        <w:tblPrEx>
          <w:tblPrExChange w:id="815" w:author="Lorenzo Fabbri" w:date="2024-09-24T12:19:00Z" w16du:dateUtc="2024-09-24T10:19:00Z">
            <w:tblPrEx>
              <w:tblLook w:val="0620" w:firstRow="1" w:lastRow="0" w:firstColumn="0" w:lastColumn="0" w:noHBand="1" w:noVBand="1"/>
            </w:tblPrEx>
          </w:tblPrExChange>
        </w:tblPrEx>
        <w:tc>
          <w:tcPr>
            <w:tcW w:w="7303" w:type="dxa"/>
            <w:tcPrChange w:id="816" w:author="Lorenzo Fabbri" w:date="2024-09-24T12:19:00Z" w16du:dateUtc="2024-09-24T10:19:00Z">
              <w:tcPr>
                <w:tcW w:w="4679" w:type="dxa"/>
              </w:tcPr>
            </w:tcPrChange>
          </w:tcPr>
          <w:p w14:paraId="79D865EB" w14:textId="77777777" w:rsidR="00066508" w:rsidRPr="005A6AA3" w:rsidRDefault="00000000">
            <w:pPr>
              <w:keepNext/>
              <w:widowControl w:val="0"/>
              <w:spacing w:after="60"/>
            </w:pPr>
            <w:r w:rsidRPr="005A6AA3">
              <w:rPr>
                <w:rFonts w:ascii="Calibri" w:hAnsi="Calibri"/>
                <w:sz w:val="20"/>
              </w:rPr>
              <w:t>    Unknown</w:t>
            </w:r>
          </w:p>
        </w:tc>
        <w:tc>
          <w:tcPr>
            <w:tcW w:w="1846" w:type="dxa"/>
            <w:tcPrChange w:id="817" w:author="Lorenzo Fabbri" w:date="2024-09-24T12:19:00Z" w16du:dateUtc="2024-09-24T10:19:00Z">
              <w:tcPr>
                <w:tcW w:w="4680" w:type="dxa"/>
                <w:gridSpan w:val="3"/>
              </w:tcPr>
            </w:tcPrChange>
          </w:tcPr>
          <w:p w14:paraId="7DCAE56C" w14:textId="77777777" w:rsidR="00066508" w:rsidRPr="005A6AA3" w:rsidRDefault="00000000">
            <w:pPr>
              <w:keepNext/>
              <w:widowControl w:val="0"/>
              <w:spacing w:after="60"/>
              <w:jc w:val="center"/>
            </w:pPr>
            <w:r w:rsidRPr="005A6AA3">
              <w:rPr>
                <w:rFonts w:ascii="Calibri" w:hAnsi="Calibri"/>
                <w:sz w:val="20"/>
              </w:rPr>
              <w:t>321</w:t>
            </w:r>
          </w:p>
        </w:tc>
      </w:tr>
      <w:tr w:rsidR="004931FD" w:rsidRPr="005A6AA3" w14:paraId="75A1982C" w14:textId="77777777" w:rsidTr="00CD6B65">
        <w:tblPrEx>
          <w:tblPrExChange w:id="818" w:author="Lorenzo Fabbri" w:date="2024-09-24T12:19:00Z" w16du:dateUtc="2024-09-24T10:19:00Z">
            <w:tblPrEx>
              <w:tblLook w:val="0620" w:firstRow="1" w:lastRow="0" w:firstColumn="0" w:lastColumn="0" w:noHBand="1" w:noVBand="1"/>
            </w:tblPrEx>
          </w:tblPrExChange>
        </w:tblPrEx>
        <w:tc>
          <w:tcPr>
            <w:tcW w:w="7303" w:type="dxa"/>
            <w:tcPrChange w:id="819" w:author="Lorenzo Fabbri" w:date="2024-09-24T12:19:00Z" w16du:dateUtc="2024-09-24T10:19:00Z">
              <w:tcPr>
                <w:tcW w:w="4679" w:type="dxa"/>
              </w:tcPr>
            </w:tcPrChange>
          </w:tcPr>
          <w:p w14:paraId="34FC2FD5" w14:textId="77777777" w:rsidR="00066508" w:rsidRPr="005A6AA3" w:rsidRDefault="00000000">
            <w:pPr>
              <w:keepNext/>
              <w:widowControl w:val="0"/>
              <w:spacing w:after="60"/>
            </w:pPr>
            <w:r w:rsidRPr="005A6AA3">
              <w:rPr>
                <w:rFonts w:ascii="Calibri" w:hAnsi="Calibri"/>
                <w:sz w:val="20"/>
              </w:rPr>
              <w:t>Creatinine pooled sample (g/l)</w:t>
            </w:r>
          </w:p>
        </w:tc>
        <w:tc>
          <w:tcPr>
            <w:tcW w:w="1846" w:type="dxa"/>
            <w:tcPrChange w:id="820" w:author="Lorenzo Fabbri" w:date="2024-09-24T12:19:00Z" w16du:dateUtc="2024-09-24T10:19:00Z">
              <w:tcPr>
                <w:tcW w:w="4680" w:type="dxa"/>
                <w:gridSpan w:val="3"/>
              </w:tcPr>
            </w:tcPrChange>
          </w:tcPr>
          <w:p w14:paraId="49C3BFCB" w14:textId="77777777" w:rsidR="00066508" w:rsidRPr="005A6AA3" w:rsidRDefault="00000000">
            <w:pPr>
              <w:keepNext/>
              <w:widowControl w:val="0"/>
              <w:spacing w:after="60"/>
              <w:jc w:val="center"/>
            </w:pPr>
            <w:r w:rsidRPr="005A6AA3">
              <w:rPr>
                <w:rFonts w:ascii="Calibri" w:hAnsi="Calibri"/>
                <w:sz w:val="20"/>
              </w:rPr>
              <w:t>1.0 (0.8, 1.2)</w:t>
            </w:r>
          </w:p>
        </w:tc>
      </w:tr>
      <w:tr w:rsidR="004931FD" w:rsidRPr="005A6AA3" w14:paraId="1766F9FF" w14:textId="77777777" w:rsidTr="00CD6B65">
        <w:tblPrEx>
          <w:tblPrExChange w:id="821" w:author="Lorenzo Fabbri" w:date="2024-09-24T12:19:00Z" w16du:dateUtc="2024-09-24T10:19:00Z">
            <w:tblPrEx>
              <w:tblLook w:val="0620" w:firstRow="1" w:lastRow="0" w:firstColumn="0" w:lastColumn="0" w:noHBand="1" w:noVBand="1"/>
            </w:tblPrEx>
          </w:tblPrExChange>
        </w:tblPrEx>
        <w:tc>
          <w:tcPr>
            <w:tcW w:w="7303" w:type="dxa"/>
            <w:tcPrChange w:id="822" w:author="Lorenzo Fabbri" w:date="2024-09-24T12:19:00Z" w16du:dateUtc="2024-09-24T10:19:00Z">
              <w:tcPr>
                <w:tcW w:w="4679" w:type="dxa"/>
              </w:tcPr>
            </w:tcPrChange>
          </w:tcPr>
          <w:p w14:paraId="5357D07C" w14:textId="77777777" w:rsidR="00066508" w:rsidRPr="005A6AA3" w:rsidRDefault="00000000">
            <w:pPr>
              <w:keepNext/>
              <w:widowControl w:val="0"/>
              <w:spacing w:after="60"/>
            </w:pPr>
            <w:r w:rsidRPr="005A6AA3">
              <w:rPr>
                <w:rFonts w:ascii="Calibri" w:hAnsi="Calibri"/>
                <w:sz w:val="20"/>
              </w:rPr>
              <w:t>Date of test (season)</w:t>
            </w:r>
          </w:p>
        </w:tc>
        <w:tc>
          <w:tcPr>
            <w:tcW w:w="1846" w:type="dxa"/>
            <w:tcPrChange w:id="823" w:author="Lorenzo Fabbri" w:date="2024-09-24T12:19:00Z" w16du:dateUtc="2024-09-24T10:19:00Z">
              <w:tcPr>
                <w:tcW w:w="4680" w:type="dxa"/>
                <w:gridSpan w:val="3"/>
              </w:tcPr>
            </w:tcPrChange>
          </w:tcPr>
          <w:p w14:paraId="6AE612AA" w14:textId="77777777" w:rsidR="00066508" w:rsidRPr="005A6AA3" w:rsidRDefault="00066508">
            <w:pPr>
              <w:keepNext/>
              <w:widowControl w:val="0"/>
              <w:spacing w:after="60"/>
              <w:jc w:val="center"/>
            </w:pPr>
          </w:p>
        </w:tc>
      </w:tr>
      <w:tr w:rsidR="004931FD" w:rsidRPr="005A6AA3" w14:paraId="5B64D46F" w14:textId="77777777" w:rsidTr="00CD6B65">
        <w:tblPrEx>
          <w:tblPrExChange w:id="824" w:author="Lorenzo Fabbri" w:date="2024-09-24T12:19:00Z" w16du:dateUtc="2024-09-24T10:19:00Z">
            <w:tblPrEx>
              <w:tblLook w:val="0620" w:firstRow="1" w:lastRow="0" w:firstColumn="0" w:lastColumn="0" w:noHBand="1" w:noVBand="1"/>
            </w:tblPrEx>
          </w:tblPrExChange>
        </w:tblPrEx>
        <w:tc>
          <w:tcPr>
            <w:tcW w:w="7303" w:type="dxa"/>
            <w:tcPrChange w:id="825" w:author="Lorenzo Fabbri" w:date="2024-09-24T12:19:00Z" w16du:dateUtc="2024-09-24T10:19:00Z">
              <w:tcPr>
                <w:tcW w:w="4679" w:type="dxa"/>
              </w:tcPr>
            </w:tcPrChange>
          </w:tcPr>
          <w:p w14:paraId="6491773D" w14:textId="77777777" w:rsidR="00066508" w:rsidRPr="005A6AA3" w:rsidRDefault="00000000">
            <w:pPr>
              <w:keepNext/>
              <w:widowControl w:val="0"/>
              <w:spacing w:after="60"/>
            </w:pPr>
            <w:r w:rsidRPr="005A6AA3">
              <w:rPr>
                <w:rFonts w:ascii="Calibri" w:hAnsi="Calibri"/>
                <w:sz w:val="20"/>
              </w:rPr>
              <w:t>    Spring</w:t>
            </w:r>
          </w:p>
        </w:tc>
        <w:tc>
          <w:tcPr>
            <w:tcW w:w="1846" w:type="dxa"/>
            <w:tcPrChange w:id="826" w:author="Lorenzo Fabbri" w:date="2024-09-24T12:19:00Z" w16du:dateUtc="2024-09-24T10:19:00Z">
              <w:tcPr>
                <w:tcW w:w="4680" w:type="dxa"/>
                <w:gridSpan w:val="3"/>
              </w:tcPr>
            </w:tcPrChange>
          </w:tcPr>
          <w:p w14:paraId="3B984391" w14:textId="77777777" w:rsidR="00066508" w:rsidRPr="005A6AA3" w:rsidRDefault="00000000">
            <w:pPr>
              <w:keepNext/>
              <w:widowControl w:val="0"/>
              <w:spacing w:after="60"/>
              <w:jc w:val="center"/>
            </w:pPr>
            <w:r w:rsidRPr="005A6AA3">
              <w:rPr>
                <w:rFonts w:ascii="Calibri" w:hAnsi="Calibri"/>
                <w:sz w:val="20"/>
              </w:rPr>
              <w:t>358.0 (27.7%)</w:t>
            </w:r>
          </w:p>
        </w:tc>
      </w:tr>
      <w:tr w:rsidR="004931FD" w:rsidRPr="005A6AA3" w14:paraId="4D2076BA" w14:textId="77777777" w:rsidTr="00CD6B65">
        <w:tblPrEx>
          <w:tblPrExChange w:id="827" w:author="Lorenzo Fabbri" w:date="2024-09-24T12:19:00Z" w16du:dateUtc="2024-09-24T10:19:00Z">
            <w:tblPrEx>
              <w:tblLook w:val="0620" w:firstRow="1" w:lastRow="0" w:firstColumn="0" w:lastColumn="0" w:noHBand="1" w:noVBand="1"/>
            </w:tblPrEx>
          </w:tblPrExChange>
        </w:tblPrEx>
        <w:tc>
          <w:tcPr>
            <w:tcW w:w="7303" w:type="dxa"/>
            <w:tcPrChange w:id="828" w:author="Lorenzo Fabbri" w:date="2024-09-24T12:19:00Z" w16du:dateUtc="2024-09-24T10:19:00Z">
              <w:tcPr>
                <w:tcW w:w="4679" w:type="dxa"/>
              </w:tcPr>
            </w:tcPrChange>
          </w:tcPr>
          <w:p w14:paraId="4636A075" w14:textId="77777777" w:rsidR="00066508" w:rsidRPr="005A6AA3" w:rsidRDefault="00000000">
            <w:pPr>
              <w:keepNext/>
              <w:widowControl w:val="0"/>
              <w:spacing w:after="60"/>
            </w:pPr>
            <w:r w:rsidRPr="005A6AA3">
              <w:rPr>
                <w:rFonts w:ascii="Calibri" w:hAnsi="Calibri"/>
                <w:sz w:val="20"/>
              </w:rPr>
              <w:t>    Winter</w:t>
            </w:r>
          </w:p>
        </w:tc>
        <w:tc>
          <w:tcPr>
            <w:tcW w:w="1846" w:type="dxa"/>
            <w:tcPrChange w:id="829" w:author="Lorenzo Fabbri" w:date="2024-09-24T12:19:00Z" w16du:dateUtc="2024-09-24T10:19:00Z">
              <w:tcPr>
                <w:tcW w:w="4680" w:type="dxa"/>
                <w:gridSpan w:val="3"/>
              </w:tcPr>
            </w:tcPrChange>
          </w:tcPr>
          <w:p w14:paraId="38B68531" w14:textId="77777777" w:rsidR="00066508" w:rsidRPr="005A6AA3" w:rsidRDefault="00000000">
            <w:pPr>
              <w:keepNext/>
              <w:widowControl w:val="0"/>
              <w:spacing w:after="60"/>
              <w:jc w:val="center"/>
            </w:pPr>
            <w:r w:rsidRPr="005A6AA3">
              <w:rPr>
                <w:rFonts w:ascii="Calibri" w:hAnsi="Calibri"/>
                <w:sz w:val="20"/>
              </w:rPr>
              <w:t>339.0 (26.2%)</w:t>
            </w:r>
          </w:p>
        </w:tc>
      </w:tr>
      <w:tr w:rsidR="004931FD" w:rsidRPr="005A6AA3" w14:paraId="0EA61891" w14:textId="77777777" w:rsidTr="00CD6B65">
        <w:tblPrEx>
          <w:tblPrExChange w:id="830" w:author="Lorenzo Fabbri" w:date="2024-09-24T12:19:00Z" w16du:dateUtc="2024-09-24T10:19:00Z">
            <w:tblPrEx>
              <w:tblLook w:val="0620" w:firstRow="1" w:lastRow="0" w:firstColumn="0" w:lastColumn="0" w:noHBand="1" w:noVBand="1"/>
            </w:tblPrEx>
          </w:tblPrExChange>
        </w:tblPrEx>
        <w:tc>
          <w:tcPr>
            <w:tcW w:w="7303" w:type="dxa"/>
            <w:tcPrChange w:id="831" w:author="Lorenzo Fabbri" w:date="2024-09-24T12:19:00Z" w16du:dateUtc="2024-09-24T10:19:00Z">
              <w:tcPr>
                <w:tcW w:w="4679" w:type="dxa"/>
              </w:tcPr>
            </w:tcPrChange>
          </w:tcPr>
          <w:p w14:paraId="717793CF" w14:textId="77777777" w:rsidR="00066508" w:rsidRPr="005A6AA3" w:rsidRDefault="00000000">
            <w:pPr>
              <w:keepNext/>
              <w:widowControl w:val="0"/>
              <w:spacing w:after="60"/>
            </w:pPr>
            <w:r w:rsidRPr="005A6AA3">
              <w:rPr>
                <w:rFonts w:ascii="Calibri" w:hAnsi="Calibri"/>
                <w:sz w:val="20"/>
              </w:rPr>
              <w:t>    Autumn</w:t>
            </w:r>
          </w:p>
        </w:tc>
        <w:tc>
          <w:tcPr>
            <w:tcW w:w="1846" w:type="dxa"/>
            <w:tcPrChange w:id="832" w:author="Lorenzo Fabbri" w:date="2024-09-24T12:19:00Z" w16du:dateUtc="2024-09-24T10:19:00Z">
              <w:tcPr>
                <w:tcW w:w="4680" w:type="dxa"/>
                <w:gridSpan w:val="3"/>
              </w:tcPr>
            </w:tcPrChange>
          </w:tcPr>
          <w:p w14:paraId="136E6F07" w14:textId="77777777" w:rsidR="00066508" w:rsidRPr="005A6AA3" w:rsidRDefault="00000000">
            <w:pPr>
              <w:keepNext/>
              <w:widowControl w:val="0"/>
              <w:spacing w:after="60"/>
              <w:jc w:val="center"/>
            </w:pPr>
            <w:r w:rsidRPr="005A6AA3">
              <w:rPr>
                <w:rFonts w:ascii="Calibri" w:hAnsi="Calibri"/>
                <w:sz w:val="20"/>
              </w:rPr>
              <w:t>300.0 (23.2%)</w:t>
            </w:r>
          </w:p>
        </w:tc>
      </w:tr>
      <w:tr w:rsidR="004931FD" w:rsidRPr="005A6AA3" w14:paraId="3B75B1B4" w14:textId="77777777" w:rsidTr="00CD6B65">
        <w:tblPrEx>
          <w:tblPrExChange w:id="833" w:author="Lorenzo Fabbri" w:date="2024-09-24T12:19:00Z" w16du:dateUtc="2024-09-24T10:19:00Z">
            <w:tblPrEx>
              <w:tblLook w:val="0620" w:firstRow="1" w:lastRow="0" w:firstColumn="0" w:lastColumn="0" w:noHBand="1" w:noVBand="1"/>
            </w:tblPrEx>
          </w:tblPrExChange>
        </w:tblPrEx>
        <w:tc>
          <w:tcPr>
            <w:tcW w:w="7303" w:type="dxa"/>
            <w:tcPrChange w:id="834" w:author="Lorenzo Fabbri" w:date="2024-09-24T12:19:00Z" w16du:dateUtc="2024-09-24T10:19:00Z">
              <w:tcPr>
                <w:tcW w:w="4679" w:type="dxa"/>
              </w:tcPr>
            </w:tcPrChange>
          </w:tcPr>
          <w:p w14:paraId="15092EEC" w14:textId="77777777" w:rsidR="00066508" w:rsidRPr="005A6AA3" w:rsidRDefault="00000000">
            <w:pPr>
              <w:keepNext/>
              <w:widowControl w:val="0"/>
              <w:spacing w:after="60"/>
            </w:pPr>
            <w:r w:rsidRPr="005A6AA3">
              <w:rPr>
                <w:rFonts w:ascii="Calibri" w:hAnsi="Calibri"/>
                <w:sz w:val="20"/>
              </w:rPr>
              <w:t>    Summer</w:t>
            </w:r>
          </w:p>
        </w:tc>
        <w:tc>
          <w:tcPr>
            <w:tcW w:w="1846" w:type="dxa"/>
            <w:tcPrChange w:id="835" w:author="Lorenzo Fabbri" w:date="2024-09-24T12:19:00Z" w16du:dateUtc="2024-09-24T10:19:00Z">
              <w:tcPr>
                <w:tcW w:w="4680" w:type="dxa"/>
                <w:gridSpan w:val="3"/>
              </w:tcPr>
            </w:tcPrChange>
          </w:tcPr>
          <w:p w14:paraId="1C59C8B6" w14:textId="77777777" w:rsidR="00066508" w:rsidRPr="005A6AA3" w:rsidRDefault="00000000">
            <w:pPr>
              <w:keepNext/>
              <w:widowControl w:val="0"/>
              <w:spacing w:after="60"/>
              <w:jc w:val="center"/>
            </w:pPr>
            <w:r w:rsidRPr="005A6AA3">
              <w:rPr>
                <w:rFonts w:ascii="Calibri" w:hAnsi="Calibri"/>
                <w:sz w:val="20"/>
              </w:rPr>
              <w:t>297.0 (23.0%)</w:t>
            </w:r>
          </w:p>
        </w:tc>
      </w:tr>
      <w:tr w:rsidR="004931FD" w:rsidRPr="005A6AA3" w14:paraId="7B177F29" w14:textId="77777777" w:rsidTr="00CD6B65">
        <w:tblPrEx>
          <w:tblPrExChange w:id="836" w:author="Lorenzo Fabbri" w:date="2024-09-24T12:19:00Z" w16du:dateUtc="2024-09-24T10:19:00Z">
            <w:tblPrEx>
              <w:tblLook w:val="0620" w:firstRow="1" w:lastRow="0" w:firstColumn="0" w:lastColumn="0" w:noHBand="1" w:noVBand="1"/>
            </w:tblPrEx>
          </w:tblPrExChange>
        </w:tblPrEx>
        <w:tc>
          <w:tcPr>
            <w:tcW w:w="7303" w:type="dxa"/>
            <w:tcPrChange w:id="837" w:author="Lorenzo Fabbri" w:date="2024-09-24T12:19:00Z" w16du:dateUtc="2024-09-24T10:19:00Z">
              <w:tcPr>
                <w:tcW w:w="4679" w:type="dxa"/>
              </w:tcPr>
            </w:tcPrChange>
          </w:tcPr>
          <w:p w14:paraId="2D2F1A16" w14:textId="77777777" w:rsidR="00066508" w:rsidRPr="005A6AA3" w:rsidRDefault="00000000">
            <w:pPr>
              <w:keepNext/>
              <w:widowControl w:val="0"/>
              <w:spacing w:after="60"/>
            </w:pPr>
            <w:r w:rsidRPr="005A6AA3">
              <w:rPr>
                <w:rFonts w:ascii="Calibri" w:hAnsi="Calibri"/>
                <w:sz w:val="20"/>
              </w:rPr>
              <w:t>    Unknown</w:t>
            </w:r>
          </w:p>
        </w:tc>
        <w:tc>
          <w:tcPr>
            <w:tcW w:w="1846" w:type="dxa"/>
            <w:tcPrChange w:id="838" w:author="Lorenzo Fabbri" w:date="2024-09-24T12:19:00Z" w16du:dateUtc="2024-09-24T10:19:00Z">
              <w:tcPr>
                <w:tcW w:w="4680" w:type="dxa"/>
                <w:gridSpan w:val="3"/>
              </w:tcPr>
            </w:tcPrChange>
          </w:tcPr>
          <w:p w14:paraId="030893B7" w14:textId="77777777" w:rsidR="00066508" w:rsidRPr="005A6AA3" w:rsidRDefault="00000000">
            <w:pPr>
              <w:keepNext/>
              <w:widowControl w:val="0"/>
              <w:spacing w:after="60"/>
              <w:jc w:val="center"/>
            </w:pPr>
            <w:r w:rsidRPr="005A6AA3">
              <w:rPr>
                <w:rFonts w:ascii="Calibri" w:hAnsi="Calibri"/>
                <w:sz w:val="20"/>
              </w:rPr>
              <w:t>3</w:t>
            </w:r>
          </w:p>
        </w:tc>
      </w:tr>
      <w:tr w:rsidR="004931FD" w:rsidRPr="005A6AA3" w14:paraId="037049BA" w14:textId="77777777" w:rsidTr="00CD6B65">
        <w:tblPrEx>
          <w:tblPrExChange w:id="839" w:author="Lorenzo Fabbri" w:date="2024-09-24T12:19:00Z" w16du:dateUtc="2024-09-24T10:19:00Z">
            <w:tblPrEx>
              <w:tblLook w:val="0620" w:firstRow="1" w:lastRow="0" w:firstColumn="0" w:lastColumn="0" w:noHBand="1" w:noVBand="1"/>
            </w:tblPrEx>
          </w:tblPrExChange>
        </w:tblPrEx>
        <w:tc>
          <w:tcPr>
            <w:tcW w:w="7303" w:type="dxa"/>
            <w:tcPrChange w:id="840" w:author="Lorenzo Fabbri" w:date="2024-09-24T12:19:00Z" w16du:dateUtc="2024-09-24T10:19:00Z">
              <w:tcPr>
                <w:tcW w:w="4679" w:type="dxa"/>
              </w:tcPr>
            </w:tcPrChange>
          </w:tcPr>
          <w:p w14:paraId="4F764421" w14:textId="77777777" w:rsidR="00066508" w:rsidRPr="005A6AA3" w:rsidRDefault="00000000">
            <w:pPr>
              <w:keepNext/>
              <w:widowControl w:val="0"/>
              <w:spacing w:after="60"/>
            </w:pPr>
            <w:r w:rsidRPr="005A6AA3">
              <w:rPr>
                <w:rFonts w:ascii="Calibri" w:hAnsi="Calibri"/>
                <w:sz w:val="20"/>
              </w:rPr>
              <w:t>Family affluence scale</w:t>
            </w:r>
          </w:p>
        </w:tc>
        <w:tc>
          <w:tcPr>
            <w:tcW w:w="1846" w:type="dxa"/>
            <w:tcPrChange w:id="841" w:author="Lorenzo Fabbri" w:date="2024-09-24T12:19:00Z" w16du:dateUtc="2024-09-24T10:19:00Z">
              <w:tcPr>
                <w:tcW w:w="4680" w:type="dxa"/>
                <w:gridSpan w:val="3"/>
              </w:tcPr>
            </w:tcPrChange>
          </w:tcPr>
          <w:p w14:paraId="0720768A" w14:textId="77777777" w:rsidR="00066508" w:rsidRPr="005A6AA3" w:rsidRDefault="00066508">
            <w:pPr>
              <w:keepNext/>
              <w:widowControl w:val="0"/>
              <w:spacing w:after="60"/>
              <w:jc w:val="center"/>
            </w:pPr>
          </w:p>
        </w:tc>
      </w:tr>
      <w:tr w:rsidR="004931FD" w:rsidRPr="005A6AA3" w14:paraId="13E2A506" w14:textId="77777777" w:rsidTr="00CD6B65">
        <w:tblPrEx>
          <w:tblPrExChange w:id="842" w:author="Lorenzo Fabbri" w:date="2024-09-24T12:19:00Z" w16du:dateUtc="2024-09-24T10:19:00Z">
            <w:tblPrEx>
              <w:tblLook w:val="0620" w:firstRow="1" w:lastRow="0" w:firstColumn="0" w:lastColumn="0" w:noHBand="1" w:noVBand="1"/>
            </w:tblPrEx>
          </w:tblPrExChange>
        </w:tblPrEx>
        <w:tc>
          <w:tcPr>
            <w:tcW w:w="7303" w:type="dxa"/>
            <w:tcPrChange w:id="843" w:author="Lorenzo Fabbri" w:date="2024-09-24T12:19:00Z" w16du:dateUtc="2024-09-24T10:19:00Z">
              <w:tcPr>
                <w:tcW w:w="4679" w:type="dxa"/>
              </w:tcPr>
            </w:tcPrChange>
          </w:tcPr>
          <w:p w14:paraId="05C923E3" w14:textId="77777777" w:rsidR="00066508" w:rsidRPr="005A6AA3" w:rsidRDefault="00000000">
            <w:pPr>
              <w:keepNext/>
              <w:widowControl w:val="0"/>
              <w:spacing w:after="60"/>
            </w:pPr>
            <w:r w:rsidRPr="005A6AA3">
              <w:rPr>
                <w:rFonts w:ascii="Calibri" w:hAnsi="Calibri"/>
                <w:sz w:val="20"/>
              </w:rPr>
              <w:t>    6</w:t>
            </w:r>
          </w:p>
        </w:tc>
        <w:tc>
          <w:tcPr>
            <w:tcW w:w="1846" w:type="dxa"/>
            <w:tcPrChange w:id="844" w:author="Lorenzo Fabbri" w:date="2024-09-24T12:19:00Z" w16du:dateUtc="2024-09-24T10:19:00Z">
              <w:tcPr>
                <w:tcW w:w="4680" w:type="dxa"/>
                <w:gridSpan w:val="3"/>
              </w:tcPr>
            </w:tcPrChange>
          </w:tcPr>
          <w:p w14:paraId="1072819A" w14:textId="77777777" w:rsidR="00066508" w:rsidRPr="005A6AA3" w:rsidRDefault="00000000">
            <w:pPr>
              <w:keepNext/>
              <w:widowControl w:val="0"/>
              <w:spacing w:after="60"/>
              <w:jc w:val="center"/>
            </w:pPr>
            <w:r w:rsidRPr="005A6AA3">
              <w:rPr>
                <w:rFonts w:ascii="Calibri" w:hAnsi="Calibri"/>
                <w:sz w:val="20"/>
              </w:rPr>
              <w:t>410.0 (31.7%)</w:t>
            </w:r>
          </w:p>
        </w:tc>
      </w:tr>
      <w:tr w:rsidR="004931FD" w:rsidRPr="005A6AA3" w14:paraId="79755367" w14:textId="77777777" w:rsidTr="00CD6B65">
        <w:tblPrEx>
          <w:tblPrExChange w:id="845" w:author="Lorenzo Fabbri" w:date="2024-09-24T12:19:00Z" w16du:dateUtc="2024-09-24T10:19:00Z">
            <w:tblPrEx>
              <w:tblLook w:val="0620" w:firstRow="1" w:lastRow="0" w:firstColumn="0" w:lastColumn="0" w:noHBand="1" w:noVBand="1"/>
            </w:tblPrEx>
          </w:tblPrExChange>
        </w:tblPrEx>
        <w:tc>
          <w:tcPr>
            <w:tcW w:w="7303" w:type="dxa"/>
            <w:tcPrChange w:id="846" w:author="Lorenzo Fabbri" w:date="2024-09-24T12:19:00Z" w16du:dateUtc="2024-09-24T10:19:00Z">
              <w:tcPr>
                <w:tcW w:w="4679" w:type="dxa"/>
              </w:tcPr>
            </w:tcPrChange>
          </w:tcPr>
          <w:p w14:paraId="78E193DE" w14:textId="77777777" w:rsidR="00066508" w:rsidRPr="005A6AA3" w:rsidRDefault="00000000">
            <w:pPr>
              <w:keepNext/>
              <w:widowControl w:val="0"/>
              <w:spacing w:after="60"/>
            </w:pPr>
            <w:r w:rsidRPr="005A6AA3">
              <w:rPr>
                <w:rFonts w:ascii="Calibri" w:hAnsi="Calibri"/>
                <w:sz w:val="20"/>
              </w:rPr>
              <w:t>    5</w:t>
            </w:r>
          </w:p>
        </w:tc>
        <w:tc>
          <w:tcPr>
            <w:tcW w:w="1846" w:type="dxa"/>
            <w:tcPrChange w:id="847" w:author="Lorenzo Fabbri" w:date="2024-09-24T12:19:00Z" w16du:dateUtc="2024-09-24T10:19:00Z">
              <w:tcPr>
                <w:tcW w:w="4680" w:type="dxa"/>
                <w:gridSpan w:val="3"/>
              </w:tcPr>
            </w:tcPrChange>
          </w:tcPr>
          <w:p w14:paraId="00F2B0CD" w14:textId="77777777" w:rsidR="00066508" w:rsidRPr="005A6AA3" w:rsidRDefault="00000000">
            <w:pPr>
              <w:keepNext/>
              <w:widowControl w:val="0"/>
              <w:spacing w:after="60"/>
              <w:jc w:val="center"/>
            </w:pPr>
            <w:r w:rsidRPr="005A6AA3">
              <w:rPr>
                <w:rFonts w:ascii="Calibri" w:hAnsi="Calibri"/>
                <w:sz w:val="20"/>
              </w:rPr>
              <w:t>325.0 (25.1%)</w:t>
            </w:r>
          </w:p>
        </w:tc>
      </w:tr>
      <w:tr w:rsidR="004931FD" w:rsidRPr="005A6AA3" w14:paraId="1C55D451" w14:textId="77777777" w:rsidTr="00CD6B65">
        <w:tblPrEx>
          <w:tblPrExChange w:id="848" w:author="Lorenzo Fabbri" w:date="2024-09-24T12:19:00Z" w16du:dateUtc="2024-09-24T10:19:00Z">
            <w:tblPrEx>
              <w:tblLook w:val="0620" w:firstRow="1" w:lastRow="0" w:firstColumn="0" w:lastColumn="0" w:noHBand="1" w:noVBand="1"/>
            </w:tblPrEx>
          </w:tblPrExChange>
        </w:tblPrEx>
        <w:tc>
          <w:tcPr>
            <w:tcW w:w="7303" w:type="dxa"/>
            <w:tcPrChange w:id="849" w:author="Lorenzo Fabbri" w:date="2024-09-24T12:19:00Z" w16du:dateUtc="2024-09-24T10:19:00Z">
              <w:tcPr>
                <w:tcW w:w="4679" w:type="dxa"/>
              </w:tcPr>
            </w:tcPrChange>
          </w:tcPr>
          <w:p w14:paraId="250D99B2" w14:textId="77777777" w:rsidR="00066508" w:rsidRPr="005A6AA3" w:rsidRDefault="00000000">
            <w:pPr>
              <w:keepNext/>
              <w:widowControl w:val="0"/>
              <w:spacing w:after="60"/>
            </w:pPr>
            <w:r w:rsidRPr="005A6AA3">
              <w:rPr>
                <w:rFonts w:ascii="Calibri" w:hAnsi="Calibri"/>
                <w:sz w:val="20"/>
              </w:rPr>
              <w:t>    7</w:t>
            </w:r>
          </w:p>
        </w:tc>
        <w:tc>
          <w:tcPr>
            <w:tcW w:w="1846" w:type="dxa"/>
            <w:tcPrChange w:id="850" w:author="Lorenzo Fabbri" w:date="2024-09-24T12:19:00Z" w16du:dateUtc="2024-09-24T10:19:00Z">
              <w:tcPr>
                <w:tcW w:w="4680" w:type="dxa"/>
                <w:gridSpan w:val="3"/>
              </w:tcPr>
            </w:tcPrChange>
          </w:tcPr>
          <w:p w14:paraId="15CE09AC" w14:textId="77777777" w:rsidR="00066508" w:rsidRPr="005A6AA3" w:rsidRDefault="00000000">
            <w:pPr>
              <w:keepNext/>
              <w:widowControl w:val="0"/>
              <w:spacing w:after="60"/>
              <w:jc w:val="center"/>
            </w:pPr>
            <w:r w:rsidRPr="005A6AA3">
              <w:rPr>
                <w:rFonts w:ascii="Calibri" w:hAnsi="Calibri"/>
                <w:sz w:val="20"/>
              </w:rPr>
              <w:t>248.0 (19.2%)</w:t>
            </w:r>
          </w:p>
        </w:tc>
      </w:tr>
      <w:tr w:rsidR="004931FD" w:rsidRPr="005A6AA3" w14:paraId="79C17031" w14:textId="77777777" w:rsidTr="00CD6B65">
        <w:tblPrEx>
          <w:tblPrExChange w:id="851" w:author="Lorenzo Fabbri" w:date="2024-09-24T12:19:00Z" w16du:dateUtc="2024-09-24T10:19:00Z">
            <w:tblPrEx>
              <w:tblLook w:val="0620" w:firstRow="1" w:lastRow="0" w:firstColumn="0" w:lastColumn="0" w:noHBand="1" w:noVBand="1"/>
            </w:tblPrEx>
          </w:tblPrExChange>
        </w:tblPrEx>
        <w:tc>
          <w:tcPr>
            <w:tcW w:w="7303" w:type="dxa"/>
            <w:tcPrChange w:id="852" w:author="Lorenzo Fabbri" w:date="2024-09-24T12:19:00Z" w16du:dateUtc="2024-09-24T10:19:00Z">
              <w:tcPr>
                <w:tcW w:w="4679" w:type="dxa"/>
              </w:tcPr>
            </w:tcPrChange>
          </w:tcPr>
          <w:p w14:paraId="23BEF02F" w14:textId="77777777" w:rsidR="00066508" w:rsidRPr="005A6AA3" w:rsidRDefault="00000000">
            <w:pPr>
              <w:keepNext/>
              <w:widowControl w:val="0"/>
              <w:spacing w:after="60"/>
            </w:pPr>
            <w:r w:rsidRPr="005A6AA3">
              <w:rPr>
                <w:rFonts w:ascii="Calibri" w:hAnsi="Calibri"/>
                <w:sz w:val="20"/>
              </w:rPr>
              <w:t>    4</w:t>
            </w:r>
          </w:p>
        </w:tc>
        <w:tc>
          <w:tcPr>
            <w:tcW w:w="1846" w:type="dxa"/>
            <w:tcPrChange w:id="853" w:author="Lorenzo Fabbri" w:date="2024-09-24T12:19:00Z" w16du:dateUtc="2024-09-24T10:19:00Z">
              <w:tcPr>
                <w:tcW w:w="4680" w:type="dxa"/>
                <w:gridSpan w:val="3"/>
              </w:tcPr>
            </w:tcPrChange>
          </w:tcPr>
          <w:p w14:paraId="6F10FCDC" w14:textId="77777777" w:rsidR="00066508" w:rsidRPr="005A6AA3" w:rsidRDefault="00000000">
            <w:pPr>
              <w:keepNext/>
              <w:widowControl w:val="0"/>
              <w:spacing w:after="60"/>
              <w:jc w:val="center"/>
            </w:pPr>
            <w:r w:rsidRPr="005A6AA3">
              <w:rPr>
                <w:rFonts w:ascii="Calibri" w:hAnsi="Calibri"/>
                <w:sz w:val="20"/>
              </w:rPr>
              <w:t>174.0 (13.4%)</w:t>
            </w:r>
          </w:p>
        </w:tc>
      </w:tr>
      <w:tr w:rsidR="004931FD" w:rsidRPr="005A6AA3" w14:paraId="4D8BC40D" w14:textId="77777777" w:rsidTr="00CD6B65">
        <w:tblPrEx>
          <w:tblPrExChange w:id="854" w:author="Lorenzo Fabbri" w:date="2024-09-24T12:19:00Z" w16du:dateUtc="2024-09-24T10:19:00Z">
            <w:tblPrEx>
              <w:tblLook w:val="0620" w:firstRow="1" w:lastRow="0" w:firstColumn="0" w:lastColumn="0" w:noHBand="1" w:noVBand="1"/>
            </w:tblPrEx>
          </w:tblPrExChange>
        </w:tblPrEx>
        <w:tc>
          <w:tcPr>
            <w:tcW w:w="7303" w:type="dxa"/>
            <w:tcPrChange w:id="855" w:author="Lorenzo Fabbri" w:date="2024-09-24T12:19:00Z" w16du:dateUtc="2024-09-24T10:19:00Z">
              <w:tcPr>
                <w:tcW w:w="4679" w:type="dxa"/>
              </w:tcPr>
            </w:tcPrChange>
          </w:tcPr>
          <w:p w14:paraId="0CF9F3C7" w14:textId="77777777" w:rsidR="00066508" w:rsidRPr="005A6AA3" w:rsidRDefault="00000000">
            <w:pPr>
              <w:keepNext/>
              <w:widowControl w:val="0"/>
              <w:spacing w:after="60"/>
            </w:pPr>
            <w:r w:rsidRPr="005A6AA3">
              <w:rPr>
                <w:rFonts w:ascii="Calibri" w:hAnsi="Calibri"/>
                <w:sz w:val="20"/>
              </w:rPr>
              <w:t>    3</w:t>
            </w:r>
          </w:p>
        </w:tc>
        <w:tc>
          <w:tcPr>
            <w:tcW w:w="1846" w:type="dxa"/>
            <w:tcPrChange w:id="856" w:author="Lorenzo Fabbri" w:date="2024-09-24T12:19:00Z" w16du:dateUtc="2024-09-24T10:19:00Z">
              <w:tcPr>
                <w:tcW w:w="4680" w:type="dxa"/>
                <w:gridSpan w:val="3"/>
              </w:tcPr>
            </w:tcPrChange>
          </w:tcPr>
          <w:p w14:paraId="6C09C307" w14:textId="77777777" w:rsidR="00066508" w:rsidRPr="005A6AA3" w:rsidRDefault="00000000">
            <w:pPr>
              <w:keepNext/>
              <w:widowControl w:val="0"/>
              <w:spacing w:after="60"/>
              <w:jc w:val="center"/>
            </w:pPr>
            <w:r w:rsidRPr="005A6AA3">
              <w:rPr>
                <w:rFonts w:ascii="Calibri" w:hAnsi="Calibri"/>
                <w:sz w:val="20"/>
              </w:rPr>
              <w:t>92.0 (7.1%)</w:t>
            </w:r>
          </w:p>
        </w:tc>
      </w:tr>
      <w:tr w:rsidR="004931FD" w:rsidRPr="005A6AA3" w14:paraId="5B2A608F" w14:textId="77777777" w:rsidTr="00CD6B65">
        <w:tblPrEx>
          <w:tblPrExChange w:id="857" w:author="Lorenzo Fabbri" w:date="2024-09-24T12:19:00Z" w16du:dateUtc="2024-09-24T10:19:00Z">
            <w:tblPrEx>
              <w:tblLook w:val="0620" w:firstRow="1" w:lastRow="0" w:firstColumn="0" w:lastColumn="0" w:noHBand="1" w:noVBand="1"/>
            </w:tblPrEx>
          </w:tblPrExChange>
        </w:tblPrEx>
        <w:tc>
          <w:tcPr>
            <w:tcW w:w="7303" w:type="dxa"/>
            <w:tcPrChange w:id="858" w:author="Lorenzo Fabbri" w:date="2024-09-24T12:19:00Z" w16du:dateUtc="2024-09-24T10:19:00Z">
              <w:tcPr>
                <w:tcW w:w="4679" w:type="dxa"/>
              </w:tcPr>
            </w:tcPrChange>
          </w:tcPr>
          <w:p w14:paraId="05ECFEC4" w14:textId="77777777" w:rsidR="00066508" w:rsidRPr="005A6AA3" w:rsidRDefault="00000000">
            <w:pPr>
              <w:keepNext/>
              <w:widowControl w:val="0"/>
              <w:spacing w:after="60"/>
            </w:pPr>
            <w:r w:rsidRPr="005A6AA3">
              <w:rPr>
                <w:rFonts w:ascii="Calibri" w:hAnsi="Calibri"/>
                <w:sz w:val="20"/>
              </w:rPr>
              <w:t>    2</w:t>
            </w:r>
          </w:p>
        </w:tc>
        <w:tc>
          <w:tcPr>
            <w:tcW w:w="1846" w:type="dxa"/>
            <w:tcPrChange w:id="859" w:author="Lorenzo Fabbri" w:date="2024-09-24T12:19:00Z" w16du:dateUtc="2024-09-24T10:19:00Z">
              <w:tcPr>
                <w:tcW w:w="4680" w:type="dxa"/>
                <w:gridSpan w:val="3"/>
              </w:tcPr>
            </w:tcPrChange>
          </w:tcPr>
          <w:p w14:paraId="6FF66916" w14:textId="77777777" w:rsidR="00066508" w:rsidRPr="005A6AA3" w:rsidRDefault="00000000">
            <w:pPr>
              <w:keepNext/>
              <w:widowControl w:val="0"/>
              <w:spacing w:after="60"/>
              <w:jc w:val="center"/>
            </w:pPr>
            <w:r w:rsidRPr="005A6AA3">
              <w:rPr>
                <w:rFonts w:ascii="Calibri" w:hAnsi="Calibri"/>
                <w:sz w:val="20"/>
              </w:rPr>
              <w:t>28.0 (2.2%)</w:t>
            </w:r>
          </w:p>
        </w:tc>
      </w:tr>
      <w:tr w:rsidR="004931FD" w:rsidRPr="005A6AA3" w14:paraId="7CBF5E73" w14:textId="77777777" w:rsidTr="00CD6B65">
        <w:tblPrEx>
          <w:tblPrExChange w:id="860" w:author="Lorenzo Fabbri" w:date="2024-09-24T12:19:00Z" w16du:dateUtc="2024-09-24T10:19:00Z">
            <w:tblPrEx>
              <w:tblLook w:val="0620" w:firstRow="1" w:lastRow="0" w:firstColumn="0" w:lastColumn="0" w:noHBand="1" w:noVBand="1"/>
            </w:tblPrEx>
          </w:tblPrExChange>
        </w:tblPrEx>
        <w:tc>
          <w:tcPr>
            <w:tcW w:w="7303" w:type="dxa"/>
            <w:tcPrChange w:id="861" w:author="Lorenzo Fabbri" w:date="2024-09-24T12:19:00Z" w16du:dateUtc="2024-09-24T10:19:00Z">
              <w:tcPr>
                <w:tcW w:w="4679" w:type="dxa"/>
              </w:tcPr>
            </w:tcPrChange>
          </w:tcPr>
          <w:p w14:paraId="03C739A0" w14:textId="77777777" w:rsidR="00066508" w:rsidRPr="005A6AA3" w:rsidRDefault="00000000">
            <w:pPr>
              <w:keepNext/>
              <w:widowControl w:val="0"/>
              <w:spacing w:after="60"/>
            </w:pPr>
            <w:r w:rsidRPr="005A6AA3">
              <w:rPr>
                <w:rFonts w:ascii="Calibri" w:hAnsi="Calibri"/>
                <w:sz w:val="20"/>
              </w:rPr>
              <w:t>    1</w:t>
            </w:r>
          </w:p>
        </w:tc>
        <w:tc>
          <w:tcPr>
            <w:tcW w:w="1846" w:type="dxa"/>
            <w:tcPrChange w:id="862" w:author="Lorenzo Fabbri" w:date="2024-09-24T12:19:00Z" w16du:dateUtc="2024-09-24T10:19:00Z">
              <w:tcPr>
                <w:tcW w:w="4680" w:type="dxa"/>
                <w:gridSpan w:val="3"/>
              </w:tcPr>
            </w:tcPrChange>
          </w:tcPr>
          <w:p w14:paraId="0CFA6347" w14:textId="77777777" w:rsidR="00066508" w:rsidRPr="005A6AA3" w:rsidRDefault="00000000">
            <w:pPr>
              <w:keepNext/>
              <w:widowControl w:val="0"/>
              <w:spacing w:after="60"/>
              <w:jc w:val="center"/>
            </w:pPr>
            <w:r w:rsidRPr="005A6AA3">
              <w:rPr>
                <w:rFonts w:ascii="Calibri" w:hAnsi="Calibri"/>
                <w:sz w:val="20"/>
              </w:rPr>
              <w:t>12.0 (0.9%)</w:t>
            </w:r>
          </w:p>
        </w:tc>
      </w:tr>
      <w:tr w:rsidR="004931FD" w:rsidRPr="005A6AA3" w14:paraId="425256BF" w14:textId="77777777" w:rsidTr="00CD6B65">
        <w:tblPrEx>
          <w:tblPrExChange w:id="863" w:author="Lorenzo Fabbri" w:date="2024-09-24T12:19:00Z" w16du:dateUtc="2024-09-24T10:19:00Z">
            <w:tblPrEx>
              <w:tblLook w:val="0620" w:firstRow="1" w:lastRow="0" w:firstColumn="0" w:lastColumn="0" w:noHBand="1" w:noVBand="1"/>
            </w:tblPrEx>
          </w:tblPrExChange>
        </w:tblPrEx>
        <w:tc>
          <w:tcPr>
            <w:tcW w:w="7303" w:type="dxa"/>
            <w:tcPrChange w:id="864" w:author="Lorenzo Fabbri" w:date="2024-09-24T12:19:00Z" w16du:dateUtc="2024-09-24T10:19:00Z">
              <w:tcPr>
                <w:tcW w:w="4679" w:type="dxa"/>
              </w:tcPr>
            </w:tcPrChange>
          </w:tcPr>
          <w:p w14:paraId="549762CE" w14:textId="77777777" w:rsidR="00066508" w:rsidRPr="005A6AA3" w:rsidRDefault="00000000">
            <w:pPr>
              <w:keepNext/>
              <w:widowControl w:val="0"/>
              <w:spacing w:after="60"/>
            </w:pPr>
            <w:r w:rsidRPr="005A6AA3">
              <w:rPr>
                <w:rFonts w:ascii="Calibri" w:hAnsi="Calibri"/>
                <w:sz w:val="20"/>
              </w:rPr>
              <w:t>    0</w:t>
            </w:r>
          </w:p>
        </w:tc>
        <w:tc>
          <w:tcPr>
            <w:tcW w:w="1846" w:type="dxa"/>
            <w:tcPrChange w:id="865" w:author="Lorenzo Fabbri" w:date="2024-09-24T12:19:00Z" w16du:dateUtc="2024-09-24T10:19:00Z">
              <w:tcPr>
                <w:tcW w:w="4680" w:type="dxa"/>
                <w:gridSpan w:val="3"/>
              </w:tcPr>
            </w:tcPrChange>
          </w:tcPr>
          <w:p w14:paraId="4EB64A6F" w14:textId="77777777" w:rsidR="00066508" w:rsidRPr="005A6AA3" w:rsidRDefault="00000000">
            <w:pPr>
              <w:keepNext/>
              <w:widowControl w:val="0"/>
              <w:spacing w:after="60"/>
              <w:jc w:val="center"/>
            </w:pPr>
            <w:r w:rsidRPr="005A6AA3">
              <w:rPr>
                <w:rFonts w:ascii="Calibri" w:hAnsi="Calibri"/>
                <w:sz w:val="20"/>
              </w:rPr>
              <w:t>6.0 (0.5%)</w:t>
            </w:r>
          </w:p>
        </w:tc>
      </w:tr>
      <w:tr w:rsidR="004931FD" w:rsidRPr="005A6AA3" w14:paraId="4974DE59" w14:textId="77777777" w:rsidTr="00CD6B65">
        <w:tblPrEx>
          <w:tblPrExChange w:id="866" w:author="Lorenzo Fabbri" w:date="2024-09-24T12:19:00Z" w16du:dateUtc="2024-09-24T10:19:00Z">
            <w:tblPrEx>
              <w:tblLook w:val="0620" w:firstRow="1" w:lastRow="0" w:firstColumn="0" w:lastColumn="0" w:noHBand="1" w:noVBand="1"/>
            </w:tblPrEx>
          </w:tblPrExChange>
        </w:tblPrEx>
        <w:tc>
          <w:tcPr>
            <w:tcW w:w="7303" w:type="dxa"/>
            <w:tcPrChange w:id="867" w:author="Lorenzo Fabbri" w:date="2024-09-24T12:19:00Z" w16du:dateUtc="2024-09-24T10:19:00Z">
              <w:tcPr>
                <w:tcW w:w="4679" w:type="dxa"/>
              </w:tcPr>
            </w:tcPrChange>
          </w:tcPr>
          <w:p w14:paraId="6BD6AFBB" w14:textId="77777777" w:rsidR="00066508" w:rsidRPr="005A6AA3" w:rsidRDefault="00000000">
            <w:pPr>
              <w:keepNext/>
              <w:widowControl w:val="0"/>
              <w:spacing w:after="60"/>
            </w:pPr>
            <w:r w:rsidRPr="005A6AA3">
              <w:rPr>
                <w:rFonts w:ascii="Calibri" w:hAnsi="Calibri"/>
                <w:sz w:val="20"/>
              </w:rPr>
              <w:t>    Unknown</w:t>
            </w:r>
          </w:p>
        </w:tc>
        <w:tc>
          <w:tcPr>
            <w:tcW w:w="1846" w:type="dxa"/>
            <w:tcPrChange w:id="868" w:author="Lorenzo Fabbri" w:date="2024-09-24T12:19:00Z" w16du:dateUtc="2024-09-24T10:19:00Z">
              <w:tcPr>
                <w:tcW w:w="4680" w:type="dxa"/>
                <w:gridSpan w:val="3"/>
              </w:tcPr>
            </w:tcPrChange>
          </w:tcPr>
          <w:p w14:paraId="26208AAD" w14:textId="77777777" w:rsidR="00066508" w:rsidRPr="005A6AA3" w:rsidRDefault="00000000">
            <w:pPr>
              <w:keepNext/>
              <w:widowControl w:val="0"/>
              <w:spacing w:after="60"/>
              <w:jc w:val="center"/>
            </w:pPr>
            <w:r w:rsidRPr="005A6AA3">
              <w:rPr>
                <w:rFonts w:ascii="Calibri" w:hAnsi="Calibri"/>
                <w:sz w:val="20"/>
              </w:rPr>
              <w:t>2</w:t>
            </w:r>
          </w:p>
        </w:tc>
      </w:tr>
      <w:tr w:rsidR="004931FD" w:rsidRPr="005A6AA3" w14:paraId="5D2C0B0E" w14:textId="77777777" w:rsidTr="00CD6B65">
        <w:tblPrEx>
          <w:tblPrExChange w:id="869" w:author="Lorenzo Fabbri" w:date="2024-09-24T12:19:00Z" w16du:dateUtc="2024-09-24T10:19:00Z">
            <w:tblPrEx>
              <w:tblLook w:val="0620" w:firstRow="1" w:lastRow="0" w:firstColumn="0" w:lastColumn="0" w:noHBand="1" w:noVBand="1"/>
            </w:tblPrEx>
          </w:tblPrExChange>
        </w:tblPrEx>
        <w:tc>
          <w:tcPr>
            <w:tcW w:w="7303" w:type="dxa"/>
            <w:tcPrChange w:id="870" w:author="Lorenzo Fabbri" w:date="2024-09-24T12:19:00Z" w16du:dateUtc="2024-09-24T10:19:00Z">
              <w:tcPr>
                <w:tcW w:w="4679" w:type="dxa"/>
              </w:tcPr>
            </w:tcPrChange>
          </w:tcPr>
          <w:p w14:paraId="2382CB75" w14:textId="77777777" w:rsidR="00066508" w:rsidRPr="005A6AA3" w:rsidRDefault="00000000">
            <w:pPr>
              <w:keepNext/>
              <w:widowControl w:val="0"/>
              <w:spacing w:after="60"/>
            </w:pPr>
            <w:r w:rsidRPr="005A6AA3">
              <w:rPr>
                <w:rFonts w:ascii="Calibri" w:hAnsi="Calibri"/>
                <w:sz w:val="20"/>
              </w:rPr>
              <w:t>Fast food/take away (times/week)</w:t>
            </w:r>
          </w:p>
        </w:tc>
        <w:tc>
          <w:tcPr>
            <w:tcW w:w="1846" w:type="dxa"/>
            <w:tcPrChange w:id="871" w:author="Lorenzo Fabbri" w:date="2024-09-24T12:19:00Z" w16du:dateUtc="2024-09-24T10:19:00Z">
              <w:tcPr>
                <w:tcW w:w="4680" w:type="dxa"/>
                <w:gridSpan w:val="3"/>
              </w:tcPr>
            </w:tcPrChange>
          </w:tcPr>
          <w:p w14:paraId="6BC41A26" w14:textId="77777777" w:rsidR="00066508" w:rsidRPr="005A6AA3" w:rsidRDefault="00000000">
            <w:pPr>
              <w:keepNext/>
              <w:widowControl w:val="0"/>
              <w:spacing w:after="60"/>
              <w:jc w:val="center"/>
            </w:pPr>
            <w:r w:rsidRPr="005A6AA3">
              <w:rPr>
                <w:rFonts w:ascii="Calibri" w:hAnsi="Calibri"/>
                <w:sz w:val="20"/>
              </w:rPr>
              <w:t>0.1 (0.1, 0.5)</w:t>
            </w:r>
          </w:p>
        </w:tc>
      </w:tr>
      <w:tr w:rsidR="004931FD" w:rsidRPr="005A6AA3" w14:paraId="1F8D2C1F" w14:textId="77777777" w:rsidTr="00CD6B65">
        <w:tblPrEx>
          <w:tblPrExChange w:id="872" w:author="Lorenzo Fabbri" w:date="2024-09-24T12:19:00Z" w16du:dateUtc="2024-09-24T10:19:00Z">
            <w:tblPrEx>
              <w:tblLook w:val="0620" w:firstRow="1" w:lastRow="0" w:firstColumn="0" w:lastColumn="0" w:noHBand="1" w:noVBand="1"/>
            </w:tblPrEx>
          </w:tblPrExChange>
        </w:tblPrEx>
        <w:tc>
          <w:tcPr>
            <w:tcW w:w="7303" w:type="dxa"/>
            <w:tcPrChange w:id="873" w:author="Lorenzo Fabbri" w:date="2024-09-24T12:19:00Z" w16du:dateUtc="2024-09-24T10:19:00Z">
              <w:tcPr>
                <w:tcW w:w="4679" w:type="dxa"/>
              </w:tcPr>
            </w:tcPrChange>
          </w:tcPr>
          <w:p w14:paraId="7DB0FD76" w14:textId="77777777" w:rsidR="00066508" w:rsidRPr="005A6AA3" w:rsidRDefault="00000000">
            <w:pPr>
              <w:keepNext/>
              <w:widowControl w:val="0"/>
              <w:spacing w:after="60"/>
            </w:pPr>
            <w:r w:rsidRPr="005A6AA3">
              <w:rPr>
                <w:rFonts w:ascii="Calibri" w:hAnsi="Calibri"/>
                <w:sz w:val="20"/>
              </w:rPr>
              <w:t>    Unknown</w:t>
            </w:r>
          </w:p>
        </w:tc>
        <w:tc>
          <w:tcPr>
            <w:tcW w:w="1846" w:type="dxa"/>
            <w:tcPrChange w:id="874" w:author="Lorenzo Fabbri" w:date="2024-09-24T12:19:00Z" w16du:dateUtc="2024-09-24T10:19:00Z">
              <w:tcPr>
                <w:tcW w:w="4680" w:type="dxa"/>
                <w:gridSpan w:val="3"/>
              </w:tcPr>
            </w:tcPrChange>
          </w:tcPr>
          <w:p w14:paraId="09F88EDB" w14:textId="77777777" w:rsidR="00066508" w:rsidRPr="005A6AA3" w:rsidRDefault="00000000">
            <w:pPr>
              <w:keepNext/>
              <w:widowControl w:val="0"/>
              <w:spacing w:after="60"/>
              <w:jc w:val="center"/>
            </w:pPr>
            <w:r w:rsidRPr="005A6AA3">
              <w:rPr>
                <w:rFonts w:ascii="Calibri" w:hAnsi="Calibri"/>
                <w:sz w:val="20"/>
              </w:rPr>
              <w:t>7</w:t>
            </w:r>
          </w:p>
        </w:tc>
      </w:tr>
      <w:tr w:rsidR="004931FD" w:rsidRPr="005A6AA3" w14:paraId="55703901" w14:textId="77777777" w:rsidTr="00CD6B65">
        <w:tblPrEx>
          <w:tblPrExChange w:id="875" w:author="Lorenzo Fabbri" w:date="2024-09-24T12:19:00Z" w16du:dateUtc="2024-09-24T10:19:00Z">
            <w:tblPrEx>
              <w:tblLook w:val="0620" w:firstRow="1" w:lastRow="0" w:firstColumn="0" w:lastColumn="0" w:noHBand="1" w:noVBand="1"/>
            </w:tblPrEx>
          </w:tblPrExChange>
        </w:tblPrEx>
        <w:tc>
          <w:tcPr>
            <w:tcW w:w="7303" w:type="dxa"/>
            <w:tcPrChange w:id="876" w:author="Lorenzo Fabbri" w:date="2024-09-24T12:19:00Z" w16du:dateUtc="2024-09-24T10:19:00Z">
              <w:tcPr>
                <w:tcW w:w="4679" w:type="dxa"/>
              </w:tcPr>
            </w:tcPrChange>
          </w:tcPr>
          <w:p w14:paraId="05E25C75" w14:textId="77777777" w:rsidR="00066508" w:rsidRPr="005A6AA3" w:rsidRDefault="00000000">
            <w:pPr>
              <w:keepNext/>
              <w:widowControl w:val="0"/>
              <w:spacing w:after="60"/>
            </w:pPr>
            <w:r w:rsidRPr="005A6AA3">
              <w:rPr>
                <w:rFonts w:ascii="Calibri" w:hAnsi="Calibri"/>
                <w:sz w:val="20"/>
              </w:rPr>
              <w:t>Fasting time before visit (hours)</w:t>
            </w:r>
          </w:p>
        </w:tc>
        <w:tc>
          <w:tcPr>
            <w:tcW w:w="1846" w:type="dxa"/>
            <w:tcPrChange w:id="877" w:author="Lorenzo Fabbri" w:date="2024-09-24T12:19:00Z" w16du:dateUtc="2024-09-24T10:19:00Z">
              <w:tcPr>
                <w:tcW w:w="4680" w:type="dxa"/>
                <w:gridSpan w:val="3"/>
              </w:tcPr>
            </w:tcPrChange>
          </w:tcPr>
          <w:p w14:paraId="5801BB03" w14:textId="77777777" w:rsidR="00066508" w:rsidRPr="005A6AA3" w:rsidRDefault="00000000">
            <w:pPr>
              <w:keepNext/>
              <w:widowControl w:val="0"/>
              <w:spacing w:after="60"/>
              <w:jc w:val="center"/>
            </w:pPr>
            <w:r w:rsidRPr="005A6AA3">
              <w:rPr>
                <w:rFonts w:ascii="Calibri" w:hAnsi="Calibri"/>
                <w:sz w:val="20"/>
              </w:rPr>
              <w:t>3.3 (2.8, 4.0)</w:t>
            </w:r>
          </w:p>
        </w:tc>
      </w:tr>
      <w:tr w:rsidR="004931FD" w:rsidRPr="005A6AA3" w14:paraId="3CBA1F57" w14:textId="77777777" w:rsidTr="00CD6B65">
        <w:tblPrEx>
          <w:tblPrExChange w:id="878" w:author="Lorenzo Fabbri" w:date="2024-09-24T12:19:00Z" w16du:dateUtc="2024-09-24T10:19:00Z">
            <w:tblPrEx>
              <w:tblLook w:val="0620" w:firstRow="1" w:lastRow="0" w:firstColumn="0" w:lastColumn="0" w:noHBand="1" w:noVBand="1"/>
            </w:tblPrEx>
          </w:tblPrExChange>
        </w:tblPrEx>
        <w:tc>
          <w:tcPr>
            <w:tcW w:w="7303" w:type="dxa"/>
            <w:tcPrChange w:id="879" w:author="Lorenzo Fabbri" w:date="2024-09-24T12:19:00Z" w16du:dateUtc="2024-09-24T10:19:00Z">
              <w:tcPr>
                <w:tcW w:w="4679" w:type="dxa"/>
              </w:tcPr>
            </w:tcPrChange>
          </w:tcPr>
          <w:p w14:paraId="4D47D02D" w14:textId="77777777" w:rsidR="00066508" w:rsidRPr="005A6AA3" w:rsidRDefault="00000000">
            <w:pPr>
              <w:keepNext/>
              <w:widowControl w:val="0"/>
              <w:spacing w:after="60"/>
            </w:pPr>
            <w:r w:rsidRPr="005A6AA3">
              <w:rPr>
                <w:rFonts w:ascii="Calibri" w:hAnsi="Calibri"/>
                <w:sz w:val="20"/>
              </w:rPr>
              <w:t>Financial situation of the parents</w:t>
            </w:r>
          </w:p>
        </w:tc>
        <w:tc>
          <w:tcPr>
            <w:tcW w:w="1846" w:type="dxa"/>
            <w:tcPrChange w:id="880" w:author="Lorenzo Fabbri" w:date="2024-09-24T12:19:00Z" w16du:dateUtc="2024-09-24T10:19:00Z">
              <w:tcPr>
                <w:tcW w:w="4680" w:type="dxa"/>
                <w:gridSpan w:val="3"/>
              </w:tcPr>
            </w:tcPrChange>
          </w:tcPr>
          <w:p w14:paraId="570A2F01" w14:textId="77777777" w:rsidR="00066508" w:rsidRPr="005A6AA3" w:rsidRDefault="00066508">
            <w:pPr>
              <w:keepNext/>
              <w:widowControl w:val="0"/>
              <w:spacing w:after="60"/>
              <w:jc w:val="center"/>
            </w:pPr>
          </w:p>
        </w:tc>
      </w:tr>
      <w:tr w:rsidR="004931FD" w:rsidRPr="005A6AA3" w14:paraId="3EF6FC77" w14:textId="77777777" w:rsidTr="00CD6B65">
        <w:tblPrEx>
          <w:tblPrExChange w:id="881" w:author="Lorenzo Fabbri" w:date="2024-09-24T12:19:00Z" w16du:dateUtc="2024-09-24T10:19:00Z">
            <w:tblPrEx>
              <w:tblLook w:val="0620" w:firstRow="1" w:lastRow="0" w:firstColumn="0" w:lastColumn="0" w:noHBand="1" w:noVBand="1"/>
            </w:tblPrEx>
          </w:tblPrExChange>
        </w:tblPrEx>
        <w:tc>
          <w:tcPr>
            <w:tcW w:w="7303" w:type="dxa"/>
            <w:tcPrChange w:id="882" w:author="Lorenzo Fabbri" w:date="2024-09-24T12:19:00Z" w16du:dateUtc="2024-09-24T10:19:00Z">
              <w:tcPr>
                <w:tcW w:w="4679" w:type="dxa"/>
              </w:tcPr>
            </w:tcPrChange>
          </w:tcPr>
          <w:p w14:paraId="4B512E9C" w14:textId="77777777" w:rsidR="00066508" w:rsidRPr="005A6AA3" w:rsidRDefault="00000000">
            <w:pPr>
              <w:keepNext/>
              <w:widowControl w:val="0"/>
              <w:spacing w:after="60"/>
            </w:pPr>
            <w:r w:rsidRPr="005A6AA3">
              <w:rPr>
                <w:rFonts w:ascii="Calibri" w:hAnsi="Calibri"/>
                <w:sz w:val="20"/>
              </w:rPr>
              <w:t>    Doing alright</w:t>
            </w:r>
          </w:p>
        </w:tc>
        <w:tc>
          <w:tcPr>
            <w:tcW w:w="1846" w:type="dxa"/>
            <w:tcPrChange w:id="883" w:author="Lorenzo Fabbri" w:date="2024-09-24T12:19:00Z" w16du:dateUtc="2024-09-24T10:19:00Z">
              <w:tcPr>
                <w:tcW w:w="4680" w:type="dxa"/>
                <w:gridSpan w:val="3"/>
              </w:tcPr>
            </w:tcPrChange>
          </w:tcPr>
          <w:p w14:paraId="047606FE" w14:textId="77777777" w:rsidR="00066508" w:rsidRPr="005A6AA3" w:rsidRDefault="00000000">
            <w:pPr>
              <w:keepNext/>
              <w:widowControl w:val="0"/>
              <w:spacing w:after="60"/>
              <w:jc w:val="center"/>
            </w:pPr>
            <w:r w:rsidRPr="005A6AA3">
              <w:rPr>
                <w:rFonts w:ascii="Calibri" w:hAnsi="Calibri"/>
                <w:sz w:val="20"/>
              </w:rPr>
              <w:t>414.0 (32.1%)</w:t>
            </w:r>
          </w:p>
        </w:tc>
      </w:tr>
      <w:tr w:rsidR="004931FD" w:rsidRPr="005A6AA3" w14:paraId="16BEC159" w14:textId="77777777" w:rsidTr="00CD6B65">
        <w:tblPrEx>
          <w:tblPrExChange w:id="884" w:author="Lorenzo Fabbri" w:date="2024-09-24T12:19:00Z" w16du:dateUtc="2024-09-24T10:19:00Z">
            <w:tblPrEx>
              <w:tblLook w:val="0620" w:firstRow="1" w:lastRow="0" w:firstColumn="0" w:lastColumn="0" w:noHBand="1" w:noVBand="1"/>
            </w:tblPrEx>
          </w:tblPrExChange>
        </w:tblPrEx>
        <w:tc>
          <w:tcPr>
            <w:tcW w:w="7303" w:type="dxa"/>
            <w:tcPrChange w:id="885" w:author="Lorenzo Fabbri" w:date="2024-09-24T12:19:00Z" w16du:dateUtc="2024-09-24T10:19:00Z">
              <w:tcPr>
                <w:tcW w:w="4679" w:type="dxa"/>
              </w:tcPr>
            </w:tcPrChange>
          </w:tcPr>
          <w:p w14:paraId="244031EE" w14:textId="77777777" w:rsidR="00066508" w:rsidRPr="005A6AA3" w:rsidRDefault="00000000">
            <w:pPr>
              <w:keepNext/>
              <w:widowControl w:val="0"/>
              <w:spacing w:after="60"/>
            </w:pPr>
            <w:r w:rsidRPr="005A6AA3">
              <w:rPr>
                <w:rFonts w:ascii="Calibri" w:hAnsi="Calibri"/>
                <w:sz w:val="20"/>
              </w:rPr>
              <w:t>    Living comfortably</w:t>
            </w:r>
          </w:p>
        </w:tc>
        <w:tc>
          <w:tcPr>
            <w:tcW w:w="1846" w:type="dxa"/>
            <w:tcPrChange w:id="886" w:author="Lorenzo Fabbri" w:date="2024-09-24T12:19:00Z" w16du:dateUtc="2024-09-24T10:19:00Z">
              <w:tcPr>
                <w:tcW w:w="4680" w:type="dxa"/>
                <w:gridSpan w:val="3"/>
              </w:tcPr>
            </w:tcPrChange>
          </w:tcPr>
          <w:p w14:paraId="4DC842FD" w14:textId="77777777" w:rsidR="00066508" w:rsidRPr="005A6AA3" w:rsidRDefault="00000000">
            <w:pPr>
              <w:keepNext/>
              <w:widowControl w:val="0"/>
              <w:spacing w:after="60"/>
              <w:jc w:val="center"/>
            </w:pPr>
            <w:r w:rsidRPr="005A6AA3">
              <w:rPr>
                <w:rFonts w:ascii="Calibri" w:hAnsi="Calibri"/>
                <w:sz w:val="20"/>
              </w:rPr>
              <w:t>412.0 (31.9%)</w:t>
            </w:r>
          </w:p>
        </w:tc>
      </w:tr>
      <w:tr w:rsidR="004931FD" w:rsidRPr="005A6AA3" w14:paraId="4FB3FA15" w14:textId="77777777" w:rsidTr="00CD6B65">
        <w:tblPrEx>
          <w:tblPrExChange w:id="887" w:author="Lorenzo Fabbri" w:date="2024-09-24T12:19:00Z" w16du:dateUtc="2024-09-24T10:19:00Z">
            <w:tblPrEx>
              <w:tblLook w:val="0620" w:firstRow="1" w:lastRow="0" w:firstColumn="0" w:lastColumn="0" w:noHBand="1" w:noVBand="1"/>
            </w:tblPrEx>
          </w:tblPrExChange>
        </w:tblPrEx>
        <w:tc>
          <w:tcPr>
            <w:tcW w:w="7303" w:type="dxa"/>
            <w:tcPrChange w:id="888" w:author="Lorenzo Fabbri" w:date="2024-09-24T12:19:00Z" w16du:dateUtc="2024-09-24T10:19:00Z">
              <w:tcPr>
                <w:tcW w:w="4679" w:type="dxa"/>
              </w:tcPr>
            </w:tcPrChange>
          </w:tcPr>
          <w:p w14:paraId="2F0C3A37" w14:textId="77777777" w:rsidR="00066508" w:rsidRPr="005A6AA3" w:rsidRDefault="00000000">
            <w:pPr>
              <w:keepNext/>
              <w:widowControl w:val="0"/>
              <w:spacing w:after="60"/>
            </w:pPr>
            <w:r w:rsidRPr="005A6AA3">
              <w:rPr>
                <w:rFonts w:ascii="Calibri" w:hAnsi="Calibri"/>
                <w:sz w:val="20"/>
              </w:rPr>
              <w:t>    Getting by</w:t>
            </w:r>
          </w:p>
        </w:tc>
        <w:tc>
          <w:tcPr>
            <w:tcW w:w="1846" w:type="dxa"/>
            <w:tcPrChange w:id="889" w:author="Lorenzo Fabbri" w:date="2024-09-24T12:19:00Z" w16du:dateUtc="2024-09-24T10:19:00Z">
              <w:tcPr>
                <w:tcW w:w="4680" w:type="dxa"/>
                <w:gridSpan w:val="3"/>
              </w:tcPr>
            </w:tcPrChange>
          </w:tcPr>
          <w:p w14:paraId="03222361" w14:textId="77777777" w:rsidR="00066508" w:rsidRPr="005A6AA3" w:rsidRDefault="00000000">
            <w:pPr>
              <w:keepNext/>
              <w:widowControl w:val="0"/>
              <w:spacing w:after="60"/>
              <w:jc w:val="center"/>
            </w:pPr>
            <w:r w:rsidRPr="005A6AA3">
              <w:rPr>
                <w:rFonts w:ascii="Calibri" w:hAnsi="Calibri"/>
                <w:sz w:val="20"/>
              </w:rPr>
              <w:t>331.0 (25.6%)</w:t>
            </w:r>
          </w:p>
        </w:tc>
      </w:tr>
      <w:tr w:rsidR="004931FD" w:rsidRPr="005A6AA3" w14:paraId="0AB60FB6" w14:textId="77777777" w:rsidTr="00CD6B65">
        <w:tblPrEx>
          <w:tblPrExChange w:id="890" w:author="Lorenzo Fabbri" w:date="2024-09-24T12:19:00Z" w16du:dateUtc="2024-09-24T10:19:00Z">
            <w:tblPrEx>
              <w:tblLook w:val="0620" w:firstRow="1" w:lastRow="0" w:firstColumn="0" w:lastColumn="0" w:noHBand="1" w:noVBand="1"/>
            </w:tblPrEx>
          </w:tblPrExChange>
        </w:tblPrEx>
        <w:tc>
          <w:tcPr>
            <w:tcW w:w="7303" w:type="dxa"/>
            <w:tcPrChange w:id="891" w:author="Lorenzo Fabbri" w:date="2024-09-24T12:19:00Z" w16du:dateUtc="2024-09-24T10:19:00Z">
              <w:tcPr>
                <w:tcW w:w="4679" w:type="dxa"/>
              </w:tcPr>
            </w:tcPrChange>
          </w:tcPr>
          <w:p w14:paraId="468DDA29" w14:textId="77777777" w:rsidR="00066508" w:rsidRPr="005A6AA3" w:rsidRDefault="00000000">
            <w:pPr>
              <w:keepNext/>
              <w:widowControl w:val="0"/>
              <w:spacing w:after="60"/>
            </w:pPr>
            <w:r w:rsidRPr="005A6AA3">
              <w:rPr>
                <w:rFonts w:ascii="Calibri" w:hAnsi="Calibri"/>
                <w:sz w:val="20"/>
              </w:rPr>
              <w:t>    Finding it quite difficult</w:t>
            </w:r>
          </w:p>
        </w:tc>
        <w:tc>
          <w:tcPr>
            <w:tcW w:w="1846" w:type="dxa"/>
            <w:tcPrChange w:id="892" w:author="Lorenzo Fabbri" w:date="2024-09-24T12:19:00Z" w16du:dateUtc="2024-09-24T10:19:00Z">
              <w:tcPr>
                <w:tcW w:w="4680" w:type="dxa"/>
                <w:gridSpan w:val="3"/>
              </w:tcPr>
            </w:tcPrChange>
          </w:tcPr>
          <w:p w14:paraId="4AF74244" w14:textId="77777777" w:rsidR="00066508" w:rsidRPr="005A6AA3" w:rsidRDefault="00000000">
            <w:pPr>
              <w:keepNext/>
              <w:widowControl w:val="0"/>
              <w:spacing w:after="60"/>
              <w:jc w:val="center"/>
            </w:pPr>
            <w:r w:rsidRPr="005A6AA3">
              <w:rPr>
                <w:rFonts w:ascii="Calibri" w:hAnsi="Calibri"/>
                <w:sz w:val="20"/>
              </w:rPr>
              <w:t>86.0 (6.7%)</w:t>
            </w:r>
          </w:p>
        </w:tc>
      </w:tr>
      <w:tr w:rsidR="004931FD" w:rsidRPr="005A6AA3" w14:paraId="6D439886" w14:textId="77777777" w:rsidTr="00CD6B65">
        <w:tblPrEx>
          <w:tblPrExChange w:id="893" w:author="Lorenzo Fabbri" w:date="2024-09-24T12:19:00Z" w16du:dateUtc="2024-09-24T10:19:00Z">
            <w:tblPrEx>
              <w:tblLook w:val="0620" w:firstRow="1" w:lastRow="0" w:firstColumn="0" w:lastColumn="0" w:noHBand="1" w:noVBand="1"/>
            </w:tblPrEx>
          </w:tblPrExChange>
        </w:tblPrEx>
        <w:tc>
          <w:tcPr>
            <w:tcW w:w="7303" w:type="dxa"/>
            <w:tcPrChange w:id="894" w:author="Lorenzo Fabbri" w:date="2024-09-24T12:19:00Z" w16du:dateUtc="2024-09-24T10:19:00Z">
              <w:tcPr>
                <w:tcW w:w="4679" w:type="dxa"/>
              </w:tcPr>
            </w:tcPrChange>
          </w:tcPr>
          <w:p w14:paraId="058566E7" w14:textId="77777777" w:rsidR="00066508" w:rsidRPr="005A6AA3" w:rsidRDefault="00000000">
            <w:pPr>
              <w:keepNext/>
              <w:widowControl w:val="0"/>
              <w:spacing w:after="60"/>
            </w:pPr>
            <w:r w:rsidRPr="005A6AA3">
              <w:rPr>
                <w:rFonts w:ascii="Calibri" w:hAnsi="Calibri"/>
                <w:sz w:val="20"/>
              </w:rPr>
              <w:t>    Finding it very difficult</w:t>
            </w:r>
          </w:p>
        </w:tc>
        <w:tc>
          <w:tcPr>
            <w:tcW w:w="1846" w:type="dxa"/>
            <w:tcPrChange w:id="895" w:author="Lorenzo Fabbri" w:date="2024-09-24T12:19:00Z" w16du:dateUtc="2024-09-24T10:19:00Z">
              <w:tcPr>
                <w:tcW w:w="4680" w:type="dxa"/>
                <w:gridSpan w:val="3"/>
              </w:tcPr>
            </w:tcPrChange>
          </w:tcPr>
          <w:p w14:paraId="69C95EB8" w14:textId="77777777" w:rsidR="00066508" w:rsidRPr="005A6AA3" w:rsidRDefault="00000000">
            <w:pPr>
              <w:keepNext/>
              <w:widowControl w:val="0"/>
              <w:spacing w:after="60"/>
              <w:jc w:val="center"/>
            </w:pPr>
            <w:r w:rsidRPr="005A6AA3">
              <w:rPr>
                <w:rFonts w:ascii="Calibri" w:hAnsi="Calibri"/>
                <w:sz w:val="20"/>
              </w:rPr>
              <w:t>40.0 (3.1%)</w:t>
            </w:r>
          </w:p>
        </w:tc>
      </w:tr>
      <w:tr w:rsidR="004931FD" w:rsidRPr="005A6AA3" w14:paraId="5E9540D5" w14:textId="77777777" w:rsidTr="00CD6B65">
        <w:tblPrEx>
          <w:tblPrExChange w:id="896" w:author="Lorenzo Fabbri" w:date="2024-09-24T12:19:00Z" w16du:dateUtc="2024-09-24T10:19:00Z">
            <w:tblPrEx>
              <w:tblLook w:val="0620" w:firstRow="1" w:lastRow="0" w:firstColumn="0" w:lastColumn="0" w:noHBand="1" w:noVBand="1"/>
            </w:tblPrEx>
          </w:tblPrExChange>
        </w:tblPrEx>
        <w:tc>
          <w:tcPr>
            <w:tcW w:w="7303" w:type="dxa"/>
            <w:tcPrChange w:id="897" w:author="Lorenzo Fabbri" w:date="2024-09-24T12:19:00Z" w16du:dateUtc="2024-09-24T10:19:00Z">
              <w:tcPr>
                <w:tcW w:w="4679" w:type="dxa"/>
              </w:tcPr>
            </w:tcPrChange>
          </w:tcPr>
          <w:p w14:paraId="553F4B28" w14:textId="77777777" w:rsidR="00066508" w:rsidRPr="005A6AA3" w:rsidRDefault="00000000">
            <w:pPr>
              <w:keepNext/>
              <w:widowControl w:val="0"/>
              <w:spacing w:after="60"/>
            </w:pPr>
            <w:r w:rsidRPr="005A6AA3">
              <w:rPr>
                <w:rFonts w:ascii="Calibri" w:hAnsi="Calibri"/>
                <w:sz w:val="20"/>
              </w:rPr>
              <w:t>    Does not wish to answer</w:t>
            </w:r>
          </w:p>
        </w:tc>
        <w:tc>
          <w:tcPr>
            <w:tcW w:w="1846" w:type="dxa"/>
            <w:tcPrChange w:id="898" w:author="Lorenzo Fabbri" w:date="2024-09-24T12:19:00Z" w16du:dateUtc="2024-09-24T10:19:00Z">
              <w:tcPr>
                <w:tcW w:w="4680" w:type="dxa"/>
                <w:gridSpan w:val="3"/>
              </w:tcPr>
            </w:tcPrChange>
          </w:tcPr>
          <w:p w14:paraId="78332EBF" w14:textId="77777777" w:rsidR="00066508" w:rsidRPr="005A6AA3" w:rsidRDefault="00000000">
            <w:pPr>
              <w:keepNext/>
              <w:widowControl w:val="0"/>
              <w:spacing w:after="60"/>
              <w:jc w:val="center"/>
            </w:pPr>
            <w:r w:rsidRPr="005A6AA3">
              <w:rPr>
                <w:rFonts w:ascii="Calibri" w:hAnsi="Calibri"/>
                <w:sz w:val="20"/>
              </w:rPr>
              <w:t>8.0 (0.6%)</w:t>
            </w:r>
          </w:p>
        </w:tc>
      </w:tr>
      <w:tr w:rsidR="004931FD" w:rsidRPr="005A6AA3" w14:paraId="67D81762" w14:textId="77777777" w:rsidTr="00CD6B65">
        <w:tblPrEx>
          <w:tblPrExChange w:id="899" w:author="Lorenzo Fabbri" w:date="2024-09-24T12:19:00Z" w16du:dateUtc="2024-09-24T10:19:00Z">
            <w:tblPrEx>
              <w:tblLook w:val="0620" w:firstRow="1" w:lastRow="0" w:firstColumn="0" w:lastColumn="0" w:noHBand="1" w:noVBand="1"/>
            </w:tblPrEx>
          </w:tblPrExChange>
        </w:tblPrEx>
        <w:tc>
          <w:tcPr>
            <w:tcW w:w="7303" w:type="dxa"/>
            <w:tcPrChange w:id="900" w:author="Lorenzo Fabbri" w:date="2024-09-24T12:19:00Z" w16du:dateUtc="2024-09-24T10:19:00Z">
              <w:tcPr>
                <w:tcW w:w="4679" w:type="dxa"/>
              </w:tcPr>
            </w:tcPrChange>
          </w:tcPr>
          <w:p w14:paraId="1EE5175A" w14:textId="77777777" w:rsidR="00066508" w:rsidRPr="005A6AA3" w:rsidRDefault="00000000">
            <w:pPr>
              <w:keepNext/>
              <w:widowControl w:val="0"/>
              <w:spacing w:after="60"/>
            </w:pPr>
            <w:r w:rsidRPr="005A6AA3">
              <w:rPr>
                <w:rFonts w:ascii="Calibri" w:hAnsi="Calibri"/>
                <w:sz w:val="20"/>
              </w:rPr>
              <w:t>    Unknown</w:t>
            </w:r>
          </w:p>
        </w:tc>
        <w:tc>
          <w:tcPr>
            <w:tcW w:w="1846" w:type="dxa"/>
            <w:tcPrChange w:id="901" w:author="Lorenzo Fabbri" w:date="2024-09-24T12:19:00Z" w16du:dateUtc="2024-09-24T10:19:00Z">
              <w:tcPr>
                <w:tcW w:w="4680" w:type="dxa"/>
                <w:gridSpan w:val="3"/>
              </w:tcPr>
            </w:tcPrChange>
          </w:tcPr>
          <w:p w14:paraId="55BDA7B8" w14:textId="77777777" w:rsidR="00066508" w:rsidRPr="005A6AA3" w:rsidRDefault="00000000">
            <w:pPr>
              <w:keepNext/>
              <w:widowControl w:val="0"/>
              <w:spacing w:after="60"/>
              <w:jc w:val="center"/>
            </w:pPr>
            <w:r w:rsidRPr="005A6AA3">
              <w:rPr>
                <w:rFonts w:ascii="Calibri" w:hAnsi="Calibri"/>
                <w:sz w:val="20"/>
              </w:rPr>
              <w:t>6</w:t>
            </w:r>
          </w:p>
        </w:tc>
      </w:tr>
      <w:tr w:rsidR="004931FD" w:rsidRPr="005A6AA3" w14:paraId="5BF22935" w14:textId="77777777" w:rsidTr="00CD6B65">
        <w:tblPrEx>
          <w:tblPrExChange w:id="902" w:author="Lorenzo Fabbri" w:date="2024-09-24T12:19:00Z" w16du:dateUtc="2024-09-24T10:19:00Z">
            <w:tblPrEx>
              <w:tblLook w:val="0620" w:firstRow="1" w:lastRow="0" w:firstColumn="0" w:lastColumn="0" w:noHBand="1" w:noVBand="1"/>
            </w:tblPrEx>
          </w:tblPrExChange>
        </w:tblPrEx>
        <w:tc>
          <w:tcPr>
            <w:tcW w:w="7303" w:type="dxa"/>
            <w:tcPrChange w:id="903" w:author="Lorenzo Fabbri" w:date="2024-09-24T12:19:00Z" w16du:dateUtc="2024-09-24T10:19:00Z">
              <w:tcPr>
                <w:tcW w:w="4679" w:type="dxa"/>
              </w:tcPr>
            </w:tcPrChange>
          </w:tcPr>
          <w:p w14:paraId="6805E6C3" w14:textId="77777777" w:rsidR="00066508" w:rsidRPr="005A6AA3" w:rsidRDefault="00000000">
            <w:pPr>
              <w:keepNext/>
              <w:widowControl w:val="0"/>
              <w:spacing w:after="60"/>
            </w:pPr>
            <w:r w:rsidRPr="005A6AA3">
              <w:rPr>
                <w:rFonts w:ascii="Calibri" w:hAnsi="Calibri"/>
                <w:sz w:val="20"/>
              </w:rPr>
              <w:t>Fish and seafood (times/week)</w:t>
            </w:r>
          </w:p>
        </w:tc>
        <w:tc>
          <w:tcPr>
            <w:tcW w:w="1846" w:type="dxa"/>
            <w:tcPrChange w:id="904" w:author="Lorenzo Fabbri" w:date="2024-09-24T12:19:00Z" w16du:dateUtc="2024-09-24T10:19:00Z">
              <w:tcPr>
                <w:tcW w:w="4680" w:type="dxa"/>
                <w:gridSpan w:val="3"/>
              </w:tcPr>
            </w:tcPrChange>
          </w:tcPr>
          <w:p w14:paraId="4572B0B7" w14:textId="77777777" w:rsidR="00066508" w:rsidRPr="005A6AA3" w:rsidRDefault="00000000">
            <w:pPr>
              <w:keepNext/>
              <w:widowControl w:val="0"/>
              <w:spacing w:after="60"/>
              <w:jc w:val="center"/>
            </w:pPr>
            <w:r w:rsidRPr="005A6AA3">
              <w:rPr>
                <w:rFonts w:ascii="Calibri" w:hAnsi="Calibri"/>
                <w:sz w:val="20"/>
              </w:rPr>
              <w:t>2.0 (1.1, 3.5)</w:t>
            </w:r>
          </w:p>
        </w:tc>
      </w:tr>
      <w:tr w:rsidR="004931FD" w:rsidRPr="005A6AA3" w14:paraId="38C387B8" w14:textId="77777777" w:rsidTr="00CD6B65">
        <w:tblPrEx>
          <w:tblPrExChange w:id="905" w:author="Lorenzo Fabbri" w:date="2024-09-24T12:19:00Z" w16du:dateUtc="2024-09-24T10:19:00Z">
            <w:tblPrEx>
              <w:tblLook w:val="0620" w:firstRow="1" w:lastRow="0" w:firstColumn="0" w:lastColumn="0" w:noHBand="1" w:noVBand="1"/>
            </w:tblPrEx>
          </w:tblPrExChange>
        </w:tblPrEx>
        <w:tc>
          <w:tcPr>
            <w:tcW w:w="7303" w:type="dxa"/>
            <w:tcPrChange w:id="906" w:author="Lorenzo Fabbri" w:date="2024-09-24T12:19:00Z" w16du:dateUtc="2024-09-24T10:19:00Z">
              <w:tcPr>
                <w:tcW w:w="4679" w:type="dxa"/>
              </w:tcPr>
            </w:tcPrChange>
          </w:tcPr>
          <w:p w14:paraId="7423B017" w14:textId="77777777" w:rsidR="00066508" w:rsidRPr="005A6AA3" w:rsidRDefault="00000000">
            <w:pPr>
              <w:keepNext/>
              <w:widowControl w:val="0"/>
              <w:spacing w:after="60"/>
            </w:pPr>
            <w:r w:rsidRPr="005A6AA3">
              <w:rPr>
                <w:rFonts w:ascii="Calibri" w:hAnsi="Calibri"/>
                <w:sz w:val="20"/>
              </w:rPr>
              <w:t>    Unknown</w:t>
            </w:r>
          </w:p>
        </w:tc>
        <w:tc>
          <w:tcPr>
            <w:tcW w:w="1846" w:type="dxa"/>
            <w:tcPrChange w:id="907" w:author="Lorenzo Fabbri" w:date="2024-09-24T12:19:00Z" w16du:dateUtc="2024-09-24T10:19:00Z">
              <w:tcPr>
                <w:tcW w:w="4680" w:type="dxa"/>
                <w:gridSpan w:val="3"/>
              </w:tcPr>
            </w:tcPrChange>
          </w:tcPr>
          <w:p w14:paraId="18275A65" w14:textId="77777777" w:rsidR="00066508" w:rsidRPr="005A6AA3" w:rsidRDefault="00000000">
            <w:pPr>
              <w:keepNext/>
              <w:widowControl w:val="0"/>
              <w:spacing w:after="60"/>
              <w:jc w:val="center"/>
            </w:pPr>
            <w:r w:rsidRPr="005A6AA3">
              <w:rPr>
                <w:rFonts w:ascii="Calibri" w:hAnsi="Calibri"/>
                <w:sz w:val="20"/>
              </w:rPr>
              <w:t>5</w:t>
            </w:r>
          </w:p>
        </w:tc>
      </w:tr>
      <w:tr w:rsidR="004931FD" w:rsidRPr="005A6AA3" w14:paraId="60079B39" w14:textId="77777777" w:rsidTr="00CD6B65">
        <w:tblPrEx>
          <w:tblPrExChange w:id="908" w:author="Lorenzo Fabbri" w:date="2024-09-24T12:19:00Z" w16du:dateUtc="2024-09-24T10:19:00Z">
            <w:tblPrEx>
              <w:tblLook w:val="0620" w:firstRow="1" w:lastRow="0" w:firstColumn="0" w:lastColumn="0" w:noHBand="1" w:noVBand="1"/>
            </w:tblPrEx>
          </w:tblPrExChange>
        </w:tblPrEx>
        <w:tc>
          <w:tcPr>
            <w:tcW w:w="7303" w:type="dxa"/>
            <w:tcPrChange w:id="909" w:author="Lorenzo Fabbri" w:date="2024-09-24T12:19:00Z" w16du:dateUtc="2024-09-24T10:19:00Z">
              <w:tcPr>
                <w:tcW w:w="4679" w:type="dxa"/>
              </w:tcPr>
            </w:tcPrChange>
          </w:tcPr>
          <w:p w14:paraId="403A6C12" w14:textId="77777777" w:rsidR="00066508" w:rsidRPr="005A6AA3" w:rsidRDefault="00000000">
            <w:pPr>
              <w:keepNext/>
              <w:widowControl w:val="0"/>
              <w:spacing w:after="60"/>
            </w:pPr>
            <w:r w:rsidRPr="005A6AA3">
              <w:rPr>
                <w:rFonts w:ascii="Calibri" w:hAnsi="Calibri"/>
                <w:sz w:val="20"/>
              </w:rPr>
              <w:t>Fruits (times/week)</w:t>
            </w:r>
          </w:p>
        </w:tc>
        <w:tc>
          <w:tcPr>
            <w:tcW w:w="1846" w:type="dxa"/>
            <w:tcPrChange w:id="910" w:author="Lorenzo Fabbri" w:date="2024-09-24T12:19:00Z" w16du:dateUtc="2024-09-24T10:19:00Z">
              <w:tcPr>
                <w:tcW w:w="4680" w:type="dxa"/>
                <w:gridSpan w:val="3"/>
              </w:tcPr>
            </w:tcPrChange>
          </w:tcPr>
          <w:p w14:paraId="1C50BA4B" w14:textId="77777777" w:rsidR="00066508" w:rsidRPr="005A6AA3" w:rsidRDefault="00000000">
            <w:pPr>
              <w:keepNext/>
              <w:widowControl w:val="0"/>
              <w:spacing w:after="60"/>
              <w:jc w:val="center"/>
            </w:pPr>
            <w:r w:rsidRPr="005A6AA3">
              <w:rPr>
                <w:rFonts w:ascii="Calibri" w:hAnsi="Calibri"/>
                <w:sz w:val="20"/>
              </w:rPr>
              <w:t>9.0 (5.9, 18.0)</w:t>
            </w:r>
          </w:p>
        </w:tc>
      </w:tr>
      <w:tr w:rsidR="004931FD" w:rsidRPr="005A6AA3" w14:paraId="3568C385" w14:textId="77777777" w:rsidTr="00CD6B65">
        <w:tblPrEx>
          <w:tblPrExChange w:id="911" w:author="Lorenzo Fabbri" w:date="2024-09-24T12:19:00Z" w16du:dateUtc="2024-09-24T10:19:00Z">
            <w:tblPrEx>
              <w:tblLook w:val="0620" w:firstRow="1" w:lastRow="0" w:firstColumn="0" w:lastColumn="0" w:noHBand="1" w:noVBand="1"/>
            </w:tblPrEx>
          </w:tblPrExChange>
        </w:tblPrEx>
        <w:tc>
          <w:tcPr>
            <w:tcW w:w="7303" w:type="dxa"/>
            <w:tcPrChange w:id="912" w:author="Lorenzo Fabbri" w:date="2024-09-24T12:19:00Z" w16du:dateUtc="2024-09-24T10:19:00Z">
              <w:tcPr>
                <w:tcW w:w="4679" w:type="dxa"/>
              </w:tcPr>
            </w:tcPrChange>
          </w:tcPr>
          <w:p w14:paraId="1EDABA97" w14:textId="77777777" w:rsidR="00066508" w:rsidRPr="005A6AA3" w:rsidRDefault="00000000">
            <w:pPr>
              <w:keepNext/>
              <w:widowControl w:val="0"/>
              <w:spacing w:after="60"/>
            </w:pPr>
            <w:r w:rsidRPr="005A6AA3">
              <w:rPr>
                <w:rFonts w:ascii="Calibri" w:hAnsi="Calibri"/>
                <w:sz w:val="20"/>
              </w:rPr>
              <w:t>    Unknown</w:t>
            </w:r>
          </w:p>
        </w:tc>
        <w:tc>
          <w:tcPr>
            <w:tcW w:w="1846" w:type="dxa"/>
            <w:tcPrChange w:id="913" w:author="Lorenzo Fabbri" w:date="2024-09-24T12:19:00Z" w16du:dateUtc="2024-09-24T10:19:00Z">
              <w:tcPr>
                <w:tcW w:w="4680" w:type="dxa"/>
                <w:gridSpan w:val="3"/>
              </w:tcPr>
            </w:tcPrChange>
          </w:tcPr>
          <w:p w14:paraId="48350760" w14:textId="77777777" w:rsidR="00066508" w:rsidRPr="005A6AA3" w:rsidRDefault="00000000">
            <w:pPr>
              <w:keepNext/>
              <w:widowControl w:val="0"/>
              <w:spacing w:after="60"/>
              <w:jc w:val="center"/>
            </w:pPr>
            <w:r w:rsidRPr="005A6AA3">
              <w:rPr>
                <w:rFonts w:ascii="Calibri" w:hAnsi="Calibri"/>
                <w:sz w:val="20"/>
              </w:rPr>
              <w:t>7</w:t>
            </w:r>
          </w:p>
        </w:tc>
      </w:tr>
      <w:tr w:rsidR="004931FD" w:rsidRPr="005A6AA3" w14:paraId="34638ED2" w14:textId="77777777" w:rsidTr="00CD6B65">
        <w:tblPrEx>
          <w:tblPrExChange w:id="914" w:author="Lorenzo Fabbri" w:date="2024-09-24T12:19:00Z" w16du:dateUtc="2024-09-24T10:19:00Z">
            <w:tblPrEx>
              <w:tblLook w:val="0620" w:firstRow="1" w:lastRow="0" w:firstColumn="0" w:lastColumn="0" w:noHBand="1" w:noVBand="1"/>
            </w:tblPrEx>
          </w:tblPrExChange>
        </w:tblPrEx>
        <w:tc>
          <w:tcPr>
            <w:tcW w:w="7303" w:type="dxa"/>
            <w:tcPrChange w:id="915" w:author="Lorenzo Fabbri" w:date="2024-09-24T12:19:00Z" w16du:dateUtc="2024-09-24T10:19:00Z">
              <w:tcPr>
                <w:tcW w:w="4679" w:type="dxa"/>
              </w:tcPr>
            </w:tcPrChange>
          </w:tcPr>
          <w:p w14:paraId="0F219066" w14:textId="77777777" w:rsidR="00066508" w:rsidRPr="005A6AA3" w:rsidRDefault="00000000">
            <w:pPr>
              <w:keepNext/>
              <w:widowControl w:val="0"/>
              <w:spacing w:after="60"/>
            </w:pPr>
            <w:r w:rsidRPr="005A6AA3">
              <w:rPr>
                <w:rFonts w:ascii="Calibri" w:hAnsi="Calibri"/>
                <w:sz w:val="20"/>
              </w:rPr>
              <w:t>Hit reaction time standard error (ms)</w:t>
            </w:r>
          </w:p>
        </w:tc>
        <w:tc>
          <w:tcPr>
            <w:tcW w:w="1846" w:type="dxa"/>
            <w:tcPrChange w:id="916" w:author="Lorenzo Fabbri" w:date="2024-09-24T12:19:00Z" w16du:dateUtc="2024-09-24T10:19:00Z">
              <w:tcPr>
                <w:tcW w:w="4680" w:type="dxa"/>
                <w:gridSpan w:val="3"/>
              </w:tcPr>
            </w:tcPrChange>
          </w:tcPr>
          <w:p w14:paraId="15AD4CAF" w14:textId="77777777" w:rsidR="00066508" w:rsidRPr="005A6AA3" w:rsidRDefault="00000000">
            <w:pPr>
              <w:keepNext/>
              <w:widowControl w:val="0"/>
              <w:spacing w:after="60"/>
              <w:jc w:val="center"/>
            </w:pPr>
            <w:r w:rsidRPr="005A6AA3">
              <w:rPr>
                <w:rFonts w:ascii="Calibri" w:hAnsi="Calibri"/>
                <w:sz w:val="20"/>
              </w:rPr>
              <w:t>299.6 (231.3, 368.2)</w:t>
            </w:r>
          </w:p>
        </w:tc>
      </w:tr>
      <w:tr w:rsidR="004931FD" w:rsidRPr="005A6AA3" w14:paraId="2EDC3078" w14:textId="77777777" w:rsidTr="00CD6B65">
        <w:tblPrEx>
          <w:tblPrExChange w:id="917" w:author="Lorenzo Fabbri" w:date="2024-09-24T12:19:00Z" w16du:dateUtc="2024-09-24T10:19:00Z">
            <w:tblPrEx>
              <w:tblLook w:val="0620" w:firstRow="1" w:lastRow="0" w:firstColumn="0" w:lastColumn="0" w:noHBand="1" w:noVBand="1"/>
            </w:tblPrEx>
          </w:tblPrExChange>
        </w:tblPrEx>
        <w:tc>
          <w:tcPr>
            <w:tcW w:w="7303" w:type="dxa"/>
            <w:tcPrChange w:id="918" w:author="Lorenzo Fabbri" w:date="2024-09-24T12:19:00Z" w16du:dateUtc="2024-09-24T10:19:00Z">
              <w:tcPr>
                <w:tcW w:w="4679" w:type="dxa"/>
              </w:tcPr>
            </w:tcPrChange>
          </w:tcPr>
          <w:p w14:paraId="6A6ADF6F" w14:textId="77777777" w:rsidR="00066508" w:rsidRPr="005A6AA3" w:rsidRDefault="00000000">
            <w:pPr>
              <w:keepNext/>
              <w:widowControl w:val="0"/>
              <w:spacing w:after="60"/>
            </w:pPr>
            <w:r w:rsidRPr="005A6AA3">
              <w:rPr>
                <w:rFonts w:ascii="Calibri" w:hAnsi="Calibri"/>
                <w:sz w:val="20"/>
              </w:rPr>
              <w:t>    Unknown</w:t>
            </w:r>
          </w:p>
        </w:tc>
        <w:tc>
          <w:tcPr>
            <w:tcW w:w="1846" w:type="dxa"/>
            <w:tcPrChange w:id="919" w:author="Lorenzo Fabbri" w:date="2024-09-24T12:19:00Z" w16du:dateUtc="2024-09-24T10:19:00Z">
              <w:tcPr>
                <w:tcW w:w="4680" w:type="dxa"/>
                <w:gridSpan w:val="3"/>
              </w:tcPr>
            </w:tcPrChange>
          </w:tcPr>
          <w:p w14:paraId="210A9AAA" w14:textId="77777777" w:rsidR="00066508" w:rsidRPr="005A6AA3" w:rsidRDefault="00000000">
            <w:pPr>
              <w:keepNext/>
              <w:widowControl w:val="0"/>
              <w:spacing w:after="60"/>
              <w:jc w:val="center"/>
            </w:pPr>
            <w:r w:rsidRPr="005A6AA3">
              <w:rPr>
                <w:rFonts w:ascii="Calibri" w:hAnsi="Calibri"/>
                <w:sz w:val="20"/>
              </w:rPr>
              <w:t>18</w:t>
            </w:r>
          </w:p>
        </w:tc>
      </w:tr>
      <w:tr w:rsidR="004931FD" w:rsidRPr="005A6AA3" w14:paraId="3DE4C669" w14:textId="77777777" w:rsidTr="00CD6B65">
        <w:tblPrEx>
          <w:tblPrExChange w:id="920" w:author="Lorenzo Fabbri" w:date="2024-09-24T12:19:00Z" w16du:dateUtc="2024-09-24T10:19:00Z">
            <w:tblPrEx>
              <w:tblLook w:val="0620" w:firstRow="1" w:lastRow="0" w:firstColumn="0" w:lastColumn="0" w:noHBand="1" w:noVBand="1"/>
            </w:tblPrEx>
          </w:tblPrExChange>
        </w:tblPrEx>
        <w:tc>
          <w:tcPr>
            <w:tcW w:w="7303" w:type="dxa"/>
            <w:tcPrChange w:id="921" w:author="Lorenzo Fabbri" w:date="2024-09-24T12:19:00Z" w16du:dateUtc="2024-09-24T10:19:00Z">
              <w:tcPr>
                <w:tcW w:w="4679" w:type="dxa"/>
              </w:tcPr>
            </w:tcPrChange>
          </w:tcPr>
          <w:p w14:paraId="503C34B9" w14:textId="77777777" w:rsidR="00066508" w:rsidRPr="005A6AA3" w:rsidRDefault="00000000">
            <w:pPr>
              <w:keepNext/>
              <w:widowControl w:val="0"/>
              <w:spacing w:after="60"/>
            </w:pPr>
            <w:r w:rsidRPr="005A6AA3">
              <w:rPr>
                <w:rFonts w:ascii="Calibri" w:hAnsi="Calibri"/>
                <w:sz w:val="20"/>
              </w:rPr>
              <w:t>Marital status</w:t>
            </w:r>
          </w:p>
        </w:tc>
        <w:tc>
          <w:tcPr>
            <w:tcW w:w="1846" w:type="dxa"/>
            <w:tcPrChange w:id="922" w:author="Lorenzo Fabbri" w:date="2024-09-24T12:19:00Z" w16du:dateUtc="2024-09-24T10:19:00Z">
              <w:tcPr>
                <w:tcW w:w="4680" w:type="dxa"/>
                <w:gridSpan w:val="3"/>
              </w:tcPr>
            </w:tcPrChange>
          </w:tcPr>
          <w:p w14:paraId="30BF81D6" w14:textId="77777777" w:rsidR="00066508" w:rsidRPr="005A6AA3" w:rsidRDefault="00066508">
            <w:pPr>
              <w:keepNext/>
              <w:widowControl w:val="0"/>
              <w:spacing w:after="60"/>
              <w:jc w:val="center"/>
            </w:pPr>
          </w:p>
        </w:tc>
      </w:tr>
      <w:tr w:rsidR="004931FD" w:rsidRPr="005A6AA3" w14:paraId="378378A2" w14:textId="77777777" w:rsidTr="00CD6B65">
        <w:tblPrEx>
          <w:tblPrExChange w:id="923" w:author="Lorenzo Fabbri" w:date="2024-09-24T12:19:00Z" w16du:dateUtc="2024-09-24T10:19:00Z">
            <w:tblPrEx>
              <w:tblLook w:val="0620" w:firstRow="1" w:lastRow="0" w:firstColumn="0" w:lastColumn="0" w:noHBand="1" w:noVBand="1"/>
            </w:tblPrEx>
          </w:tblPrExChange>
        </w:tblPrEx>
        <w:tc>
          <w:tcPr>
            <w:tcW w:w="7303" w:type="dxa"/>
            <w:tcPrChange w:id="924" w:author="Lorenzo Fabbri" w:date="2024-09-24T12:19:00Z" w16du:dateUtc="2024-09-24T10:19:00Z">
              <w:tcPr>
                <w:tcW w:w="4679" w:type="dxa"/>
              </w:tcPr>
            </w:tcPrChange>
          </w:tcPr>
          <w:p w14:paraId="0C9C718E" w14:textId="77777777" w:rsidR="00066508" w:rsidRPr="005A6AA3" w:rsidRDefault="00000000">
            <w:pPr>
              <w:keepNext/>
              <w:widowControl w:val="0"/>
              <w:spacing w:after="60"/>
            </w:pPr>
            <w:r w:rsidRPr="005A6AA3">
              <w:rPr>
                <w:rFonts w:ascii="Calibri" w:hAnsi="Calibri"/>
                <w:sz w:val="20"/>
              </w:rPr>
              <w:t>    Living with the father</w:t>
            </w:r>
          </w:p>
        </w:tc>
        <w:tc>
          <w:tcPr>
            <w:tcW w:w="1846" w:type="dxa"/>
            <w:tcPrChange w:id="925" w:author="Lorenzo Fabbri" w:date="2024-09-24T12:19:00Z" w16du:dateUtc="2024-09-24T10:19:00Z">
              <w:tcPr>
                <w:tcW w:w="4680" w:type="dxa"/>
                <w:gridSpan w:val="3"/>
              </w:tcPr>
            </w:tcPrChange>
          </w:tcPr>
          <w:p w14:paraId="68BD0C08" w14:textId="77777777" w:rsidR="00066508" w:rsidRPr="005A6AA3" w:rsidRDefault="00000000">
            <w:pPr>
              <w:keepNext/>
              <w:widowControl w:val="0"/>
              <w:spacing w:after="60"/>
              <w:jc w:val="center"/>
            </w:pPr>
            <w:r w:rsidRPr="005A6AA3">
              <w:rPr>
                <w:rFonts w:ascii="Calibri" w:hAnsi="Calibri"/>
                <w:sz w:val="20"/>
              </w:rPr>
              <w:t>1,212.0 (94.5%)</w:t>
            </w:r>
          </w:p>
        </w:tc>
      </w:tr>
      <w:tr w:rsidR="004931FD" w:rsidRPr="005A6AA3" w14:paraId="1A32EA52" w14:textId="77777777" w:rsidTr="00CD6B65">
        <w:tblPrEx>
          <w:tblPrExChange w:id="926" w:author="Lorenzo Fabbri" w:date="2024-09-24T12:19:00Z" w16du:dateUtc="2024-09-24T10:19:00Z">
            <w:tblPrEx>
              <w:tblLook w:val="0620" w:firstRow="1" w:lastRow="0" w:firstColumn="0" w:lastColumn="0" w:noHBand="1" w:noVBand="1"/>
            </w:tblPrEx>
          </w:tblPrExChange>
        </w:tblPrEx>
        <w:tc>
          <w:tcPr>
            <w:tcW w:w="7303" w:type="dxa"/>
            <w:tcPrChange w:id="927" w:author="Lorenzo Fabbri" w:date="2024-09-24T12:19:00Z" w16du:dateUtc="2024-09-24T10:19:00Z">
              <w:tcPr>
                <w:tcW w:w="4679" w:type="dxa"/>
              </w:tcPr>
            </w:tcPrChange>
          </w:tcPr>
          <w:p w14:paraId="49B79DA4" w14:textId="77777777" w:rsidR="00066508" w:rsidRPr="005A6AA3" w:rsidRDefault="00000000">
            <w:pPr>
              <w:keepNext/>
              <w:widowControl w:val="0"/>
              <w:spacing w:after="60"/>
            </w:pPr>
            <w:r w:rsidRPr="005A6AA3">
              <w:rPr>
                <w:rFonts w:ascii="Calibri" w:hAnsi="Calibri"/>
                <w:sz w:val="20"/>
              </w:rPr>
              <w:t>    Living alone</w:t>
            </w:r>
          </w:p>
        </w:tc>
        <w:tc>
          <w:tcPr>
            <w:tcW w:w="1846" w:type="dxa"/>
            <w:tcPrChange w:id="928" w:author="Lorenzo Fabbri" w:date="2024-09-24T12:19:00Z" w16du:dateUtc="2024-09-24T10:19:00Z">
              <w:tcPr>
                <w:tcW w:w="4680" w:type="dxa"/>
                <w:gridSpan w:val="3"/>
              </w:tcPr>
            </w:tcPrChange>
          </w:tcPr>
          <w:p w14:paraId="24277EA9" w14:textId="77777777" w:rsidR="00066508" w:rsidRPr="005A6AA3" w:rsidRDefault="00000000">
            <w:pPr>
              <w:keepNext/>
              <w:widowControl w:val="0"/>
              <w:spacing w:after="60"/>
              <w:jc w:val="center"/>
            </w:pPr>
            <w:r w:rsidRPr="005A6AA3">
              <w:rPr>
                <w:rFonts w:ascii="Calibri" w:hAnsi="Calibri"/>
                <w:sz w:val="20"/>
              </w:rPr>
              <w:t>39.0 (3.0%)</w:t>
            </w:r>
          </w:p>
        </w:tc>
      </w:tr>
      <w:tr w:rsidR="004931FD" w:rsidRPr="005A6AA3" w14:paraId="692D93A4" w14:textId="77777777" w:rsidTr="00CD6B65">
        <w:tblPrEx>
          <w:tblPrExChange w:id="929" w:author="Lorenzo Fabbri" w:date="2024-09-24T12:19:00Z" w16du:dateUtc="2024-09-24T10:19:00Z">
            <w:tblPrEx>
              <w:tblLook w:val="0620" w:firstRow="1" w:lastRow="0" w:firstColumn="0" w:lastColumn="0" w:noHBand="1" w:noVBand="1"/>
            </w:tblPrEx>
          </w:tblPrExChange>
        </w:tblPrEx>
        <w:tc>
          <w:tcPr>
            <w:tcW w:w="7303" w:type="dxa"/>
            <w:tcPrChange w:id="930" w:author="Lorenzo Fabbri" w:date="2024-09-24T12:19:00Z" w16du:dateUtc="2024-09-24T10:19:00Z">
              <w:tcPr>
                <w:tcW w:w="4679" w:type="dxa"/>
              </w:tcPr>
            </w:tcPrChange>
          </w:tcPr>
          <w:p w14:paraId="2E5405DC" w14:textId="77777777" w:rsidR="00066508" w:rsidRPr="005A6AA3" w:rsidRDefault="00000000">
            <w:pPr>
              <w:keepNext/>
              <w:widowControl w:val="0"/>
              <w:spacing w:after="60"/>
            </w:pPr>
            <w:r w:rsidRPr="005A6AA3">
              <w:rPr>
                <w:rFonts w:ascii="Calibri" w:hAnsi="Calibri"/>
                <w:sz w:val="20"/>
              </w:rPr>
              <w:t>    Other situation</w:t>
            </w:r>
          </w:p>
        </w:tc>
        <w:tc>
          <w:tcPr>
            <w:tcW w:w="1846" w:type="dxa"/>
            <w:tcPrChange w:id="931" w:author="Lorenzo Fabbri" w:date="2024-09-24T12:19:00Z" w16du:dateUtc="2024-09-24T10:19:00Z">
              <w:tcPr>
                <w:tcW w:w="4680" w:type="dxa"/>
                <w:gridSpan w:val="3"/>
              </w:tcPr>
            </w:tcPrChange>
          </w:tcPr>
          <w:p w14:paraId="687199FE" w14:textId="77777777" w:rsidR="00066508" w:rsidRPr="005A6AA3" w:rsidRDefault="00000000">
            <w:pPr>
              <w:keepNext/>
              <w:widowControl w:val="0"/>
              <w:spacing w:after="60"/>
              <w:jc w:val="center"/>
            </w:pPr>
            <w:r w:rsidRPr="005A6AA3">
              <w:rPr>
                <w:rFonts w:ascii="Calibri" w:hAnsi="Calibri"/>
                <w:sz w:val="20"/>
              </w:rPr>
              <w:t>31.0 (2.4%)</w:t>
            </w:r>
          </w:p>
        </w:tc>
      </w:tr>
      <w:tr w:rsidR="004931FD" w:rsidRPr="005A6AA3" w14:paraId="17F436BA" w14:textId="77777777" w:rsidTr="00CD6B65">
        <w:tblPrEx>
          <w:tblPrExChange w:id="932" w:author="Lorenzo Fabbri" w:date="2024-09-24T12:19:00Z" w16du:dateUtc="2024-09-24T10:19:00Z">
            <w:tblPrEx>
              <w:tblLook w:val="0620" w:firstRow="1" w:lastRow="0" w:firstColumn="0" w:lastColumn="0" w:noHBand="1" w:noVBand="1"/>
            </w:tblPrEx>
          </w:tblPrExChange>
        </w:tblPrEx>
        <w:tc>
          <w:tcPr>
            <w:tcW w:w="7303" w:type="dxa"/>
            <w:tcPrChange w:id="933" w:author="Lorenzo Fabbri" w:date="2024-09-24T12:19:00Z" w16du:dateUtc="2024-09-24T10:19:00Z">
              <w:tcPr>
                <w:tcW w:w="4679" w:type="dxa"/>
              </w:tcPr>
            </w:tcPrChange>
          </w:tcPr>
          <w:p w14:paraId="1485E9C6" w14:textId="77777777" w:rsidR="00066508" w:rsidRPr="005A6AA3" w:rsidRDefault="00000000">
            <w:pPr>
              <w:keepNext/>
              <w:widowControl w:val="0"/>
              <w:spacing w:after="60"/>
            </w:pPr>
            <w:r w:rsidRPr="005A6AA3">
              <w:rPr>
                <w:rFonts w:ascii="Calibri" w:hAnsi="Calibri"/>
                <w:sz w:val="20"/>
              </w:rPr>
              <w:t>    Unknown</w:t>
            </w:r>
          </w:p>
        </w:tc>
        <w:tc>
          <w:tcPr>
            <w:tcW w:w="1846" w:type="dxa"/>
            <w:tcPrChange w:id="934" w:author="Lorenzo Fabbri" w:date="2024-09-24T12:19:00Z" w16du:dateUtc="2024-09-24T10:19:00Z">
              <w:tcPr>
                <w:tcW w:w="4680" w:type="dxa"/>
                <w:gridSpan w:val="3"/>
              </w:tcPr>
            </w:tcPrChange>
          </w:tcPr>
          <w:p w14:paraId="706619AF" w14:textId="77777777" w:rsidR="00066508" w:rsidRPr="005A6AA3" w:rsidRDefault="00000000">
            <w:pPr>
              <w:keepNext/>
              <w:widowControl w:val="0"/>
              <w:spacing w:after="60"/>
              <w:jc w:val="center"/>
            </w:pPr>
            <w:r w:rsidRPr="005A6AA3">
              <w:rPr>
                <w:rFonts w:ascii="Calibri" w:hAnsi="Calibri"/>
                <w:sz w:val="20"/>
              </w:rPr>
              <w:t>15</w:t>
            </w:r>
          </w:p>
        </w:tc>
      </w:tr>
      <w:tr w:rsidR="004931FD" w:rsidRPr="005A6AA3" w14:paraId="4AD2AC66" w14:textId="77777777" w:rsidTr="00CD6B65">
        <w:tblPrEx>
          <w:tblPrExChange w:id="935" w:author="Lorenzo Fabbri" w:date="2024-09-24T12:19:00Z" w16du:dateUtc="2024-09-24T10:19:00Z">
            <w:tblPrEx>
              <w:tblLook w:val="0620" w:firstRow="1" w:lastRow="0" w:firstColumn="0" w:lastColumn="0" w:noHBand="1" w:noVBand="1"/>
            </w:tblPrEx>
          </w:tblPrExChange>
        </w:tblPrEx>
        <w:tc>
          <w:tcPr>
            <w:tcW w:w="7303" w:type="dxa"/>
            <w:tcPrChange w:id="936" w:author="Lorenzo Fabbri" w:date="2024-09-24T12:19:00Z" w16du:dateUtc="2024-09-24T10:19:00Z">
              <w:tcPr>
                <w:tcW w:w="4679" w:type="dxa"/>
              </w:tcPr>
            </w:tcPrChange>
          </w:tcPr>
          <w:p w14:paraId="0EE4437B" w14:textId="77777777" w:rsidR="00066508" w:rsidRPr="005A6AA3" w:rsidRDefault="00000000">
            <w:pPr>
              <w:keepNext/>
              <w:widowControl w:val="0"/>
              <w:spacing w:after="60"/>
            </w:pPr>
            <w:r w:rsidRPr="005A6AA3">
              <w:rPr>
                <w:rFonts w:ascii="Calibri" w:hAnsi="Calibri"/>
                <w:sz w:val="20"/>
              </w:rPr>
              <w:t>Maternal tobacco consumption</w:t>
            </w:r>
          </w:p>
        </w:tc>
        <w:tc>
          <w:tcPr>
            <w:tcW w:w="1846" w:type="dxa"/>
            <w:tcPrChange w:id="937" w:author="Lorenzo Fabbri" w:date="2024-09-24T12:19:00Z" w16du:dateUtc="2024-09-24T10:19:00Z">
              <w:tcPr>
                <w:tcW w:w="4680" w:type="dxa"/>
                <w:gridSpan w:val="3"/>
              </w:tcPr>
            </w:tcPrChange>
          </w:tcPr>
          <w:p w14:paraId="65FD8B37" w14:textId="77777777" w:rsidR="00066508" w:rsidRPr="005A6AA3" w:rsidRDefault="00066508">
            <w:pPr>
              <w:keepNext/>
              <w:widowControl w:val="0"/>
              <w:spacing w:after="60"/>
              <w:jc w:val="center"/>
            </w:pPr>
          </w:p>
        </w:tc>
      </w:tr>
      <w:tr w:rsidR="004931FD" w:rsidRPr="005A6AA3" w14:paraId="2F0E781A" w14:textId="77777777" w:rsidTr="00CD6B65">
        <w:tblPrEx>
          <w:tblPrExChange w:id="938" w:author="Lorenzo Fabbri" w:date="2024-09-24T12:19:00Z" w16du:dateUtc="2024-09-24T10:19:00Z">
            <w:tblPrEx>
              <w:tblLook w:val="0620" w:firstRow="1" w:lastRow="0" w:firstColumn="0" w:lastColumn="0" w:noHBand="1" w:noVBand="1"/>
            </w:tblPrEx>
          </w:tblPrExChange>
        </w:tblPrEx>
        <w:tc>
          <w:tcPr>
            <w:tcW w:w="7303" w:type="dxa"/>
            <w:tcPrChange w:id="939" w:author="Lorenzo Fabbri" w:date="2024-09-24T12:19:00Z" w16du:dateUtc="2024-09-24T10:19:00Z">
              <w:tcPr>
                <w:tcW w:w="4679" w:type="dxa"/>
              </w:tcPr>
            </w:tcPrChange>
          </w:tcPr>
          <w:p w14:paraId="0F2CA2B8" w14:textId="77777777" w:rsidR="00066508" w:rsidRPr="005A6AA3" w:rsidRDefault="00000000">
            <w:pPr>
              <w:keepNext/>
              <w:widowControl w:val="0"/>
              <w:spacing w:after="60"/>
            </w:pPr>
            <w:r w:rsidRPr="005A6AA3">
              <w:rPr>
                <w:rFonts w:ascii="Calibri" w:hAnsi="Calibri"/>
                <w:sz w:val="20"/>
              </w:rPr>
              <w:t>    Non-smoker and has never smoked</w:t>
            </w:r>
          </w:p>
        </w:tc>
        <w:tc>
          <w:tcPr>
            <w:tcW w:w="1846" w:type="dxa"/>
            <w:tcPrChange w:id="940" w:author="Lorenzo Fabbri" w:date="2024-09-24T12:19:00Z" w16du:dateUtc="2024-09-24T10:19:00Z">
              <w:tcPr>
                <w:tcW w:w="4680" w:type="dxa"/>
                <w:gridSpan w:val="3"/>
              </w:tcPr>
            </w:tcPrChange>
          </w:tcPr>
          <w:p w14:paraId="3E6B2245" w14:textId="77777777" w:rsidR="00066508" w:rsidRPr="005A6AA3" w:rsidRDefault="00000000">
            <w:pPr>
              <w:keepNext/>
              <w:widowControl w:val="0"/>
              <w:spacing w:after="60"/>
              <w:jc w:val="center"/>
            </w:pPr>
            <w:r w:rsidRPr="005A6AA3">
              <w:rPr>
                <w:rFonts w:ascii="Calibri" w:hAnsi="Calibri"/>
                <w:sz w:val="20"/>
              </w:rPr>
              <w:t>681.0 (52.6%)</w:t>
            </w:r>
          </w:p>
        </w:tc>
      </w:tr>
      <w:tr w:rsidR="004931FD" w:rsidRPr="005A6AA3" w14:paraId="3F608F3D" w14:textId="77777777" w:rsidTr="00CD6B65">
        <w:tblPrEx>
          <w:tblPrExChange w:id="941" w:author="Lorenzo Fabbri" w:date="2024-09-24T12:19:00Z" w16du:dateUtc="2024-09-24T10:19:00Z">
            <w:tblPrEx>
              <w:tblLook w:val="0620" w:firstRow="1" w:lastRow="0" w:firstColumn="0" w:lastColumn="0" w:noHBand="1" w:noVBand="1"/>
            </w:tblPrEx>
          </w:tblPrExChange>
        </w:tblPrEx>
        <w:tc>
          <w:tcPr>
            <w:tcW w:w="7303" w:type="dxa"/>
            <w:tcPrChange w:id="942" w:author="Lorenzo Fabbri" w:date="2024-09-24T12:19:00Z" w16du:dateUtc="2024-09-24T10:19:00Z">
              <w:tcPr>
                <w:tcW w:w="4679" w:type="dxa"/>
              </w:tcPr>
            </w:tcPrChange>
          </w:tcPr>
          <w:p w14:paraId="5922386A" w14:textId="77777777" w:rsidR="00066508" w:rsidRPr="005A6AA3" w:rsidRDefault="00000000">
            <w:pPr>
              <w:keepNext/>
              <w:widowControl w:val="0"/>
              <w:spacing w:after="60"/>
            </w:pPr>
            <w:r w:rsidRPr="005A6AA3">
              <w:rPr>
                <w:rFonts w:ascii="Calibri" w:hAnsi="Calibri"/>
                <w:sz w:val="20"/>
              </w:rPr>
              <w:t>    Daily smoker</w:t>
            </w:r>
          </w:p>
        </w:tc>
        <w:tc>
          <w:tcPr>
            <w:tcW w:w="1846" w:type="dxa"/>
            <w:tcPrChange w:id="943" w:author="Lorenzo Fabbri" w:date="2024-09-24T12:19:00Z" w16du:dateUtc="2024-09-24T10:19:00Z">
              <w:tcPr>
                <w:tcW w:w="4680" w:type="dxa"/>
                <w:gridSpan w:val="3"/>
              </w:tcPr>
            </w:tcPrChange>
          </w:tcPr>
          <w:p w14:paraId="10DB127A" w14:textId="77777777" w:rsidR="00066508" w:rsidRPr="005A6AA3" w:rsidRDefault="00000000">
            <w:pPr>
              <w:keepNext/>
              <w:widowControl w:val="0"/>
              <w:spacing w:after="60"/>
              <w:jc w:val="center"/>
            </w:pPr>
            <w:r w:rsidRPr="005A6AA3">
              <w:rPr>
                <w:rFonts w:ascii="Calibri" w:hAnsi="Calibri"/>
                <w:sz w:val="20"/>
              </w:rPr>
              <w:t>200.0 (15.5%)</w:t>
            </w:r>
          </w:p>
        </w:tc>
      </w:tr>
      <w:tr w:rsidR="004931FD" w:rsidRPr="005A6AA3" w14:paraId="724AB235" w14:textId="77777777" w:rsidTr="00CD6B65">
        <w:tblPrEx>
          <w:tblPrExChange w:id="944" w:author="Lorenzo Fabbri" w:date="2024-09-24T12:19:00Z" w16du:dateUtc="2024-09-24T10:19:00Z">
            <w:tblPrEx>
              <w:tblLook w:val="0620" w:firstRow="1" w:lastRow="0" w:firstColumn="0" w:lastColumn="0" w:noHBand="1" w:noVBand="1"/>
            </w:tblPrEx>
          </w:tblPrExChange>
        </w:tblPrEx>
        <w:tc>
          <w:tcPr>
            <w:tcW w:w="7303" w:type="dxa"/>
            <w:tcPrChange w:id="945" w:author="Lorenzo Fabbri" w:date="2024-09-24T12:19:00Z" w16du:dateUtc="2024-09-24T10:19:00Z">
              <w:tcPr>
                <w:tcW w:w="4679" w:type="dxa"/>
              </w:tcPr>
            </w:tcPrChange>
          </w:tcPr>
          <w:p w14:paraId="7663E47C" w14:textId="77777777" w:rsidR="00066508" w:rsidRPr="005A6AA3" w:rsidRDefault="00000000">
            <w:pPr>
              <w:keepNext/>
              <w:widowControl w:val="0"/>
              <w:spacing w:after="60"/>
            </w:pPr>
            <w:r w:rsidRPr="005A6AA3">
              <w:rPr>
                <w:rFonts w:ascii="Calibri" w:hAnsi="Calibri"/>
                <w:sz w:val="20"/>
              </w:rPr>
              <w:t>    Non-smoker but previously smoked daily</w:t>
            </w:r>
          </w:p>
        </w:tc>
        <w:tc>
          <w:tcPr>
            <w:tcW w:w="1846" w:type="dxa"/>
            <w:tcPrChange w:id="946" w:author="Lorenzo Fabbri" w:date="2024-09-24T12:19:00Z" w16du:dateUtc="2024-09-24T10:19:00Z">
              <w:tcPr>
                <w:tcW w:w="4680" w:type="dxa"/>
                <w:gridSpan w:val="3"/>
              </w:tcPr>
            </w:tcPrChange>
          </w:tcPr>
          <w:p w14:paraId="71415444" w14:textId="77777777" w:rsidR="00066508" w:rsidRPr="005A6AA3" w:rsidRDefault="00000000">
            <w:pPr>
              <w:keepNext/>
              <w:widowControl w:val="0"/>
              <w:spacing w:after="60"/>
              <w:jc w:val="center"/>
            </w:pPr>
            <w:r w:rsidRPr="005A6AA3">
              <w:rPr>
                <w:rFonts w:ascii="Calibri" w:hAnsi="Calibri"/>
                <w:sz w:val="20"/>
              </w:rPr>
              <w:t>186.0 (14.4%)</w:t>
            </w:r>
          </w:p>
        </w:tc>
      </w:tr>
      <w:tr w:rsidR="004931FD" w:rsidRPr="005A6AA3" w14:paraId="61BE0697" w14:textId="77777777" w:rsidTr="00CD6B65">
        <w:tblPrEx>
          <w:tblPrExChange w:id="947" w:author="Lorenzo Fabbri" w:date="2024-09-24T12:19:00Z" w16du:dateUtc="2024-09-24T10:19:00Z">
            <w:tblPrEx>
              <w:tblLook w:val="0620" w:firstRow="1" w:lastRow="0" w:firstColumn="0" w:lastColumn="0" w:noHBand="1" w:noVBand="1"/>
            </w:tblPrEx>
          </w:tblPrExChange>
        </w:tblPrEx>
        <w:tc>
          <w:tcPr>
            <w:tcW w:w="7303" w:type="dxa"/>
            <w:tcPrChange w:id="948" w:author="Lorenzo Fabbri" w:date="2024-09-24T12:19:00Z" w16du:dateUtc="2024-09-24T10:19:00Z">
              <w:tcPr>
                <w:tcW w:w="4679" w:type="dxa"/>
              </w:tcPr>
            </w:tcPrChange>
          </w:tcPr>
          <w:p w14:paraId="36A37EAF" w14:textId="77777777" w:rsidR="00066508" w:rsidRPr="005A6AA3" w:rsidRDefault="00000000">
            <w:pPr>
              <w:keepNext/>
              <w:widowControl w:val="0"/>
              <w:spacing w:after="60"/>
            </w:pPr>
            <w:r w:rsidRPr="005A6AA3">
              <w:rPr>
                <w:rFonts w:ascii="Calibri" w:hAnsi="Calibri"/>
                <w:sz w:val="20"/>
              </w:rPr>
              <w:t>    Non-smoker but previously smoked although not daily</w:t>
            </w:r>
          </w:p>
        </w:tc>
        <w:tc>
          <w:tcPr>
            <w:tcW w:w="1846" w:type="dxa"/>
            <w:tcPrChange w:id="949" w:author="Lorenzo Fabbri" w:date="2024-09-24T12:19:00Z" w16du:dateUtc="2024-09-24T10:19:00Z">
              <w:tcPr>
                <w:tcW w:w="4680" w:type="dxa"/>
                <w:gridSpan w:val="3"/>
              </w:tcPr>
            </w:tcPrChange>
          </w:tcPr>
          <w:p w14:paraId="393FDAEA" w14:textId="77777777" w:rsidR="00066508" w:rsidRPr="005A6AA3" w:rsidRDefault="00000000">
            <w:pPr>
              <w:keepNext/>
              <w:widowControl w:val="0"/>
              <w:spacing w:after="60"/>
              <w:jc w:val="center"/>
            </w:pPr>
            <w:r w:rsidRPr="005A6AA3">
              <w:rPr>
                <w:rFonts w:ascii="Calibri" w:hAnsi="Calibri"/>
                <w:sz w:val="20"/>
              </w:rPr>
              <w:t>163.0 (12.6%)</w:t>
            </w:r>
          </w:p>
        </w:tc>
      </w:tr>
      <w:tr w:rsidR="004931FD" w:rsidRPr="005A6AA3" w14:paraId="64BF479D" w14:textId="77777777" w:rsidTr="00CD6B65">
        <w:tblPrEx>
          <w:tblPrExChange w:id="950" w:author="Lorenzo Fabbri" w:date="2024-09-24T12:19:00Z" w16du:dateUtc="2024-09-24T10:19:00Z">
            <w:tblPrEx>
              <w:tblLook w:val="0620" w:firstRow="1" w:lastRow="0" w:firstColumn="0" w:lastColumn="0" w:noHBand="1" w:noVBand="1"/>
            </w:tblPrEx>
          </w:tblPrExChange>
        </w:tblPrEx>
        <w:tc>
          <w:tcPr>
            <w:tcW w:w="7303" w:type="dxa"/>
            <w:tcPrChange w:id="951" w:author="Lorenzo Fabbri" w:date="2024-09-24T12:19:00Z" w16du:dateUtc="2024-09-24T10:19:00Z">
              <w:tcPr>
                <w:tcW w:w="4679" w:type="dxa"/>
              </w:tcPr>
            </w:tcPrChange>
          </w:tcPr>
          <w:p w14:paraId="520FC8EA" w14:textId="77777777" w:rsidR="00066508" w:rsidRPr="005A6AA3" w:rsidRDefault="00000000">
            <w:pPr>
              <w:keepNext/>
              <w:widowControl w:val="0"/>
              <w:spacing w:after="60"/>
            </w:pPr>
            <w:r w:rsidRPr="005A6AA3">
              <w:rPr>
                <w:rFonts w:ascii="Calibri" w:hAnsi="Calibri"/>
                <w:sz w:val="20"/>
              </w:rPr>
              <w:t>    Smoker but not daily</w:t>
            </w:r>
          </w:p>
        </w:tc>
        <w:tc>
          <w:tcPr>
            <w:tcW w:w="1846" w:type="dxa"/>
            <w:tcPrChange w:id="952" w:author="Lorenzo Fabbri" w:date="2024-09-24T12:19:00Z" w16du:dateUtc="2024-09-24T10:19:00Z">
              <w:tcPr>
                <w:tcW w:w="4680" w:type="dxa"/>
                <w:gridSpan w:val="3"/>
              </w:tcPr>
            </w:tcPrChange>
          </w:tcPr>
          <w:p w14:paraId="429B8EBA" w14:textId="77777777" w:rsidR="00066508" w:rsidRPr="005A6AA3" w:rsidRDefault="00000000">
            <w:pPr>
              <w:keepNext/>
              <w:widowControl w:val="0"/>
              <w:spacing w:after="60"/>
              <w:jc w:val="center"/>
            </w:pPr>
            <w:r w:rsidRPr="005A6AA3">
              <w:rPr>
                <w:rFonts w:ascii="Calibri" w:hAnsi="Calibri"/>
                <w:sz w:val="20"/>
              </w:rPr>
              <w:t>64.0 (4.9%)</w:t>
            </w:r>
          </w:p>
        </w:tc>
      </w:tr>
      <w:tr w:rsidR="004931FD" w:rsidRPr="005A6AA3" w14:paraId="4C7E3B90" w14:textId="77777777" w:rsidTr="00CD6B65">
        <w:tblPrEx>
          <w:tblPrExChange w:id="953" w:author="Lorenzo Fabbri" w:date="2024-09-24T12:19:00Z" w16du:dateUtc="2024-09-24T10:19:00Z">
            <w:tblPrEx>
              <w:tblLook w:val="0620" w:firstRow="1" w:lastRow="0" w:firstColumn="0" w:lastColumn="0" w:noHBand="1" w:noVBand="1"/>
            </w:tblPrEx>
          </w:tblPrExChange>
        </w:tblPrEx>
        <w:tc>
          <w:tcPr>
            <w:tcW w:w="7303" w:type="dxa"/>
            <w:tcPrChange w:id="954" w:author="Lorenzo Fabbri" w:date="2024-09-24T12:19:00Z" w16du:dateUtc="2024-09-24T10:19:00Z">
              <w:tcPr>
                <w:tcW w:w="4679" w:type="dxa"/>
              </w:tcPr>
            </w:tcPrChange>
          </w:tcPr>
          <w:p w14:paraId="192B4E45" w14:textId="77777777" w:rsidR="00066508" w:rsidRPr="005A6AA3" w:rsidRDefault="00000000">
            <w:pPr>
              <w:keepNext/>
              <w:widowControl w:val="0"/>
              <w:spacing w:after="60"/>
            </w:pPr>
            <w:r w:rsidRPr="005A6AA3">
              <w:rPr>
                <w:rFonts w:ascii="Calibri" w:hAnsi="Calibri"/>
                <w:sz w:val="20"/>
              </w:rPr>
              <w:t>    Unknown</w:t>
            </w:r>
          </w:p>
        </w:tc>
        <w:tc>
          <w:tcPr>
            <w:tcW w:w="1846" w:type="dxa"/>
            <w:tcPrChange w:id="955" w:author="Lorenzo Fabbri" w:date="2024-09-24T12:19:00Z" w16du:dateUtc="2024-09-24T10:19:00Z">
              <w:tcPr>
                <w:tcW w:w="4680" w:type="dxa"/>
                <w:gridSpan w:val="3"/>
              </w:tcPr>
            </w:tcPrChange>
          </w:tcPr>
          <w:p w14:paraId="2D6666B0" w14:textId="77777777" w:rsidR="00066508" w:rsidRPr="005A6AA3" w:rsidRDefault="00000000">
            <w:pPr>
              <w:keepNext/>
              <w:widowControl w:val="0"/>
              <w:spacing w:after="60"/>
              <w:jc w:val="center"/>
            </w:pPr>
            <w:r w:rsidRPr="005A6AA3">
              <w:rPr>
                <w:rFonts w:ascii="Calibri" w:hAnsi="Calibri"/>
                <w:sz w:val="20"/>
              </w:rPr>
              <w:t>3</w:t>
            </w:r>
          </w:p>
        </w:tc>
      </w:tr>
      <w:tr w:rsidR="004931FD" w:rsidRPr="005A6AA3" w14:paraId="6026096F" w14:textId="77777777" w:rsidTr="00CD6B65">
        <w:tblPrEx>
          <w:tblPrExChange w:id="956" w:author="Lorenzo Fabbri" w:date="2024-09-24T12:19:00Z" w16du:dateUtc="2024-09-24T10:19:00Z">
            <w:tblPrEx>
              <w:tblLook w:val="0620" w:firstRow="1" w:lastRow="0" w:firstColumn="0" w:lastColumn="0" w:noHBand="1" w:noVBand="1"/>
            </w:tblPrEx>
          </w:tblPrExChange>
        </w:tblPrEx>
        <w:tc>
          <w:tcPr>
            <w:tcW w:w="7303" w:type="dxa"/>
            <w:tcPrChange w:id="957" w:author="Lorenzo Fabbri" w:date="2024-09-24T12:19:00Z" w16du:dateUtc="2024-09-24T10:19:00Z">
              <w:tcPr>
                <w:tcW w:w="4679" w:type="dxa"/>
              </w:tcPr>
            </w:tcPrChange>
          </w:tcPr>
          <w:p w14:paraId="21BFE40C" w14:textId="77777777" w:rsidR="00066508" w:rsidRPr="005A6AA3" w:rsidRDefault="00000000">
            <w:pPr>
              <w:keepNext/>
              <w:widowControl w:val="0"/>
              <w:spacing w:after="60"/>
            </w:pPr>
            <w:r w:rsidRPr="005A6AA3">
              <w:rPr>
                <w:rFonts w:ascii="Calibri" w:hAnsi="Calibri"/>
                <w:sz w:val="20"/>
              </w:rPr>
              <w:t>Organic food (times/week)</w:t>
            </w:r>
          </w:p>
        </w:tc>
        <w:tc>
          <w:tcPr>
            <w:tcW w:w="1846" w:type="dxa"/>
            <w:tcPrChange w:id="958" w:author="Lorenzo Fabbri" w:date="2024-09-24T12:19:00Z" w16du:dateUtc="2024-09-24T10:19:00Z">
              <w:tcPr>
                <w:tcW w:w="4680" w:type="dxa"/>
                <w:gridSpan w:val="3"/>
              </w:tcPr>
            </w:tcPrChange>
          </w:tcPr>
          <w:p w14:paraId="599C66F1" w14:textId="77777777" w:rsidR="00066508" w:rsidRPr="005A6AA3" w:rsidRDefault="00000000">
            <w:pPr>
              <w:keepNext/>
              <w:widowControl w:val="0"/>
              <w:spacing w:after="60"/>
              <w:jc w:val="center"/>
            </w:pPr>
            <w:r w:rsidRPr="005A6AA3">
              <w:rPr>
                <w:rFonts w:ascii="Calibri" w:hAnsi="Calibri"/>
                <w:sz w:val="20"/>
              </w:rPr>
              <w:t>0.5 (0.0, 3.0)</w:t>
            </w:r>
          </w:p>
        </w:tc>
      </w:tr>
      <w:tr w:rsidR="004931FD" w:rsidRPr="005A6AA3" w14:paraId="3EA66181" w14:textId="77777777" w:rsidTr="00CD6B65">
        <w:tblPrEx>
          <w:tblPrExChange w:id="959" w:author="Lorenzo Fabbri" w:date="2024-09-24T12:19:00Z" w16du:dateUtc="2024-09-24T10:19:00Z">
            <w:tblPrEx>
              <w:tblLook w:val="0620" w:firstRow="1" w:lastRow="0" w:firstColumn="0" w:lastColumn="0" w:noHBand="1" w:noVBand="1"/>
            </w:tblPrEx>
          </w:tblPrExChange>
        </w:tblPrEx>
        <w:tc>
          <w:tcPr>
            <w:tcW w:w="7303" w:type="dxa"/>
            <w:tcPrChange w:id="960" w:author="Lorenzo Fabbri" w:date="2024-09-24T12:19:00Z" w16du:dateUtc="2024-09-24T10:19:00Z">
              <w:tcPr>
                <w:tcW w:w="4679" w:type="dxa"/>
              </w:tcPr>
            </w:tcPrChange>
          </w:tcPr>
          <w:p w14:paraId="2E44D805" w14:textId="77777777" w:rsidR="00066508" w:rsidRPr="005A6AA3" w:rsidRDefault="00000000">
            <w:pPr>
              <w:keepNext/>
              <w:widowControl w:val="0"/>
              <w:spacing w:after="60"/>
            </w:pPr>
            <w:r w:rsidRPr="005A6AA3">
              <w:rPr>
                <w:rFonts w:ascii="Calibri" w:hAnsi="Calibri"/>
                <w:sz w:val="20"/>
              </w:rPr>
              <w:t>    Unknown</w:t>
            </w:r>
          </w:p>
        </w:tc>
        <w:tc>
          <w:tcPr>
            <w:tcW w:w="1846" w:type="dxa"/>
            <w:tcPrChange w:id="961" w:author="Lorenzo Fabbri" w:date="2024-09-24T12:19:00Z" w16du:dateUtc="2024-09-24T10:19:00Z">
              <w:tcPr>
                <w:tcW w:w="4680" w:type="dxa"/>
                <w:gridSpan w:val="3"/>
              </w:tcPr>
            </w:tcPrChange>
          </w:tcPr>
          <w:p w14:paraId="221FF27D" w14:textId="77777777" w:rsidR="00066508" w:rsidRPr="005A6AA3" w:rsidRDefault="00000000">
            <w:pPr>
              <w:keepNext/>
              <w:widowControl w:val="0"/>
              <w:spacing w:after="60"/>
              <w:jc w:val="center"/>
            </w:pPr>
            <w:r w:rsidRPr="005A6AA3">
              <w:rPr>
                <w:rFonts w:ascii="Calibri" w:hAnsi="Calibri"/>
                <w:sz w:val="20"/>
              </w:rPr>
              <w:t>7</w:t>
            </w:r>
          </w:p>
        </w:tc>
      </w:tr>
      <w:tr w:rsidR="004931FD" w:rsidRPr="005A6AA3" w14:paraId="673F575A" w14:textId="77777777" w:rsidTr="00CD6B65">
        <w:tblPrEx>
          <w:tblPrExChange w:id="962" w:author="Lorenzo Fabbri" w:date="2024-09-24T12:19:00Z" w16du:dateUtc="2024-09-24T10:19:00Z">
            <w:tblPrEx>
              <w:tblLook w:val="0620" w:firstRow="1" w:lastRow="0" w:firstColumn="0" w:lastColumn="0" w:noHBand="1" w:noVBand="1"/>
            </w:tblPrEx>
          </w:tblPrExChange>
        </w:tblPrEx>
        <w:tc>
          <w:tcPr>
            <w:tcW w:w="7303" w:type="dxa"/>
            <w:tcPrChange w:id="963" w:author="Lorenzo Fabbri" w:date="2024-09-24T12:19:00Z" w16du:dateUtc="2024-09-24T10:19:00Z">
              <w:tcPr>
                <w:tcW w:w="4679" w:type="dxa"/>
              </w:tcPr>
            </w:tcPrChange>
          </w:tcPr>
          <w:p w14:paraId="0FF75F44" w14:textId="77777777" w:rsidR="00066508" w:rsidRPr="005A6AA3" w:rsidRDefault="00000000">
            <w:pPr>
              <w:keepNext/>
              <w:widowControl w:val="0"/>
              <w:spacing w:after="60"/>
            </w:pPr>
            <w:r w:rsidRPr="005A6AA3">
              <w:rPr>
                <w:rFonts w:ascii="Calibri" w:hAnsi="Calibri"/>
                <w:sz w:val="20"/>
              </w:rPr>
              <w:t>Pregnancy maternal active smoking</w:t>
            </w:r>
          </w:p>
        </w:tc>
        <w:tc>
          <w:tcPr>
            <w:tcW w:w="1846" w:type="dxa"/>
            <w:tcPrChange w:id="964" w:author="Lorenzo Fabbri" w:date="2024-09-24T12:19:00Z" w16du:dateUtc="2024-09-24T10:19:00Z">
              <w:tcPr>
                <w:tcW w:w="4680" w:type="dxa"/>
                <w:gridSpan w:val="3"/>
              </w:tcPr>
            </w:tcPrChange>
          </w:tcPr>
          <w:p w14:paraId="200E7F88" w14:textId="77777777" w:rsidR="00066508" w:rsidRPr="005A6AA3" w:rsidRDefault="00000000">
            <w:pPr>
              <w:keepNext/>
              <w:widowControl w:val="0"/>
              <w:spacing w:after="60"/>
              <w:jc w:val="center"/>
            </w:pPr>
            <w:r w:rsidRPr="005A6AA3">
              <w:rPr>
                <w:rFonts w:ascii="Calibri" w:hAnsi="Calibri"/>
                <w:sz w:val="20"/>
              </w:rPr>
              <w:t>190.0 (15.1%)</w:t>
            </w:r>
          </w:p>
        </w:tc>
      </w:tr>
      <w:tr w:rsidR="004931FD" w:rsidRPr="005A6AA3" w14:paraId="4E8B782D" w14:textId="77777777" w:rsidTr="00CD6B65">
        <w:tblPrEx>
          <w:tblPrExChange w:id="965" w:author="Lorenzo Fabbri" w:date="2024-09-24T12:19:00Z" w16du:dateUtc="2024-09-24T10:19:00Z">
            <w:tblPrEx>
              <w:tblLook w:val="0620" w:firstRow="1" w:lastRow="0" w:firstColumn="0" w:lastColumn="0" w:noHBand="1" w:noVBand="1"/>
            </w:tblPrEx>
          </w:tblPrExChange>
        </w:tblPrEx>
        <w:tc>
          <w:tcPr>
            <w:tcW w:w="7303" w:type="dxa"/>
            <w:tcPrChange w:id="966" w:author="Lorenzo Fabbri" w:date="2024-09-24T12:19:00Z" w16du:dateUtc="2024-09-24T10:19:00Z">
              <w:tcPr>
                <w:tcW w:w="4679" w:type="dxa"/>
              </w:tcPr>
            </w:tcPrChange>
          </w:tcPr>
          <w:p w14:paraId="0406F476" w14:textId="77777777" w:rsidR="00066508" w:rsidRPr="005A6AA3" w:rsidRDefault="00000000">
            <w:pPr>
              <w:keepNext/>
              <w:widowControl w:val="0"/>
              <w:spacing w:after="60"/>
            </w:pPr>
            <w:r w:rsidRPr="005A6AA3">
              <w:rPr>
                <w:rFonts w:ascii="Calibri" w:hAnsi="Calibri"/>
                <w:sz w:val="20"/>
              </w:rPr>
              <w:t>    Unknown</w:t>
            </w:r>
          </w:p>
        </w:tc>
        <w:tc>
          <w:tcPr>
            <w:tcW w:w="1846" w:type="dxa"/>
            <w:tcPrChange w:id="967" w:author="Lorenzo Fabbri" w:date="2024-09-24T12:19:00Z" w16du:dateUtc="2024-09-24T10:19:00Z">
              <w:tcPr>
                <w:tcW w:w="4680" w:type="dxa"/>
                <w:gridSpan w:val="3"/>
              </w:tcPr>
            </w:tcPrChange>
          </w:tcPr>
          <w:p w14:paraId="19DD0166" w14:textId="77777777" w:rsidR="00066508" w:rsidRPr="005A6AA3" w:rsidRDefault="00000000">
            <w:pPr>
              <w:keepNext/>
              <w:widowControl w:val="0"/>
              <w:spacing w:after="60"/>
              <w:jc w:val="center"/>
            </w:pPr>
            <w:r w:rsidRPr="005A6AA3">
              <w:rPr>
                <w:rFonts w:ascii="Calibri" w:hAnsi="Calibri"/>
                <w:sz w:val="20"/>
              </w:rPr>
              <w:t>40</w:t>
            </w:r>
          </w:p>
        </w:tc>
      </w:tr>
      <w:tr w:rsidR="004931FD" w:rsidRPr="005A6AA3" w14:paraId="2CDC5E30" w14:textId="77777777" w:rsidTr="00CD6B65">
        <w:tblPrEx>
          <w:tblPrExChange w:id="968" w:author="Lorenzo Fabbri" w:date="2024-09-24T12:19:00Z" w16du:dateUtc="2024-09-24T10:19:00Z">
            <w:tblPrEx>
              <w:tblLook w:val="0620" w:firstRow="1" w:lastRow="0" w:firstColumn="0" w:lastColumn="0" w:noHBand="1" w:noVBand="1"/>
            </w:tblPrEx>
          </w:tblPrExChange>
        </w:tblPrEx>
        <w:tc>
          <w:tcPr>
            <w:tcW w:w="7303" w:type="dxa"/>
            <w:tcPrChange w:id="969" w:author="Lorenzo Fabbri" w:date="2024-09-24T12:19:00Z" w16du:dateUtc="2024-09-24T10:19:00Z">
              <w:tcPr>
                <w:tcW w:w="4679" w:type="dxa"/>
              </w:tcPr>
            </w:tcPrChange>
          </w:tcPr>
          <w:p w14:paraId="578E332F" w14:textId="77777777" w:rsidR="00066508" w:rsidRPr="005A6AA3" w:rsidRDefault="00000000">
            <w:pPr>
              <w:keepNext/>
              <w:widowControl w:val="0"/>
              <w:spacing w:after="60"/>
            </w:pPr>
            <w:r w:rsidRPr="005A6AA3">
              <w:rPr>
                <w:rFonts w:ascii="Calibri" w:hAnsi="Calibri"/>
                <w:sz w:val="20"/>
              </w:rPr>
              <w:t>Pregnancy maternal passive smoking</w:t>
            </w:r>
          </w:p>
        </w:tc>
        <w:tc>
          <w:tcPr>
            <w:tcW w:w="1846" w:type="dxa"/>
            <w:tcPrChange w:id="970" w:author="Lorenzo Fabbri" w:date="2024-09-24T12:19:00Z" w16du:dateUtc="2024-09-24T10:19:00Z">
              <w:tcPr>
                <w:tcW w:w="4680" w:type="dxa"/>
                <w:gridSpan w:val="3"/>
              </w:tcPr>
            </w:tcPrChange>
          </w:tcPr>
          <w:p w14:paraId="054E6DF1" w14:textId="77777777" w:rsidR="00066508" w:rsidRPr="005A6AA3" w:rsidRDefault="00000000">
            <w:pPr>
              <w:keepNext/>
              <w:widowControl w:val="0"/>
              <w:spacing w:after="60"/>
              <w:jc w:val="center"/>
            </w:pPr>
            <w:r w:rsidRPr="005A6AA3">
              <w:rPr>
                <w:rFonts w:ascii="Calibri" w:hAnsi="Calibri"/>
                <w:sz w:val="20"/>
              </w:rPr>
              <w:t>514.0 (40.3%)</w:t>
            </w:r>
          </w:p>
        </w:tc>
      </w:tr>
      <w:tr w:rsidR="004931FD" w:rsidRPr="005A6AA3" w14:paraId="17FC45B4" w14:textId="77777777" w:rsidTr="00CD6B65">
        <w:tblPrEx>
          <w:tblPrExChange w:id="971" w:author="Lorenzo Fabbri" w:date="2024-09-24T12:19:00Z" w16du:dateUtc="2024-09-24T10:19:00Z">
            <w:tblPrEx>
              <w:tblLook w:val="0620" w:firstRow="1" w:lastRow="0" w:firstColumn="0" w:lastColumn="0" w:noHBand="1" w:noVBand="1"/>
            </w:tblPrEx>
          </w:tblPrExChange>
        </w:tblPrEx>
        <w:tc>
          <w:tcPr>
            <w:tcW w:w="7303" w:type="dxa"/>
            <w:tcPrChange w:id="972" w:author="Lorenzo Fabbri" w:date="2024-09-24T12:19:00Z" w16du:dateUtc="2024-09-24T10:19:00Z">
              <w:tcPr>
                <w:tcW w:w="4679" w:type="dxa"/>
              </w:tcPr>
            </w:tcPrChange>
          </w:tcPr>
          <w:p w14:paraId="1D1634A7" w14:textId="77777777" w:rsidR="00066508" w:rsidRPr="005A6AA3" w:rsidRDefault="00000000">
            <w:pPr>
              <w:keepNext/>
              <w:widowControl w:val="0"/>
              <w:spacing w:after="60"/>
            </w:pPr>
            <w:r w:rsidRPr="005A6AA3">
              <w:rPr>
                <w:rFonts w:ascii="Calibri" w:hAnsi="Calibri"/>
                <w:sz w:val="20"/>
              </w:rPr>
              <w:t>    Unknown</w:t>
            </w:r>
          </w:p>
        </w:tc>
        <w:tc>
          <w:tcPr>
            <w:tcW w:w="1846" w:type="dxa"/>
            <w:tcPrChange w:id="973" w:author="Lorenzo Fabbri" w:date="2024-09-24T12:19:00Z" w16du:dateUtc="2024-09-24T10:19:00Z">
              <w:tcPr>
                <w:tcW w:w="4680" w:type="dxa"/>
                <w:gridSpan w:val="3"/>
              </w:tcPr>
            </w:tcPrChange>
          </w:tcPr>
          <w:p w14:paraId="77EE9CA4" w14:textId="77777777" w:rsidR="00066508" w:rsidRPr="005A6AA3" w:rsidRDefault="00000000">
            <w:pPr>
              <w:keepNext/>
              <w:widowControl w:val="0"/>
              <w:spacing w:after="60"/>
              <w:jc w:val="center"/>
            </w:pPr>
            <w:r w:rsidRPr="005A6AA3">
              <w:rPr>
                <w:rFonts w:ascii="Calibri" w:hAnsi="Calibri"/>
                <w:sz w:val="20"/>
              </w:rPr>
              <w:t>21</w:t>
            </w:r>
          </w:p>
        </w:tc>
      </w:tr>
      <w:tr w:rsidR="004931FD" w:rsidRPr="005A6AA3" w14:paraId="56537A86" w14:textId="77777777" w:rsidTr="00CD6B65">
        <w:tblPrEx>
          <w:tblPrExChange w:id="974" w:author="Lorenzo Fabbri" w:date="2024-09-24T12:19:00Z" w16du:dateUtc="2024-09-24T10:19:00Z">
            <w:tblPrEx>
              <w:tblLook w:val="0620" w:firstRow="1" w:lastRow="0" w:firstColumn="0" w:lastColumn="0" w:noHBand="1" w:noVBand="1"/>
            </w:tblPrEx>
          </w:tblPrExChange>
        </w:tblPrEx>
        <w:tc>
          <w:tcPr>
            <w:tcW w:w="7303" w:type="dxa"/>
            <w:tcPrChange w:id="975" w:author="Lorenzo Fabbri" w:date="2024-09-24T12:19:00Z" w16du:dateUtc="2024-09-24T10:19:00Z">
              <w:tcPr>
                <w:tcW w:w="4679" w:type="dxa"/>
              </w:tcPr>
            </w:tcPrChange>
          </w:tcPr>
          <w:p w14:paraId="440AC31D" w14:textId="77777777" w:rsidR="00066508" w:rsidRPr="005A6AA3" w:rsidRDefault="00000000">
            <w:pPr>
              <w:keepNext/>
              <w:widowControl w:val="0"/>
              <w:spacing w:after="60"/>
            </w:pPr>
            <w:r w:rsidRPr="005A6AA3">
              <w:rPr>
                <w:rFonts w:ascii="Calibri" w:hAnsi="Calibri"/>
                <w:sz w:val="20"/>
              </w:rPr>
              <w:t>Vegetables (times/week)</w:t>
            </w:r>
          </w:p>
        </w:tc>
        <w:tc>
          <w:tcPr>
            <w:tcW w:w="1846" w:type="dxa"/>
            <w:tcPrChange w:id="976" w:author="Lorenzo Fabbri" w:date="2024-09-24T12:19:00Z" w16du:dateUtc="2024-09-24T10:19:00Z">
              <w:tcPr>
                <w:tcW w:w="4680" w:type="dxa"/>
                <w:gridSpan w:val="3"/>
              </w:tcPr>
            </w:tcPrChange>
          </w:tcPr>
          <w:p w14:paraId="6BEBF644" w14:textId="77777777" w:rsidR="00066508" w:rsidRPr="005A6AA3" w:rsidRDefault="00000000">
            <w:pPr>
              <w:keepNext/>
              <w:widowControl w:val="0"/>
              <w:spacing w:after="60"/>
              <w:jc w:val="center"/>
            </w:pPr>
            <w:r w:rsidRPr="005A6AA3">
              <w:rPr>
                <w:rFonts w:ascii="Calibri" w:hAnsi="Calibri"/>
                <w:sz w:val="20"/>
              </w:rPr>
              <w:t>6.5 (4.0, 10.0)</w:t>
            </w:r>
          </w:p>
        </w:tc>
      </w:tr>
      <w:tr w:rsidR="004931FD" w:rsidRPr="005A6AA3" w14:paraId="63DD78DE" w14:textId="77777777" w:rsidTr="00CD6B65">
        <w:tblPrEx>
          <w:tblPrExChange w:id="977" w:author="Lorenzo Fabbri" w:date="2024-09-24T12:19:00Z" w16du:dateUtc="2024-09-24T10:19:00Z">
            <w:tblPrEx>
              <w:tblLook w:val="0620" w:firstRow="1" w:lastRow="0" w:firstColumn="0" w:lastColumn="0" w:noHBand="1" w:noVBand="1"/>
            </w:tblPrEx>
          </w:tblPrExChange>
        </w:tblPrEx>
        <w:tc>
          <w:tcPr>
            <w:tcW w:w="7303" w:type="dxa"/>
            <w:tcPrChange w:id="978" w:author="Lorenzo Fabbri" w:date="2024-09-24T12:19:00Z" w16du:dateUtc="2024-09-24T10:19:00Z">
              <w:tcPr>
                <w:tcW w:w="4679" w:type="dxa"/>
              </w:tcPr>
            </w:tcPrChange>
          </w:tcPr>
          <w:p w14:paraId="5B904F34" w14:textId="77777777" w:rsidR="00066508" w:rsidRPr="005A6AA3" w:rsidRDefault="00000000">
            <w:pPr>
              <w:keepNext/>
              <w:widowControl w:val="0"/>
              <w:spacing w:after="60"/>
            </w:pPr>
            <w:r w:rsidRPr="005A6AA3">
              <w:rPr>
                <w:rFonts w:ascii="Calibri" w:hAnsi="Calibri"/>
                <w:sz w:val="20"/>
              </w:rPr>
              <w:t>    Unknown</w:t>
            </w:r>
          </w:p>
        </w:tc>
        <w:tc>
          <w:tcPr>
            <w:tcW w:w="1846" w:type="dxa"/>
            <w:tcPrChange w:id="979" w:author="Lorenzo Fabbri" w:date="2024-09-24T12:19:00Z" w16du:dateUtc="2024-09-24T10:19:00Z">
              <w:tcPr>
                <w:tcW w:w="4680" w:type="dxa"/>
                <w:gridSpan w:val="3"/>
              </w:tcPr>
            </w:tcPrChange>
          </w:tcPr>
          <w:p w14:paraId="4A3B66A4" w14:textId="77777777" w:rsidR="00066508" w:rsidRPr="005A6AA3" w:rsidRDefault="00000000">
            <w:pPr>
              <w:keepNext/>
              <w:widowControl w:val="0"/>
              <w:spacing w:after="60"/>
              <w:jc w:val="center"/>
            </w:pPr>
            <w:r w:rsidRPr="005A6AA3">
              <w:rPr>
                <w:rFonts w:ascii="Calibri" w:hAnsi="Calibri"/>
                <w:sz w:val="20"/>
              </w:rPr>
              <w:t>6</w:t>
            </w:r>
          </w:p>
        </w:tc>
      </w:tr>
      <w:tr w:rsidR="004931FD" w:rsidRPr="005A6AA3" w14:paraId="4953629A" w14:textId="77777777" w:rsidTr="00CD6B65">
        <w:tblPrEx>
          <w:tblPrExChange w:id="980" w:author="Lorenzo Fabbri" w:date="2024-09-24T12:16:00Z" w16du:dateUtc="2024-09-24T10:16:00Z">
            <w:tblPrEx>
              <w:tblLook w:val="0620" w:firstRow="1" w:lastRow="0" w:firstColumn="0" w:lastColumn="0" w:noHBand="1" w:noVBand="1"/>
            </w:tblPrEx>
          </w:tblPrExChange>
        </w:tblPrEx>
        <w:tc>
          <w:tcPr>
            <w:tcW w:w="9149" w:type="dxa"/>
            <w:gridSpan w:val="2"/>
            <w:tcPrChange w:id="981" w:author="Lorenzo Fabbri" w:date="2024-09-24T12:16:00Z" w16du:dateUtc="2024-09-24T10:16:00Z">
              <w:tcPr>
                <w:tcW w:w="9359" w:type="dxa"/>
                <w:gridSpan w:val="4"/>
              </w:tcPr>
            </w:tcPrChange>
          </w:tcPr>
          <w:p w14:paraId="4272CDF1" w14:textId="77777777" w:rsidR="00066508" w:rsidRPr="005A6AA3" w:rsidRDefault="00000000">
            <w:pPr>
              <w:keepNext/>
              <w:widowControl w:val="0"/>
              <w:spacing w:after="60"/>
            </w:pPr>
            <w:r w:rsidRPr="005A6AA3">
              <w:rPr>
                <w:rFonts w:ascii="Calibri" w:hAnsi="Calibri"/>
                <w:i/>
                <w:sz w:val="20"/>
                <w:vertAlign w:val="superscript"/>
              </w:rPr>
              <w:t>a</w:t>
            </w:r>
            <w:r w:rsidRPr="005A6AA3">
              <w:rPr>
                <w:rFonts w:ascii="Calibri" w:hAnsi="Calibri"/>
                <w:sz w:val="20"/>
              </w:rPr>
              <w:t>n (%); Median (IQR)</w:t>
            </w:r>
            <w:bookmarkEnd w:id="700"/>
          </w:p>
        </w:tc>
      </w:tr>
    </w:tbl>
    <w:p w14:paraId="7C9A6AFE" w14:textId="77777777" w:rsidR="00414DA6" w:rsidRPr="005A6AA3" w:rsidRDefault="00414DA6" w:rsidP="00CD6B65">
      <w:pPr>
        <w:pStyle w:val="BodyText"/>
        <w:spacing w:line="240" w:lineRule="auto"/>
        <w:rPr>
          <w:ins w:id="982" w:author="Lorenzo Fabbri" w:date="2024-09-24T16:56:00Z" w16du:dateUtc="2024-09-24T14:56:00Z"/>
        </w:rPr>
      </w:pPr>
    </w:p>
    <w:p w14:paraId="7D4E9B45" w14:textId="77777777" w:rsidR="00414DA6" w:rsidRPr="005A6AA3" w:rsidRDefault="00414DA6" w:rsidP="00CD6B65">
      <w:pPr>
        <w:pStyle w:val="BodyText"/>
        <w:spacing w:line="240" w:lineRule="auto"/>
        <w:rPr>
          <w:ins w:id="983" w:author="Lorenzo Fabbri" w:date="2024-09-24T16:56:00Z" w16du:dateUtc="2024-09-24T14:56:00Z"/>
        </w:rPr>
      </w:pPr>
    </w:p>
    <w:p w14:paraId="78DC1FA9" w14:textId="77777777" w:rsidR="00414DA6" w:rsidRPr="005A6AA3" w:rsidRDefault="00414DA6" w:rsidP="00CD6B65">
      <w:pPr>
        <w:pStyle w:val="BodyText"/>
        <w:spacing w:line="240" w:lineRule="auto"/>
        <w:rPr>
          <w:ins w:id="984" w:author="Lorenzo Fabbri" w:date="2024-09-24T16:56:00Z" w16du:dateUtc="2024-09-24T14:56:00Z"/>
        </w:rPr>
      </w:pPr>
    </w:p>
    <w:p w14:paraId="2DA6C4F5" w14:textId="77777777" w:rsidR="00414DA6" w:rsidRPr="005A6AA3" w:rsidRDefault="00414DA6" w:rsidP="00CD6B65">
      <w:pPr>
        <w:pStyle w:val="BodyText"/>
        <w:spacing w:line="240" w:lineRule="auto"/>
        <w:rPr>
          <w:ins w:id="985" w:author="Lorenzo Fabbri" w:date="2024-09-24T16:56:00Z" w16du:dateUtc="2024-09-24T14:56:00Z"/>
        </w:rPr>
      </w:pPr>
    </w:p>
    <w:p w14:paraId="0A018658" w14:textId="77777777" w:rsidR="00414DA6" w:rsidRPr="005A6AA3" w:rsidRDefault="00414DA6" w:rsidP="00CD6B65">
      <w:pPr>
        <w:pStyle w:val="BodyText"/>
        <w:spacing w:line="240" w:lineRule="auto"/>
        <w:rPr>
          <w:ins w:id="986" w:author="Lorenzo Fabbri" w:date="2024-09-24T16:56:00Z" w16du:dateUtc="2024-09-24T14:56:00Z"/>
        </w:rPr>
      </w:pPr>
    </w:p>
    <w:p w14:paraId="63316949" w14:textId="77777777" w:rsidR="00414DA6" w:rsidRPr="005A6AA3" w:rsidRDefault="00414DA6" w:rsidP="00CD6B65">
      <w:pPr>
        <w:pStyle w:val="BodyText"/>
        <w:spacing w:line="240" w:lineRule="auto"/>
        <w:rPr>
          <w:ins w:id="987" w:author="Lorenzo Fabbri" w:date="2024-09-24T16:56:00Z" w16du:dateUtc="2024-09-24T14:56:00Z"/>
        </w:rPr>
      </w:pPr>
    </w:p>
    <w:p w14:paraId="6C3E1638" w14:textId="77777777" w:rsidR="00414DA6" w:rsidRPr="005A6AA3" w:rsidRDefault="00414DA6" w:rsidP="00CD6B65">
      <w:pPr>
        <w:pStyle w:val="BodyText"/>
        <w:spacing w:line="240" w:lineRule="auto"/>
        <w:rPr>
          <w:ins w:id="988" w:author="Lorenzo Fabbri" w:date="2024-09-24T16:56:00Z" w16du:dateUtc="2024-09-24T14:56:00Z"/>
        </w:rPr>
      </w:pPr>
    </w:p>
    <w:p w14:paraId="5AF04FB6" w14:textId="77777777" w:rsidR="00414DA6" w:rsidRPr="005A6AA3" w:rsidRDefault="00414DA6" w:rsidP="00CD6B65">
      <w:pPr>
        <w:pStyle w:val="BodyText"/>
        <w:spacing w:line="240" w:lineRule="auto"/>
        <w:rPr>
          <w:ins w:id="989" w:author="Lorenzo Fabbri" w:date="2024-09-24T16:56:00Z" w16du:dateUtc="2024-09-24T14:56:00Z"/>
        </w:rPr>
      </w:pPr>
    </w:p>
    <w:p w14:paraId="32E949F0" w14:textId="77777777" w:rsidR="00414DA6" w:rsidRPr="005A6AA3" w:rsidRDefault="00414DA6" w:rsidP="00CD6B65">
      <w:pPr>
        <w:pStyle w:val="BodyText"/>
        <w:spacing w:line="240" w:lineRule="auto"/>
        <w:rPr>
          <w:ins w:id="990" w:author="Lorenzo Fabbri" w:date="2024-09-24T16:56:00Z" w16du:dateUtc="2024-09-24T14:56:00Z"/>
        </w:rPr>
      </w:pPr>
    </w:p>
    <w:p w14:paraId="032CAA99" w14:textId="77777777" w:rsidR="00414DA6" w:rsidRPr="005A6AA3" w:rsidRDefault="00414DA6" w:rsidP="00CD6B65">
      <w:pPr>
        <w:pStyle w:val="BodyText"/>
        <w:spacing w:line="240" w:lineRule="auto"/>
        <w:rPr>
          <w:ins w:id="991" w:author="Lorenzo Fabbri" w:date="2024-09-24T16:56:00Z" w16du:dateUtc="2024-09-24T14:56:00Z"/>
        </w:rPr>
      </w:pPr>
    </w:p>
    <w:p w14:paraId="0FD8B859" w14:textId="77777777" w:rsidR="00414DA6" w:rsidRPr="005A6AA3" w:rsidRDefault="00414DA6" w:rsidP="00CD6B65">
      <w:pPr>
        <w:pStyle w:val="BodyText"/>
        <w:spacing w:line="240" w:lineRule="auto"/>
        <w:rPr>
          <w:ins w:id="992" w:author="Lorenzo Fabbri" w:date="2024-09-24T16:56:00Z" w16du:dateUtc="2024-09-24T14:56:00Z"/>
        </w:rPr>
      </w:pPr>
    </w:p>
    <w:p w14:paraId="74A6ACFA" w14:textId="77777777" w:rsidR="00414DA6" w:rsidRPr="005A6AA3" w:rsidRDefault="00414DA6" w:rsidP="00CD6B65">
      <w:pPr>
        <w:pStyle w:val="BodyText"/>
        <w:spacing w:line="240" w:lineRule="auto"/>
        <w:rPr>
          <w:ins w:id="993" w:author="Lorenzo Fabbri" w:date="2024-09-24T16:56:00Z" w16du:dateUtc="2024-09-24T14:56:00Z"/>
        </w:rPr>
      </w:pPr>
    </w:p>
    <w:p w14:paraId="5CD40CB9" w14:textId="77777777" w:rsidR="00414DA6" w:rsidRPr="005A6AA3" w:rsidRDefault="00414DA6" w:rsidP="00CD6B65">
      <w:pPr>
        <w:pStyle w:val="BodyText"/>
        <w:spacing w:line="240" w:lineRule="auto"/>
        <w:rPr>
          <w:ins w:id="994" w:author="Lorenzo Fabbri" w:date="2024-09-24T16:56:00Z" w16du:dateUtc="2024-09-24T14:56:00Z"/>
        </w:rPr>
      </w:pPr>
    </w:p>
    <w:p w14:paraId="08BED70D" w14:textId="77777777" w:rsidR="00414DA6" w:rsidRPr="005A6AA3" w:rsidRDefault="00414DA6" w:rsidP="00CD6B65">
      <w:pPr>
        <w:pStyle w:val="BodyText"/>
        <w:spacing w:line="240" w:lineRule="auto"/>
        <w:rPr>
          <w:ins w:id="995" w:author="Lorenzo Fabbri" w:date="2024-09-24T16:56:00Z" w16du:dateUtc="2024-09-24T14:56:00Z"/>
        </w:rPr>
      </w:pPr>
    </w:p>
    <w:p w14:paraId="14CBFDAA" w14:textId="77777777" w:rsidR="00414DA6" w:rsidRPr="005A6AA3" w:rsidRDefault="00414DA6" w:rsidP="00CD6B65">
      <w:pPr>
        <w:pStyle w:val="BodyText"/>
        <w:spacing w:line="240" w:lineRule="auto"/>
        <w:rPr>
          <w:ins w:id="996" w:author="Lorenzo Fabbri" w:date="2024-09-24T16:56:00Z" w16du:dateUtc="2024-09-24T14:56:00Z"/>
        </w:rPr>
      </w:pPr>
    </w:p>
    <w:p w14:paraId="232230BB" w14:textId="77777777" w:rsidR="00414DA6" w:rsidRPr="005A6AA3" w:rsidRDefault="00414DA6" w:rsidP="00CD6B65">
      <w:pPr>
        <w:pStyle w:val="BodyText"/>
        <w:spacing w:line="240" w:lineRule="auto"/>
        <w:rPr>
          <w:ins w:id="997" w:author="Lorenzo Fabbri" w:date="2024-09-24T16:56:00Z" w16du:dateUtc="2024-09-24T14:56:00Z"/>
        </w:rPr>
      </w:pPr>
    </w:p>
    <w:p w14:paraId="4B9096A3" w14:textId="77777777" w:rsidR="00414DA6" w:rsidRPr="005A6AA3" w:rsidRDefault="00414DA6" w:rsidP="00CD6B65">
      <w:pPr>
        <w:pStyle w:val="BodyText"/>
        <w:spacing w:line="240" w:lineRule="auto"/>
        <w:rPr>
          <w:ins w:id="998" w:author="Lorenzo Fabbri" w:date="2024-09-24T16:56:00Z" w16du:dateUtc="2024-09-24T14:56:00Z"/>
        </w:rPr>
      </w:pPr>
    </w:p>
    <w:p w14:paraId="517B1119" w14:textId="77777777" w:rsidR="00414DA6" w:rsidRPr="005A6AA3" w:rsidRDefault="00414DA6" w:rsidP="00CD6B65">
      <w:pPr>
        <w:pStyle w:val="BodyText"/>
        <w:spacing w:line="240" w:lineRule="auto"/>
        <w:rPr>
          <w:ins w:id="999" w:author="Lorenzo Fabbri" w:date="2024-09-24T16:56:00Z" w16du:dateUtc="2024-09-24T14:56:00Z"/>
        </w:rPr>
      </w:pPr>
    </w:p>
    <w:p w14:paraId="1553C319" w14:textId="77777777" w:rsidR="00414DA6" w:rsidRPr="005A6AA3" w:rsidRDefault="00414DA6" w:rsidP="00CD6B65">
      <w:pPr>
        <w:pStyle w:val="BodyText"/>
        <w:spacing w:line="240" w:lineRule="auto"/>
        <w:rPr>
          <w:ins w:id="1000" w:author="Lorenzo Fabbri" w:date="2024-09-24T16:56:00Z" w16du:dateUtc="2024-09-24T14:56:00Z"/>
        </w:rPr>
      </w:pPr>
    </w:p>
    <w:p w14:paraId="154D15B5" w14:textId="049CFAF2" w:rsidR="00CD6B65" w:rsidRPr="005A6AA3" w:rsidRDefault="00000000">
      <w:pPr>
        <w:pStyle w:val="BodyText"/>
        <w:spacing w:line="240" w:lineRule="auto"/>
        <w:pPrChange w:id="1001" w:author="Lorenzo Fabbri" w:date="2024-09-24T12:18:00Z" w16du:dateUtc="2024-09-24T10:18:00Z">
          <w:pPr>
            <w:pStyle w:val="Heading2"/>
          </w:pPr>
        </w:pPrChange>
      </w:pPr>
      <w:del w:id="1002" w:author="Lorenzo Fabbri" w:date="2024-09-24T14:43:00Z" w16du:dateUtc="2024-09-24T12:43:00Z">
        <w:r w:rsidRPr="005A6AA3" w:rsidDel="00386E56">
          <w:delText xml:space="preserve">6.2 </w:delText>
        </w:r>
      </w:del>
      <w:del w:id="1003" w:author="Lorenzo Fabbri" w:date="2024-09-24T16:24:00Z" w16du:dateUtc="2024-09-24T14:24:00Z">
        <w:r w:rsidRPr="005A6AA3" w:rsidDel="0060276C">
          <w:delText>Endocrine disruptors</w:delText>
        </w:r>
      </w:del>
      <w:ins w:id="1004" w:author="Lorenzo Fabbri" w:date="2024-09-24T12:18:00Z" w16du:dateUtc="2024-09-24T10:18:00Z">
        <w:r w:rsidR="00CD6B65" w:rsidRPr="005A6AA3">
          <w:t xml:space="preserve">Table 2. </w:t>
        </w:r>
        <w:r w:rsidR="00CD6B65" w:rsidRPr="005A6AA3">
          <w:rPr>
            <w:b/>
            <w:bCs/>
          </w:rPr>
          <w:t xml:space="preserve">Participants endocrine disruptors concentrations expressed in </w:t>
        </w:r>
      </w:ins>
      <m:oMath>
        <m:r>
          <w:ins w:id="1005" w:author="Lorenzo Fabbri" w:date="2024-09-24T12:18:00Z" w16du:dateUtc="2024-09-24T10:18:00Z">
            <w:rPr>
              <w:rFonts w:ascii="Cambria Math" w:hAnsi="Cambria Math"/>
            </w:rPr>
            <m:t>μ</m:t>
          </w:ins>
        </m:r>
      </m:oMath>
      <w:ins w:id="1006" w:author="Lorenzo Fabbri" w:date="2024-09-24T12:18:00Z" w16du:dateUtc="2024-09-24T10:18:00Z">
        <w:r w:rsidR="00CD6B65" w:rsidRPr="005A6AA3">
          <w:rPr>
            <w:b/>
            <w:bCs/>
          </w:rPr>
          <w:t>grams/L (HELIX subcohort; 2013-2016).</w:t>
        </w:r>
      </w:ins>
    </w:p>
    <w:tbl>
      <w:tblPr>
        <w:tblStyle w:val="ListTable6Colorful"/>
        <w:tblW w:w="0" w:type="auto"/>
        <w:tblLayout w:type="fixed"/>
        <w:tblLook w:val="0600" w:firstRow="0" w:lastRow="0" w:firstColumn="0" w:lastColumn="0" w:noHBand="1" w:noVBand="1"/>
        <w:tblPrChange w:id="1007" w:author="Lorenzo Fabbri" w:date="2024-09-24T12:19:00Z" w16du:dateUtc="2024-09-24T10:19:00Z">
          <w:tblPr>
            <w:tblStyle w:val="ListTable6Colorful"/>
            <w:tblW w:w="5000" w:type="pct"/>
            <w:tblLayout w:type="fixed"/>
            <w:tblLook w:val="0600" w:firstRow="0" w:lastRow="0" w:firstColumn="0" w:lastColumn="0" w:noHBand="1" w:noVBand="1"/>
          </w:tblPr>
        </w:tblPrChange>
      </w:tblPr>
      <w:tblGrid>
        <w:gridCol w:w="3192"/>
        <w:gridCol w:w="4338"/>
        <w:gridCol w:w="3192"/>
        <w:tblGridChange w:id="1008">
          <w:tblGrid>
            <w:gridCol w:w="3169"/>
            <w:gridCol w:w="3169"/>
            <w:gridCol w:w="1192"/>
            <w:gridCol w:w="1977"/>
            <w:gridCol w:w="69"/>
          </w:tblGrid>
        </w:tblGridChange>
      </w:tblGrid>
      <w:tr w:rsidR="006C3DDD" w:rsidRPr="005A6AA3" w:rsidDel="00CD6B65" w14:paraId="682EE83E" w14:textId="33A9E9EA" w:rsidTr="00CD6B65">
        <w:trPr>
          <w:gridAfter w:val="1"/>
          <w:wAfter w:w="2046" w:type="dxa"/>
          <w:del w:id="1009" w:author="Lorenzo Fabbri" w:date="2024-09-24T12:18:00Z"/>
          <w:trPrChange w:id="1010" w:author="Lorenzo Fabbri" w:date="2024-09-24T12:19:00Z" w16du:dateUtc="2024-09-24T10:19:00Z">
            <w:trPr>
              <w:gridAfter w:val="1"/>
              <w:wAfter w:w="68" w:type="dxa"/>
            </w:trPr>
          </w:trPrChange>
        </w:trPr>
        <w:tc>
          <w:tcPr>
            <w:tcW w:w="7530" w:type="dxa"/>
            <w:gridSpan w:val="2"/>
            <w:tcPrChange w:id="1011" w:author="Lorenzo Fabbri" w:date="2024-09-24T12:19:00Z" w16du:dateUtc="2024-09-24T10:19:00Z">
              <w:tcPr>
                <w:tcW w:w="9360" w:type="dxa"/>
                <w:gridSpan w:val="4"/>
              </w:tcPr>
            </w:tcPrChange>
          </w:tcPr>
          <w:p w14:paraId="0E518383" w14:textId="420E24E3" w:rsidR="00066508" w:rsidRPr="005A6AA3" w:rsidDel="00CD6B65" w:rsidRDefault="00000000">
            <w:pPr>
              <w:pStyle w:val="ImageCaption"/>
              <w:widowControl w:val="0"/>
              <w:spacing w:before="200"/>
              <w:rPr>
                <w:del w:id="1012" w:author="Lorenzo Fabbri" w:date="2024-09-24T12:18:00Z" w16du:dateUtc="2024-09-24T10:18:00Z"/>
              </w:rPr>
            </w:pPr>
            <w:bookmarkStart w:id="1013" w:name="tbl-edc-desc"/>
            <w:del w:id="1014" w:author="Lorenzo Fabbri" w:date="2024-09-24T12:18:00Z" w16du:dateUtc="2024-09-24T10:18:00Z">
              <w:r w:rsidRPr="005A6AA3" w:rsidDel="00CD6B65">
                <w:delText>Table 2</w:delText>
              </w:r>
            </w:del>
            <w:del w:id="1015" w:author="Lorenzo Fabbri" w:date="2024-09-19T18:29:00Z" w16du:dateUtc="2024-09-19T16:29:00Z">
              <w:r w:rsidRPr="005A6AA3" w:rsidDel="00A42D3A">
                <w:delText>:</w:delText>
              </w:r>
            </w:del>
            <w:del w:id="1016" w:author="Lorenzo Fabbri" w:date="2024-09-24T12:18:00Z" w16du:dateUtc="2024-09-24T10:18:00Z">
              <w:r w:rsidRPr="005A6AA3" w:rsidDel="00CD6B65">
                <w:delText xml:space="preserve"> </w:delText>
              </w:r>
              <w:r w:rsidRPr="005A6AA3" w:rsidDel="00CD6B65">
                <w:rPr>
                  <w:b/>
                  <w:bCs/>
                </w:rPr>
                <w:delText xml:space="preserve">Participants endocrine disruptors concentrations expressed in </w:delText>
              </w:r>
            </w:del>
            <m:oMath>
              <m:r>
                <w:del w:id="1017" w:author="Lorenzo Fabbri" w:date="2024-09-24T12:18:00Z" w16du:dateUtc="2024-09-24T10:18:00Z">
                  <w:rPr>
                    <w:rFonts w:ascii="Cambria Math" w:hAnsi="Cambria Math"/>
                  </w:rPr>
                  <m:t>μ</m:t>
                </w:del>
              </m:r>
            </m:oMath>
            <w:del w:id="1018" w:author="Lorenzo Fabbri" w:date="2024-09-24T12:18:00Z" w16du:dateUtc="2024-09-24T10:18:00Z">
              <w:r w:rsidRPr="005A6AA3" w:rsidDel="00CD6B65">
                <w:rPr>
                  <w:b/>
                  <w:bCs/>
                </w:rPr>
                <w:delText>grams/L (HELIX subcohort; 2013-2016).</w:delText>
              </w:r>
            </w:del>
          </w:p>
        </w:tc>
      </w:tr>
      <w:tr w:rsidR="006C3DDD" w:rsidRPr="005A6AA3" w14:paraId="6032F7C2" w14:textId="77777777" w:rsidTr="00CD6B65">
        <w:tc>
          <w:tcPr>
            <w:tcW w:w="3192" w:type="dxa"/>
            <w:tcPrChange w:id="1019" w:author="Lorenzo Fabbri" w:date="2024-09-24T12:19:00Z" w16du:dateUtc="2024-09-24T10:19:00Z">
              <w:tcPr>
                <w:tcW w:w="3120" w:type="dxa"/>
              </w:tcPr>
            </w:tcPrChange>
          </w:tcPr>
          <w:p w14:paraId="6A908071" w14:textId="77777777" w:rsidR="00066508" w:rsidRPr="005A6AA3" w:rsidRDefault="00000000">
            <w:pPr>
              <w:keepNext/>
              <w:widowControl w:val="0"/>
              <w:spacing w:after="60"/>
            </w:pPr>
            <w:r w:rsidRPr="005A6AA3">
              <w:rPr>
                <w:rFonts w:ascii="Calibri" w:hAnsi="Calibri"/>
                <w:b/>
                <w:sz w:val="20"/>
              </w:rPr>
              <w:t>Characteristic</w:t>
            </w:r>
          </w:p>
        </w:tc>
        <w:tc>
          <w:tcPr>
            <w:tcW w:w="3192" w:type="dxa"/>
            <w:tcPrChange w:id="1020" w:author="Lorenzo Fabbri" w:date="2024-09-24T12:19:00Z" w16du:dateUtc="2024-09-24T10:19:00Z">
              <w:tcPr>
                <w:tcW w:w="3120" w:type="dxa"/>
              </w:tcPr>
            </w:tcPrChange>
          </w:tcPr>
          <w:p w14:paraId="449C5ACC" w14:textId="77777777" w:rsidR="00066508" w:rsidRPr="005A6AA3" w:rsidRDefault="00000000">
            <w:pPr>
              <w:keepNext/>
              <w:widowControl w:val="0"/>
              <w:spacing w:after="60"/>
              <w:jc w:val="center"/>
            </w:pPr>
            <w:r w:rsidRPr="005A6AA3">
              <w:rPr>
                <w:rFonts w:ascii="Calibri" w:hAnsi="Calibri"/>
                <w:b/>
                <w:sz w:val="20"/>
              </w:rPr>
              <w:t>N = 1,297</w:t>
            </w:r>
            <w:r w:rsidRPr="005A6AA3">
              <w:rPr>
                <w:rFonts w:ascii="Calibri" w:hAnsi="Calibri"/>
                <w:i/>
                <w:sz w:val="20"/>
                <w:vertAlign w:val="superscript"/>
              </w:rPr>
              <w:t>a</w:t>
            </w:r>
          </w:p>
        </w:tc>
        <w:tc>
          <w:tcPr>
            <w:tcW w:w="3192" w:type="dxa"/>
            <w:tcPrChange w:id="1021" w:author="Lorenzo Fabbri" w:date="2024-09-24T12:19:00Z" w16du:dateUtc="2024-09-24T10:19:00Z">
              <w:tcPr>
                <w:tcW w:w="3120" w:type="dxa"/>
                <w:gridSpan w:val="3"/>
              </w:tcPr>
            </w:tcPrChange>
          </w:tcPr>
          <w:p w14:paraId="3D542597" w14:textId="77777777" w:rsidR="00066508" w:rsidRPr="005A6AA3" w:rsidRDefault="00000000">
            <w:pPr>
              <w:keepNext/>
              <w:widowControl w:val="0"/>
              <w:spacing w:after="60"/>
              <w:jc w:val="center"/>
            </w:pPr>
            <w:r w:rsidRPr="005A6AA3">
              <w:rPr>
                <w:rFonts w:ascii="Calibri" w:hAnsi="Calibri"/>
                <w:b/>
                <w:sz w:val="20"/>
              </w:rPr>
              <w:t>N = 1,297</w:t>
            </w:r>
            <w:r w:rsidRPr="005A6AA3">
              <w:rPr>
                <w:rFonts w:ascii="Calibri" w:hAnsi="Calibri"/>
                <w:i/>
                <w:sz w:val="20"/>
                <w:vertAlign w:val="superscript"/>
              </w:rPr>
              <w:t>b</w:t>
            </w:r>
          </w:p>
        </w:tc>
      </w:tr>
      <w:tr w:rsidR="004931FD" w:rsidRPr="005A6AA3" w14:paraId="23E89E08" w14:textId="77777777" w:rsidTr="00CD6B65">
        <w:tblPrEx>
          <w:tblPrExChange w:id="1022" w:author="Lorenzo Fabbri" w:date="2024-09-24T12:19:00Z" w16du:dateUtc="2024-09-24T10:19:00Z">
            <w:tblPrEx>
              <w:tblLook w:val="0620" w:firstRow="1" w:lastRow="0" w:firstColumn="0" w:lastColumn="0" w:noHBand="1" w:noVBand="1"/>
            </w:tblPrEx>
          </w:tblPrExChange>
        </w:tblPrEx>
        <w:tc>
          <w:tcPr>
            <w:tcW w:w="9576" w:type="dxa"/>
            <w:gridSpan w:val="3"/>
            <w:tcPrChange w:id="1023" w:author="Lorenzo Fabbri" w:date="2024-09-24T12:19:00Z" w16du:dateUtc="2024-09-24T10:19:00Z">
              <w:tcPr>
                <w:tcW w:w="9360" w:type="dxa"/>
                <w:gridSpan w:val="5"/>
              </w:tcPr>
            </w:tcPrChange>
          </w:tcPr>
          <w:p w14:paraId="1E57A884" w14:textId="77777777" w:rsidR="00066508" w:rsidRPr="005A6AA3" w:rsidRDefault="00000000">
            <w:pPr>
              <w:keepNext/>
              <w:widowControl w:val="0"/>
              <w:spacing w:after="60"/>
            </w:pPr>
            <w:r w:rsidRPr="005A6AA3">
              <w:rPr>
                <w:rFonts w:ascii="Calibri" w:hAnsi="Calibri"/>
                <w:b/>
                <w:sz w:val="20"/>
              </w:rPr>
              <w:t>OP pesticide metabolites</w:t>
            </w:r>
          </w:p>
        </w:tc>
      </w:tr>
      <w:tr w:rsidR="006C3DDD" w:rsidRPr="005A6AA3" w14:paraId="23D3857F" w14:textId="77777777" w:rsidTr="00CD6B65">
        <w:tc>
          <w:tcPr>
            <w:tcW w:w="3192" w:type="dxa"/>
            <w:tcPrChange w:id="1024" w:author="Lorenzo Fabbri" w:date="2024-09-24T12:19:00Z" w16du:dateUtc="2024-09-24T10:19:00Z">
              <w:tcPr>
                <w:tcW w:w="3120" w:type="dxa"/>
              </w:tcPr>
            </w:tcPrChange>
          </w:tcPr>
          <w:p w14:paraId="2E0356B9" w14:textId="77777777" w:rsidR="00066508" w:rsidRPr="005A6AA3" w:rsidRDefault="00000000">
            <w:pPr>
              <w:keepNext/>
              <w:widowControl w:val="0"/>
              <w:spacing w:after="60"/>
            </w:pPr>
            <w:r w:rsidRPr="005A6AA3">
              <w:rPr>
                <w:rFonts w:ascii="Calibri" w:hAnsi="Calibri"/>
                <w:sz w:val="20"/>
              </w:rPr>
              <w:t>DEP</w:t>
            </w:r>
          </w:p>
        </w:tc>
        <w:tc>
          <w:tcPr>
            <w:tcW w:w="3192" w:type="dxa"/>
            <w:tcPrChange w:id="1025" w:author="Lorenzo Fabbri" w:date="2024-09-24T12:19:00Z" w16du:dateUtc="2024-09-24T10:19:00Z">
              <w:tcPr>
                <w:tcW w:w="3120" w:type="dxa"/>
              </w:tcPr>
            </w:tcPrChange>
          </w:tcPr>
          <w:p w14:paraId="5122CB6D" w14:textId="77777777" w:rsidR="00066508" w:rsidRPr="005A6AA3" w:rsidRDefault="00000000">
            <w:pPr>
              <w:keepNext/>
              <w:widowControl w:val="0"/>
              <w:spacing w:after="60"/>
              <w:jc w:val="center"/>
            </w:pPr>
            <w:r w:rsidRPr="005A6AA3">
              <w:rPr>
                <w:rFonts w:ascii="Calibri" w:hAnsi="Calibri"/>
                <w:sz w:val="20"/>
              </w:rPr>
              <w:t>1.8 (0.4, 4.6)</w:t>
            </w:r>
          </w:p>
        </w:tc>
        <w:tc>
          <w:tcPr>
            <w:tcW w:w="3192" w:type="dxa"/>
            <w:tcPrChange w:id="1026" w:author="Lorenzo Fabbri" w:date="2024-09-24T12:19:00Z" w16du:dateUtc="2024-09-24T10:19:00Z">
              <w:tcPr>
                <w:tcW w:w="3120" w:type="dxa"/>
                <w:gridSpan w:val="3"/>
              </w:tcPr>
            </w:tcPrChange>
          </w:tcPr>
          <w:p w14:paraId="3EE2F4BB" w14:textId="77777777" w:rsidR="00066508" w:rsidRPr="005A6AA3" w:rsidRDefault="00000000">
            <w:pPr>
              <w:keepNext/>
              <w:widowControl w:val="0"/>
              <w:spacing w:after="60"/>
              <w:jc w:val="center"/>
            </w:pPr>
            <w:r w:rsidRPr="005A6AA3">
              <w:rPr>
                <w:rFonts w:ascii="Calibri" w:hAnsi="Calibri"/>
                <w:sz w:val="20"/>
              </w:rPr>
              <w:t>2.0 (0.2)</w:t>
            </w:r>
          </w:p>
        </w:tc>
      </w:tr>
      <w:tr w:rsidR="006C3DDD" w:rsidRPr="005A6AA3" w14:paraId="7E3AE6D4" w14:textId="77777777" w:rsidTr="00CD6B65">
        <w:tc>
          <w:tcPr>
            <w:tcW w:w="3192" w:type="dxa"/>
            <w:tcPrChange w:id="1027" w:author="Lorenzo Fabbri" w:date="2024-09-24T12:19:00Z" w16du:dateUtc="2024-09-24T10:19:00Z">
              <w:tcPr>
                <w:tcW w:w="3120" w:type="dxa"/>
              </w:tcPr>
            </w:tcPrChange>
          </w:tcPr>
          <w:p w14:paraId="04B531A2" w14:textId="77777777" w:rsidR="00066508" w:rsidRPr="005A6AA3" w:rsidRDefault="00000000">
            <w:pPr>
              <w:keepNext/>
              <w:widowControl w:val="0"/>
              <w:spacing w:after="60"/>
            </w:pPr>
            <w:r w:rsidRPr="005A6AA3">
              <w:rPr>
                <w:rFonts w:ascii="Calibri" w:hAnsi="Calibri"/>
                <w:sz w:val="20"/>
              </w:rPr>
              <w:t>DETP</w:t>
            </w:r>
          </w:p>
        </w:tc>
        <w:tc>
          <w:tcPr>
            <w:tcW w:w="3192" w:type="dxa"/>
            <w:tcPrChange w:id="1028" w:author="Lorenzo Fabbri" w:date="2024-09-24T12:19:00Z" w16du:dateUtc="2024-09-24T10:19:00Z">
              <w:tcPr>
                <w:tcW w:w="3120" w:type="dxa"/>
              </w:tcPr>
            </w:tcPrChange>
          </w:tcPr>
          <w:p w14:paraId="363DB4D2" w14:textId="77777777" w:rsidR="00066508" w:rsidRPr="005A6AA3" w:rsidRDefault="00000000">
            <w:pPr>
              <w:keepNext/>
              <w:widowControl w:val="0"/>
              <w:spacing w:after="60"/>
              <w:jc w:val="center"/>
            </w:pPr>
            <w:r w:rsidRPr="005A6AA3">
              <w:rPr>
                <w:rFonts w:ascii="Calibri" w:hAnsi="Calibri"/>
                <w:sz w:val="20"/>
              </w:rPr>
              <w:t>0.1 (0.1, 1.7)</w:t>
            </w:r>
          </w:p>
        </w:tc>
        <w:tc>
          <w:tcPr>
            <w:tcW w:w="3192" w:type="dxa"/>
            <w:tcPrChange w:id="1029" w:author="Lorenzo Fabbri" w:date="2024-09-24T12:19:00Z" w16du:dateUtc="2024-09-24T10:19:00Z">
              <w:tcPr>
                <w:tcW w:w="3120" w:type="dxa"/>
                <w:gridSpan w:val="3"/>
              </w:tcPr>
            </w:tcPrChange>
          </w:tcPr>
          <w:p w14:paraId="784EB321" w14:textId="77777777" w:rsidR="00066508" w:rsidRPr="005A6AA3" w:rsidRDefault="00000000">
            <w:pPr>
              <w:keepNext/>
              <w:widowControl w:val="0"/>
              <w:spacing w:after="60"/>
              <w:jc w:val="center"/>
            </w:pPr>
            <w:r w:rsidRPr="005A6AA3">
              <w:rPr>
                <w:rFonts w:ascii="Calibri" w:hAnsi="Calibri"/>
                <w:sz w:val="20"/>
              </w:rPr>
              <w:t>21.0 (1.6)</w:t>
            </w:r>
          </w:p>
        </w:tc>
      </w:tr>
      <w:tr w:rsidR="006C3DDD" w:rsidRPr="005A6AA3" w14:paraId="55B4C330" w14:textId="77777777" w:rsidTr="00CD6B65">
        <w:tc>
          <w:tcPr>
            <w:tcW w:w="3192" w:type="dxa"/>
            <w:tcPrChange w:id="1030" w:author="Lorenzo Fabbri" w:date="2024-09-24T12:19:00Z" w16du:dateUtc="2024-09-24T10:19:00Z">
              <w:tcPr>
                <w:tcW w:w="3120" w:type="dxa"/>
              </w:tcPr>
            </w:tcPrChange>
          </w:tcPr>
          <w:p w14:paraId="34B65E29" w14:textId="77777777" w:rsidR="00066508" w:rsidRPr="005A6AA3" w:rsidRDefault="00000000">
            <w:pPr>
              <w:keepNext/>
              <w:widowControl w:val="0"/>
              <w:spacing w:after="60"/>
            </w:pPr>
            <w:r w:rsidRPr="005A6AA3">
              <w:rPr>
                <w:rFonts w:ascii="Calibri" w:hAnsi="Calibri"/>
                <w:sz w:val="20"/>
              </w:rPr>
              <w:t>DMP</w:t>
            </w:r>
          </w:p>
        </w:tc>
        <w:tc>
          <w:tcPr>
            <w:tcW w:w="3192" w:type="dxa"/>
            <w:tcPrChange w:id="1031" w:author="Lorenzo Fabbri" w:date="2024-09-24T12:19:00Z" w16du:dateUtc="2024-09-24T10:19:00Z">
              <w:tcPr>
                <w:tcW w:w="3120" w:type="dxa"/>
              </w:tcPr>
            </w:tcPrChange>
          </w:tcPr>
          <w:p w14:paraId="53470A35" w14:textId="77777777" w:rsidR="00066508" w:rsidRPr="005A6AA3" w:rsidRDefault="00000000">
            <w:pPr>
              <w:keepNext/>
              <w:widowControl w:val="0"/>
              <w:spacing w:after="60"/>
              <w:jc w:val="center"/>
            </w:pPr>
            <w:r w:rsidRPr="005A6AA3">
              <w:rPr>
                <w:rFonts w:ascii="Calibri" w:hAnsi="Calibri"/>
                <w:sz w:val="20"/>
              </w:rPr>
              <w:t>0.4 (0.3, 4.6)</w:t>
            </w:r>
          </w:p>
        </w:tc>
        <w:tc>
          <w:tcPr>
            <w:tcW w:w="3192" w:type="dxa"/>
            <w:tcPrChange w:id="1032" w:author="Lorenzo Fabbri" w:date="2024-09-24T12:19:00Z" w16du:dateUtc="2024-09-24T10:19:00Z">
              <w:tcPr>
                <w:tcW w:w="3120" w:type="dxa"/>
                <w:gridSpan w:val="3"/>
              </w:tcPr>
            </w:tcPrChange>
          </w:tcPr>
          <w:p w14:paraId="675F7FBF" w14:textId="77777777" w:rsidR="00066508" w:rsidRPr="005A6AA3" w:rsidRDefault="00000000">
            <w:pPr>
              <w:keepNext/>
              <w:widowControl w:val="0"/>
              <w:spacing w:after="60"/>
              <w:jc w:val="center"/>
            </w:pPr>
            <w:r w:rsidRPr="005A6AA3">
              <w:rPr>
                <w:rFonts w:ascii="Calibri" w:hAnsi="Calibri"/>
                <w:sz w:val="20"/>
              </w:rPr>
              <w:t>6.0 (0.5)</w:t>
            </w:r>
          </w:p>
        </w:tc>
      </w:tr>
      <w:tr w:rsidR="006C3DDD" w:rsidRPr="005A6AA3" w14:paraId="4E98A7ED" w14:textId="77777777" w:rsidTr="00CD6B65">
        <w:tc>
          <w:tcPr>
            <w:tcW w:w="3192" w:type="dxa"/>
            <w:tcPrChange w:id="1033" w:author="Lorenzo Fabbri" w:date="2024-09-24T12:19:00Z" w16du:dateUtc="2024-09-24T10:19:00Z">
              <w:tcPr>
                <w:tcW w:w="3120" w:type="dxa"/>
              </w:tcPr>
            </w:tcPrChange>
          </w:tcPr>
          <w:p w14:paraId="12B0EB7F" w14:textId="77777777" w:rsidR="00066508" w:rsidRPr="005A6AA3" w:rsidRDefault="00000000">
            <w:pPr>
              <w:keepNext/>
              <w:widowControl w:val="0"/>
              <w:spacing w:after="60"/>
            </w:pPr>
            <w:r w:rsidRPr="005A6AA3">
              <w:rPr>
                <w:rFonts w:ascii="Calibri" w:hAnsi="Calibri"/>
                <w:sz w:val="20"/>
              </w:rPr>
              <w:t>DMTP</w:t>
            </w:r>
          </w:p>
        </w:tc>
        <w:tc>
          <w:tcPr>
            <w:tcW w:w="3192" w:type="dxa"/>
            <w:tcPrChange w:id="1034" w:author="Lorenzo Fabbri" w:date="2024-09-24T12:19:00Z" w16du:dateUtc="2024-09-24T10:19:00Z">
              <w:tcPr>
                <w:tcW w:w="3120" w:type="dxa"/>
              </w:tcPr>
            </w:tcPrChange>
          </w:tcPr>
          <w:p w14:paraId="28471F8F" w14:textId="77777777" w:rsidR="00066508" w:rsidRPr="005A6AA3" w:rsidRDefault="00000000">
            <w:pPr>
              <w:keepNext/>
              <w:widowControl w:val="0"/>
              <w:spacing w:after="60"/>
              <w:jc w:val="center"/>
            </w:pPr>
            <w:r w:rsidRPr="005A6AA3">
              <w:rPr>
                <w:rFonts w:ascii="Calibri" w:hAnsi="Calibri"/>
                <w:sz w:val="20"/>
              </w:rPr>
              <w:t>2.8 (1.2, 6.3)</w:t>
            </w:r>
          </w:p>
        </w:tc>
        <w:tc>
          <w:tcPr>
            <w:tcW w:w="3192" w:type="dxa"/>
            <w:tcPrChange w:id="1035" w:author="Lorenzo Fabbri" w:date="2024-09-24T12:19:00Z" w16du:dateUtc="2024-09-24T10:19:00Z">
              <w:tcPr>
                <w:tcW w:w="3120" w:type="dxa"/>
                <w:gridSpan w:val="3"/>
              </w:tcPr>
            </w:tcPrChange>
          </w:tcPr>
          <w:p w14:paraId="4B92822C" w14:textId="77777777" w:rsidR="00066508" w:rsidRPr="005A6AA3" w:rsidRDefault="00000000">
            <w:pPr>
              <w:keepNext/>
              <w:widowControl w:val="0"/>
              <w:spacing w:after="60"/>
              <w:jc w:val="center"/>
            </w:pPr>
            <w:r w:rsidRPr="005A6AA3">
              <w:rPr>
                <w:rFonts w:ascii="Calibri" w:hAnsi="Calibri"/>
                <w:sz w:val="20"/>
              </w:rPr>
              <w:t>1.0 (0.1)</w:t>
            </w:r>
          </w:p>
        </w:tc>
      </w:tr>
      <w:tr w:rsidR="004931FD" w:rsidRPr="005A6AA3" w14:paraId="2DADBA3B" w14:textId="77777777" w:rsidTr="00CD6B65">
        <w:tblPrEx>
          <w:tblPrExChange w:id="1036" w:author="Lorenzo Fabbri" w:date="2024-09-24T12:19:00Z" w16du:dateUtc="2024-09-24T10:19:00Z">
            <w:tblPrEx>
              <w:tblLook w:val="0620" w:firstRow="1" w:lastRow="0" w:firstColumn="0" w:lastColumn="0" w:noHBand="1" w:noVBand="1"/>
            </w:tblPrEx>
          </w:tblPrExChange>
        </w:tblPrEx>
        <w:tc>
          <w:tcPr>
            <w:tcW w:w="9576" w:type="dxa"/>
            <w:gridSpan w:val="3"/>
            <w:tcPrChange w:id="1037" w:author="Lorenzo Fabbri" w:date="2024-09-24T12:19:00Z" w16du:dateUtc="2024-09-24T10:19:00Z">
              <w:tcPr>
                <w:tcW w:w="9360" w:type="dxa"/>
                <w:gridSpan w:val="5"/>
              </w:tcPr>
            </w:tcPrChange>
          </w:tcPr>
          <w:p w14:paraId="516F160C" w14:textId="77777777" w:rsidR="00066508" w:rsidRPr="005A6AA3" w:rsidRDefault="00000000">
            <w:pPr>
              <w:keepNext/>
              <w:widowControl w:val="0"/>
              <w:spacing w:after="60"/>
            </w:pPr>
            <w:r w:rsidRPr="005A6AA3">
              <w:rPr>
                <w:rFonts w:ascii="Calibri" w:hAnsi="Calibri"/>
                <w:b/>
                <w:sz w:val="20"/>
              </w:rPr>
              <w:t>Phenols</w:t>
            </w:r>
          </w:p>
        </w:tc>
      </w:tr>
      <w:tr w:rsidR="006C3DDD" w:rsidRPr="005A6AA3" w14:paraId="4CC217B1" w14:textId="77777777" w:rsidTr="00CD6B65">
        <w:tc>
          <w:tcPr>
            <w:tcW w:w="3192" w:type="dxa"/>
            <w:tcPrChange w:id="1038" w:author="Lorenzo Fabbri" w:date="2024-09-24T12:19:00Z" w16du:dateUtc="2024-09-24T10:19:00Z">
              <w:tcPr>
                <w:tcW w:w="3120" w:type="dxa"/>
              </w:tcPr>
            </w:tcPrChange>
          </w:tcPr>
          <w:p w14:paraId="7CCE242D" w14:textId="77777777" w:rsidR="00066508" w:rsidRPr="005A6AA3" w:rsidRDefault="00000000">
            <w:pPr>
              <w:keepNext/>
              <w:widowControl w:val="0"/>
              <w:spacing w:after="60"/>
            </w:pPr>
            <w:r w:rsidRPr="005A6AA3">
              <w:rPr>
                <w:rFonts w:ascii="Calibri" w:hAnsi="Calibri"/>
                <w:sz w:val="20"/>
              </w:rPr>
              <w:t>BPA</w:t>
            </w:r>
          </w:p>
        </w:tc>
        <w:tc>
          <w:tcPr>
            <w:tcW w:w="3192" w:type="dxa"/>
            <w:tcPrChange w:id="1039" w:author="Lorenzo Fabbri" w:date="2024-09-24T12:19:00Z" w16du:dateUtc="2024-09-24T10:19:00Z">
              <w:tcPr>
                <w:tcW w:w="3120" w:type="dxa"/>
              </w:tcPr>
            </w:tcPrChange>
          </w:tcPr>
          <w:p w14:paraId="0B4EBBC6" w14:textId="77777777" w:rsidR="00066508" w:rsidRPr="005A6AA3" w:rsidRDefault="00000000">
            <w:pPr>
              <w:keepNext/>
              <w:widowControl w:val="0"/>
              <w:spacing w:after="60"/>
              <w:jc w:val="center"/>
            </w:pPr>
            <w:r w:rsidRPr="005A6AA3">
              <w:rPr>
                <w:rFonts w:ascii="Calibri" w:hAnsi="Calibri"/>
                <w:sz w:val="20"/>
              </w:rPr>
              <w:t>3.8 (2.3, 7.0)</w:t>
            </w:r>
          </w:p>
        </w:tc>
        <w:tc>
          <w:tcPr>
            <w:tcW w:w="3192" w:type="dxa"/>
            <w:tcPrChange w:id="1040" w:author="Lorenzo Fabbri" w:date="2024-09-24T12:19:00Z" w16du:dateUtc="2024-09-24T10:19:00Z">
              <w:tcPr>
                <w:tcW w:w="3120" w:type="dxa"/>
                <w:gridSpan w:val="3"/>
              </w:tcPr>
            </w:tcPrChange>
          </w:tcPr>
          <w:p w14:paraId="66866448" w14:textId="77777777" w:rsidR="00066508" w:rsidRPr="005A6AA3" w:rsidRDefault="00000000">
            <w:pPr>
              <w:keepNext/>
              <w:widowControl w:val="0"/>
              <w:spacing w:after="60"/>
              <w:jc w:val="center"/>
            </w:pPr>
            <w:r w:rsidRPr="005A6AA3">
              <w:rPr>
                <w:rFonts w:ascii="Calibri" w:hAnsi="Calibri"/>
                <w:sz w:val="20"/>
              </w:rPr>
              <w:t>12.0 (0.9)</w:t>
            </w:r>
          </w:p>
        </w:tc>
      </w:tr>
      <w:tr w:rsidR="006C3DDD" w:rsidRPr="005A6AA3" w14:paraId="309B3BF8" w14:textId="77777777" w:rsidTr="00CD6B65">
        <w:tc>
          <w:tcPr>
            <w:tcW w:w="3192" w:type="dxa"/>
            <w:tcPrChange w:id="1041" w:author="Lorenzo Fabbri" w:date="2024-09-24T12:19:00Z" w16du:dateUtc="2024-09-24T10:19:00Z">
              <w:tcPr>
                <w:tcW w:w="3120" w:type="dxa"/>
              </w:tcPr>
            </w:tcPrChange>
          </w:tcPr>
          <w:p w14:paraId="4D13AC9A" w14:textId="77777777" w:rsidR="00066508" w:rsidRPr="005A6AA3" w:rsidRDefault="00000000">
            <w:pPr>
              <w:keepNext/>
              <w:widowControl w:val="0"/>
              <w:spacing w:after="60"/>
            </w:pPr>
            <w:r w:rsidRPr="005A6AA3">
              <w:rPr>
                <w:rFonts w:ascii="Calibri" w:hAnsi="Calibri"/>
                <w:sz w:val="20"/>
              </w:rPr>
              <w:t>BUPA</w:t>
            </w:r>
          </w:p>
        </w:tc>
        <w:tc>
          <w:tcPr>
            <w:tcW w:w="3192" w:type="dxa"/>
            <w:tcPrChange w:id="1042" w:author="Lorenzo Fabbri" w:date="2024-09-24T12:19:00Z" w16du:dateUtc="2024-09-24T10:19:00Z">
              <w:tcPr>
                <w:tcW w:w="3120" w:type="dxa"/>
              </w:tcPr>
            </w:tcPrChange>
          </w:tcPr>
          <w:p w14:paraId="06D17ED8" w14:textId="77777777" w:rsidR="00066508" w:rsidRPr="005A6AA3" w:rsidRDefault="00000000">
            <w:pPr>
              <w:keepNext/>
              <w:widowControl w:val="0"/>
              <w:spacing w:after="60"/>
              <w:jc w:val="center"/>
            </w:pPr>
            <w:r w:rsidRPr="005A6AA3">
              <w:rPr>
                <w:rFonts w:ascii="Calibri" w:hAnsi="Calibri"/>
                <w:sz w:val="20"/>
              </w:rPr>
              <w:t>0.1 (0.0, 0.1)</w:t>
            </w:r>
          </w:p>
        </w:tc>
        <w:tc>
          <w:tcPr>
            <w:tcW w:w="3192" w:type="dxa"/>
            <w:tcPrChange w:id="1043" w:author="Lorenzo Fabbri" w:date="2024-09-24T12:19:00Z" w16du:dateUtc="2024-09-24T10:19:00Z">
              <w:tcPr>
                <w:tcW w:w="3120" w:type="dxa"/>
                <w:gridSpan w:val="3"/>
              </w:tcPr>
            </w:tcPrChange>
          </w:tcPr>
          <w:p w14:paraId="2DFBD15A" w14:textId="77777777" w:rsidR="00066508" w:rsidRPr="005A6AA3" w:rsidRDefault="00000000">
            <w:pPr>
              <w:keepNext/>
              <w:widowControl w:val="0"/>
              <w:spacing w:after="60"/>
              <w:jc w:val="center"/>
            </w:pPr>
            <w:r w:rsidRPr="005A6AA3">
              <w:rPr>
                <w:rFonts w:ascii="Calibri" w:hAnsi="Calibri"/>
                <w:sz w:val="20"/>
              </w:rPr>
              <w:t>5.0 (0.4)</w:t>
            </w:r>
          </w:p>
        </w:tc>
      </w:tr>
      <w:tr w:rsidR="006C3DDD" w:rsidRPr="005A6AA3" w14:paraId="376D9847" w14:textId="77777777" w:rsidTr="00CD6B65">
        <w:tc>
          <w:tcPr>
            <w:tcW w:w="3192" w:type="dxa"/>
            <w:tcPrChange w:id="1044" w:author="Lorenzo Fabbri" w:date="2024-09-24T12:19:00Z" w16du:dateUtc="2024-09-24T10:19:00Z">
              <w:tcPr>
                <w:tcW w:w="3120" w:type="dxa"/>
              </w:tcPr>
            </w:tcPrChange>
          </w:tcPr>
          <w:p w14:paraId="4E585D81" w14:textId="77777777" w:rsidR="00066508" w:rsidRPr="005A6AA3" w:rsidRDefault="00000000">
            <w:pPr>
              <w:keepNext/>
              <w:widowControl w:val="0"/>
              <w:spacing w:after="60"/>
            </w:pPr>
            <w:r w:rsidRPr="005A6AA3">
              <w:rPr>
                <w:rFonts w:ascii="Calibri" w:hAnsi="Calibri"/>
                <w:sz w:val="20"/>
              </w:rPr>
              <w:t>ETPA</w:t>
            </w:r>
          </w:p>
        </w:tc>
        <w:tc>
          <w:tcPr>
            <w:tcW w:w="3192" w:type="dxa"/>
            <w:tcPrChange w:id="1045" w:author="Lorenzo Fabbri" w:date="2024-09-24T12:19:00Z" w16du:dateUtc="2024-09-24T10:19:00Z">
              <w:tcPr>
                <w:tcW w:w="3120" w:type="dxa"/>
              </w:tcPr>
            </w:tcPrChange>
          </w:tcPr>
          <w:p w14:paraId="2F07F17C" w14:textId="77777777" w:rsidR="00066508" w:rsidRPr="005A6AA3" w:rsidRDefault="00000000">
            <w:pPr>
              <w:keepNext/>
              <w:widowControl w:val="0"/>
              <w:spacing w:after="60"/>
              <w:jc w:val="center"/>
            </w:pPr>
            <w:r w:rsidRPr="005A6AA3">
              <w:rPr>
                <w:rFonts w:ascii="Calibri" w:hAnsi="Calibri"/>
                <w:sz w:val="20"/>
              </w:rPr>
              <w:t>0.7 (0.4, 1.2)</w:t>
            </w:r>
          </w:p>
        </w:tc>
        <w:tc>
          <w:tcPr>
            <w:tcW w:w="3192" w:type="dxa"/>
            <w:tcPrChange w:id="1046" w:author="Lorenzo Fabbri" w:date="2024-09-24T12:19:00Z" w16du:dateUtc="2024-09-24T10:19:00Z">
              <w:tcPr>
                <w:tcW w:w="3120" w:type="dxa"/>
                <w:gridSpan w:val="3"/>
              </w:tcPr>
            </w:tcPrChange>
          </w:tcPr>
          <w:p w14:paraId="5EC7F0CC" w14:textId="77777777" w:rsidR="00066508" w:rsidRPr="005A6AA3" w:rsidRDefault="00000000">
            <w:pPr>
              <w:keepNext/>
              <w:widowControl w:val="0"/>
              <w:spacing w:after="60"/>
              <w:jc w:val="center"/>
            </w:pPr>
            <w:r w:rsidRPr="005A6AA3">
              <w:rPr>
                <w:rFonts w:ascii="Calibri" w:hAnsi="Calibri"/>
                <w:sz w:val="20"/>
              </w:rPr>
              <w:t>3.0 (0.2)</w:t>
            </w:r>
          </w:p>
        </w:tc>
      </w:tr>
      <w:tr w:rsidR="006C3DDD" w:rsidRPr="005A6AA3" w14:paraId="75A64301" w14:textId="77777777" w:rsidTr="00CD6B65">
        <w:tc>
          <w:tcPr>
            <w:tcW w:w="3192" w:type="dxa"/>
            <w:tcPrChange w:id="1047" w:author="Lorenzo Fabbri" w:date="2024-09-24T12:19:00Z" w16du:dateUtc="2024-09-24T10:19:00Z">
              <w:tcPr>
                <w:tcW w:w="3120" w:type="dxa"/>
              </w:tcPr>
            </w:tcPrChange>
          </w:tcPr>
          <w:p w14:paraId="0277B14A" w14:textId="77777777" w:rsidR="00066508" w:rsidRPr="005A6AA3" w:rsidRDefault="00000000">
            <w:pPr>
              <w:keepNext/>
              <w:widowControl w:val="0"/>
              <w:spacing w:after="60"/>
            </w:pPr>
            <w:r w:rsidRPr="005A6AA3">
              <w:rPr>
                <w:rFonts w:ascii="Calibri" w:hAnsi="Calibri"/>
                <w:sz w:val="20"/>
              </w:rPr>
              <w:t>MEPA</w:t>
            </w:r>
          </w:p>
        </w:tc>
        <w:tc>
          <w:tcPr>
            <w:tcW w:w="3192" w:type="dxa"/>
            <w:tcPrChange w:id="1048" w:author="Lorenzo Fabbri" w:date="2024-09-24T12:19:00Z" w16du:dateUtc="2024-09-24T10:19:00Z">
              <w:tcPr>
                <w:tcW w:w="3120" w:type="dxa"/>
              </w:tcPr>
            </w:tcPrChange>
          </w:tcPr>
          <w:p w14:paraId="44D92106" w14:textId="77777777" w:rsidR="00066508" w:rsidRPr="005A6AA3" w:rsidRDefault="00000000">
            <w:pPr>
              <w:keepNext/>
              <w:widowControl w:val="0"/>
              <w:spacing w:after="60"/>
              <w:jc w:val="center"/>
            </w:pPr>
            <w:r w:rsidRPr="005A6AA3">
              <w:rPr>
                <w:rFonts w:ascii="Calibri" w:hAnsi="Calibri"/>
                <w:sz w:val="20"/>
              </w:rPr>
              <w:t>6.3 (3.1, 24.1)</w:t>
            </w:r>
          </w:p>
        </w:tc>
        <w:tc>
          <w:tcPr>
            <w:tcW w:w="3192" w:type="dxa"/>
            <w:tcPrChange w:id="1049" w:author="Lorenzo Fabbri" w:date="2024-09-24T12:19:00Z" w16du:dateUtc="2024-09-24T10:19:00Z">
              <w:tcPr>
                <w:tcW w:w="3120" w:type="dxa"/>
                <w:gridSpan w:val="3"/>
              </w:tcPr>
            </w:tcPrChange>
          </w:tcPr>
          <w:p w14:paraId="58D4C569" w14:textId="77777777" w:rsidR="00066508" w:rsidRPr="005A6AA3" w:rsidRDefault="00000000">
            <w:pPr>
              <w:keepNext/>
              <w:widowControl w:val="0"/>
              <w:spacing w:after="60"/>
              <w:jc w:val="center"/>
            </w:pPr>
            <w:r w:rsidRPr="005A6AA3">
              <w:rPr>
                <w:rFonts w:ascii="Calibri" w:hAnsi="Calibri"/>
                <w:sz w:val="20"/>
              </w:rPr>
              <w:t>2.0 (0.2)</w:t>
            </w:r>
          </w:p>
        </w:tc>
      </w:tr>
      <w:tr w:rsidR="006C3DDD" w:rsidRPr="005A6AA3" w14:paraId="33242A70" w14:textId="77777777" w:rsidTr="00CD6B65">
        <w:tc>
          <w:tcPr>
            <w:tcW w:w="3192" w:type="dxa"/>
            <w:tcPrChange w:id="1050" w:author="Lorenzo Fabbri" w:date="2024-09-24T12:19:00Z" w16du:dateUtc="2024-09-24T10:19:00Z">
              <w:tcPr>
                <w:tcW w:w="3120" w:type="dxa"/>
              </w:tcPr>
            </w:tcPrChange>
          </w:tcPr>
          <w:p w14:paraId="066572DB" w14:textId="77777777" w:rsidR="00066508" w:rsidRPr="005A6AA3" w:rsidRDefault="00000000">
            <w:pPr>
              <w:keepNext/>
              <w:widowControl w:val="0"/>
              <w:spacing w:after="60"/>
            </w:pPr>
            <w:r w:rsidRPr="005A6AA3">
              <w:rPr>
                <w:rFonts w:ascii="Calibri" w:hAnsi="Calibri"/>
                <w:sz w:val="20"/>
              </w:rPr>
              <w:t>OXBE</w:t>
            </w:r>
          </w:p>
        </w:tc>
        <w:tc>
          <w:tcPr>
            <w:tcW w:w="3192" w:type="dxa"/>
            <w:tcPrChange w:id="1051" w:author="Lorenzo Fabbri" w:date="2024-09-24T12:19:00Z" w16du:dateUtc="2024-09-24T10:19:00Z">
              <w:tcPr>
                <w:tcW w:w="3120" w:type="dxa"/>
              </w:tcPr>
            </w:tcPrChange>
          </w:tcPr>
          <w:p w14:paraId="7CF3E7D6" w14:textId="77777777" w:rsidR="00066508" w:rsidRPr="005A6AA3" w:rsidRDefault="00000000">
            <w:pPr>
              <w:keepNext/>
              <w:widowControl w:val="0"/>
              <w:spacing w:after="60"/>
              <w:jc w:val="center"/>
            </w:pPr>
            <w:r w:rsidRPr="005A6AA3">
              <w:rPr>
                <w:rFonts w:ascii="Calibri" w:hAnsi="Calibri"/>
                <w:sz w:val="20"/>
              </w:rPr>
              <w:t>2.0 (0.8, 6.6)</w:t>
            </w:r>
          </w:p>
        </w:tc>
        <w:tc>
          <w:tcPr>
            <w:tcW w:w="3192" w:type="dxa"/>
            <w:tcPrChange w:id="1052" w:author="Lorenzo Fabbri" w:date="2024-09-24T12:19:00Z" w16du:dateUtc="2024-09-24T10:19:00Z">
              <w:tcPr>
                <w:tcW w:w="3120" w:type="dxa"/>
                <w:gridSpan w:val="3"/>
              </w:tcPr>
            </w:tcPrChange>
          </w:tcPr>
          <w:p w14:paraId="34120A5C" w14:textId="77777777" w:rsidR="00066508" w:rsidRPr="005A6AA3" w:rsidRDefault="00000000">
            <w:pPr>
              <w:keepNext/>
              <w:widowControl w:val="0"/>
              <w:spacing w:after="60"/>
              <w:jc w:val="center"/>
            </w:pPr>
            <w:r w:rsidRPr="005A6AA3">
              <w:rPr>
                <w:rFonts w:ascii="Calibri" w:hAnsi="Calibri"/>
                <w:sz w:val="20"/>
              </w:rPr>
              <w:t>0.0 (0.0)</w:t>
            </w:r>
          </w:p>
        </w:tc>
      </w:tr>
      <w:tr w:rsidR="006C3DDD" w:rsidRPr="005A6AA3" w14:paraId="45C1A14C" w14:textId="77777777" w:rsidTr="00CD6B65">
        <w:tc>
          <w:tcPr>
            <w:tcW w:w="3192" w:type="dxa"/>
            <w:tcPrChange w:id="1053" w:author="Lorenzo Fabbri" w:date="2024-09-24T12:19:00Z" w16du:dateUtc="2024-09-24T10:19:00Z">
              <w:tcPr>
                <w:tcW w:w="3120" w:type="dxa"/>
              </w:tcPr>
            </w:tcPrChange>
          </w:tcPr>
          <w:p w14:paraId="0D7CDB50" w14:textId="77777777" w:rsidR="00066508" w:rsidRPr="005A6AA3" w:rsidRDefault="00000000">
            <w:pPr>
              <w:keepNext/>
              <w:widowControl w:val="0"/>
              <w:spacing w:after="60"/>
            </w:pPr>
            <w:r w:rsidRPr="005A6AA3">
              <w:rPr>
                <w:rFonts w:ascii="Calibri" w:hAnsi="Calibri"/>
                <w:sz w:val="20"/>
              </w:rPr>
              <w:t>PRPA</w:t>
            </w:r>
          </w:p>
        </w:tc>
        <w:tc>
          <w:tcPr>
            <w:tcW w:w="3192" w:type="dxa"/>
            <w:tcPrChange w:id="1054" w:author="Lorenzo Fabbri" w:date="2024-09-24T12:19:00Z" w16du:dateUtc="2024-09-24T10:19:00Z">
              <w:tcPr>
                <w:tcW w:w="3120" w:type="dxa"/>
              </w:tcPr>
            </w:tcPrChange>
          </w:tcPr>
          <w:p w14:paraId="09F650A0" w14:textId="77777777" w:rsidR="00066508" w:rsidRPr="005A6AA3" w:rsidRDefault="00000000">
            <w:pPr>
              <w:keepNext/>
              <w:widowControl w:val="0"/>
              <w:spacing w:after="60"/>
              <w:jc w:val="center"/>
            </w:pPr>
            <w:r w:rsidRPr="005A6AA3">
              <w:rPr>
                <w:rFonts w:ascii="Calibri" w:hAnsi="Calibri"/>
                <w:sz w:val="20"/>
              </w:rPr>
              <w:t>0.2 (0.0, 1.6)</w:t>
            </w:r>
          </w:p>
        </w:tc>
        <w:tc>
          <w:tcPr>
            <w:tcW w:w="3192" w:type="dxa"/>
            <w:tcPrChange w:id="1055" w:author="Lorenzo Fabbri" w:date="2024-09-24T12:19:00Z" w16du:dateUtc="2024-09-24T10:19:00Z">
              <w:tcPr>
                <w:tcW w:w="3120" w:type="dxa"/>
                <w:gridSpan w:val="3"/>
              </w:tcPr>
            </w:tcPrChange>
          </w:tcPr>
          <w:p w14:paraId="497FC551" w14:textId="77777777" w:rsidR="00066508" w:rsidRPr="005A6AA3" w:rsidRDefault="00000000">
            <w:pPr>
              <w:keepNext/>
              <w:widowControl w:val="0"/>
              <w:spacing w:after="60"/>
              <w:jc w:val="center"/>
            </w:pPr>
            <w:r w:rsidRPr="005A6AA3">
              <w:rPr>
                <w:rFonts w:ascii="Calibri" w:hAnsi="Calibri"/>
                <w:sz w:val="20"/>
              </w:rPr>
              <w:t>17.0 (1.3)</w:t>
            </w:r>
          </w:p>
        </w:tc>
      </w:tr>
      <w:tr w:rsidR="006C3DDD" w:rsidRPr="005A6AA3" w14:paraId="51AC7FF0" w14:textId="77777777" w:rsidTr="00CD6B65">
        <w:tc>
          <w:tcPr>
            <w:tcW w:w="3192" w:type="dxa"/>
            <w:tcPrChange w:id="1056" w:author="Lorenzo Fabbri" w:date="2024-09-24T12:19:00Z" w16du:dateUtc="2024-09-24T10:19:00Z">
              <w:tcPr>
                <w:tcW w:w="3120" w:type="dxa"/>
              </w:tcPr>
            </w:tcPrChange>
          </w:tcPr>
          <w:p w14:paraId="3055B787" w14:textId="77777777" w:rsidR="00066508" w:rsidRPr="005A6AA3" w:rsidRDefault="00000000">
            <w:pPr>
              <w:keepNext/>
              <w:widowControl w:val="0"/>
              <w:spacing w:after="60"/>
            </w:pPr>
            <w:r w:rsidRPr="005A6AA3">
              <w:rPr>
                <w:rFonts w:ascii="Calibri" w:hAnsi="Calibri"/>
                <w:sz w:val="20"/>
              </w:rPr>
              <w:t>TRCS</w:t>
            </w:r>
          </w:p>
        </w:tc>
        <w:tc>
          <w:tcPr>
            <w:tcW w:w="3192" w:type="dxa"/>
            <w:tcPrChange w:id="1057" w:author="Lorenzo Fabbri" w:date="2024-09-24T12:19:00Z" w16du:dateUtc="2024-09-24T10:19:00Z">
              <w:tcPr>
                <w:tcW w:w="3120" w:type="dxa"/>
              </w:tcPr>
            </w:tcPrChange>
          </w:tcPr>
          <w:p w14:paraId="636E847E" w14:textId="77777777" w:rsidR="00066508" w:rsidRPr="005A6AA3" w:rsidRDefault="00000000">
            <w:pPr>
              <w:keepNext/>
              <w:widowControl w:val="0"/>
              <w:spacing w:after="60"/>
              <w:jc w:val="center"/>
            </w:pPr>
            <w:r w:rsidRPr="005A6AA3">
              <w:rPr>
                <w:rFonts w:ascii="Calibri" w:hAnsi="Calibri"/>
                <w:sz w:val="20"/>
              </w:rPr>
              <w:t>0.6 (0.3, 1.5)</w:t>
            </w:r>
          </w:p>
        </w:tc>
        <w:tc>
          <w:tcPr>
            <w:tcW w:w="3192" w:type="dxa"/>
            <w:tcPrChange w:id="1058" w:author="Lorenzo Fabbri" w:date="2024-09-24T12:19:00Z" w16du:dateUtc="2024-09-24T10:19:00Z">
              <w:tcPr>
                <w:tcW w:w="3120" w:type="dxa"/>
                <w:gridSpan w:val="3"/>
              </w:tcPr>
            </w:tcPrChange>
          </w:tcPr>
          <w:p w14:paraId="21DDB66F" w14:textId="77777777" w:rsidR="00066508" w:rsidRPr="005A6AA3" w:rsidRDefault="00000000">
            <w:pPr>
              <w:keepNext/>
              <w:widowControl w:val="0"/>
              <w:spacing w:after="60"/>
              <w:jc w:val="center"/>
            </w:pPr>
            <w:r w:rsidRPr="005A6AA3">
              <w:rPr>
                <w:rFonts w:ascii="Calibri" w:hAnsi="Calibri"/>
                <w:sz w:val="20"/>
              </w:rPr>
              <w:t>0.0 (0.0)</w:t>
            </w:r>
          </w:p>
        </w:tc>
      </w:tr>
      <w:tr w:rsidR="004931FD" w:rsidRPr="005A6AA3" w14:paraId="773BD41E" w14:textId="77777777" w:rsidTr="00CD6B65">
        <w:tblPrEx>
          <w:tblPrExChange w:id="1059" w:author="Lorenzo Fabbri" w:date="2024-09-24T12:19:00Z" w16du:dateUtc="2024-09-24T10:19:00Z">
            <w:tblPrEx>
              <w:tblLook w:val="0620" w:firstRow="1" w:lastRow="0" w:firstColumn="0" w:lastColumn="0" w:noHBand="1" w:noVBand="1"/>
            </w:tblPrEx>
          </w:tblPrExChange>
        </w:tblPrEx>
        <w:tc>
          <w:tcPr>
            <w:tcW w:w="9576" w:type="dxa"/>
            <w:gridSpan w:val="3"/>
            <w:tcPrChange w:id="1060" w:author="Lorenzo Fabbri" w:date="2024-09-24T12:19:00Z" w16du:dateUtc="2024-09-24T10:19:00Z">
              <w:tcPr>
                <w:tcW w:w="9360" w:type="dxa"/>
                <w:gridSpan w:val="5"/>
              </w:tcPr>
            </w:tcPrChange>
          </w:tcPr>
          <w:p w14:paraId="61B4FC31" w14:textId="77777777" w:rsidR="00066508" w:rsidRPr="005A6AA3" w:rsidRDefault="00000000">
            <w:pPr>
              <w:keepNext/>
              <w:widowControl w:val="0"/>
              <w:spacing w:after="60"/>
            </w:pPr>
            <w:r w:rsidRPr="005A6AA3">
              <w:rPr>
                <w:rFonts w:ascii="Calibri" w:hAnsi="Calibri"/>
                <w:b/>
                <w:sz w:val="20"/>
              </w:rPr>
              <w:t>Phthalate metabolites</w:t>
            </w:r>
          </w:p>
        </w:tc>
      </w:tr>
      <w:tr w:rsidR="006C3DDD" w:rsidRPr="005A6AA3" w14:paraId="2C63804A" w14:textId="77777777" w:rsidTr="00CD6B65">
        <w:tc>
          <w:tcPr>
            <w:tcW w:w="3192" w:type="dxa"/>
            <w:tcPrChange w:id="1061" w:author="Lorenzo Fabbri" w:date="2024-09-24T12:19:00Z" w16du:dateUtc="2024-09-24T10:19:00Z">
              <w:tcPr>
                <w:tcW w:w="3120" w:type="dxa"/>
              </w:tcPr>
            </w:tcPrChange>
          </w:tcPr>
          <w:p w14:paraId="4D456774" w14:textId="77777777" w:rsidR="00066508" w:rsidRPr="005A6AA3" w:rsidRDefault="00000000">
            <w:pPr>
              <w:keepNext/>
              <w:widowControl w:val="0"/>
              <w:spacing w:after="60"/>
            </w:pPr>
            <w:r w:rsidRPr="005A6AA3">
              <w:rPr>
                <w:rFonts w:ascii="Calibri" w:hAnsi="Calibri"/>
                <w:sz w:val="20"/>
              </w:rPr>
              <w:t>MBzP</w:t>
            </w:r>
          </w:p>
        </w:tc>
        <w:tc>
          <w:tcPr>
            <w:tcW w:w="3192" w:type="dxa"/>
            <w:tcPrChange w:id="1062" w:author="Lorenzo Fabbri" w:date="2024-09-24T12:19:00Z" w16du:dateUtc="2024-09-24T10:19:00Z">
              <w:tcPr>
                <w:tcW w:w="3120" w:type="dxa"/>
              </w:tcPr>
            </w:tcPrChange>
          </w:tcPr>
          <w:p w14:paraId="7A9E9DD6" w14:textId="77777777" w:rsidR="00066508" w:rsidRPr="005A6AA3" w:rsidRDefault="00000000">
            <w:pPr>
              <w:keepNext/>
              <w:widowControl w:val="0"/>
              <w:spacing w:after="60"/>
              <w:jc w:val="center"/>
            </w:pPr>
            <w:r w:rsidRPr="005A6AA3">
              <w:rPr>
                <w:rFonts w:ascii="Calibri" w:hAnsi="Calibri"/>
                <w:sz w:val="20"/>
              </w:rPr>
              <w:t>4.8 (2.7, 8.7)</w:t>
            </w:r>
          </w:p>
        </w:tc>
        <w:tc>
          <w:tcPr>
            <w:tcW w:w="3192" w:type="dxa"/>
            <w:tcPrChange w:id="1063" w:author="Lorenzo Fabbri" w:date="2024-09-24T12:19:00Z" w16du:dateUtc="2024-09-24T10:19:00Z">
              <w:tcPr>
                <w:tcW w:w="3120" w:type="dxa"/>
                <w:gridSpan w:val="3"/>
              </w:tcPr>
            </w:tcPrChange>
          </w:tcPr>
          <w:p w14:paraId="321A0CA2" w14:textId="77777777" w:rsidR="00066508" w:rsidRPr="005A6AA3" w:rsidRDefault="00000000">
            <w:pPr>
              <w:keepNext/>
              <w:widowControl w:val="0"/>
              <w:spacing w:after="60"/>
              <w:jc w:val="center"/>
            </w:pPr>
            <w:r w:rsidRPr="005A6AA3">
              <w:rPr>
                <w:rFonts w:ascii="Calibri" w:hAnsi="Calibri"/>
                <w:sz w:val="20"/>
              </w:rPr>
              <w:t>1.0 (0.1)</w:t>
            </w:r>
          </w:p>
        </w:tc>
      </w:tr>
      <w:tr w:rsidR="006C3DDD" w:rsidRPr="005A6AA3" w14:paraId="2980C24D" w14:textId="77777777" w:rsidTr="00CD6B65">
        <w:tc>
          <w:tcPr>
            <w:tcW w:w="3192" w:type="dxa"/>
            <w:tcPrChange w:id="1064" w:author="Lorenzo Fabbri" w:date="2024-09-24T12:19:00Z" w16du:dateUtc="2024-09-24T10:19:00Z">
              <w:tcPr>
                <w:tcW w:w="3120" w:type="dxa"/>
              </w:tcPr>
            </w:tcPrChange>
          </w:tcPr>
          <w:p w14:paraId="003D5DC5" w14:textId="77777777" w:rsidR="00066508" w:rsidRPr="005A6AA3" w:rsidRDefault="00000000">
            <w:pPr>
              <w:keepNext/>
              <w:widowControl w:val="0"/>
              <w:spacing w:after="60"/>
            </w:pPr>
            <w:r w:rsidRPr="005A6AA3">
              <w:rPr>
                <w:rFonts w:ascii="Calibri" w:hAnsi="Calibri"/>
                <w:sz w:val="20"/>
              </w:rPr>
              <w:t>MECPP</w:t>
            </w:r>
          </w:p>
        </w:tc>
        <w:tc>
          <w:tcPr>
            <w:tcW w:w="3192" w:type="dxa"/>
            <w:tcPrChange w:id="1065" w:author="Lorenzo Fabbri" w:date="2024-09-24T12:19:00Z" w16du:dateUtc="2024-09-24T10:19:00Z">
              <w:tcPr>
                <w:tcW w:w="3120" w:type="dxa"/>
              </w:tcPr>
            </w:tcPrChange>
          </w:tcPr>
          <w:p w14:paraId="4D42FB99" w14:textId="77777777" w:rsidR="00066508" w:rsidRPr="005A6AA3" w:rsidRDefault="00000000">
            <w:pPr>
              <w:keepNext/>
              <w:widowControl w:val="0"/>
              <w:spacing w:after="60"/>
              <w:jc w:val="center"/>
            </w:pPr>
            <w:r w:rsidRPr="005A6AA3">
              <w:rPr>
                <w:rFonts w:ascii="Calibri" w:hAnsi="Calibri"/>
                <w:sz w:val="20"/>
              </w:rPr>
              <w:t>32.8 (19.9, 57.6)</w:t>
            </w:r>
          </w:p>
        </w:tc>
        <w:tc>
          <w:tcPr>
            <w:tcW w:w="3192" w:type="dxa"/>
            <w:tcPrChange w:id="1066" w:author="Lorenzo Fabbri" w:date="2024-09-24T12:19:00Z" w16du:dateUtc="2024-09-24T10:19:00Z">
              <w:tcPr>
                <w:tcW w:w="3120" w:type="dxa"/>
                <w:gridSpan w:val="3"/>
              </w:tcPr>
            </w:tcPrChange>
          </w:tcPr>
          <w:p w14:paraId="1DBAFCCB" w14:textId="77777777" w:rsidR="00066508" w:rsidRPr="005A6AA3" w:rsidRDefault="00000000">
            <w:pPr>
              <w:keepNext/>
              <w:widowControl w:val="0"/>
              <w:spacing w:after="60"/>
              <w:jc w:val="center"/>
            </w:pPr>
            <w:r w:rsidRPr="005A6AA3">
              <w:rPr>
                <w:rFonts w:ascii="Calibri" w:hAnsi="Calibri"/>
                <w:sz w:val="20"/>
              </w:rPr>
              <w:t>1.0 (0.1)</w:t>
            </w:r>
          </w:p>
        </w:tc>
      </w:tr>
      <w:tr w:rsidR="006C3DDD" w:rsidRPr="005A6AA3" w14:paraId="1C6724E3" w14:textId="77777777" w:rsidTr="00CD6B65">
        <w:tc>
          <w:tcPr>
            <w:tcW w:w="3192" w:type="dxa"/>
            <w:tcPrChange w:id="1067" w:author="Lorenzo Fabbri" w:date="2024-09-24T12:19:00Z" w16du:dateUtc="2024-09-24T10:19:00Z">
              <w:tcPr>
                <w:tcW w:w="3120" w:type="dxa"/>
              </w:tcPr>
            </w:tcPrChange>
          </w:tcPr>
          <w:p w14:paraId="4BAAD38C" w14:textId="77777777" w:rsidR="00066508" w:rsidRPr="005A6AA3" w:rsidRDefault="00000000">
            <w:pPr>
              <w:keepNext/>
              <w:widowControl w:val="0"/>
              <w:spacing w:after="60"/>
            </w:pPr>
            <w:r w:rsidRPr="005A6AA3">
              <w:rPr>
                <w:rFonts w:ascii="Calibri" w:hAnsi="Calibri"/>
                <w:sz w:val="20"/>
              </w:rPr>
              <w:t>MEHHP</w:t>
            </w:r>
          </w:p>
        </w:tc>
        <w:tc>
          <w:tcPr>
            <w:tcW w:w="3192" w:type="dxa"/>
            <w:tcPrChange w:id="1068" w:author="Lorenzo Fabbri" w:date="2024-09-24T12:19:00Z" w16du:dateUtc="2024-09-24T10:19:00Z">
              <w:tcPr>
                <w:tcW w:w="3120" w:type="dxa"/>
              </w:tcPr>
            </w:tcPrChange>
          </w:tcPr>
          <w:p w14:paraId="738277F3" w14:textId="77777777" w:rsidR="00066508" w:rsidRPr="005A6AA3" w:rsidRDefault="00000000">
            <w:pPr>
              <w:keepNext/>
              <w:widowControl w:val="0"/>
              <w:spacing w:after="60"/>
              <w:jc w:val="center"/>
            </w:pPr>
            <w:r w:rsidRPr="005A6AA3">
              <w:rPr>
                <w:rFonts w:ascii="Calibri" w:hAnsi="Calibri"/>
                <w:sz w:val="20"/>
              </w:rPr>
              <w:t>19.3 (11.4, 33.1)</w:t>
            </w:r>
          </w:p>
        </w:tc>
        <w:tc>
          <w:tcPr>
            <w:tcW w:w="3192" w:type="dxa"/>
            <w:tcPrChange w:id="1069" w:author="Lorenzo Fabbri" w:date="2024-09-24T12:19:00Z" w16du:dateUtc="2024-09-24T10:19:00Z">
              <w:tcPr>
                <w:tcW w:w="3120" w:type="dxa"/>
                <w:gridSpan w:val="3"/>
              </w:tcPr>
            </w:tcPrChange>
          </w:tcPr>
          <w:p w14:paraId="6F409A2A" w14:textId="77777777" w:rsidR="00066508" w:rsidRPr="005A6AA3" w:rsidRDefault="00000000">
            <w:pPr>
              <w:keepNext/>
              <w:widowControl w:val="0"/>
              <w:spacing w:after="60"/>
              <w:jc w:val="center"/>
            </w:pPr>
            <w:r w:rsidRPr="005A6AA3">
              <w:rPr>
                <w:rFonts w:ascii="Calibri" w:hAnsi="Calibri"/>
                <w:sz w:val="20"/>
              </w:rPr>
              <w:t>3.0 (0.2)</w:t>
            </w:r>
          </w:p>
        </w:tc>
      </w:tr>
      <w:tr w:rsidR="006C3DDD" w:rsidRPr="005A6AA3" w14:paraId="59505534" w14:textId="77777777" w:rsidTr="00CD6B65">
        <w:tc>
          <w:tcPr>
            <w:tcW w:w="3192" w:type="dxa"/>
            <w:tcPrChange w:id="1070" w:author="Lorenzo Fabbri" w:date="2024-09-24T12:19:00Z" w16du:dateUtc="2024-09-24T10:19:00Z">
              <w:tcPr>
                <w:tcW w:w="3120" w:type="dxa"/>
              </w:tcPr>
            </w:tcPrChange>
          </w:tcPr>
          <w:p w14:paraId="3BFED409" w14:textId="77777777" w:rsidR="00066508" w:rsidRPr="005A6AA3" w:rsidRDefault="00000000">
            <w:pPr>
              <w:keepNext/>
              <w:widowControl w:val="0"/>
              <w:spacing w:after="60"/>
            </w:pPr>
            <w:r w:rsidRPr="005A6AA3">
              <w:rPr>
                <w:rFonts w:ascii="Calibri" w:hAnsi="Calibri"/>
                <w:sz w:val="20"/>
              </w:rPr>
              <w:t>MEHP</w:t>
            </w:r>
          </w:p>
        </w:tc>
        <w:tc>
          <w:tcPr>
            <w:tcW w:w="3192" w:type="dxa"/>
            <w:tcPrChange w:id="1071" w:author="Lorenzo Fabbri" w:date="2024-09-24T12:19:00Z" w16du:dateUtc="2024-09-24T10:19:00Z">
              <w:tcPr>
                <w:tcW w:w="3120" w:type="dxa"/>
              </w:tcPr>
            </w:tcPrChange>
          </w:tcPr>
          <w:p w14:paraId="3A192042" w14:textId="77777777" w:rsidR="00066508" w:rsidRPr="005A6AA3" w:rsidRDefault="00000000">
            <w:pPr>
              <w:keepNext/>
              <w:widowControl w:val="0"/>
              <w:spacing w:after="60"/>
              <w:jc w:val="center"/>
            </w:pPr>
            <w:r w:rsidRPr="005A6AA3">
              <w:rPr>
                <w:rFonts w:ascii="Calibri" w:hAnsi="Calibri"/>
                <w:sz w:val="20"/>
              </w:rPr>
              <w:t>2.8 (1.6, 5.1)</w:t>
            </w:r>
          </w:p>
        </w:tc>
        <w:tc>
          <w:tcPr>
            <w:tcW w:w="3192" w:type="dxa"/>
            <w:tcPrChange w:id="1072" w:author="Lorenzo Fabbri" w:date="2024-09-24T12:19:00Z" w16du:dateUtc="2024-09-24T10:19:00Z">
              <w:tcPr>
                <w:tcW w:w="3120" w:type="dxa"/>
                <w:gridSpan w:val="3"/>
              </w:tcPr>
            </w:tcPrChange>
          </w:tcPr>
          <w:p w14:paraId="70F74649" w14:textId="77777777" w:rsidR="00066508" w:rsidRPr="005A6AA3" w:rsidRDefault="00000000">
            <w:pPr>
              <w:keepNext/>
              <w:widowControl w:val="0"/>
              <w:spacing w:after="60"/>
              <w:jc w:val="center"/>
            </w:pPr>
            <w:r w:rsidRPr="005A6AA3">
              <w:rPr>
                <w:rFonts w:ascii="Calibri" w:hAnsi="Calibri"/>
                <w:sz w:val="20"/>
              </w:rPr>
              <w:t>41.0 (3.2)</w:t>
            </w:r>
          </w:p>
        </w:tc>
      </w:tr>
      <w:tr w:rsidR="006C3DDD" w:rsidRPr="005A6AA3" w14:paraId="22E33ADF" w14:textId="77777777" w:rsidTr="00CD6B65">
        <w:tc>
          <w:tcPr>
            <w:tcW w:w="3192" w:type="dxa"/>
            <w:tcPrChange w:id="1073" w:author="Lorenzo Fabbri" w:date="2024-09-24T12:19:00Z" w16du:dateUtc="2024-09-24T10:19:00Z">
              <w:tcPr>
                <w:tcW w:w="3120" w:type="dxa"/>
              </w:tcPr>
            </w:tcPrChange>
          </w:tcPr>
          <w:p w14:paraId="79E1A14D" w14:textId="77777777" w:rsidR="00066508" w:rsidRPr="005A6AA3" w:rsidRDefault="00000000">
            <w:pPr>
              <w:keepNext/>
              <w:widowControl w:val="0"/>
              <w:spacing w:after="60"/>
            </w:pPr>
            <w:r w:rsidRPr="005A6AA3">
              <w:rPr>
                <w:rFonts w:ascii="Calibri" w:hAnsi="Calibri"/>
                <w:sz w:val="20"/>
              </w:rPr>
              <w:t>MEOHP</w:t>
            </w:r>
          </w:p>
        </w:tc>
        <w:tc>
          <w:tcPr>
            <w:tcW w:w="3192" w:type="dxa"/>
            <w:tcPrChange w:id="1074" w:author="Lorenzo Fabbri" w:date="2024-09-24T12:19:00Z" w16du:dateUtc="2024-09-24T10:19:00Z">
              <w:tcPr>
                <w:tcW w:w="3120" w:type="dxa"/>
              </w:tcPr>
            </w:tcPrChange>
          </w:tcPr>
          <w:p w14:paraId="5FF5F903" w14:textId="77777777" w:rsidR="00066508" w:rsidRPr="005A6AA3" w:rsidRDefault="00000000">
            <w:pPr>
              <w:keepNext/>
              <w:widowControl w:val="0"/>
              <w:spacing w:after="60"/>
              <w:jc w:val="center"/>
            </w:pPr>
            <w:r w:rsidRPr="005A6AA3">
              <w:rPr>
                <w:rFonts w:ascii="Calibri" w:hAnsi="Calibri"/>
                <w:sz w:val="20"/>
              </w:rPr>
              <w:t>12.2 (7.1, 20.4)</w:t>
            </w:r>
          </w:p>
        </w:tc>
        <w:tc>
          <w:tcPr>
            <w:tcW w:w="3192" w:type="dxa"/>
            <w:tcPrChange w:id="1075" w:author="Lorenzo Fabbri" w:date="2024-09-24T12:19:00Z" w16du:dateUtc="2024-09-24T10:19:00Z">
              <w:tcPr>
                <w:tcW w:w="3120" w:type="dxa"/>
                <w:gridSpan w:val="3"/>
              </w:tcPr>
            </w:tcPrChange>
          </w:tcPr>
          <w:p w14:paraId="7A5ED375" w14:textId="77777777" w:rsidR="00066508" w:rsidRPr="005A6AA3" w:rsidRDefault="00000000">
            <w:pPr>
              <w:keepNext/>
              <w:widowControl w:val="0"/>
              <w:spacing w:after="60"/>
              <w:jc w:val="center"/>
            </w:pPr>
            <w:r w:rsidRPr="005A6AA3">
              <w:rPr>
                <w:rFonts w:ascii="Calibri" w:hAnsi="Calibri"/>
                <w:sz w:val="20"/>
              </w:rPr>
              <w:t>1.0 (0.1)</w:t>
            </w:r>
          </w:p>
        </w:tc>
      </w:tr>
      <w:tr w:rsidR="006C3DDD" w:rsidRPr="005A6AA3" w14:paraId="28BD8574" w14:textId="77777777" w:rsidTr="00CD6B65">
        <w:tc>
          <w:tcPr>
            <w:tcW w:w="3192" w:type="dxa"/>
            <w:tcPrChange w:id="1076" w:author="Lorenzo Fabbri" w:date="2024-09-24T12:19:00Z" w16du:dateUtc="2024-09-24T10:19:00Z">
              <w:tcPr>
                <w:tcW w:w="3120" w:type="dxa"/>
              </w:tcPr>
            </w:tcPrChange>
          </w:tcPr>
          <w:p w14:paraId="02565129" w14:textId="77777777" w:rsidR="00066508" w:rsidRPr="005A6AA3" w:rsidRDefault="00000000">
            <w:pPr>
              <w:keepNext/>
              <w:widowControl w:val="0"/>
              <w:spacing w:after="60"/>
            </w:pPr>
            <w:r w:rsidRPr="005A6AA3">
              <w:rPr>
                <w:rFonts w:ascii="Calibri" w:hAnsi="Calibri"/>
                <w:sz w:val="20"/>
              </w:rPr>
              <w:t>MEP</w:t>
            </w:r>
          </w:p>
        </w:tc>
        <w:tc>
          <w:tcPr>
            <w:tcW w:w="3192" w:type="dxa"/>
            <w:tcPrChange w:id="1077" w:author="Lorenzo Fabbri" w:date="2024-09-24T12:19:00Z" w16du:dateUtc="2024-09-24T10:19:00Z">
              <w:tcPr>
                <w:tcW w:w="3120" w:type="dxa"/>
              </w:tcPr>
            </w:tcPrChange>
          </w:tcPr>
          <w:p w14:paraId="447444B2" w14:textId="77777777" w:rsidR="00066508" w:rsidRPr="005A6AA3" w:rsidRDefault="00000000">
            <w:pPr>
              <w:keepNext/>
              <w:widowControl w:val="0"/>
              <w:spacing w:after="60"/>
              <w:jc w:val="center"/>
            </w:pPr>
            <w:r w:rsidRPr="005A6AA3">
              <w:rPr>
                <w:rFonts w:ascii="Calibri" w:hAnsi="Calibri"/>
                <w:sz w:val="20"/>
              </w:rPr>
              <w:t>32.5 (15.0, 79.2)</w:t>
            </w:r>
          </w:p>
        </w:tc>
        <w:tc>
          <w:tcPr>
            <w:tcW w:w="3192" w:type="dxa"/>
            <w:tcPrChange w:id="1078" w:author="Lorenzo Fabbri" w:date="2024-09-24T12:19:00Z" w16du:dateUtc="2024-09-24T10:19:00Z">
              <w:tcPr>
                <w:tcW w:w="3120" w:type="dxa"/>
                <w:gridSpan w:val="3"/>
              </w:tcPr>
            </w:tcPrChange>
          </w:tcPr>
          <w:p w14:paraId="3B7C405A" w14:textId="77777777" w:rsidR="00066508" w:rsidRPr="005A6AA3" w:rsidRDefault="00000000">
            <w:pPr>
              <w:keepNext/>
              <w:widowControl w:val="0"/>
              <w:spacing w:after="60"/>
              <w:jc w:val="center"/>
            </w:pPr>
            <w:r w:rsidRPr="005A6AA3">
              <w:rPr>
                <w:rFonts w:ascii="Calibri" w:hAnsi="Calibri"/>
                <w:sz w:val="20"/>
              </w:rPr>
              <w:t>0.0 (0.0)</w:t>
            </w:r>
          </w:p>
        </w:tc>
      </w:tr>
      <w:tr w:rsidR="006C3DDD" w:rsidRPr="005A6AA3" w14:paraId="310D836A" w14:textId="77777777" w:rsidTr="00CD6B65">
        <w:tc>
          <w:tcPr>
            <w:tcW w:w="3192" w:type="dxa"/>
            <w:tcPrChange w:id="1079" w:author="Lorenzo Fabbri" w:date="2024-09-24T12:19:00Z" w16du:dateUtc="2024-09-24T10:19:00Z">
              <w:tcPr>
                <w:tcW w:w="3120" w:type="dxa"/>
              </w:tcPr>
            </w:tcPrChange>
          </w:tcPr>
          <w:p w14:paraId="09B574EE" w14:textId="77777777" w:rsidR="00066508" w:rsidRPr="005A6AA3" w:rsidRDefault="00000000">
            <w:pPr>
              <w:keepNext/>
              <w:widowControl w:val="0"/>
              <w:spacing w:after="60"/>
            </w:pPr>
            <w:r w:rsidRPr="005A6AA3">
              <w:rPr>
                <w:rFonts w:ascii="Calibri" w:hAnsi="Calibri"/>
                <w:sz w:val="20"/>
              </w:rPr>
              <w:t>MiBP</w:t>
            </w:r>
          </w:p>
        </w:tc>
        <w:tc>
          <w:tcPr>
            <w:tcW w:w="3192" w:type="dxa"/>
            <w:tcPrChange w:id="1080" w:author="Lorenzo Fabbri" w:date="2024-09-24T12:19:00Z" w16du:dateUtc="2024-09-24T10:19:00Z">
              <w:tcPr>
                <w:tcW w:w="3120" w:type="dxa"/>
              </w:tcPr>
            </w:tcPrChange>
          </w:tcPr>
          <w:p w14:paraId="1153945F" w14:textId="77777777" w:rsidR="00066508" w:rsidRPr="005A6AA3" w:rsidRDefault="00000000">
            <w:pPr>
              <w:keepNext/>
              <w:widowControl w:val="0"/>
              <w:spacing w:after="60"/>
              <w:jc w:val="center"/>
            </w:pPr>
            <w:r w:rsidRPr="005A6AA3">
              <w:rPr>
                <w:rFonts w:ascii="Calibri" w:hAnsi="Calibri"/>
                <w:sz w:val="20"/>
              </w:rPr>
              <w:t>40.2 (24.5, 71.1)</w:t>
            </w:r>
          </w:p>
        </w:tc>
        <w:tc>
          <w:tcPr>
            <w:tcW w:w="3192" w:type="dxa"/>
            <w:tcPrChange w:id="1081" w:author="Lorenzo Fabbri" w:date="2024-09-24T12:19:00Z" w16du:dateUtc="2024-09-24T10:19:00Z">
              <w:tcPr>
                <w:tcW w:w="3120" w:type="dxa"/>
                <w:gridSpan w:val="3"/>
              </w:tcPr>
            </w:tcPrChange>
          </w:tcPr>
          <w:p w14:paraId="4E6FC60B" w14:textId="77777777" w:rsidR="00066508" w:rsidRPr="005A6AA3" w:rsidRDefault="00000000">
            <w:pPr>
              <w:keepNext/>
              <w:widowControl w:val="0"/>
              <w:spacing w:after="60"/>
              <w:jc w:val="center"/>
            </w:pPr>
            <w:r w:rsidRPr="005A6AA3">
              <w:rPr>
                <w:rFonts w:ascii="Calibri" w:hAnsi="Calibri"/>
                <w:sz w:val="20"/>
              </w:rPr>
              <w:t>0.0 (0.0)</w:t>
            </w:r>
          </w:p>
        </w:tc>
      </w:tr>
      <w:tr w:rsidR="006C3DDD" w:rsidRPr="005A6AA3" w14:paraId="3E313EA0" w14:textId="77777777" w:rsidTr="00CD6B65">
        <w:tc>
          <w:tcPr>
            <w:tcW w:w="3192" w:type="dxa"/>
            <w:tcPrChange w:id="1082" w:author="Lorenzo Fabbri" w:date="2024-09-24T12:19:00Z" w16du:dateUtc="2024-09-24T10:19:00Z">
              <w:tcPr>
                <w:tcW w:w="3120" w:type="dxa"/>
              </w:tcPr>
            </w:tcPrChange>
          </w:tcPr>
          <w:p w14:paraId="6E77572A" w14:textId="77777777" w:rsidR="00066508" w:rsidRPr="005A6AA3" w:rsidRDefault="00000000">
            <w:pPr>
              <w:keepNext/>
              <w:widowControl w:val="0"/>
              <w:spacing w:after="60"/>
            </w:pPr>
            <w:r w:rsidRPr="005A6AA3">
              <w:rPr>
                <w:rFonts w:ascii="Calibri" w:hAnsi="Calibri"/>
                <w:sz w:val="20"/>
              </w:rPr>
              <w:t>MnBP</w:t>
            </w:r>
          </w:p>
        </w:tc>
        <w:tc>
          <w:tcPr>
            <w:tcW w:w="3192" w:type="dxa"/>
            <w:tcPrChange w:id="1083" w:author="Lorenzo Fabbri" w:date="2024-09-24T12:19:00Z" w16du:dateUtc="2024-09-24T10:19:00Z">
              <w:tcPr>
                <w:tcW w:w="3120" w:type="dxa"/>
              </w:tcPr>
            </w:tcPrChange>
          </w:tcPr>
          <w:p w14:paraId="7357E868" w14:textId="77777777" w:rsidR="00066508" w:rsidRPr="005A6AA3" w:rsidRDefault="00000000">
            <w:pPr>
              <w:keepNext/>
              <w:widowControl w:val="0"/>
              <w:spacing w:after="60"/>
              <w:jc w:val="center"/>
            </w:pPr>
            <w:r w:rsidRPr="005A6AA3">
              <w:rPr>
                <w:rFonts w:ascii="Calibri" w:hAnsi="Calibri"/>
                <w:sz w:val="20"/>
              </w:rPr>
              <w:t>22.7 (14.5, 38.8)</w:t>
            </w:r>
          </w:p>
        </w:tc>
        <w:tc>
          <w:tcPr>
            <w:tcW w:w="3192" w:type="dxa"/>
            <w:tcPrChange w:id="1084" w:author="Lorenzo Fabbri" w:date="2024-09-24T12:19:00Z" w16du:dateUtc="2024-09-24T10:19:00Z">
              <w:tcPr>
                <w:tcW w:w="3120" w:type="dxa"/>
                <w:gridSpan w:val="3"/>
              </w:tcPr>
            </w:tcPrChange>
          </w:tcPr>
          <w:p w14:paraId="0E7BCB41" w14:textId="77777777" w:rsidR="00066508" w:rsidRPr="005A6AA3" w:rsidRDefault="00000000">
            <w:pPr>
              <w:keepNext/>
              <w:widowControl w:val="0"/>
              <w:spacing w:after="60"/>
              <w:jc w:val="center"/>
            </w:pPr>
            <w:r w:rsidRPr="005A6AA3">
              <w:rPr>
                <w:rFonts w:ascii="Calibri" w:hAnsi="Calibri"/>
                <w:sz w:val="20"/>
              </w:rPr>
              <w:t>0.0 (0.0)</w:t>
            </w:r>
          </w:p>
        </w:tc>
      </w:tr>
      <w:tr w:rsidR="006C3DDD" w:rsidRPr="005A6AA3" w14:paraId="6D191F10" w14:textId="77777777" w:rsidTr="00CD6B65">
        <w:tc>
          <w:tcPr>
            <w:tcW w:w="3192" w:type="dxa"/>
            <w:tcPrChange w:id="1085" w:author="Lorenzo Fabbri" w:date="2024-09-24T12:19:00Z" w16du:dateUtc="2024-09-24T10:19:00Z">
              <w:tcPr>
                <w:tcW w:w="3120" w:type="dxa"/>
              </w:tcPr>
            </w:tcPrChange>
          </w:tcPr>
          <w:p w14:paraId="023C5AF1" w14:textId="77777777" w:rsidR="00066508" w:rsidRPr="005A6AA3" w:rsidRDefault="00000000">
            <w:pPr>
              <w:keepNext/>
              <w:widowControl w:val="0"/>
              <w:spacing w:after="60"/>
            </w:pPr>
            <w:r w:rsidRPr="005A6AA3">
              <w:rPr>
                <w:rFonts w:ascii="Calibri" w:hAnsi="Calibri"/>
                <w:sz w:val="20"/>
              </w:rPr>
              <w:t>oh-MiNP</w:t>
            </w:r>
          </w:p>
        </w:tc>
        <w:tc>
          <w:tcPr>
            <w:tcW w:w="3192" w:type="dxa"/>
            <w:tcPrChange w:id="1086" w:author="Lorenzo Fabbri" w:date="2024-09-24T12:19:00Z" w16du:dateUtc="2024-09-24T10:19:00Z">
              <w:tcPr>
                <w:tcW w:w="3120" w:type="dxa"/>
              </w:tcPr>
            </w:tcPrChange>
          </w:tcPr>
          <w:p w14:paraId="607988B8" w14:textId="77777777" w:rsidR="00066508" w:rsidRPr="005A6AA3" w:rsidRDefault="00000000">
            <w:pPr>
              <w:keepNext/>
              <w:widowControl w:val="0"/>
              <w:spacing w:after="60"/>
              <w:jc w:val="center"/>
            </w:pPr>
            <w:r w:rsidRPr="005A6AA3">
              <w:rPr>
                <w:rFonts w:ascii="Calibri" w:hAnsi="Calibri"/>
                <w:sz w:val="20"/>
              </w:rPr>
              <w:t>5.0 (3.1, 9.3)</w:t>
            </w:r>
          </w:p>
        </w:tc>
        <w:tc>
          <w:tcPr>
            <w:tcW w:w="3192" w:type="dxa"/>
            <w:tcPrChange w:id="1087" w:author="Lorenzo Fabbri" w:date="2024-09-24T12:19:00Z" w16du:dateUtc="2024-09-24T10:19:00Z">
              <w:tcPr>
                <w:tcW w:w="3120" w:type="dxa"/>
                <w:gridSpan w:val="3"/>
              </w:tcPr>
            </w:tcPrChange>
          </w:tcPr>
          <w:p w14:paraId="317EEB64" w14:textId="77777777" w:rsidR="00066508" w:rsidRPr="005A6AA3" w:rsidRDefault="00000000">
            <w:pPr>
              <w:keepNext/>
              <w:widowControl w:val="0"/>
              <w:spacing w:after="60"/>
              <w:jc w:val="center"/>
            </w:pPr>
            <w:r w:rsidRPr="005A6AA3">
              <w:rPr>
                <w:rFonts w:ascii="Calibri" w:hAnsi="Calibri"/>
                <w:sz w:val="20"/>
              </w:rPr>
              <w:t>0.0 (0.0)</w:t>
            </w:r>
          </w:p>
        </w:tc>
      </w:tr>
      <w:tr w:rsidR="006C3DDD" w:rsidRPr="005A6AA3" w14:paraId="641E1FB6" w14:textId="77777777" w:rsidTr="00CD6B65">
        <w:tc>
          <w:tcPr>
            <w:tcW w:w="3192" w:type="dxa"/>
            <w:tcPrChange w:id="1088" w:author="Lorenzo Fabbri" w:date="2024-09-24T12:19:00Z" w16du:dateUtc="2024-09-24T10:19:00Z">
              <w:tcPr>
                <w:tcW w:w="3120" w:type="dxa"/>
              </w:tcPr>
            </w:tcPrChange>
          </w:tcPr>
          <w:p w14:paraId="77C98A71" w14:textId="77777777" w:rsidR="00066508" w:rsidRPr="005A6AA3" w:rsidRDefault="00000000">
            <w:pPr>
              <w:keepNext/>
              <w:widowControl w:val="0"/>
              <w:spacing w:after="60"/>
            </w:pPr>
            <w:r w:rsidRPr="005A6AA3">
              <w:rPr>
                <w:rFonts w:ascii="Calibri" w:hAnsi="Calibri"/>
                <w:sz w:val="20"/>
              </w:rPr>
              <w:t>oxo-MiNP</w:t>
            </w:r>
          </w:p>
        </w:tc>
        <w:tc>
          <w:tcPr>
            <w:tcW w:w="3192" w:type="dxa"/>
            <w:tcPrChange w:id="1089" w:author="Lorenzo Fabbri" w:date="2024-09-24T12:19:00Z" w16du:dateUtc="2024-09-24T10:19:00Z">
              <w:tcPr>
                <w:tcW w:w="3120" w:type="dxa"/>
              </w:tcPr>
            </w:tcPrChange>
          </w:tcPr>
          <w:p w14:paraId="09D104F8" w14:textId="77777777" w:rsidR="00066508" w:rsidRPr="005A6AA3" w:rsidRDefault="00000000">
            <w:pPr>
              <w:keepNext/>
              <w:widowControl w:val="0"/>
              <w:spacing w:after="60"/>
              <w:jc w:val="center"/>
            </w:pPr>
            <w:r w:rsidRPr="005A6AA3">
              <w:rPr>
                <w:rFonts w:ascii="Calibri" w:hAnsi="Calibri"/>
                <w:sz w:val="20"/>
              </w:rPr>
              <w:t>2.7 (1.7, 5.0)</w:t>
            </w:r>
          </w:p>
        </w:tc>
        <w:tc>
          <w:tcPr>
            <w:tcW w:w="3192" w:type="dxa"/>
            <w:tcPrChange w:id="1090" w:author="Lorenzo Fabbri" w:date="2024-09-24T12:19:00Z" w16du:dateUtc="2024-09-24T10:19:00Z">
              <w:tcPr>
                <w:tcW w:w="3120" w:type="dxa"/>
                <w:gridSpan w:val="3"/>
              </w:tcPr>
            </w:tcPrChange>
          </w:tcPr>
          <w:p w14:paraId="32B85192" w14:textId="77777777" w:rsidR="00066508" w:rsidRPr="005A6AA3" w:rsidRDefault="00000000">
            <w:pPr>
              <w:keepNext/>
              <w:widowControl w:val="0"/>
              <w:spacing w:after="60"/>
              <w:jc w:val="center"/>
            </w:pPr>
            <w:r w:rsidRPr="005A6AA3">
              <w:rPr>
                <w:rFonts w:ascii="Calibri" w:hAnsi="Calibri"/>
                <w:sz w:val="20"/>
              </w:rPr>
              <w:t>0.0 (0.0)</w:t>
            </w:r>
          </w:p>
        </w:tc>
      </w:tr>
      <w:tr w:rsidR="004931FD" w:rsidRPr="005A6AA3" w14:paraId="66D6E373" w14:textId="77777777" w:rsidTr="00CD6B65">
        <w:tblPrEx>
          <w:tblPrExChange w:id="1091" w:author="Lorenzo Fabbri" w:date="2024-09-24T12:19:00Z" w16du:dateUtc="2024-09-24T10:19:00Z">
            <w:tblPrEx>
              <w:tblLook w:val="0620" w:firstRow="1" w:lastRow="0" w:firstColumn="0" w:lastColumn="0" w:noHBand="1" w:noVBand="1"/>
            </w:tblPrEx>
          </w:tblPrExChange>
        </w:tblPrEx>
        <w:tc>
          <w:tcPr>
            <w:tcW w:w="9576" w:type="dxa"/>
            <w:gridSpan w:val="3"/>
            <w:tcPrChange w:id="1092" w:author="Lorenzo Fabbri" w:date="2024-09-24T12:19:00Z" w16du:dateUtc="2024-09-24T10:19:00Z">
              <w:tcPr>
                <w:tcW w:w="9360" w:type="dxa"/>
                <w:gridSpan w:val="5"/>
              </w:tcPr>
            </w:tcPrChange>
          </w:tcPr>
          <w:p w14:paraId="72B36281" w14:textId="77777777" w:rsidR="00066508" w:rsidRPr="005A6AA3" w:rsidRDefault="00000000">
            <w:pPr>
              <w:keepNext/>
              <w:widowControl w:val="0"/>
              <w:spacing w:after="60"/>
            </w:pPr>
            <w:r w:rsidRPr="005A6AA3">
              <w:rPr>
                <w:rFonts w:ascii="Calibri" w:hAnsi="Calibri"/>
                <w:i/>
                <w:sz w:val="20"/>
                <w:vertAlign w:val="superscript"/>
              </w:rPr>
              <w:t>a</w:t>
            </w:r>
            <w:r w:rsidRPr="005A6AA3">
              <w:rPr>
                <w:rFonts w:ascii="Calibri" w:hAnsi="Calibri"/>
                <w:sz w:val="20"/>
              </w:rPr>
              <w:t>Median (IQR)</w:t>
            </w:r>
          </w:p>
        </w:tc>
      </w:tr>
      <w:tr w:rsidR="004931FD" w:rsidRPr="005A6AA3" w14:paraId="3122B12C" w14:textId="77777777" w:rsidTr="00CD6B65">
        <w:tblPrEx>
          <w:tblPrExChange w:id="1093" w:author="Lorenzo Fabbri" w:date="2024-09-24T12:19:00Z" w16du:dateUtc="2024-09-24T10:19:00Z">
            <w:tblPrEx>
              <w:tblLook w:val="0620" w:firstRow="1" w:lastRow="0" w:firstColumn="0" w:lastColumn="0" w:noHBand="1" w:noVBand="1"/>
            </w:tblPrEx>
          </w:tblPrExChange>
        </w:tblPrEx>
        <w:tc>
          <w:tcPr>
            <w:tcW w:w="9576" w:type="dxa"/>
            <w:gridSpan w:val="3"/>
            <w:tcPrChange w:id="1094" w:author="Lorenzo Fabbri" w:date="2024-09-24T12:19:00Z" w16du:dateUtc="2024-09-24T10:19:00Z">
              <w:tcPr>
                <w:tcW w:w="9360" w:type="dxa"/>
                <w:gridSpan w:val="5"/>
              </w:tcPr>
            </w:tcPrChange>
          </w:tcPr>
          <w:p w14:paraId="5CE0A4E4" w14:textId="77777777" w:rsidR="00066508" w:rsidRPr="005A6AA3" w:rsidRDefault="00000000">
            <w:pPr>
              <w:keepNext/>
              <w:widowControl w:val="0"/>
              <w:spacing w:after="60"/>
            </w:pPr>
            <w:r w:rsidRPr="005A6AA3">
              <w:rPr>
                <w:rFonts w:ascii="Calibri" w:hAnsi="Calibri"/>
                <w:i/>
                <w:sz w:val="20"/>
                <w:vertAlign w:val="superscript"/>
              </w:rPr>
              <w:t>b</w:t>
            </w:r>
            <w:r w:rsidRPr="005A6AA3">
              <w:rPr>
                <w:rFonts w:ascii="Calibri" w:hAnsi="Calibri"/>
                <w:sz w:val="20"/>
              </w:rPr>
              <w:t>N missing (% missing)</w:t>
            </w:r>
            <w:bookmarkEnd w:id="1013"/>
          </w:p>
        </w:tc>
      </w:tr>
    </w:tbl>
    <w:p w14:paraId="57E60B76" w14:textId="77777777" w:rsidR="00414DA6" w:rsidRPr="005A6AA3" w:rsidRDefault="00414DA6" w:rsidP="00CD6B65">
      <w:pPr>
        <w:pStyle w:val="BodyText"/>
        <w:spacing w:line="240" w:lineRule="auto"/>
        <w:rPr>
          <w:ins w:id="1095" w:author="Lorenzo Fabbri" w:date="2024-09-24T16:56:00Z" w16du:dateUtc="2024-09-24T14:56:00Z"/>
        </w:rPr>
      </w:pPr>
    </w:p>
    <w:p w14:paraId="104BECF7" w14:textId="77777777" w:rsidR="00414DA6" w:rsidRPr="005A6AA3" w:rsidRDefault="00414DA6" w:rsidP="00CD6B65">
      <w:pPr>
        <w:pStyle w:val="BodyText"/>
        <w:spacing w:line="240" w:lineRule="auto"/>
        <w:rPr>
          <w:ins w:id="1096" w:author="Lorenzo Fabbri" w:date="2024-09-24T16:56:00Z" w16du:dateUtc="2024-09-24T14:56:00Z"/>
        </w:rPr>
      </w:pPr>
    </w:p>
    <w:p w14:paraId="5CD5D390" w14:textId="77777777" w:rsidR="00414DA6" w:rsidRPr="005A6AA3" w:rsidRDefault="00414DA6" w:rsidP="00CD6B65">
      <w:pPr>
        <w:pStyle w:val="BodyText"/>
        <w:spacing w:line="240" w:lineRule="auto"/>
        <w:rPr>
          <w:ins w:id="1097" w:author="Lorenzo Fabbri" w:date="2024-09-24T16:56:00Z" w16du:dateUtc="2024-09-24T14:56:00Z"/>
        </w:rPr>
      </w:pPr>
    </w:p>
    <w:p w14:paraId="6A09CC89" w14:textId="77777777" w:rsidR="00414DA6" w:rsidRPr="005A6AA3" w:rsidRDefault="00414DA6" w:rsidP="00CD6B65">
      <w:pPr>
        <w:pStyle w:val="BodyText"/>
        <w:spacing w:line="240" w:lineRule="auto"/>
        <w:rPr>
          <w:ins w:id="1098" w:author="Lorenzo Fabbri" w:date="2024-09-24T16:56:00Z" w16du:dateUtc="2024-09-24T14:56:00Z"/>
        </w:rPr>
      </w:pPr>
    </w:p>
    <w:p w14:paraId="63BEDE7F" w14:textId="77777777" w:rsidR="00414DA6" w:rsidRPr="005A6AA3" w:rsidRDefault="00414DA6" w:rsidP="00CD6B65">
      <w:pPr>
        <w:pStyle w:val="BodyText"/>
        <w:spacing w:line="240" w:lineRule="auto"/>
        <w:rPr>
          <w:ins w:id="1099" w:author="Lorenzo Fabbri" w:date="2024-09-24T16:56:00Z" w16du:dateUtc="2024-09-24T14:56:00Z"/>
        </w:rPr>
      </w:pPr>
    </w:p>
    <w:p w14:paraId="2BA642FB" w14:textId="77777777" w:rsidR="00414DA6" w:rsidRPr="005A6AA3" w:rsidRDefault="00414DA6" w:rsidP="00CD6B65">
      <w:pPr>
        <w:pStyle w:val="BodyText"/>
        <w:spacing w:line="240" w:lineRule="auto"/>
        <w:rPr>
          <w:ins w:id="1100" w:author="Lorenzo Fabbri" w:date="2024-09-24T16:56:00Z" w16du:dateUtc="2024-09-24T14:56:00Z"/>
        </w:rPr>
      </w:pPr>
    </w:p>
    <w:p w14:paraId="54DDDE9D" w14:textId="77777777" w:rsidR="00414DA6" w:rsidRPr="005A6AA3" w:rsidRDefault="00414DA6" w:rsidP="00CD6B65">
      <w:pPr>
        <w:pStyle w:val="BodyText"/>
        <w:spacing w:line="240" w:lineRule="auto"/>
        <w:rPr>
          <w:ins w:id="1101" w:author="Lorenzo Fabbri" w:date="2024-09-24T16:56:00Z" w16du:dateUtc="2024-09-24T14:56:00Z"/>
        </w:rPr>
      </w:pPr>
    </w:p>
    <w:p w14:paraId="127CA1C4" w14:textId="5CCD8E6D" w:rsidR="00CD6B65" w:rsidRPr="005A6AA3" w:rsidRDefault="00000000">
      <w:pPr>
        <w:pStyle w:val="BodyText"/>
        <w:spacing w:line="240" w:lineRule="auto"/>
        <w:pPrChange w:id="1102" w:author="Lorenzo Fabbri" w:date="2024-09-24T12:20:00Z" w16du:dateUtc="2024-09-24T10:20:00Z">
          <w:pPr>
            <w:pStyle w:val="Heading2"/>
          </w:pPr>
        </w:pPrChange>
      </w:pPr>
      <w:del w:id="1103" w:author="Lorenzo Fabbri" w:date="2024-09-24T14:44:00Z" w16du:dateUtc="2024-09-24T12:44:00Z">
        <w:r w:rsidRPr="005A6AA3" w:rsidDel="00386E56">
          <w:delText xml:space="preserve">6.3 </w:delText>
        </w:r>
      </w:del>
      <w:del w:id="1104" w:author="Lorenzo Fabbri" w:date="2024-09-24T16:24:00Z" w16du:dateUtc="2024-09-24T14:24:00Z">
        <w:r w:rsidRPr="005A6AA3" w:rsidDel="0060276C">
          <w:delText>Glucocorticosteroids</w:delText>
        </w:r>
      </w:del>
      <w:ins w:id="1105" w:author="Lorenzo Fabbri" w:date="2024-09-24T12:20:00Z" w16du:dateUtc="2024-09-24T10:20:00Z">
        <w:r w:rsidR="00CD6B65" w:rsidRPr="005A6AA3">
          <w:t xml:space="preserve">Table 3. </w:t>
        </w:r>
        <w:r w:rsidR="00CD6B65" w:rsidRPr="005A6AA3">
          <w:rPr>
            <w:b/>
            <w:bCs/>
          </w:rPr>
          <w:t>Participants derived glucocorticosteroids concentrations expressed in ng/ml (HELIX subcohort; 2013-2016).</w:t>
        </w:r>
      </w:ins>
    </w:p>
    <w:tbl>
      <w:tblPr>
        <w:tblStyle w:val="ListTable6Colorful"/>
        <w:tblW w:w="0" w:type="auto"/>
        <w:tblLayout w:type="fixed"/>
        <w:tblLook w:val="0600" w:firstRow="0" w:lastRow="0" w:firstColumn="0" w:lastColumn="0" w:noHBand="1" w:noVBand="1"/>
        <w:tblPrChange w:id="1106" w:author="Lorenzo Fabbri" w:date="2024-09-24T12:20:00Z" w16du:dateUtc="2024-09-24T10:20:00Z">
          <w:tblPr>
            <w:tblW w:w="5000" w:type="pct"/>
            <w:tblLayout w:type="fixed"/>
            <w:tblLook w:val="04A0" w:firstRow="1" w:lastRow="0" w:firstColumn="1" w:lastColumn="0" w:noHBand="0" w:noVBand="1"/>
          </w:tblPr>
        </w:tblPrChange>
      </w:tblPr>
      <w:tblGrid>
        <w:gridCol w:w="3363"/>
        <w:gridCol w:w="4136"/>
        <w:gridCol w:w="2077"/>
        <w:tblGridChange w:id="1107">
          <w:tblGrid>
            <w:gridCol w:w="3175"/>
            <w:gridCol w:w="3176"/>
            <w:gridCol w:w="1148"/>
            <w:gridCol w:w="2028"/>
            <w:gridCol w:w="49"/>
          </w:tblGrid>
        </w:tblGridChange>
      </w:tblGrid>
      <w:tr w:rsidR="00066508" w:rsidRPr="005A6AA3" w:rsidDel="00CD6B65" w14:paraId="628B413E" w14:textId="016D07A6" w:rsidTr="00CD6B65">
        <w:trPr>
          <w:gridAfter w:val="1"/>
          <w:wAfter w:w="2077" w:type="dxa"/>
          <w:del w:id="1108" w:author="Lorenzo Fabbri" w:date="2024-09-24T12:20:00Z"/>
          <w:trPrChange w:id="1109" w:author="Lorenzo Fabbri" w:date="2024-09-24T12:20:00Z" w16du:dateUtc="2024-09-24T10:20:00Z">
            <w:trPr>
              <w:gridAfter w:val="1"/>
              <w:wAfter w:w="48" w:type="dxa"/>
            </w:trPr>
          </w:trPrChange>
        </w:trPr>
        <w:tc>
          <w:tcPr>
            <w:tcW w:w="7499" w:type="dxa"/>
            <w:gridSpan w:val="2"/>
            <w:tcPrChange w:id="1110" w:author="Lorenzo Fabbri" w:date="2024-09-24T12:20:00Z" w16du:dateUtc="2024-09-24T10:20:00Z">
              <w:tcPr>
                <w:tcW w:w="9360" w:type="dxa"/>
                <w:gridSpan w:val="4"/>
              </w:tcPr>
            </w:tcPrChange>
          </w:tcPr>
          <w:p w14:paraId="0F3AEC63" w14:textId="1A7B25FC" w:rsidR="00066508" w:rsidRPr="005A6AA3" w:rsidDel="00CD6B65" w:rsidRDefault="00000000">
            <w:pPr>
              <w:pStyle w:val="ImageCaption"/>
              <w:widowControl w:val="0"/>
              <w:spacing w:before="200"/>
              <w:rPr>
                <w:del w:id="1111" w:author="Lorenzo Fabbri" w:date="2024-09-24T12:20:00Z" w16du:dateUtc="2024-09-24T10:20:00Z"/>
              </w:rPr>
            </w:pPr>
            <w:bookmarkStart w:id="1112" w:name="tbl-met-new-desc"/>
            <w:del w:id="1113" w:author="Lorenzo Fabbri" w:date="2024-09-24T12:20:00Z" w16du:dateUtc="2024-09-24T10:20:00Z">
              <w:r w:rsidRPr="005A6AA3" w:rsidDel="00CD6B65">
                <w:delText>Table 3</w:delText>
              </w:r>
            </w:del>
            <w:del w:id="1114" w:author="Lorenzo Fabbri" w:date="2024-09-19T18:29:00Z" w16du:dateUtc="2024-09-19T16:29:00Z">
              <w:r w:rsidRPr="005A6AA3" w:rsidDel="00A42D3A">
                <w:delText>:</w:delText>
              </w:r>
            </w:del>
            <w:del w:id="1115" w:author="Lorenzo Fabbri" w:date="2024-09-24T12:20:00Z" w16du:dateUtc="2024-09-24T10:20:00Z">
              <w:r w:rsidRPr="005A6AA3" w:rsidDel="00CD6B65">
                <w:delText xml:space="preserve"> </w:delText>
              </w:r>
              <w:r w:rsidRPr="005A6AA3" w:rsidDel="00CD6B65">
                <w:rPr>
                  <w:b/>
                  <w:bCs/>
                </w:rPr>
                <w:delText>Participants derived glucocorticosteroids concentrations expressed in ng/ml (HELIX subcohort; 2013-2016).</w:delText>
              </w:r>
              <w:bookmarkEnd w:id="686"/>
            </w:del>
          </w:p>
        </w:tc>
      </w:tr>
      <w:tr w:rsidR="00066508" w:rsidRPr="005A6AA3" w14:paraId="28695A4A" w14:textId="77777777" w:rsidTr="00CD6B65">
        <w:tblPrEx>
          <w:tblPrExChange w:id="1116"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17" w:author="Lorenzo Fabbri" w:date="2024-09-24T12:20:00Z" w16du:dateUtc="2024-09-24T10:20:00Z">
            <w:trPr>
              <w:cantSplit/>
              <w:tblHeader/>
              <w:jc w:val="center"/>
            </w:trPr>
          </w:trPrChange>
        </w:trPr>
        <w:tc>
          <w:tcPr>
            <w:tcW w:w="3363" w:type="dxa"/>
            <w:tcPrChange w:id="1118" w:author="Lorenzo Fabbri" w:date="2024-09-24T12:20:00Z" w16du:dateUtc="2024-09-24T10:20:00Z">
              <w:tcPr>
                <w:tcW w:w="3120" w:type="dxa"/>
                <w:tcBorders>
                  <w:top w:val="single" w:sz="16" w:space="0" w:color="D3D3D3"/>
                  <w:left w:val="single" w:sz="6" w:space="0" w:color="D3D3D3"/>
                  <w:bottom w:val="single" w:sz="16" w:space="0" w:color="D3D3D3"/>
                </w:tcBorders>
              </w:tcPr>
            </w:tcPrChange>
          </w:tcPr>
          <w:p w14:paraId="1352D8F8" w14:textId="77777777" w:rsidR="00066508" w:rsidRPr="005A6AA3" w:rsidRDefault="00000000">
            <w:pPr>
              <w:keepNext/>
              <w:widowControl w:val="0"/>
              <w:spacing w:after="60"/>
            </w:pPr>
            <w:r w:rsidRPr="005A6AA3">
              <w:rPr>
                <w:rFonts w:ascii="Calibri" w:hAnsi="Calibri"/>
                <w:b/>
                <w:sz w:val="20"/>
              </w:rPr>
              <w:t>Characteristic</w:t>
            </w:r>
          </w:p>
        </w:tc>
        <w:tc>
          <w:tcPr>
            <w:tcW w:w="4136" w:type="dxa"/>
            <w:tcPrChange w:id="1119" w:author="Lorenzo Fabbri" w:date="2024-09-24T12:20:00Z" w16du:dateUtc="2024-09-24T10:20:00Z">
              <w:tcPr>
                <w:tcW w:w="3120" w:type="dxa"/>
                <w:tcBorders>
                  <w:top w:val="single" w:sz="16" w:space="0" w:color="D3D3D3"/>
                  <w:bottom w:val="single" w:sz="16" w:space="0" w:color="D3D3D3"/>
                </w:tcBorders>
              </w:tcPr>
            </w:tcPrChange>
          </w:tcPr>
          <w:p w14:paraId="6C5A55B8" w14:textId="77777777" w:rsidR="00066508" w:rsidRPr="005A6AA3" w:rsidRDefault="00000000">
            <w:pPr>
              <w:keepNext/>
              <w:widowControl w:val="0"/>
              <w:spacing w:after="60"/>
              <w:jc w:val="center"/>
            </w:pPr>
            <w:r w:rsidRPr="005A6AA3">
              <w:rPr>
                <w:rFonts w:ascii="Calibri" w:hAnsi="Calibri"/>
                <w:b/>
                <w:sz w:val="20"/>
              </w:rPr>
              <w:t>N = 1,004</w:t>
            </w:r>
            <w:r w:rsidRPr="005A6AA3">
              <w:rPr>
                <w:rFonts w:ascii="Calibri" w:hAnsi="Calibri"/>
                <w:i/>
                <w:sz w:val="20"/>
                <w:vertAlign w:val="superscript"/>
              </w:rPr>
              <w:t>a</w:t>
            </w:r>
          </w:p>
        </w:tc>
        <w:tc>
          <w:tcPr>
            <w:tcW w:w="2077" w:type="dxa"/>
            <w:tcPrChange w:id="1120" w:author="Lorenzo Fabbri" w:date="2024-09-24T12:20:00Z" w16du:dateUtc="2024-09-24T10:20:00Z">
              <w:tcPr>
                <w:tcW w:w="3120" w:type="dxa"/>
                <w:gridSpan w:val="3"/>
                <w:tcBorders>
                  <w:top w:val="single" w:sz="16" w:space="0" w:color="D3D3D3"/>
                  <w:bottom w:val="single" w:sz="16" w:space="0" w:color="D3D3D3"/>
                  <w:right w:val="single" w:sz="6" w:space="0" w:color="D3D3D3"/>
                </w:tcBorders>
              </w:tcPr>
            </w:tcPrChange>
          </w:tcPr>
          <w:p w14:paraId="60975373" w14:textId="77777777" w:rsidR="00066508" w:rsidRPr="005A6AA3" w:rsidRDefault="00000000">
            <w:pPr>
              <w:keepNext/>
              <w:widowControl w:val="0"/>
              <w:spacing w:after="60"/>
              <w:jc w:val="center"/>
            </w:pPr>
            <w:r w:rsidRPr="005A6AA3">
              <w:rPr>
                <w:rFonts w:ascii="Calibri" w:hAnsi="Calibri"/>
                <w:b/>
                <w:sz w:val="20"/>
              </w:rPr>
              <w:t>N = 976</w:t>
            </w:r>
            <w:r w:rsidRPr="005A6AA3">
              <w:rPr>
                <w:rFonts w:ascii="Calibri" w:hAnsi="Calibri"/>
                <w:i/>
                <w:sz w:val="20"/>
                <w:vertAlign w:val="superscript"/>
              </w:rPr>
              <w:t>a,b</w:t>
            </w:r>
          </w:p>
        </w:tc>
      </w:tr>
      <w:tr w:rsidR="00066508" w:rsidRPr="005A6AA3" w14:paraId="693263AE" w14:textId="77777777" w:rsidTr="00CD6B65">
        <w:tblPrEx>
          <w:tblPrExChange w:id="1121"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22" w:author="Lorenzo Fabbri" w:date="2024-09-24T12:20:00Z" w16du:dateUtc="2024-09-24T10:20:00Z">
            <w:trPr>
              <w:cantSplit/>
              <w:jc w:val="center"/>
            </w:trPr>
          </w:trPrChange>
        </w:trPr>
        <w:tc>
          <w:tcPr>
            <w:tcW w:w="3363" w:type="dxa"/>
            <w:tcPrChange w:id="1123"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6CB997DB" w14:textId="77777777" w:rsidR="00066508" w:rsidRPr="005A6AA3" w:rsidRDefault="00000000">
            <w:pPr>
              <w:keepNext/>
              <w:widowControl w:val="0"/>
              <w:spacing w:after="60"/>
            </w:pPr>
            <w:r w:rsidRPr="005A6AA3">
              <w:rPr>
                <w:rFonts w:ascii="Calibri" w:hAnsi="Calibri"/>
                <w:sz w:val="20"/>
              </w:rPr>
              <w:t>cortisol production</w:t>
            </w:r>
          </w:p>
        </w:tc>
        <w:tc>
          <w:tcPr>
            <w:tcW w:w="4136" w:type="dxa"/>
            <w:tcPrChange w:id="1124"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270397A2" w14:textId="77777777" w:rsidR="00066508" w:rsidRPr="005A6AA3" w:rsidRDefault="00000000">
            <w:pPr>
              <w:keepNext/>
              <w:widowControl w:val="0"/>
              <w:spacing w:after="60"/>
              <w:jc w:val="center"/>
            </w:pPr>
            <w:r w:rsidRPr="005A6AA3">
              <w:rPr>
                <w:rFonts w:ascii="Calibri" w:hAnsi="Calibri"/>
                <w:sz w:val="20"/>
              </w:rPr>
              <w:t>4,607.9 (2,859.9, 6,789.5); 18.0 (1.79)</w:t>
            </w:r>
          </w:p>
        </w:tc>
        <w:tc>
          <w:tcPr>
            <w:tcW w:w="2077" w:type="dxa"/>
            <w:tcPrChange w:id="1125" w:author="Lorenzo Fabbri" w:date="2024-09-24T12:20:00Z" w16du:dateUtc="2024-09-24T10:20:00Z">
              <w:tcPr>
                <w:tcW w:w="3120" w:type="dxa"/>
                <w:gridSpan w:val="3"/>
                <w:tcBorders>
                  <w:top w:val="single" w:sz="6" w:space="0" w:color="D3D3D3"/>
                  <w:left w:val="single" w:sz="6" w:space="0" w:color="D3D3D3"/>
                  <w:bottom w:val="single" w:sz="6" w:space="0" w:color="D3D3D3"/>
                  <w:right w:val="single" w:sz="6" w:space="0" w:color="D3D3D3"/>
                </w:tcBorders>
              </w:tcPr>
            </w:tcPrChange>
          </w:tcPr>
          <w:p w14:paraId="4FDCEB0E" w14:textId="77777777" w:rsidR="00066508" w:rsidRPr="005A6AA3" w:rsidRDefault="00000000">
            <w:pPr>
              <w:keepNext/>
              <w:widowControl w:val="0"/>
              <w:spacing w:after="60"/>
              <w:jc w:val="center"/>
            </w:pPr>
            <w:r w:rsidRPr="005A6AA3">
              <w:rPr>
                <w:rFonts w:ascii="Calibri" w:hAnsi="Calibri"/>
                <w:sz w:val="20"/>
              </w:rPr>
              <w:t>4,559.5 (2,828.4, 6,750.2); 17.0 (1.74)</w:t>
            </w:r>
          </w:p>
        </w:tc>
      </w:tr>
      <w:tr w:rsidR="00066508" w:rsidRPr="005A6AA3" w14:paraId="5066EEB6" w14:textId="77777777" w:rsidTr="00CD6B65">
        <w:tblPrEx>
          <w:tblPrExChange w:id="1126"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27" w:author="Lorenzo Fabbri" w:date="2024-09-24T12:20:00Z" w16du:dateUtc="2024-09-24T10:20:00Z">
            <w:trPr>
              <w:cantSplit/>
              <w:jc w:val="center"/>
            </w:trPr>
          </w:trPrChange>
        </w:trPr>
        <w:tc>
          <w:tcPr>
            <w:tcW w:w="3363" w:type="dxa"/>
            <w:tcPrChange w:id="1128"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4D27041E" w14:textId="77777777" w:rsidR="00066508" w:rsidRPr="005A6AA3" w:rsidRDefault="00000000">
            <w:pPr>
              <w:keepNext/>
              <w:widowControl w:val="0"/>
              <w:spacing w:after="60"/>
            </w:pPr>
            <w:r w:rsidRPr="005A6AA3">
              <w:rPr>
                <w:rFonts w:ascii="Calibri" w:hAnsi="Calibri"/>
                <w:sz w:val="20"/>
              </w:rPr>
              <w:t>cortisone production</w:t>
            </w:r>
          </w:p>
        </w:tc>
        <w:tc>
          <w:tcPr>
            <w:tcW w:w="4136" w:type="dxa"/>
            <w:tcPrChange w:id="1129"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6CD5E10A" w14:textId="77777777" w:rsidR="00066508" w:rsidRPr="005A6AA3" w:rsidRDefault="00000000">
            <w:pPr>
              <w:keepNext/>
              <w:widowControl w:val="0"/>
              <w:spacing w:after="60"/>
              <w:jc w:val="center"/>
            </w:pPr>
            <w:r w:rsidRPr="005A6AA3">
              <w:rPr>
                <w:rFonts w:ascii="Calibri" w:hAnsi="Calibri"/>
                <w:sz w:val="20"/>
              </w:rPr>
              <w:t>4,608.1 (2,920.8, 6,843.9); 19.0 (1.89)</w:t>
            </w:r>
          </w:p>
        </w:tc>
        <w:tc>
          <w:tcPr>
            <w:tcW w:w="2077" w:type="dxa"/>
            <w:tcPrChange w:id="1130" w:author="Lorenzo Fabbri" w:date="2024-09-24T12:20:00Z" w16du:dateUtc="2024-09-24T10:20: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4273D48" w14:textId="77777777" w:rsidR="00066508" w:rsidRPr="005A6AA3" w:rsidRDefault="00000000">
            <w:pPr>
              <w:keepNext/>
              <w:widowControl w:val="0"/>
              <w:spacing w:after="60"/>
              <w:jc w:val="center"/>
            </w:pPr>
            <w:r w:rsidRPr="005A6AA3">
              <w:rPr>
                <w:rFonts w:ascii="Calibri" w:hAnsi="Calibri"/>
                <w:sz w:val="20"/>
              </w:rPr>
              <w:t>4,580.7 (2,894.4, 6,802.4); 18.0 (1.84)</w:t>
            </w:r>
          </w:p>
        </w:tc>
      </w:tr>
      <w:tr w:rsidR="00066508" w:rsidRPr="005A6AA3" w14:paraId="4ED6D7EE" w14:textId="77777777" w:rsidTr="00CD6B65">
        <w:tblPrEx>
          <w:tblPrExChange w:id="1131"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32" w:author="Lorenzo Fabbri" w:date="2024-09-24T12:20:00Z" w16du:dateUtc="2024-09-24T10:20:00Z">
            <w:trPr>
              <w:cantSplit/>
              <w:jc w:val="center"/>
            </w:trPr>
          </w:trPrChange>
        </w:trPr>
        <w:tc>
          <w:tcPr>
            <w:tcW w:w="3363" w:type="dxa"/>
            <w:tcPrChange w:id="1133"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17E0AA1D" w14:textId="77777777" w:rsidR="00066508" w:rsidRPr="005A6AA3" w:rsidRDefault="00000000">
            <w:pPr>
              <w:keepNext/>
              <w:widowControl w:val="0"/>
              <w:spacing w:after="60"/>
            </w:pPr>
            <w:r w:rsidRPr="005A6AA3">
              <w:rPr>
                <w:rFonts w:ascii="Calibri" w:hAnsi="Calibri"/>
                <w:sz w:val="20"/>
              </w:rPr>
              <w:t>corticosterone production</w:t>
            </w:r>
          </w:p>
        </w:tc>
        <w:tc>
          <w:tcPr>
            <w:tcW w:w="4136" w:type="dxa"/>
            <w:tcPrChange w:id="1134" w:author="Lorenzo Fabbri" w:date="2024-09-24T12:20:00Z" w16du:dateUtc="2024-09-24T10:20:00Z">
              <w:tcPr>
                <w:tcW w:w="3120" w:type="dxa"/>
                <w:tcBorders>
                  <w:top w:val="single" w:sz="6" w:space="0" w:color="D3D3D3"/>
                  <w:left w:val="single" w:sz="6" w:space="0" w:color="D3D3D3"/>
                  <w:bottom w:val="single" w:sz="6" w:space="0" w:color="D3D3D3"/>
                  <w:right w:val="single" w:sz="6" w:space="0" w:color="D3D3D3"/>
                </w:tcBorders>
              </w:tcPr>
            </w:tcPrChange>
          </w:tcPr>
          <w:p w14:paraId="20EAE6E4" w14:textId="77777777" w:rsidR="00066508" w:rsidRPr="005A6AA3" w:rsidRDefault="00000000">
            <w:pPr>
              <w:keepNext/>
              <w:widowControl w:val="0"/>
              <w:spacing w:after="60"/>
              <w:jc w:val="center"/>
            </w:pPr>
            <w:r w:rsidRPr="005A6AA3">
              <w:rPr>
                <w:rFonts w:ascii="Calibri" w:hAnsi="Calibri"/>
                <w:sz w:val="20"/>
              </w:rPr>
              <w:t>257.8 (157.9, 410.5); 3.0 (0.30)</w:t>
            </w:r>
          </w:p>
        </w:tc>
        <w:tc>
          <w:tcPr>
            <w:tcW w:w="2077" w:type="dxa"/>
            <w:tcPrChange w:id="1135" w:author="Lorenzo Fabbri" w:date="2024-09-24T12:20:00Z" w16du:dateUtc="2024-09-24T10:20: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EA86FD3" w14:textId="77777777" w:rsidR="00066508" w:rsidRPr="005A6AA3" w:rsidRDefault="00000000">
            <w:pPr>
              <w:keepNext/>
              <w:widowControl w:val="0"/>
              <w:spacing w:after="60"/>
              <w:jc w:val="center"/>
            </w:pPr>
            <w:r w:rsidRPr="005A6AA3">
              <w:rPr>
                <w:rFonts w:ascii="Calibri" w:hAnsi="Calibri"/>
                <w:sz w:val="20"/>
              </w:rPr>
              <w:t>256.7 (157.5, 409.7); 3.0 (0.31)</w:t>
            </w:r>
          </w:p>
        </w:tc>
      </w:tr>
      <w:tr w:rsidR="00066508" w:rsidRPr="005A6AA3" w14:paraId="1B63E287" w14:textId="77777777" w:rsidTr="00CD6B65">
        <w:tblPrEx>
          <w:tblPrExChange w:id="1136"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37" w:author="Lorenzo Fabbri" w:date="2024-09-24T12:20:00Z" w16du:dateUtc="2024-09-24T10:20:00Z">
            <w:trPr>
              <w:cantSplit/>
              <w:jc w:val="center"/>
            </w:trPr>
          </w:trPrChange>
        </w:trPr>
        <w:tc>
          <w:tcPr>
            <w:tcW w:w="9576" w:type="dxa"/>
            <w:gridSpan w:val="3"/>
            <w:tcPrChange w:id="1138" w:author="Lorenzo Fabbri" w:date="2024-09-24T12:20:00Z" w16du:dateUtc="2024-09-24T10:20:00Z">
              <w:tcPr>
                <w:tcW w:w="9360" w:type="dxa"/>
                <w:gridSpan w:val="5"/>
              </w:tcPr>
            </w:tcPrChange>
          </w:tcPr>
          <w:p w14:paraId="23269D0E" w14:textId="77777777" w:rsidR="00066508" w:rsidRPr="005A6AA3" w:rsidRDefault="00000000">
            <w:pPr>
              <w:keepNext/>
              <w:widowControl w:val="0"/>
              <w:spacing w:after="60"/>
            </w:pPr>
            <w:r w:rsidRPr="005A6AA3">
              <w:rPr>
                <w:rFonts w:ascii="Calibri" w:hAnsi="Calibri"/>
                <w:i/>
                <w:sz w:val="20"/>
                <w:vertAlign w:val="superscript"/>
              </w:rPr>
              <w:t>a</w:t>
            </w:r>
            <w:r w:rsidRPr="005A6AA3">
              <w:rPr>
                <w:rFonts w:ascii="Calibri" w:hAnsi="Calibri"/>
                <w:sz w:val="20"/>
              </w:rPr>
              <w:t>Median (Q1, Q3); N Missing (% Missing)</w:t>
            </w:r>
          </w:p>
        </w:tc>
      </w:tr>
      <w:tr w:rsidR="00066508" w:rsidRPr="005A6AA3" w14:paraId="37E81A06" w14:textId="77777777" w:rsidTr="00CD6B65">
        <w:tblPrEx>
          <w:tblPrExChange w:id="1139" w:author="Lorenzo Fabbri" w:date="2024-09-24T12:20:00Z" w16du:dateUtc="2024-09-24T10:20:00Z">
            <w:tblPrEx>
              <w:jc w:val="center"/>
              <w:tblCellMar>
                <w:left w:w="60" w:type="dxa"/>
                <w:right w:w="60" w:type="dxa"/>
              </w:tblCellMar>
              <w:tblLook w:val="0000" w:firstRow="0" w:lastRow="0" w:firstColumn="0" w:lastColumn="0" w:noHBand="0" w:noVBand="0"/>
            </w:tblPrEx>
          </w:tblPrExChange>
        </w:tblPrEx>
        <w:trPr>
          <w:trPrChange w:id="1140" w:author="Lorenzo Fabbri" w:date="2024-09-24T12:20:00Z" w16du:dateUtc="2024-09-24T10:20:00Z">
            <w:trPr>
              <w:cantSplit/>
              <w:jc w:val="center"/>
            </w:trPr>
          </w:trPrChange>
        </w:trPr>
        <w:tc>
          <w:tcPr>
            <w:tcW w:w="9576" w:type="dxa"/>
            <w:gridSpan w:val="3"/>
            <w:tcPrChange w:id="1141" w:author="Lorenzo Fabbri" w:date="2024-09-24T12:20:00Z" w16du:dateUtc="2024-09-24T10:20:00Z">
              <w:tcPr>
                <w:tcW w:w="9360" w:type="dxa"/>
                <w:gridSpan w:val="5"/>
              </w:tcPr>
            </w:tcPrChange>
          </w:tcPr>
          <w:p w14:paraId="61F6109C" w14:textId="77777777" w:rsidR="00066508" w:rsidRPr="005A6AA3" w:rsidRDefault="00000000">
            <w:pPr>
              <w:keepNext/>
              <w:widowControl w:val="0"/>
              <w:spacing w:after="60"/>
            </w:pPr>
            <w:r w:rsidRPr="005A6AA3">
              <w:rPr>
                <w:rFonts w:ascii="Calibri" w:hAnsi="Calibri"/>
                <w:i/>
                <w:sz w:val="20"/>
                <w:vertAlign w:val="superscript"/>
              </w:rPr>
              <w:t>b</w:t>
            </w:r>
            <w:r w:rsidRPr="005A6AA3">
              <w:rPr>
                <w:rFonts w:ascii="Calibri" w:hAnsi="Calibri"/>
                <w:sz w:val="20"/>
              </w:rPr>
              <w:t>Measurements available for the HELIX subcohort.</w:t>
            </w:r>
            <w:bookmarkEnd w:id="1112"/>
          </w:p>
        </w:tc>
      </w:tr>
    </w:tbl>
    <w:p w14:paraId="5E3B1A7D" w14:textId="400DB6A8" w:rsidR="00066508" w:rsidRPr="005A6AA3" w:rsidDel="0060276C" w:rsidRDefault="00000000">
      <w:pPr>
        <w:pStyle w:val="Heading1"/>
        <w:rPr>
          <w:del w:id="1142" w:author="Lorenzo Fabbri" w:date="2024-09-24T16:24:00Z" w16du:dateUtc="2024-09-24T14:24:00Z"/>
        </w:rPr>
      </w:pPr>
      <w:del w:id="1143" w:author="Lorenzo Fabbri" w:date="2024-09-24T14:44:00Z" w16du:dateUtc="2024-09-24T12:44:00Z">
        <w:r w:rsidRPr="005A6AA3" w:rsidDel="00386E56">
          <w:delText xml:space="preserve">7. </w:delText>
        </w:r>
      </w:del>
      <w:del w:id="1144" w:author="Lorenzo Fabbri" w:date="2024-09-24T16:24:00Z" w16du:dateUtc="2024-09-24T14:24:00Z">
        <w:r w:rsidRPr="005A6AA3" w:rsidDel="0060276C">
          <w:delText>Tables for other analyses</w:delText>
        </w:r>
      </w:del>
    </w:p>
    <w:p w14:paraId="43FCA334" w14:textId="693F91DC" w:rsidR="00FD5775" w:rsidRPr="005A6AA3" w:rsidDel="00414DA6" w:rsidRDefault="00000000">
      <w:pPr>
        <w:pStyle w:val="BodyText"/>
        <w:spacing w:line="240" w:lineRule="auto"/>
        <w:rPr>
          <w:del w:id="1145" w:author="Lorenzo Fabbri" w:date="2024-09-24T16:55:00Z" w16du:dateUtc="2024-09-24T14:55:00Z"/>
        </w:rPr>
        <w:pPrChange w:id="1146" w:author="Lorenzo Fabbri" w:date="2024-09-24T12:21:00Z" w16du:dateUtc="2024-09-24T10:21:00Z">
          <w:pPr>
            <w:pStyle w:val="Heading2"/>
          </w:pPr>
        </w:pPrChange>
      </w:pPr>
      <w:del w:id="1147" w:author="Lorenzo Fabbri" w:date="2024-09-24T14:44:00Z" w16du:dateUtc="2024-09-24T12:44:00Z">
        <w:r w:rsidRPr="005A6AA3" w:rsidDel="00386E56">
          <w:delText xml:space="preserve">7.1 </w:delText>
        </w:r>
      </w:del>
      <w:del w:id="1148" w:author="Lorenzo Fabbri" w:date="2024-09-24T16:24:00Z" w16du:dateUtc="2024-09-24T14:24:00Z">
        <w:r w:rsidRPr="005A6AA3" w:rsidDel="0060276C">
          <w:delText>Marginal hypotheses for effect modification</w:delText>
        </w:r>
      </w:del>
    </w:p>
    <w:tbl>
      <w:tblPr>
        <w:tblStyle w:val="ListTable6Colorful"/>
        <w:tblW w:w="0" w:type="auto"/>
        <w:tblInd w:w="41" w:type="dxa"/>
        <w:tblLayout w:type="fixed"/>
        <w:tblLook w:val="0600" w:firstRow="0" w:lastRow="0" w:firstColumn="0" w:lastColumn="0" w:noHBand="1" w:noVBand="1"/>
        <w:tblPrChange w:id="1149" w:author="Lorenzo Fabbri" w:date="2024-09-24T12:21:00Z" w16du:dateUtc="2024-09-24T10:21:00Z">
          <w:tblPr>
            <w:tblW w:w="5000" w:type="pct"/>
            <w:tblLayout w:type="fixed"/>
            <w:tblLook w:val="04A0" w:firstRow="1" w:lastRow="0" w:firstColumn="1" w:lastColumn="0" w:noHBand="0" w:noVBand="1"/>
          </w:tblPr>
        </w:tblPrChange>
      </w:tblPr>
      <w:tblGrid>
        <w:gridCol w:w="1907"/>
        <w:gridCol w:w="1907"/>
        <w:gridCol w:w="1907"/>
        <w:gridCol w:w="2526"/>
        <w:gridCol w:w="1907"/>
        <w:tblGridChange w:id="1150">
          <w:tblGrid>
            <w:gridCol w:w="6"/>
            <w:gridCol w:w="35"/>
            <w:gridCol w:w="1870"/>
            <w:gridCol w:w="1904"/>
            <w:gridCol w:w="1904"/>
            <w:gridCol w:w="1904"/>
            <w:gridCol w:w="665"/>
            <w:gridCol w:w="1239"/>
            <w:gridCol w:w="49"/>
          </w:tblGrid>
        </w:tblGridChange>
      </w:tblGrid>
      <w:tr w:rsidR="00066508" w:rsidRPr="005A6AA3" w:rsidDel="00FD5775" w14:paraId="56EDBE07" w14:textId="6AE789CA" w:rsidTr="00FD5775">
        <w:trPr>
          <w:gridAfter w:val="1"/>
          <w:wAfter w:w="1288" w:type="dxa"/>
          <w:del w:id="1151" w:author="Lorenzo Fabbri" w:date="2024-09-24T12:21:00Z"/>
          <w:trPrChange w:id="1152" w:author="Lorenzo Fabbri" w:date="2024-09-24T12:21:00Z" w16du:dateUtc="2024-09-24T10:21:00Z">
            <w:trPr>
              <w:gridAfter w:val="1"/>
              <w:wAfter w:w="48" w:type="dxa"/>
            </w:trPr>
          </w:trPrChange>
        </w:trPr>
        <w:tc>
          <w:tcPr>
            <w:tcW w:w="8247" w:type="dxa"/>
            <w:gridSpan w:val="4"/>
            <w:tcPrChange w:id="1153" w:author="Lorenzo Fabbri" w:date="2024-09-24T12:21:00Z" w16du:dateUtc="2024-09-24T10:21:00Z">
              <w:tcPr>
                <w:tcW w:w="9360" w:type="dxa"/>
                <w:gridSpan w:val="8"/>
              </w:tcPr>
            </w:tcPrChange>
          </w:tcPr>
          <w:p w14:paraId="2E99A222" w14:textId="4122B0DB" w:rsidR="00066508" w:rsidRPr="005A6AA3" w:rsidDel="00FD5775" w:rsidRDefault="00000000">
            <w:pPr>
              <w:pStyle w:val="ImageCaption"/>
              <w:widowControl w:val="0"/>
              <w:spacing w:before="200"/>
              <w:rPr>
                <w:del w:id="1154" w:author="Lorenzo Fabbri" w:date="2024-09-24T12:21:00Z" w16du:dateUtc="2024-09-24T10:21:00Z"/>
              </w:rPr>
            </w:pPr>
            <w:bookmarkStart w:id="1155" w:name="tbl-hypothesis-1and2"/>
            <w:del w:id="1156" w:author="Lorenzo Fabbri" w:date="2024-09-24T12:21:00Z" w16du:dateUtc="2024-09-24T10:21:00Z">
              <w:r w:rsidRPr="005A6AA3" w:rsidDel="00FD5775">
                <w:delText>Table 4</w:delText>
              </w:r>
            </w:del>
            <w:del w:id="1157" w:author="Lorenzo Fabbri" w:date="2024-09-19T18:29:00Z" w16du:dateUtc="2024-09-19T16:29:00Z">
              <w:r w:rsidRPr="005A6AA3" w:rsidDel="00A42D3A">
                <w:delText>:</w:delText>
              </w:r>
            </w:del>
            <w:del w:id="1158" w:author="Lorenzo Fabbri" w:date="2024-09-24T12:21:00Z" w16du:dateUtc="2024-09-24T10:21:00Z">
              <w:r w:rsidRPr="005A6AA3" w:rsidDel="00FD5775">
                <w:delText xml:space="preserve"> </w:delText>
              </w:r>
              <w:r w:rsidRPr="005A6AA3" w:rsidDel="00FD5775">
                <w:rPr>
                  <w:b/>
                  <w:bCs/>
                </w:rPr>
                <w:delText>Pairwise differences between marginal contrasts on the logarithmic scale of males and females, for the effect of an increase from the 10th to the 90th percentile of endocrine disrupting chemicals (EDCs) on hit reaction time standard error (HRT-SE), expressed in ms, and on the glucocorticosteroids, expressed in ng/ml (HELIX subcohort; 2013-2016).</w:delText>
              </w:r>
            </w:del>
          </w:p>
        </w:tc>
      </w:tr>
      <w:tr w:rsidR="00066508" w:rsidRPr="005A6AA3" w:rsidDel="00414DA6" w14:paraId="2216EBD7" w14:textId="1DCAABDE" w:rsidTr="00FD5775">
        <w:tblPrEx>
          <w:tblPrExChange w:id="1159"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160" w:author="Lorenzo Fabbri" w:date="2024-09-24T16:55:00Z"/>
          <w:trPrChange w:id="1161" w:author="Lorenzo Fabbri" w:date="2024-09-24T12:21:00Z" w16du:dateUtc="2024-09-24T10:21:00Z">
            <w:trPr>
              <w:gridBefore w:val="1"/>
              <w:cantSplit/>
              <w:tblHeader/>
              <w:jc w:val="center"/>
            </w:trPr>
          </w:trPrChange>
        </w:trPr>
        <w:tc>
          <w:tcPr>
            <w:tcW w:w="1907" w:type="dxa"/>
            <w:tcPrChange w:id="1162" w:author="Lorenzo Fabbri" w:date="2024-09-24T12:21:00Z" w16du:dateUtc="2024-09-24T10:21:00Z">
              <w:tcPr>
                <w:tcW w:w="1872" w:type="dxa"/>
                <w:gridSpan w:val="2"/>
                <w:tcBorders>
                  <w:top w:val="single" w:sz="16" w:space="0" w:color="D3D3D3"/>
                  <w:left w:val="single" w:sz="6" w:space="0" w:color="D3D3D3"/>
                  <w:bottom w:val="single" w:sz="16" w:space="0" w:color="D3D3D3"/>
                  <w:right w:val="single" w:sz="6" w:space="0" w:color="D3D3D3"/>
                </w:tcBorders>
              </w:tcPr>
            </w:tcPrChange>
          </w:tcPr>
          <w:p w14:paraId="799FFDE9" w14:textId="46CB9829" w:rsidR="00066508" w:rsidRPr="005A6AA3" w:rsidDel="00414DA6" w:rsidRDefault="00066508">
            <w:pPr>
              <w:keepNext/>
              <w:widowControl w:val="0"/>
              <w:spacing w:after="60"/>
              <w:rPr>
                <w:del w:id="1163" w:author="Lorenzo Fabbri" w:date="2024-09-24T16:55:00Z" w16du:dateUtc="2024-09-24T14:55:00Z"/>
              </w:rPr>
            </w:pPr>
          </w:p>
        </w:tc>
        <w:tc>
          <w:tcPr>
            <w:tcW w:w="1907" w:type="dxa"/>
            <w:tcPrChange w:id="1164" w:author="Lorenzo Fabbri" w:date="2024-09-24T12:21:00Z" w16du:dateUtc="2024-09-24T10:21:00Z">
              <w:tcPr>
                <w:tcW w:w="1872" w:type="dxa"/>
                <w:tcBorders>
                  <w:top w:val="single" w:sz="16" w:space="0" w:color="D3D3D3"/>
                  <w:left w:val="single" w:sz="6" w:space="0" w:color="D3D3D3"/>
                  <w:bottom w:val="single" w:sz="16" w:space="0" w:color="D3D3D3"/>
                </w:tcBorders>
              </w:tcPr>
            </w:tcPrChange>
          </w:tcPr>
          <w:p w14:paraId="09DCDF04" w14:textId="2FF64226" w:rsidR="00066508" w:rsidRPr="005A6AA3" w:rsidDel="00414DA6" w:rsidRDefault="00000000">
            <w:pPr>
              <w:keepNext/>
              <w:widowControl w:val="0"/>
              <w:spacing w:after="60"/>
              <w:jc w:val="center"/>
              <w:rPr>
                <w:del w:id="1165" w:author="Lorenzo Fabbri" w:date="2024-09-24T16:55:00Z" w16du:dateUtc="2024-09-24T14:55:00Z"/>
              </w:rPr>
            </w:pPr>
            <w:del w:id="1166" w:author="Lorenzo Fabbri" w:date="2024-09-24T16:55:00Z" w16du:dateUtc="2024-09-24T14:55:00Z">
              <w:r w:rsidRPr="005A6AA3" w:rsidDel="00414DA6">
                <w:rPr>
                  <w:rFonts w:ascii="Calibri" w:hAnsi="Calibri"/>
                  <w:sz w:val="20"/>
                </w:rPr>
                <w:delText>HRT-SE</w:delText>
              </w:r>
              <w:r w:rsidRPr="005A6AA3" w:rsidDel="00414DA6">
                <w:rPr>
                  <w:rFonts w:ascii="Calibri" w:hAnsi="Calibri"/>
                  <w:i/>
                  <w:sz w:val="20"/>
                  <w:vertAlign w:val="superscript"/>
                </w:rPr>
                <w:delText>a</w:delText>
              </w:r>
            </w:del>
          </w:p>
        </w:tc>
        <w:tc>
          <w:tcPr>
            <w:tcW w:w="1907" w:type="dxa"/>
            <w:tcPrChange w:id="1167" w:author="Lorenzo Fabbri" w:date="2024-09-24T12:21:00Z" w16du:dateUtc="2024-09-24T10:21:00Z">
              <w:tcPr>
                <w:tcW w:w="1872" w:type="dxa"/>
                <w:tcBorders>
                  <w:top w:val="single" w:sz="16" w:space="0" w:color="D3D3D3"/>
                  <w:bottom w:val="single" w:sz="16" w:space="0" w:color="D3D3D3"/>
                </w:tcBorders>
              </w:tcPr>
            </w:tcPrChange>
          </w:tcPr>
          <w:p w14:paraId="79644A3B" w14:textId="287A4DA7" w:rsidR="00066508" w:rsidRPr="005A6AA3" w:rsidDel="00414DA6" w:rsidRDefault="00000000">
            <w:pPr>
              <w:keepNext/>
              <w:widowControl w:val="0"/>
              <w:spacing w:after="60"/>
              <w:jc w:val="center"/>
              <w:rPr>
                <w:del w:id="1168" w:author="Lorenzo Fabbri" w:date="2024-09-24T16:55:00Z" w16du:dateUtc="2024-09-24T14:55:00Z"/>
              </w:rPr>
            </w:pPr>
            <w:del w:id="1169" w:author="Lorenzo Fabbri" w:date="2024-09-24T16:55:00Z" w16du:dateUtc="2024-09-24T14:55:00Z">
              <w:r w:rsidRPr="005A6AA3" w:rsidDel="00414DA6">
                <w:rPr>
                  <w:rFonts w:ascii="Calibri" w:hAnsi="Calibri"/>
                  <w:sz w:val="20"/>
                </w:rPr>
                <w:delText>corticosterone production</w:delText>
              </w:r>
              <w:r w:rsidRPr="005A6AA3" w:rsidDel="00414DA6">
                <w:rPr>
                  <w:rFonts w:ascii="Calibri" w:hAnsi="Calibri"/>
                  <w:i/>
                  <w:sz w:val="20"/>
                  <w:vertAlign w:val="superscript"/>
                </w:rPr>
                <w:delText>a</w:delText>
              </w:r>
            </w:del>
          </w:p>
        </w:tc>
        <w:tc>
          <w:tcPr>
            <w:tcW w:w="1907" w:type="dxa"/>
            <w:tcPrChange w:id="1170" w:author="Lorenzo Fabbri" w:date="2024-09-24T12:21:00Z" w16du:dateUtc="2024-09-24T10:21:00Z">
              <w:tcPr>
                <w:tcW w:w="1872" w:type="dxa"/>
                <w:tcBorders>
                  <w:top w:val="single" w:sz="16" w:space="0" w:color="D3D3D3"/>
                  <w:bottom w:val="single" w:sz="16" w:space="0" w:color="D3D3D3"/>
                </w:tcBorders>
              </w:tcPr>
            </w:tcPrChange>
          </w:tcPr>
          <w:p w14:paraId="1780B8F7" w14:textId="7E6FC70D" w:rsidR="00066508" w:rsidRPr="005A6AA3" w:rsidDel="00414DA6" w:rsidRDefault="00000000">
            <w:pPr>
              <w:keepNext/>
              <w:widowControl w:val="0"/>
              <w:spacing w:after="60"/>
              <w:jc w:val="center"/>
              <w:rPr>
                <w:del w:id="1171" w:author="Lorenzo Fabbri" w:date="2024-09-24T16:55:00Z" w16du:dateUtc="2024-09-24T14:55:00Z"/>
              </w:rPr>
            </w:pPr>
            <w:del w:id="1172" w:author="Lorenzo Fabbri" w:date="2024-09-24T16:55:00Z" w16du:dateUtc="2024-09-24T14:55:00Z">
              <w:r w:rsidRPr="005A6AA3" w:rsidDel="00414DA6">
                <w:rPr>
                  <w:rFonts w:ascii="Calibri" w:hAnsi="Calibri"/>
                  <w:sz w:val="20"/>
                </w:rPr>
                <w:delText>cortisol production</w:delText>
              </w:r>
              <w:r w:rsidRPr="005A6AA3" w:rsidDel="00414DA6">
                <w:rPr>
                  <w:rFonts w:ascii="Calibri" w:hAnsi="Calibri"/>
                  <w:i/>
                  <w:sz w:val="20"/>
                  <w:vertAlign w:val="superscript"/>
                </w:rPr>
                <w:delText>a</w:delText>
              </w:r>
            </w:del>
          </w:p>
        </w:tc>
        <w:tc>
          <w:tcPr>
            <w:tcW w:w="1907" w:type="dxa"/>
            <w:tcPrChange w:id="1173" w:author="Lorenzo Fabbri" w:date="2024-09-24T12:21:00Z" w16du:dateUtc="2024-09-24T10:21:00Z">
              <w:tcPr>
                <w:tcW w:w="1872" w:type="dxa"/>
                <w:gridSpan w:val="3"/>
                <w:tcBorders>
                  <w:top w:val="single" w:sz="16" w:space="0" w:color="D3D3D3"/>
                  <w:bottom w:val="single" w:sz="16" w:space="0" w:color="D3D3D3"/>
                  <w:right w:val="single" w:sz="6" w:space="0" w:color="D3D3D3"/>
                </w:tcBorders>
              </w:tcPr>
            </w:tcPrChange>
          </w:tcPr>
          <w:p w14:paraId="4044950D" w14:textId="67F78588" w:rsidR="00066508" w:rsidRPr="005A6AA3" w:rsidDel="00414DA6" w:rsidRDefault="00000000">
            <w:pPr>
              <w:keepNext/>
              <w:widowControl w:val="0"/>
              <w:spacing w:after="60"/>
              <w:jc w:val="center"/>
              <w:rPr>
                <w:del w:id="1174" w:author="Lorenzo Fabbri" w:date="2024-09-24T16:55:00Z" w16du:dateUtc="2024-09-24T14:55:00Z"/>
              </w:rPr>
            </w:pPr>
            <w:del w:id="1175" w:author="Lorenzo Fabbri" w:date="2024-09-24T16:55:00Z" w16du:dateUtc="2024-09-24T14:55:00Z">
              <w:r w:rsidRPr="005A6AA3" w:rsidDel="00414DA6">
                <w:rPr>
                  <w:rFonts w:ascii="Calibri" w:hAnsi="Calibri"/>
                  <w:sz w:val="20"/>
                </w:rPr>
                <w:delText>cortisone production</w:delText>
              </w:r>
              <w:r w:rsidRPr="005A6AA3" w:rsidDel="00414DA6">
                <w:rPr>
                  <w:rFonts w:ascii="Calibri" w:hAnsi="Calibri"/>
                  <w:i/>
                  <w:sz w:val="20"/>
                  <w:vertAlign w:val="superscript"/>
                </w:rPr>
                <w:delText>a</w:delText>
              </w:r>
            </w:del>
          </w:p>
        </w:tc>
      </w:tr>
      <w:tr w:rsidR="00066508" w:rsidRPr="005A6AA3" w:rsidDel="00414DA6" w14:paraId="2D54DF74" w14:textId="246C6667" w:rsidTr="00FD5775">
        <w:tblPrEx>
          <w:tblPrExChange w:id="1176"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177" w:author="Lorenzo Fabbri" w:date="2024-09-24T16:55:00Z"/>
          <w:trPrChange w:id="1178" w:author="Lorenzo Fabbri" w:date="2024-09-24T12:21:00Z" w16du:dateUtc="2024-09-24T10:21:00Z">
            <w:trPr>
              <w:gridBefore w:val="1"/>
              <w:cantSplit/>
              <w:jc w:val="center"/>
            </w:trPr>
          </w:trPrChange>
        </w:trPr>
        <w:tc>
          <w:tcPr>
            <w:tcW w:w="9535" w:type="dxa"/>
            <w:gridSpan w:val="5"/>
            <w:tcPrChange w:id="1179" w:author="Lorenzo Fabbri" w:date="2024-09-24T12:21:00Z" w16du:dateUtc="2024-09-24T10:21:00Z">
              <w:tcPr>
                <w:tcW w:w="9360"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46261F5" w14:textId="697ABB32" w:rsidR="00066508" w:rsidRPr="005A6AA3" w:rsidDel="00414DA6" w:rsidRDefault="00000000">
            <w:pPr>
              <w:keepNext/>
              <w:widowControl w:val="0"/>
              <w:spacing w:after="60"/>
              <w:rPr>
                <w:del w:id="1180" w:author="Lorenzo Fabbri" w:date="2024-09-24T16:55:00Z" w16du:dateUtc="2024-09-24T14:55:00Z"/>
              </w:rPr>
            </w:pPr>
            <w:del w:id="1181" w:author="Lorenzo Fabbri" w:date="2024-09-24T16:55:00Z" w16du:dateUtc="2024-09-24T14:55:00Z">
              <w:r w:rsidRPr="005A6AA3" w:rsidDel="00414DA6">
                <w:rPr>
                  <w:rFonts w:ascii="Calibri" w:hAnsi="Calibri"/>
                  <w:b/>
                  <w:sz w:val="20"/>
                </w:rPr>
                <w:delText>OP pesticide metabolites</w:delText>
              </w:r>
            </w:del>
          </w:p>
        </w:tc>
      </w:tr>
      <w:tr w:rsidR="00066508" w:rsidRPr="005A6AA3" w:rsidDel="00414DA6" w14:paraId="0D9F06A4" w14:textId="663D941D" w:rsidTr="00FD5775">
        <w:tblPrEx>
          <w:tblPrExChange w:id="1182"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183" w:author="Lorenzo Fabbri" w:date="2024-09-24T16:55:00Z"/>
          <w:trPrChange w:id="1184" w:author="Lorenzo Fabbri" w:date="2024-09-24T12:21:00Z" w16du:dateUtc="2024-09-24T10:21:00Z">
            <w:trPr>
              <w:gridBefore w:val="1"/>
              <w:cantSplit/>
              <w:jc w:val="center"/>
            </w:trPr>
          </w:trPrChange>
        </w:trPr>
        <w:tc>
          <w:tcPr>
            <w:tcW w:w="1907" w:type="dxa"/>
            <w:tcPrChange w:id="1185"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C0D2AC0" w14:textId="5EB4D224" w:rsidR="00066508" w:rsidRPr="005A6AA3" w:rsidDel="00414DA6" w:rsidRDefault="00000000">
            <w:pPr>
              <w:keepNext/>
              <w:widowControl w:val="0"/>
              <w:spacing w:after="60"/>
              <w:rPr>
                <w:del w:id="1186" w:author="Lorenzo Fabbri" w:date="2024-09-24T16:55:00Z" w16du:dateUtc="2024-09-24T14:55:00Z"/>
              </w:rPr>
            </w:pPr>
            <w:del w:id="1187" w:author="Lorenzo Fabbri" w:date="2024-09-24T16:55:00Z" w16du:dateUtc="2024-09-24T14:55:00Z">
              <w:r w:rsidRPr="005A6AA3" w:rsidDel="00414DA6">
                <w:rPr>
                  <w:rFonts w:ascii="Calibri" w:hAnsi="Calibri"/>
                  <w:sz w:val="20"/>
                </w:rPr>
                <w:delText>DEP</w:delText>
              </w:r>
            </w:del>
          </w:p>
        </w:tc>
        <w:tc>
          <w:tcPr>
            <w:tcW w:w="1907" w:type="dxa"/>
            <w:tcPrChange w:id="118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02DD7C7" w14:textId="33B33B3F" w:rsidR="00066508" w:rsidRPr="005A6AA3" w:rsidDel="00414DA6" w:rsidRDefault="00000000">
            <w:pPr>
              <w:keepNext/>
              <w:widowControl w:val="0"/>
              <w:spacing w:after="60"/>
              <w:jc w:val="center"/>
              <w:rPr>
                <w:del w:id="1189" w:author="Lorenzo Fabbri" w:date="2024-09-24T16:55:00Z" w16du:dateUtc="2024-09-24T14:55:00Z"/>
              </w:rPr>
            </w:pPr>
            <w:del w:id="1190" w:author="Lorenzo Fabbri" w:date="2024-09-24T16:55:00Z" w16du:dateUtc="2024-09-24T14:55:00Z">
              <w:r w:rsidRPr="005A6AA3" w:rsidDel="00414DA6">
                <w:rPr>
                  <w:rFonts w:ascii="Calibri" w:hAnsi="Calibri"/>
                  <w:sz w:val="20"/>
                </w:rPr>
                <w:delText>0.019 (-0.022, 0.061)</w:delText>
              </w:r>
            </w:del>
          </w:p>
        </w:tc>
        <w:tc>
          <w:tcPr>
            <w:tcW w:w="1907" w:type="dxa"/>
            <w:tcPrChange w:id="119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9BBA078" w14:textId="2C80D48B" w:rsidR="00066508" w:rsidRPr="005A6AA3" w:rsidDel="00414DA6" w:rsidRDefault="00000000">
            <w:pPr>
              <w:keepNext/>
              <w:widowControl w:val="0"/>
              <w:spacing w:after="60"/>
              <w:jc w:val="center"/>
              <w:rPr>
                <w:del w:id="1192" w:author="Lorenzo Fabbri" w:date="2024-09-24T16:55:00Z" w16du:dateUtc="2024-09-24T14:55:00Z"/>
              </w:rPr>
            </w:pPr>
            <w:del w:id="1193" w:author="Lorenzo Fabbri" w:date="2024-09-24T16:55:00Z" w16du:dateUtc="2024-09-24T14:55:00Z">
              <w:r w:rsidRPr="005A6AA3" w:rsidDel="00414DA6">
                <w:rPr>
                  <w:rFonts w:ascii="Calibri" w:hAnsi="Calibri"/>
                  <w:sz w:val="20"/>
                </w:rPr>
                <w:delText>-0.082 (-0.276, 0.113)</w:delText>
              </w:r>
            </w:del>
          </w:p>
        </w:tc>
        <w:tc>
          <w:tcPr>
            <w:tcW w:w="1907" w:type="dxa"/>
            <w:tcPrChange w:id="119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E07F7C2" w14:textId="2CA403A5" w:rsidR="00066508" w:rsidRPr="005A6AA3" w:rsidDel="00414DA6" w:rsidRDefault="00000000">
            <w:pPr>
              <w:keepNext/>
              <w:widowControl w:val="0"/>
              <w:spacing w:after="60"/>
              <w:jc w:val="center"/>
              <w:rPr>
                <w:del w:id="1195" w:author="Lorenzo Fabbri" w:date="2024-09-24T16:55:00Z" w16du:dateUtc="2024-09-24T14:55:00Z"/>
              </w:rPr>
            </w:pPr>
            <w:del w:id="1196" w:author="Lorenzo Fabbri" w:date="2024-09-24T16:55:00Z" w16du:dateUtc="2024-09-24T14:55:00Z">
              <w:r w:rsidRPr="005A6AA3" w:rsidDel="00414DA6">
                <w:rPr>
                  <w:rFonts w:ascii="Calibri" w:hAnsi="Calibri"/>
                  <w:sz w:val="20"/>
                </w:rPr>
                <w:delText>-0.139 (-0.374, 0.096)</w:delText>
              </w:r>
            </w:del>
          </w:p>
        </w:tc>
        <w:tc>
          <w:tcPr>
            <w:tcW w:w="1907" w:type="dxa"/>
            <w:tcPrChange w:id="1197"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B890FC" w14:textId="68BAEDB1" w:rsidR="00066508" w:rsidRPr="005A6AA3" w:rsidDel="00414DA6" w:rsidRDefault="00000000">
            <w:pPr>
              <w:keepNext/>
              <w:widowControl w:val="0"/>
              <w:spacing w:after="60"/>
              <w:jc w:val="center"/>
              <w:rPr>
                <w:del w:id="1198" w:author="Lorenzo Fabbri" w:date="2024-09-24T16:55:00Z" w16du:dateUtc="2024-09-24T14:55:00Z"/>
              </w:rPr>
            </w:pPr>
            <w:del w:id="1199" w:author="Lorenzo Fabbri" w:date="2024-09-24T16:55:00Z" w16du:dateUtc="2024-09-24T14:55:00Z">
              <w:r w:rsidRPr="005A6AA3" w:rsidDel="00414DA6">
                <w:rPr>
                  <w:rFonts w:ascii="Calibri" w:hAnsi="Calibri"/>
                  <w:sz w:val="20"/>
                </w:rPr>
                <w:delText>-0.104 (-0.311, 0.103)</w:delText>
              </w:r>
            </w:del>
          </w:p>
        </w:tc>
      </w:tr>
      <w:tr w:rsidR="00066508" w:rsidRPr="005A6AA3" w:rsidDel="00414DA6" w14:paraId="5FF89AF7" w14:textId="3005F324" w:rsidTr="00FD5775">
        <w:tblPrEx>
          <w:tblPrExChange w:id="1200"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01" w:author="Lorenzo Fabbri" w:date="2024-09-24T16:55:00Z"/>
          <w:trPrChange w:id="1202" w:author="Lorenzo Fabbri" w:date="2024-09-24T12:21:00Z" w16du:dateUtc="2024-09-24T10:21:00Z">
            <w:trPr>
              <w:gridBefore w:val="1"/>
              <w:cantSplit/>
              <w:jc w:val="center"/>
            </w:trPr>
          </w:trPrChange>
        </w:trPr>
        <w:tc>
          <w:tcPr>
            <w:tcW w:w="1907" w:type="dxa"/>
            <w:tcPrChange w:id="1203"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8CE750E" w14:textId="276926C8" w:rsidR="00066508" w:rsidRPr="005A6AA3" w:rsidDel="00414DA6" w:rsidRDefault="00000000">
            <w:pPr>
              <w:keepNext/>
              <w:widowControl w:val="0"/>
              <w:spacing w:after="60"/>
              <w:rPr>
                <w:del w:id="1204" w:author="Lorenzo Fabbri" w:date="2024-09-24T16:55:00Z" w16du:dateUtc="2024-09-24T14:55:00Z"/>
              </w:rPr>
            </w:pPr>
            <w:del w:id="1205" w:author="Lorenzo Fabbri" w:date="2024-09-24T16:55:00Z" w16du:dateUtc="2024-09-24T14:55:00Z">
              <w:r w:rsidRPr="005A6AA3" w:rsidDel="00414DA6">
                <w:rPr>
                  <w:rFonts w:ascii="Calibri" w:hAnsi="Calibri"/>
                  <w:sz w:val="20"/>
                </w:rPr>
                <w:delText>DETP</w:delText>
              </w:r>
            </w:del>
          </w:p>
        </w:tc>
        <w:tc>
          <w:tcPr>
            <w:tcW w:w="1907" w:type="dxa"/>
            <w:tcPrChange w:id="120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36D6BC3" w14:textId="3CF08DED" w:rsidR="00066508" w:rsidRPr="005A6AA3" w:rsidDel="00414DA6" w:rsidRDefault="00000000">
            <w:pPr>
              <w:keepNext/>
              <w:widowControl w:val="0"/>
              <w:spacing w:after="60"/>
              <w:jc w:val="center"/>
              <w:rPr>
                <w:del w:id="1207" w:author="Lorenzo Fabbri" w:date="2024-09-24T16:55:00Z" w16du:dateUtc="2024-09-24T14:55:00Z"/>
              </w:rPr>
            </w:pPr>
            <w:del w:id="1208" w:author="Lorenzo Fabbri" w:date="2024-09-24T16:55:00Z" w16du:dateUtc="2024-09-24T14:55:00Z">
              <w:r w:rsidRPr="005A6AA3" w:rsidDel="00414DA6">
                <w:rPr>
                  <w:rFonts w:ascii="Calibri" w:hAnsi="Calibri"/>
                  <w:sz w:val="20"/>
                </w:rPr>
                <w:delText>0.025 (-0.054, 0.104)</w:delText>
              </w:r>
            </w:del>
          </w:p>
        </w:tc>
        <w:tc>
          <w:tcPr>
            <w:tcW w:w="1907" w:type="dxa"/>
            <w:tcPrChange w:id="120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7CBCADD" w14:textId="4F23545D" w:rsidR="00066508" w:rsidRPr="005A6AA3" w:rsidDel="00414DA6" w:rsidRDefault="00000000">
            <w:pPr>
              <w:keepNext/>
              <w:widowControl w:val="0"/>
              <w:spacing w:after="60"/>
              <w:jc w:val="center"/>
              <w:rPr>
                <w:del w:id="1210" w:author="Lorenzo Fabbri" w:date="2024-09-24T16:55:00Z" w16du:dateUtc="2024-09-24T14:55:00Z"/>
              </w:rPr>
            </w:pPr>
            <w:del w:id="1211" w:author="Lorenzo Fabbri" w:date="2024-09-24T16:55:00Z" w16du:dateUtc="2024-09-24T14:55:00Z">
              <w:r w:rsidRPr="005A6AA3" w:rsidDel="00414DA6">
                <w:rPr>
                  <w:rFonts w:ascii="Calibri" w:hAnsi="Calibri"/>
                  <w:sz w:val="20"/>
                </w:rPr>
                <w:delText>-0.16 (-0.332, 0.012)</w:delText>
              </w:r>
            </w:del>
          </w:p>
        </w:tc>
        <w:tc>
          <w:tcPr>
            <w:tcW w:w="1907" w:type="dxa"/>
            <w:tcPrChange w:id="121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03274E0" w14:textId="55145B27" w:rsidR="00066508" w:rsidRPr="005A6AA3" w:rsidDel="00414DA6" w:rsidRDefault="00000000">
            <w:pPr>
              <w:keepNext/>
              <w:widowControl w:val="0"/>
              <w:spacing w:after="60"/>
              <w:jc w:val="center"/>
              <w:rPr>
                <w:del w:id="1213" w:author="Lorenzo Fabbri" w:date="2024-09-24T16:55:00Z" w16du:dateUtc="2024-09-24T14:55:00Z"/>
              </w:rPr>
            </w:pPr>
            <w:del w:id="1214" w:author="Lorenzo Fabbri" w:date="2024-09-24T16:55:00Z" w16du:dateUtc="2024-09-24T14:55:00Z">
              <w:r w:rsidRPr="005A6AA3" w:rsidDel="00414DA6">
                <w:rPr>
                  <w:rFonts w:ascii="Calibri" w:hAnsi="Calibri"/>
                  <w:sz w:val="20"/>
                </w:rPr>
                <w:delText>-0.071 (-0.264, 0.123)</w:delText>
              </w:r>
            </w:del>
          </w:p>
        </w:tc>
        <w:tc>
          <w:tcPr>
            <w:tcW w:w="1907" w:type="dxa"/>
            <w:tcPrChange w:id="1215"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ABA8120" w14:textId="72B8A103" w:rsidR="00066508" w:rsidRPr="005A6AA3" w:rsidDel="00414DA6" w:rsidRDefault="00000000">
            <w:pPr>
              <w:keepNext/>
              <w:widowControl w:val="0"/>
              <w:spacing w:after="60"/>
              <w:jc w:val="center"/>
              <w:rPr>
                <w:del w:id="1216" w:author="Lorenzo Fabbri" w:date="2024-09-24T16:55:00Z" w16du:dateUtc="2024-09-24T14:55:00Z"/>
              </w:rPr>
            </w:pPr>
            <w:del w:id="1217" w:author="Lorenzo Fabbri" w:date="2024-09-24T16:55:00Z" w16du:dateUtc="2024-09-24T14:55:00Z">
              <w:r w:rsidRPr="005A6AA3" w:rsidDel="00414DA6">
                <w:rPr>
                  <w:rFonts w:ascii="Calibri" w:hAnsi="Calibri"/>
                  <w:sz w:val="20"/>
                </w:rPr>
                <w:delText>-0.096 (-0.269, 0.076)</w:delText>
              </w:r>
            </w:del>
          </w:p>
        </w:tc>
      </w:tr>
      <w:tr w:rsidR="00066508" w:rsidRPr="005A6AA3" w:rsidDel="00414DA6" w14:paraId="486CE860" w14:textId="30CA9D29" w:rsidTr="00FD5775">
        <w:tblPrEx>
          <w:tblPrExChange w:id="1218"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19" w:author="Lorenzo Fabbri" w:date="2024-09-24T16:55:00Z"/>
          <w:trPrChange w:id="1220" w:author="Lorenzo Fabbri" w:date="2024-09-24T12:21:00Z" w16du:dateUtc="2024-09-24T10:21:00Z">
            <w:trPr>
              <w:gridBefore w:val="1"/>
              <w:cantSplit/>
              <w:jc w:val="center"/>
            </w:trPr>
          </w:trPrChange>
        </w:trPr>
        <w:tc>
          <w:tcPr>
            <w:tcW w:w="1907" w:type="dxa"/>
            <w:tcPrChange w:id="1221"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5F5DD69C" w14:textId="0A512E7B" w:rsidR="00066508" w:rsidRPr="005A6AA3" w:rsidDel="00414DA6" w:rsidRDefault="00000000">
            <w:pPr>
              <w:keepNext/>
              <w:widowControl w:val="0"/>
              <w:spacing w:after="60"/>
              <w:rPr>
                <w:del w:id="1222" w:author="Lorenzo Fabbri" w:date="2024-09-24T16:55:00Z" w16du:dateUtc="2024-09-24T14:55:00Z"/>
              </w:rPr>
            </w:pPr>
            <w:del w:id="1223" w:author="Lorenzo Fabbri" w:date="2024-09-24T16:55:00Z" w16du:dateUtc="2024-09-24T14:55:00Z">
              <w:r w:rsidRPr="005A6AA3" w:rsidDel="00414DA6">
                <w:rPr>
                  <w:rFonts w:ascii="Calibri" w:hAnsi="Calibri"/>
                  <w:sz w:val="20"/>
                </w:rPr>
                <w:delText>DMP</w:delText>
              </w:r>
            </w:del>
          </w:p>
        </w:tc>
        <w:tc>
          <w:tcPr>
            <w:tcW w:w="1907" w:type="dxa"/>
            <w:tcPrChange w:id="122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DFF198E" w14:textId="6EE7F126" w:rsidR="00066508" w:rsidRPr="005A6AA3" w:rsidDel="00414DA6" w:rsidRDefault="00000000">
            <w:pPr>
              <w:keepNext/>
              <w:widowControl w:val="0"/>
              <w:spacing w:after="60"/>
              <w:jc w:val="center"/>
              <w:rPr>
                <w:del w:id="1225" w:author="Lorenzo Fabbri" w:date="2024-09-24T16:55:00Z" w16du:dateUtc="2024-09-24T14:55:00Z"/>
              </w:rPr>
            </w:pPr>
            <w:del w:id="1226" w:author="Lorenzo Fabbri" w:date="2024-09-24T16:55:00Z" w16du:dateUtc="2024-09-24T14:55:00Z">
              <w:r w:rsidRPr="005A6AA3" w:rsidDel="00414DA6">
                <w:rPr>
                  <w:rFonts w:ascii="Calibri" w:hAnsi="Calibri"/>
                  <w:sz w:val="20"/>
                </w:rPr>
                <w:delText>-0.034 (-0.093, 0.025)</w:delText>
              </w:r>
            </w:del>
          </w:p>
        </w:tc>
        <w:tc>
          <w:tcPr>
            <w:tcW w:w="1907" w:type="dxa"/>
            <w:tcPrChange w:id="122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E84323B" w14:textId="5816386B" w:rsidR="00066508" w:rsidRPr="005A6AA3" w:rsidDel="00414DA6" w:rsidRDefault="00000000">
            <w:pPr>
              <w:keepNext/>
              <w:widowControl w:val="0"/>
              <w:spacing w:after="60"/>
              <w:jc w:val="center"/>
              <w:rPr>
                <w:del w:id="1228" w:author="Lorenzo Fabbri" w:date="2024-09-24T16:55:00Z" w16du:dateUtc="2024-09-24T14:55:00Z"/>
              </w:rPr>
            </w:pPr>
            <w:del w:id="1229" w:author="Lorenzo Fabbri" w:date="2024-09-24T16:55:00Z" w16du:dateUtc="2024-09-24T14:55:00Z">
              <w:r w:rsidRPr="005A6AA3" w:rsidDel="00414DA6">
                <w:rPr>
                  <w:rFonts w:ascii="Calibri" w:hAnsi="Calibri"/>
                  <w:sz w:val="20"/>
                </w:rPr>
                <w:delText>0.007 (-0.217, 0.231)</w:delText>
              </w:r>
            </w:del>
          </w:p>
        </w:tc>
        <w:tc>
          <w:tcPr>
            <w:tcW w:w="1907" w:type="dxa"/>
            <w:tcPrChange w:id="123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087CC84" w14:textId="1AB95EBA" w:rsidR="00066508" w:rsidRPr="005A6AA3" w:rsidDel="00414DA6" w:rsidRDefault="00000000">
            <w:pPr>
              <w:keepNext/>
              <w:widowControl w:val="0"/>
              <w:spacing w:after="60"/>
              <w:jc w:val="center"/>
              <w:rPr>
                <w:del w:id="1231" w:author="Lorenzo Fabbri" w:date="2024-09-24T16:55:00Z" w16du:dateUtc="2024-09-24T14:55:00Z"/>
              </w:rPr>
            </w:pPr>
            <w:del w:id="1232" w:author="Lorenzo Fabbri" w:date="2024-09-24T16:55:00Z" w16du:dateUtc="2024-09-24T14:55:00Z">
              <w:r w:rsidRPr="005A6AA3" w:rsidDel="00414DA6">
                <w:rPr>
                  <w:rFonts w:ascii="Calibri" w:hAnsi="Calibri"/>
                  <w:sz w:val="20"/>
                </w:rPr>
                <w:delText>-0.031 (-0.119, 0.057)</w:delText>
              </w:r>
            </w:del>
          </w:p>
        </w:tc>
        <w:tc>
          <w:tcPr>
            <w:tcW w:w="1907" w:type="dxa"/>
            <w:tcPrChange w:id="1233"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BD9795" w14:textId="77CDE4AC" w:rsidR="00066508" w:rsidRPr="005A6AA3" w:rsidDel="00414DA6" w:rsidRDefault="00000000">
            <w:pPr>
              <w:keepNext/>
              <w:widowControl w:val="0"/>
              <w:spacing w:after="60"/>
              <w:jc w:val="center"/>
              <w:rPr>
                <w:del w:id="1234" w:author="Lorenzo Fabbri" w:date="2024-09-24T16:55:00Z" w16du:dateUtc="2024-09-24T14:55:00Z"/>
              </w:rPr>
            </w:pPr>
            <w:del w:id="1235" w:author="Lorenzo Fabbri" w:date="2024-09-24T16:55:00Z" w16du:dateUtc="2024-09-24T14:55:00Z">
              <w:r w:rsidRPr="005A6AA3" w:rsidDel="00414DA6">
                <w:rPr>
                  <w:rFonts w:ascii="Calibri" w:hAnsi="Calibri"/>
                  <w:sz w:val="20"/>
                </w:rPr>
                <w:delText>-0.069 (-0.207, 0.07)</w:delText>
              </w:r>
            </w:del>
          </w:p>
        </w:tc>
      </w:tr>
      <w:tr w:rsidR="00066508" w:rsidRPr="005A6AA3" w:rsidDel="00414DA6" w14:paraId="7A57E546" w14:textId="2D038B5C" w:rsidTr="00FD5775">
        <w:tblPrEx>
          <w:tblPrExChange w:id="1236"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37" w:author="Lorenzo Fabbri" w:date="2024-09-24T16:55:00Z"/>
          <w:trPrChange w:id="1238" w:author="Lorenzo Fabbri" w:date="2024-09-24T12:21:00Z" w16du:dateUtc="2024-09-24T10:21:00Z">
            <w:trPr>
              <w:gridBefore w:val="1"/>
              <w:cantSplit/>
              <w:jc w:val="center"/>
            </w:trPr>
          </w:trPrChange>
        </w:trPr>
        <w:tc>
          <w:tcPr>
            <w:tcW w:w="1907" w:type="dxa"/>
            <w:tcPrChange w:id="1239"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151B7C06" w14:textId="497F9774" w:rsidR="00066508" w:rsidRPr="005A6AA3" w:rsidDel="00414DA6" w:rsidRDefault="00000000">
            <w:pPr>
              <w:keepNext/>
              <w:widowControl w:val="0"/>
              <w:spacing w:after="60"/>
              <w:rPr>
                <w:del w:id="1240" w:author="Lorenzo Fabbri" w:date="2024-09-24T16:55:00Z" w16du:dateUtc="2024-09-24T14:55:00Z"/>
              </w:rPr>
            </w:pPr>
            <w:del w:id="1241" w:author="Lorenzo Fabbri" w:date="2024-09-24T16:55:00Z" w16du:dateUtc="2024-09-24T14:55:00Z">
              <w:r w:rsidRPr="005A6AA3" w:rsidDel="00414DA6">
                <w:rPr>
                  <w:rFonts w:ascii="Calibri" w:hAnsi="Calibri"/>
                  <w:sz w:val="20"/>
                </w:rPr>
                <w:delText>DMTP</w:delText>
              </w:r>
            </w:del>
          </w:p>
        </w:tc>
        <w:tc>
          <w:tcPr>
            <w:tcW w:w="1907" w:type="dxa"/>
            <w:tcPrChange w:id="124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A71C127" w14:textId="7B5509DA" w:rsidR="00066508" w:rsidRPr="005A6AA3" w:rsidDel="00414DA6" w:rsidRDefault="00000000">
            <w:pPr>
              <w:keepNext/>
              <w:widowControl w:val="0"/>
              <w:spacing w:after="60"/>
              <w:jc w:val="center"/>
              <w:rPr>
                <w:del w:id="1243" w:author="Lorenzo Fabbri" w:date="2024-09-24T16:55:00Z" w16du:dateUtc="2024-09-24T14:55:00Z"/>
              </w:rPr>
            </w:pPr>
            <w:del w:id="1244" w:author="Lorenzo Fabbri" w:date="2024-09-24T16:55:00Z" w16du:dateUtc="2024-09-24T14:55:00Z">
              <w:r w:rsidRPr="005A6AA3" w:rsidDel="00414DA6">
                <w:rPr>
                  <w:rFonts w:ascii="Calibri" w:hAnsi="Calibri"/>
                  <w:sz w:val="20"/>
                </w:rPr>
                <w:delText>0.005 (-0.095, 0.106)</w:delText>
              </w:r>
            </w:del>
          </w:p>
        </w:tc>
        <w:tc>
          <w:tcPr>
            <w:tcW w:w="1907" w:type="dxa"/>
            <w:tcPrChange w:id="124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90BE03D" w14:textId="15508F3D" w:rsidR="00066508" w:rsidRPr="005A6AA3" w:rsidDel="00414DA6" w:rsidRDefault="00000000">
            <w:pPr>
              <w:keepNext/>
              <w:widowControl w:val="0"/>
              <w:spacing w:after="60"/>
              <w:jc w:val="center"/>
              <w:rPr>
                <w:del w:id="1246" w:author="Lorenzo Fabbri" w:date="2024-09-24T16:55:00Z" w16du:dateUtc="2024-09-24T14:55:00Z"/>
              </w:rPr>
            </w:pPr>
            <w:del w:id="1247" w:author="Lorenzo Fabbri" w:date="2024-09-24T16:55:00Z" w16du:dateUtc="2024-09-24T14:55:00Z">
              <w:r w:rsidRPr="005A6AA3" w:rsidDel="00414DA6">
                <w:rPr>
                  <w:rFonts w:ascii="Calibri" w:hAnsi="Calibri"/>
                  <w:sz w:val="20"/>
                </w:rPr>
                <w:delText>-0.014 (-0.165, 0.137)</w:delText>
              </w:r>
            </w:del>
          </w:p>
        </w:tc>
        <w:tc>
          <w:tcPr>
            <w:tcW w:w="1907" w:type="dxa"/>
            <w:tcPrChange w:id="124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7A673A7" w14:textId="15F44AD9" w:rsidR="00066508" w:rsidRPr="005A6AA3" w:rsidDel="00414DA6" w:rsidRDefault="00000000">
            <w:pPr>
              <w:keepNext/>
              <w:widowControl w:val="0"/>
              <w:spacing w:after="60"/>
              <w:jc w:val="center"/>
              <w:rPr>
                <w:del w:id="1249" w:author="Lorenzo Fabbri" w:date="2024-09-24T16:55:00Z" w16du:dateUtc="2024-09-24T14:55:00Z"/>
              </w:rPr>
            </w:pPr>
            <w:del w:id="1250" w:author="Lorenzo Fabbri" w:date="2024-09-24T16:55:00Z" w16du:dateUtc="2024-09-24T14:55:00Z">
              <w:r w:rsidRPr="005A6AA3" w:rsidDel="00414DA6">
                <w:rPr>
                  <w:rFonts w:ascii="Calibri" w:hAnsi="Calibri"/>
                  <w:sz w:val="20"/>
                </w:rPr>
                <w:delText>-0.21 (-0.326, -0.094)</w:delText>
              </w:r>
            </w:del>
          </w:p>
        </w:tc>
        <w:tc>
          <w:tcPr>
            <w:tcW w:w="1907" w:type="dxa"/>
            <w:tcPrChange w:id="1251"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7AFB24D" w14:textId="7FC4692B" w:rsidR="00066508" w:rsidRPr="005A6AA3" w:rsidDel="00414DA6" w:rsidRDefault="00000000">
            <w:pPr>
              <w:keepNext/>
              <w:widowControl w:val="0"/>
              <w:spacing w:after="60"/>
              <w:jc w:val="center"/>
              <w:rPr>
                <w:del w:id="1252" w:author="Lorenzo Fabbri" w:date="2024-09-24T16:55:00Z" w16du:dateUtc="2024-09-24T14:55:00Z"/>
              </w:rPr>
            </w:pPr>
            <w:del w:id="1253" w:author="Lorenzo Fabbri" w:date="2024-09-24T16:55:00Z" w16du:dateUtc="2024-09-24T14:55:00Z">
              <w:r w:rsidRPr="005A6AA3" w:rsidDel="00414DA6">
                <w:rPr>
                  <w:rFonts w:ascii="Calibri" w:hAnsi="Calibri"/>
                  <w:sz w:val="20"/>
                </w:rPr>
                <w:delText>-0.166 (-0.353, 0.022)</w:delText>
              </w:r>
            </w:del>
          </w:p>
        </w:tc>
      </w:tr>
      <w:tr w:rsidR="00066508" w:rsidRPr="005A6AA3" w:rsidDel="00414DA6" w14:paraId="3A8C2E6A" w14:textId="406116B3" w:rsidTr="00FD5775">
        <w:tblPrEx>
          <w:tblPrExChange w:id="1254"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55" w:author="Lorenzo Fabbri" w:date="2024-09-24T16:55:00Z"/>
          <w:trPrChange w:id="1256" w:author="Lorenzo Fabbri" w:date="2024-09-24T12:21:00Z" w16du:dateUtc="2024-09-24T10:21:00Z">
            <w:trPr>
              <w:gridBefore w:val="1"/>
              <w:cantSplit/>
              <w:jc w:val="center"/>
            </w:trPr>
          </w:trPrChange>
        </w:trPr>
        <w:tc>
          <w:tcPr>
            <w:tcW w:w="9535" w:type="dxa"/>
            <w:gridSpan w:val="5"/>
            <w:tcPrChange w:id="1257" w:author="Lorenzo Fabbri" w:date="2024-09-24T12:21:00Z" w16du:dateUtc="2024-09-24T10:21:00Z">
              <w:tcPr>
                <w:tcW w:w="9360"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19039C34" w14:textId="12577646" w:rsidR="00066508" w:rsidRPr="005A6AA3" w:rsidDel="00414DA6" w:rsidRDefault="00000000">
            <w:pPr>
              <w:keepNext/>
              <w:widowControl w:val="0"/>
              <w:spacing w:after="60"/>
              <w:rPr>
                <w:del w:id="1258" w:author="Lorenzo Fabbri" w:date="2024-09-24T16:55:00Z" w16du:dateUtc="2024-09-24T14:55:00Z"/>
              </w:rPr>
            </w:pPr>
            <w:del w:id="1259" w:author="Lorenzo Fabbri" w:date="2024-09-24T16:55:00Z" w16du:dateUtc="2024-09-24T14:55:00Z">
              <w:r w:rsidRPr="005A6AA3" w:rsidDel="00414DA6">
                <w:rPr>
                  <w:rFonts w:ascii="Calibri" w:hAnsi="Calibri"/>
                  <w:b/>
                  <w:sz w:val="20"/>
                </w:rPr>
                <w:delText>Phenols</w:delText>
              </w:r>
            </w:del>
          </w:p>
        </w:tc>
      </w:tr>
      <w:tr w:rsidR="00066508" w:rsidRPr="005A6AA3" w:rsidDel="00414DA6" w14:paraId="27261F44" w14:textId="3B7CBEF0" w:rsidTr="00FD5775">
        <w:tblPrEx>
          <w:tblPrExChange w:id="1260"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61" w:author="Lorenzo Fabbri" w:date="2024-09-24T16:55:00Z"/>
          <w:trPrChange w:id="1262" w:author="Lorenzo Fabbri" w:date="2024-09-24T12:21:00Z" w16du:dateUtc="2024-09-24T10:21:00Z">
            <w:trPr>
              <w:gridBefore w:val="1"/>
              <w:cantSplit/>
              <w:jc w:val="center"/>
            </w:trPr>
          </w:trPrChange>
        </w:trPr>
        <w:tc>
          <w:tcPr>
            <w:tcW w:w="1907" w:type="dxa"/>
            <w:tcPrChange w:id="1263"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EDD62D7" w14:textId="7DBD8DA8" w:rsidR="00066508" w:rsidRPr="005A6AA3" w:rsidDel="00414DA6" w:rsidRDefault="00000000">
            <w:pPr>
              <w:keepNext/>
              <w:widowControl w:val="0"/>
              <w:spacing w:after="60"/>
              <w:rPr>
                <w:del w:id="1264" w:author="Lorenzo Fabbri" w:date="2024-09-24T16:55:00Z" w16du:dateUtc="2024-09-24T14:55:00Z"/>
              </w:rPr>
            </w:pPr>
            <w:del w:id="1265" w:author="Lorenzo Fabbri" w:date="2024-09-24T16:55:00Z" w16du:dateUtc="2024-09-24T14:55:00Z">
              <w:r w:rsidRPr="005A6AA3" w:rsidDel="00414DA6">
                <w:rPr>
                  <w:rFonts w:ascii="Calibri" w:hAnsi="Calibri"/>
                  <w:sz w:val="20"/>
                </w:rPr>
                <w:delText>BPA</w:delText>
              </w:r>
            </w:del>
          </w:p>
        </w:tc>
        <w:tc>
          <w:tcPr>
            <w:tcW w:w="1907" w:type="dxa"/>
            <w:tcPrChange w:id="126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E258CC5" w14:textId="7EE8507A" w:rsidR="00066508" w:rsidRPr="005A6AA3" w:rsidDel="00414DA6" w:rsidRDefault="00000000">
            <w:pPr>
              <w:keepNext/>
              <w:widowControl w:val="0"/>
              <w:spacing w:after="60"/>
              <w:jc w:val="center"/>
              <w:rPr>
                <w:del w:id="1267" w:author="Lorenzo Fabbri" w:date="2024-09-24T16:55:00Z" w16du:dateUtc="2024-09-24T14:55:00Z"/>
              </w:rPr>
            </w:pPr>
            <w:del w:id="1268" w:author="Lorenzo Fabbri" w:date="2024-09-24T16:55:00Z" w16du:dateUtc="2024-09-24T14:55:00Z">
              <w:r w:rsidRPr="005A6AA3" w:rsidDel="00414DA6">
                <w:rPr>
                  <w:rFonts w:ascii="Calibri" w:hAnsi="Calibri"/>
                  <w:sz w:val="20"/>
                </w:rPr>
                <w:delText>0.032 (-0.026, 0.09)</w:delText>
              </w:r>
            </w:del>
          </w:p>
        </w:tc>
        <w:tc>
          <w:tcPr>
            <w:tcW w:w="1907" w:type="dxa"/>
            <w:tcPrChange w:id="126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1966A64" w14:textId="7062ECE9" w:rsidR="00066508" w:rsidRPr="005A6AA3" w:rsidDel="00414DA6" w:rsidRDefault="00000000">
            <w:pPr>
              <w:keepNext/>
              <w:widowControl w:val="0"/>
              <w:spacing w:after="60"/>
              <w:jc w:val="center"/>
              <w:rPr>
                <w:del w:id="1270" w:author="Lorenzo Fabbri" w:date="2024-09-24T16:55:00Z" w16du:dateUtc="2024-09-24T14:55:00Z"/>
              </w:rPr>
            </w:pPr>
            <w:del w:id="1271" w:author="Lorenzo Fabbri" w:date="2024-09-24T16:55:00Z" w16du:dateUtc="2024-09-24T14:55:00Z">
              <w:r w:rsidRPr="005A6AA3" w:rsidDel="00414DA6">
                <w:rPr>
                  <w:rFonts w:ascii="Calibri" w:hAnsi="Calibri"/>
                  <w:sz w:val="20"/>
                </w:rPr>
                <w:delText>-0.153 (-0.291, -0.015)</w:delText>
              </w:r>
            </w:del>
          </w:p>
        </w:tc>
        <w:tc>
          <w:tcPr>
            <w:tcW w:w="1907" w:type="dxa"/>
            <w:tcPrChange w:id="127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27C255F" w14:textId="6DA0F965" w:rsidR="00066508" w:rsidRPr="005A6AA3" w:rsidDel="00414DA6" w:rsidRDefault="00000000">
            <w:pPr>
              <w:keepNext/>
              <w:widowControl w:val="0"/>
              <w:spacing w:after="60"/>
              <w:jc w:val="center"/>
              <w:rPr>
                <w:del w:id="1273" w:author="Lorenzo Fabbri" w:date="2024-09-24T16:55:00Z" w16du:dateUtc="2024-09-24T14:55:00Z"/>
              </w:rPr>
            </w:pPr>
            <w:del w:id="1274" w:author="Lorenzo Fabbri" w:date="2024-09-24T16:55:00Z" w16du:dateUtc="2024-09-24T14:55:00Z">
              <w:r w:rsidRPr="005A6AA3" w:rsidDel="00414DA6">
                <w:rPr>
                  <w:rFonts w:ascii="Calibri" w:hAnsi="Calibri"/>
                  <w:sz w:val="20"/>
                </w:rPr>
                <w:delText>-0.125 (-0.269, 0.018)</w:delText>
              </w:r>
            </w:del>
          </w:p>
        </w:tc>
        <w:tc>
          <w:tcPr>
            <w:tcW w:w="1907" w:type="dxa"/>
            <w:tcPrChange w:id="1275"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FB252F9" w14:textId="533BE2E8" w:rsidR="00066508" w:rsidRPr="005A6AA3" w:rsidDel="00414DA6" w:rsidRDefault="00000000">
            <w:pPr>
              <w:keepNext/>
              <w:widowControl w:val="0"/>
              <w:spacing w:after="60"/>
              <w:jc w:val="center"/>
              <w:rPr>
                <w:del w:id="1276" w:author="Lorenzo Fabbri" w:date="2024-09-24T16:55:00Z" w16du:dateUtc="2024-09-24T14:55:00Z"/>
              </w:rPr>
            </w:pPr>
            <w:del w:id="1277" w:author="Lorenzo Fabbri" w:date="2024-09-24T16:55:00Z" w16du:dateUtc="2024-09-24T14:55:00Z">
              <w:r w:rsidRPr="005A6AA3" w:rsidDel="00414DA6">
                <w:rPr>
                  <w:rFonts w:ascii="Calibri" w:hAnsi="Calibri"/>
                  <w:sz w:val="20"/>
                </w:rPr>
                <w:delText>-0.085 (-0.216, 0.047)</w:delText>
              </w:r>
            </w:del>
          </w:p>
        </w:tc>
      </w:tr>
      <w:tr w:rsidR="00066508" w:rsidRPr="005A6AA3" w:rsidDel="00414DA6" w14:paraId="5D0F016C" w14:textId="4B92632B" w:rsidTr="00FD5775">
        <w:tblPrEx>
          <w:tblPrExChange w:id="1278"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79" w:author="Lorenzo Fabbri" w:date="2024-09-24T16:55:00Z"/>
          <w:trPrChange w:id="1280" w:author="Lorenzo Fabbri" w:date="2024-09-24T12:21:00Z" w16du:dateUtc="2024-09-24T10:21:00Z">
            <w:trPr>
              <w:gridBefore w:val="1"/>
              <w:cantSplit/>
              <w:jc w:val="center"/>
            </w:trPr>
          </w:trPrChange>
        </w:trPr>
        <w:tc>
          <w:tcPr>
            <w:tcW w:w="1907" w:type="dxa"/>
            <w:tcPrChange w:id="1281"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7C8A4825" w14:textId="4BD8A443" w:rsidR="00066508" w:rsidRPr="005A6AA3" w:rsidDel="00414DA6" w:rsidRDefault="00000000">
            <w:pPr>
              <w:keepNext/>
              <w:widowControl w:val="0"/>
              <w:spacing w:after="60"/>
              <w:rPr>
                <w:del w:id="1282" w:author="Lorenzo Fabbri" w:date="2024-09-24T16:55:00Z" w16du:dateUtc="2024-09-24T14:55:00Z"/>
              </w:rPr>
            </w:pPr>
            <w:del w:id="1283" w:author="Lorenzo Fabbri" w:date="2024-09-24T16:55:00Z" w16du:dateUtc="2024-09-24T14:55:00Z">
              <w:r w:rsidRPr="005A6AA3" w:rsidDel="00414DA6">
                <w:rPr>
                  <w:rFonts w:ascii="Calibri" w:hAnsi="Calibri"/>
                  <w:sz w:val="20"/>
                </w:rPr>
                <w:delText>BUPA</w:delText>
              </w:r>
            </w:del>
          </w:p>
        </w:tc>
        <w:tc>
          <w:tcPr>
            <w:tcW w:w="1907" w:type="dxa"/>
            <w:tcPrChange w:id="128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FFEA87A" w14:textId="35C7A796" w:rsidR="00066508" w:rsidRPr="005A6AA3" w:rsidDel="00414DA6" w:rsidRDefault="00000000">
            <w:pPr>
              <w:keepNext/>
              <w:widowControl w:val="0"/>
              <w:spacing w:after="60"/>
              <w:jc w:val="center"/>
              <w:rPr>
                <w:del w:id="1285" w:author="Lorenzo Fabbri" w:date="2024-09-24T16:55:00Z" w16du:dateUtc="2024-09-24T14:55:00Z"/>
              </w:rPr>
            </w:pPr>
            <w:del w:id="1286" w:author="Lorenzo Fabbri" w:date="2024-09-24T16:55:00Z" w16du:dateUtc="2024-09-24T14:55:00Z">
              <w:r w:rsidRPr="005A6AA3" w:rsidDel="00414DA6">
                <w:rPr>
                  <w:rFonts w:ascii="Calibri" w:hAnsi="Calibri"/>
                  <w:sz w:val="20"/>
                </w:rPr>
                <w:delText>-0.022 (-0.067, 0.024)</w:delText>
              </w:r>
            </w:del>
          </w:p>
        </w:tc>
        <w:tc>
          <w:tcPr>
            <w:tcW w:w="1907" w:type="dxa"/>
            <w:tcPrChange w:id="128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79245E2" w14:textId="6D158153" w:rsidR="00066508" w:rsidRPr="005A6AA3" w:rsidDel="00414DA6" w:rsidRDefault="00000000">
            <w:pPr>
              <w:keepNext/>
              <w:widowControl w:val="0"/>
              <w:spacing w:after="60"/>
              <w:jc w:val="center"/>
              <w:rPr>
                <w:del w:id="1288" w:author="Lorenzo Fabbri" w:date="2024-09-24T16:55:00Z" w16du:dateUtc="2024-09-24T14:55:00Z"/>
              </w:rPr>
            </w:pPr>
            <w:del w:id="1289" w:author="Lorenzo Fabbri" w:date="2024-09-24T16:55:00Z" w16du:dateUtc="2024-09-24T14:55:00Z">
              <w:r w:rsidRPr="005A6AA3" w:rsidDel="00414DA6">
                <w:rPr>
                  <w:rFonts w:ascii="Calibri" w:hAnsi="Calibri"/>
                  <w:sz w:val="20"/>
                </w:rPr>
                <w:delText>-0.117 (-0.247, 0.012)</w:delText>
              </w:r>
            </w:del>
          </w:p>
        </w:tc>
        <w:tc>
          <w:tcPr>
            <w:tcW w:w="1907" w:type="dxa"/>
            <w:tcPrChange w:id="129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18FC8B7" w14:textId="6E103305" w:rsidR="00066508" w:rsidRPr="005A6AA3" w:rsidDel="00414DA6" w:rsidRDefault="00000000">
            <w:pPr>
              <w:keepNext/>
              <w:widowControl w:val="0"/>
              <w:spacing w:after="60"/>
              <w:jc w:val="center"/>
              <w:rPr>
                <w:del w:id="1291" w:author="Lorenzo Fabbri" w:date="2024-09-24T16:55:00Z" w16du:dateUtc="2024-09-24T14:55:00Z"/>
              </w:rPr>
            </w:pPr>
            <w:del w:id="1292" w:author="Lorenzo Fabbri" w:date="2024-09-24T16:55:00Z" w16du:dateUtc="2024-09-24T14:55:00Z">
              <w:r w:rsidRPr="005A6AA3" w:rsidDel="00414DA6">
                <w:rPr>
                  <w:rFonts w:ascii="Calibri" w:hAnsi="Calibri"/>
                  <w:sz w:val="20"/>
                </w:rPr>
                <w:delText>-0.129 (-0.209, -0.048)</w:delText>
              </w:r>
            </w:del>
          </w:p>
        </w:tc>
        <w:tc>
          <w:tcPr>
            <w:tcW w:w="1907" w:type="dxa"/>
            <w:tcPrChange w:id="1293"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13F79D" w14:textId="62900EBD" w:rsidR="00066508" w:rsidRPr="005A6AA3" w:rsidDel="00414DA6" w:rsidRDefault="00000000">
            <w:pPr>
              <w:keepNext/>
              <w:widowControl w:val="0"/>
              <w:spacing w:after="60"/>
              <w:jc w:val="center"/>
              <w:rPr>
                <w:del w:id="1294" w:author="Lorenzo Fabbri" w:date="2024-09-24T16:55:00Z" w16du:dateUtc="2024-09-24T14:55:00Z"/>
              </w:rPr>
            </w:pPr>
            <w:del w:id="1295" w:author="Lorenzo Fabbri" w:date="2024-09-24T16:55:00Z" w16du:dateUtc="2024-09-24T14:55:00Z">
              <w:r w:rsidRPr="005A6AA3" w:rsidDel="00414DA6">
                <w:rPr>
                  <w:rFonts w:ascii="Calibri" w:hAnsi="Calibri"/>
                  <w:sz w:val="20"/>
                </w:rPr>
                <w:delText>-0.013 (-0.112, 0.085)</w:delText>
              </w:r>
            </w:del>
          </w:p>
        </w:tc>
      </w:tr>
      <w:tr w:rsidR="00066508" w:rsidRPr="005A6AA3" w:rsidDel="00414DA6" w14:paraId="4CB5CAAC" w14:textId="7562F800" w:rsidTr="00FD5775">
        <w:tblPrEx>
          <w:tblPrExChange w:id="1296"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297" w:author="Lorenzo Fabbri" w:date="2024-09-24T16:55:00Z"/>
          <w:trPrChange w:id="1298" w:author="Lorenzo Fabbri" w:date="2024-09-24T12:21:00Z" w16du:dateUtc="2024-09-24T10:21:00Z">
            <w:trPr>
              <w:gridBefore w:val="1"/>
              <w:cantSplit/>
              <w:jc w:val="center"/>
            </w:trPr>
          </w:trPrChange>
        </w:trPr>
        <w:tc>
          <w:tcPr>
            <w:tcW w:w="1907" w:type="dxa"/>
            <w:tcPrChange w:id="1299"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3B67FB3" w14:textId="142F9BB5" w:rsidR="00066508" w:rsidRPr="005A6AA3" w:rsidDel="00414DA6" w:rsidRDefault="00000000">
            <w:pPr>
              <w:keepNext/>
              <w:widowControl w:val="0"/>
              <w:spacing w:after="60"/>
              <w:rPr>
                <w:del w:id="1300" w:author="Lorenzo Fabbri" w:date="2024-09-24T16:55:00Z" w16du:dateUtc="2024-09-24T14:55:00Z"/>
              </w:rPr>
            </w:pPr>
            <w:del w:id="1301" w:author="Lorenzo Fabbri" w:date="2024-09-24T16:55:00Z" w16du:dateUtc="2024-09-24T14:55:00Z">
              <w:r w:rsidRPr="005A6AA3" w:rsidDel="00414DA6">
                <w:rPr>
                  <w:rFonts w:ascii="Calibri" w:hAnsi="Calibri"/>
                  <w:sz w:val="20"/>
                </w:rPr>
                <w:delText>ETPA</w:delText>
              </w:r>
            </w:del>
          </w:p>
        </w:tc>
        <w:tc>
          <w:tcPr>
            <w:tcW w:w="1907" w:type="dxa"/>
            <w:tcPrChange w:id="130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B4DCC59" w14:textId="056CE615" w:rsidR="00066508" w:rsidRPr="005A6AA3" w:rsidDel="00414DA6" w:rsidRDefault="00000000">
            <w:pPr>
              <w:keepNext/>
              <w:widowControl w:val="0"/>
              <w:spacing w:after="60"/>
              <w:jc w:val="center"/>
              <w:rPr>
                <w:del w:id="1303" w:author="Lorenzo Fabbri" w:date="2024-09-24T16:55:00Z" w16du:dateUtc="2024-09-24T14:55:00Z"/>
              </w:rPr>
            </w:pPr>
            <w:del w:id="1304" w:author="Lorenzo Fabbri" w:date="2024-09-24T16:55:00Z" w16du:dateUtc="2024-09-24T14:55:00Z">
              <w:r w:rsidRPr="005A6AA3" w:rsidDel="00414DA6">
                <w:rPr>
                  <w:rFonts w:ascii="Calibri" w:hAnsi="Calibri"/>
                  <w:sz w:val="20"/>
                </w:rPr>
                <w:delText>0.012 (-0.021, 0.045)</w:delText>
              </w:r>
            </w:del>
          </w:p>
        </w:tc>
        <w:tc>
          <w:tcPr>
            <w:tcW w:w="1907" w:type="dxa"/>
            <w:tcPrChange w:id="130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2A52F66" w14:textId="0EFAD598" w:rsidR="00066508" w:rsidRPr="005A6AA3" w:rsidDel="00414DA6" w:rsidRDefault="00000000">
            <w:pPr>
              <w:keepNext/>
              <w:widowControl w:val="0"/>
              <w:spacing w:after="60"/>
              <w:jc w:val="center"/>
              <w:rPr>
                <w:del w:id="1306" w:author="Lorenzo Fabbri" w:date="2024-09-24T16:55:00Z" w16du:dateUtc="2024-09-24T14:55:00Z"/>
              </w:rPr>
            </w:pPr>
            <w:del w:id="1307" w:author="Lorenzo Fabbri" w:date="2024-09-24T16:55:00Z" w16du:dateUtc="2024-09-24T14:55:00Z">
              <w:r w:rsidRPr="005A6AA3" w:rsidDel="00414DA6">
                <w:rPr>
                  <w:rFonts w:ascii="Calibri" w:hAnsi="Calibri"/>
                  <w:sz w:val="20"/>
                </w:rPr>
                <w:delText>-0.254 (-0.416, -0.092)</w:delText>
              </w:r>
            </w:del>
          </w:p>
        </w:tc>
        <w:tc>
          <w:tcPr>
            <w:tcW w:w="1907" w:type="dxa"/>
            <w:tcPrChange w:id="130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6183750" w14:textId="1913E4EF" w:rsidR="00066508" w:rsidRPr="005A6AA3" w:rsidDel="00414DA6" w:rsidRDefault="00000000">
            <w:pPr>
              <w:keepNext/>
              <w:widowControl w:val="0"/>
              <w:spacing w:after="60"/>
              <w:jc w:val="center"/>
              <w:rPr>
                <w:del w:id="1309" w:author="Lorenzo Fabbri" w:date="2024-09-24T16:55:00Z" w16du:dateUtc="2024-09-24T14:55:00Z"/>
              </w:rPr>
            </w:pPr>
            <w:del w:id="1310" w:author="Lorenzo Fabbri" w:date="2024-09-24T16:55:00Z" w16du:dateUtc="2024-09-24T14:55:00Z">
              <w:r w:rsidRPr="005A6AA3" w:rsidDel="00414DA6">
                <w:rPr>
                  <w:rFonts w:ascii="Calibri" w:hAnsi="Calibri"/>
                  <w:sz w:val="20"/>
                </w:rPr>
                <w:delText>-0.184 (-0.39, 0.022)</w:delText>
              </w:r>
            </w:del>
          </w:p>
        </w:tc>
        <w:tc>
          <w:tcPr>
            <w:tcW w:w="1907" w:type="dxa"/>
            <w:tcPrChange w:id="1311"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A0F0169" w14:textId="2B4AF342" w:rsidR="00066508" w:rsidRPr="005A6AA3" w:rsidDel="00414DA6" w:rsidRDefault="00000000">
            <w:pPr>
              <w:keepNext/>
              <w:widowControl w:val="0"/>
              <w:spacing w:after="60"/>
              <w:jc w:val="center"/>
              <w:rPr>
                <w:del w:id="1312" w:author="Lorenzo Fabbri" w:date="2024-09-24T16:55:00Z" w16du:dateUtc="2024-09-24T14:55:00Z"/>
              </w:rPr>
            </w:pPr>
            <w:del w:id="1313" w:author="Lorenzo Fabbri" w:date="2024-09-24T16:55:00Z" w16du:dateUtc="2024-09-24T14:55:00Z">
              <w:r w:rsidRPr="005A6AA3" w:rsidDel="00414DA6">
                <w:rPr>
                  <w:rFonts w:ascii="Calibri" w:hAnsi="Calibri"/>
                  <w:sz w:val="20"/>
                </w:rPr>
                <w:delText>-0.219 (-0.472, 0.034)</w:delText>
              </w:r>
            </w:del>
          </w:p>
        </w:tc>
      </w:tr>
      <w:tr w:rsidR="00066508" w:rsidRPr="005A6AA3" w:rsidDel="00414DA6" w14:paraId="65A0FFF5" w14:textId="76AFE9DA" w:rsidTr="00FD5775">
        <w:tblPrEx>
          <w:tblPrExChange w:id="1314"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15" w:author="Lorenzo Fabbri" w:date="2024-09-24T16:55:00Z"/>
          <w:trPrChange w:id="1316" w:author="Lorenzo Fabbri" w:date="2024-09-24T12:21:00Z" w16du:dateUtc="2024-09-24T10:21:00Z">
            <w:trPr>
              <w:gridBefore w:val="1"/>
              <w:cantSplit/>
              <w:jc w:val="center"/>
            </w:trPr>
          </w:trPrChange>
        </w:trPr>
        <w:tc>
          <w:tcPr>
            <w:tcW w:w="1907" w:type="dxa"/>
            <w:tcPrChange w:id="1317"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752D04CB" w14:textId="1F07E6BF" w:rsidR="00066508" w:rsidRPr="005A6AA3" w:rsidDel="00414DA6" w:rsidRDefault="00000000">
            <w:pPr>
              <w:keepNext/>
              <w:widowControl w:val="0"/>
              <w:spacing w:after="60"/>
              <w:rPr>
                <w:del w:id="1318" w:author="Lorenzo Fabbri" w:date="2024-09-24T16:55:00Z" w16du:dateUtc="2024-09-24T14:55:00Z"/>
              </w:rPr>
            </w:pPr>
            <w:del w:id="1319" w:author="Lorenzo Fabbri" w:date="2024-09-24T16:55:00Z" w16du:dateUtc="2024-09-24T14:55:00Z">
              <w:r w:rsidRPr="005A6AA3" w:rsidDel="00414DA6">
                <w:rPr>
                  <w:rFonts w:ascii="Calibri" w:hAnsi="Calibri"/>
                  <w:sz w:val="20"/>
                </w:rPr>
                <w:delText>MEPA</w:delText>
              </w:r>
            </w:del>
          </w:p>
        </w:tc>
        <w:tc>
          <w:tcPr>
            <w:tcW w:w="1907" w:type="dxa"/>
            <w:tcPrChange w:id="132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B1DD78E" w14:textId="6894C1FD" w:rsidR="00066508" w:rsidRPr="005A6AA3" w:rsidDel="00414DA6" w:rsidRDefault="00000000">
            <w:pPr>
              <w:keepNext/>
              <w:widowControl w:val="0"/>
              <w:spacing w:after="60"/>
              <w:jc w:val="center"/>
              <w:rPr>
                <w:del w:id="1321" w:author="Lorenzo Fabbri" w:date="2024-09-24T16:55:00Z" w16du:dateUtc="2024-09-24T14:55:00Z"/>
              </w:rPr>
            </w:pPr>
            <w:del w:id="1322" w:author="Lorenzo Fabbri" w:date="2024-09-24T16:55:00Z" w16du:dateUtc="2024-09-24T14:55:00Z">
              <w:r w:rsidRPr="005A6AA3" w:rsidDel="00414DA6">
                <w:rPr>
                  <w:rFonts w:ascii="Calibri" w:hAnsi="Calibri"/>
                  <w:sz w:val="20"/>
                </w:rPr>
                <w:delText>-0.001 (-0.061, 0.058)</w:delText>
              </w:r>
            </w:del>
          </w:p>
        </w:tc>
        <w:tc>
          <w:tcPr>
            <w:tcW w:w="1907" w:type="dxa"/>
            <w:tcPrChange w:id="132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2E34D83" w14:textId="760E1DD0" w:rsidR="00066508" w:rsidRPr="005A6AA3" w:rsidDel="00414DA6" w:rsidRDefault="00000000">
            <w:pPr>
              <w:keepNext/>
              <w:widowControl w:val="0"/>
              <w:spacing w:after="60"/>
              <w:jc w:val="center"/>
              <w:rPr>
                <w:del w:id="1324" w:author="Lorenzo Fabbri" w:date="2024-09-24T16:55:00Z" w16du:dateUtc="2024-09-24T14:55:00Z"/>
              </w:rPr>
            </w:pPr>
            <w:del w:id="1325" w:author="Lorenzo Fabbri" w:date="2024-09-24T16:55:00Z" w16du:dateUtc="2024-09-24T14:55:00Z">
              <w:r w:rsidRPr="005A6AA3" w:rsidDel="00414DA6">
                <w:rPr>
                  <w:rFonts w:ascii="Calibri" w:hAnsi="Calibri"/>
                  <w:sz w:val="20"/>
                </w:rPr>
                <w:delText>-0.129 (-0.271, 0.013)</w:delText>
              </w:r>
            </w:del>
          </w:p>
        </w:tc>
        <w:tc>
          <w:tcPr>
            <w:tcW w:w="1907" w:type="dxa"/>
            <w:tcPrChange w:id="132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52155CA" w14:textId="4677A793" w:rsidR="00066508" w:rsidRPr="005A6AA3" w:rsidDel="00414DA6" w:rsidRDefault="00000000">
            <w:pPr>
              <w:keepNext/>
              <w:widowControl w:val="0"/>
              <w:spacing w:after="60"/>
              <w:jc w:val="center"/>
              <w:rPr>
                <w:del w:id="1327" w:author="Lorenzo Fabbri" w:date="2024-09-24T16:55:00Z" w16du:dateUtc="2024-09-24T14:55:00Z"/>
              </w:rPr>
            </w:pPr>
            <w:del w:id="1328" w:author="Lorenzo Fabbri" w:date="2024-09-24T16:55:00Z" w16du:dateUtc="2024-09-24T14:55:00Z">
              <w:r w:rsidRPr="005A6AA3" w:rsidDel="00414DA6">
                <w:rPr>
                  <w:rFonts w:ascii="Calibri" w:hAnsi="Calibri"/>
                  <w:sz w:val="20"/>
                </w:rPr>
                <w:delText>-0.127 (-0.258, 0.004)</w:delText>
              </w:r>
            </w:del>
          </w:p>
        </w:tc>
        <w:tc>
          <w:tcPr>
            <w:tcW w:w="1907" w:type="dxa"/>
            <w:tcPrChange w:id="1329"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AE4C686" w14:textId="6551301E" w:rsidR="00066508" w:rsidRPr="005A6AA3" w:rsidDel="00414DA6" w:rsidRDefault="00000000">
            <w:pPr>
              <w:keepNext/>
              <w:widowControl w:val="0"/>
              <w:spacing w:after="60"/>
              <w:jc w:val="center"/>
              <w:rPr>
                <w:del w:id="1330" w:author="Lorenzo Fabbri" w:date="2024-09-24T16:55:00Z" w16du:dateUtc="2024-09-24T14:55:00Z"/>
              </w:rPr>
            </w:pPr>
            <w:del w:id="1331" w:author="Lorenzo Fabbri" w:date="2024-09-24T16:55:00Z" w16du:dateUtc="2024-09-24T14:55:00Z">
              <w:r w:rsidRPr="005A6AA3" w:rsidDel="00414DA6">
                <w:rPr>
                  <w:rFonts w:ascii="Calibri" w:hAnsi="Calibri"/>
                  <w:sz w:val="20"/>
                </w:rPr>
                <w:delText>-0.144 (-0.257, -0.03)</w:delText>
              </w:r>
            </w:del>
          </w:p>
        </w:tc>
      </w:tr>
      <w:tr w:rsidR="00066508" w:rsidRPr="005A6AA3" w:rsidDel="00414DA6" w14:paraId="4224AA4B" w14:textId="6EBCEB6D" w:rsidTr="00FD5775">
        <w:tblPrEx>
          <w:tblPrExChange w:id="1332"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33" w:author="Lorenzo Fabbri" w:date="2024-09-24T16:55:00Z"/>
          <w:trPrChange w:id="1334" w:author="Lorenzo Fabbri" w:date="2024-09-24T12:21:00Z" w16du:dateUtc="2024-09-24T10:21:00Z">
            <w:trPr>
              <w:gridBefore w:val="1"/>
              <w:cantSplit/>
              <w:jc w:val="center"/>
            </w:trPr>
          </w:trPrChange>
        </w:trPr>
        <w:tc>
          <w:tcPr>
            <w:tcW w:w="1907" w:type="dxa"/>
            <w:tcPrChange w:id="1335"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6C884ED1" w14:textId="28A285F1" w:rsidR="00066508" w:rsidRPr="005A6AA3" w:rsidDel="00414DA6" w:rsidRDefault="00000000">
            <w:pPr>
              <w:keepNext/>
              <w:widowControl w:val="0"/>
              <w:spacing w:after="60"/>
              <w:rPr>
                <w:del w:id="1336" w:author="Lorenzo Fabbri" w:date="2024-09-24T16:55:00Z" w16du:dateUtc="2024-09-24T14:55:00Z"/>
              </w:rPr>
            </w:pPr>
            <w:del w:id="1337" w:author="Lorenzo Fabbri" w:date="2024-09-24T16:55:00Z" w16du:dateUtc="2024-09-24T14:55:00Z">
              <w:r w:rsidRPr="005A6AA3" w:rsidDel="00414DA6">
                <w:rPr>
                  <w:rFonts w:ascii="Calibri" w:hAnsi="Calibri"/>
                  <w:sz w:val="20"/>
                </w:rPr>
                <w:delText>OXBE</w:delText>
              </w:r>
            </w:del>
          </w:p>
        </w:tc>
        <w:tc>
          <w:tcPr>
            <w:tcW w:w="1907" w:type="dxa"/>
            <w:tcPrChange w:id="133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4448895" w14:textId="5F6F1518" w:rsidR="00066508" w:rsidRPr="005A6AA3" w:rsidDel="00414DA6" w:rsidRDefault="00000000">
            <w:pPr>
              <w:keepNext/>
              <w:widowControl w:val="0"/>
              <w:spacing w:after="60"/>
              <w:jc w:val="center"/>
              <w:rPr>
                <w:del w:id="1339" w:author="Lorenzo Fabbri" w:date="2024-09-24T16:55:00Z" w16du:dateUtc="2024-09-24T14:55:00Z"/>
              </w:rPr>
            </w:pPr>
            <w:del w:id="1340" w:author="Lorenzo Fabbri" w:date="2024-09-24T16:55:00Z" w16du:dateUtc="2024-09-24T14:55:00Z">
              <w:r w:rsidRPr="005A6AA3" w:rsidDel="00414DA6">
                <w:rPr>
                  <w:rFonts w:ascii="Calibri" w:hAnsi="Calibri"/>
                  <w:sz w:val="20"/>
                </w:rPr>
                <w:delText>0.032 (0.004, 0.061)</w:delText>
              </w:r>
            </w:del>
          </w:p>
        </w:tc>
        <w:tc>
          <w:tcPr>
            <w:tcW w:w="1907" w:type="dxa"/>
            <w:tcPrChange w:id="134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438A21C" w14:textId="7E1ED6D7" w:rsidR="00066508" w:rsidRPr="005A6AA3" w:rsidDel="00414DA6" w:rsidRDefault="00000000">
            <w:pPr>
              <w:keepNext/>
              <w:widowControl w:val="0"/>
              <w:spacing w:after="60"/>
              <w:jc w:val="center"/>
              <w:rPr>
                <w:del w:id="1342" w:author="Lorenzo Fabbri" w:date="2024-09-24T16:55:00Z" w16du:dateUtc="2024-09-24T14:55:00Z"/>
              </w:rPr>
            </w:pPr>
            <w:del w:id="1343" w:author="Lorenzo Fabbri" w:date="2024-09-24T16:55:00Z" w16du:dateUtc="2024-09-24T14:55:00Z">
              <w:r w:rsidRPr="005A6AA3" w:rsidDel="00414DA6">
                <w:rPr>
                  <w:rFonts w:ascii="Calibri" w:hAnsi="Calibri"/>
                  <w:sz w:val="20"/>
                </w:rPr>
                <w:delText>-0.213 (-0.486, 0.059)</w:delText>
              </w:r>
            </w:del>
          </w:p>
        </w:tc>
        <w:tc>
          <w:tcPr>
            <w:tcW w:w="1907" w:type="dxa"/>
            <w:tcPrChange w:id="134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BAFC7D0" w14:textId="245D8E35" w:rsidR="00066508" w:rsidRPr="005A6AA3" w:rsidDel="00414DA6" w:rsidRDefault="00000000">
            <w:pPr>
              <w:keepNext/>
              <w:widowControl w:val="0"/>
              <w:spacing w:after="60"/>
              <w:jc w:val="center"/>
              <w:rPr>
                <w:del w:id="1345" w:author="Lorenzo Fabbri" w:date="2024-09-24T16:55:00Z" w16du:dateUtc="2024-09-24T14:55:00Z"/>
              </w:rPr>
            </w:pPr>
            <w:del w:id="1346" w:author="Lorenzo Fabbri" w:date="2024-09-24T16:55:00Z" w16du:dateUtc="2024-09-24T14:55:00Z">
              <w:r w:rsidRPr="005A6AA3" w:rsidDel="00414DA6">
                <w:rPr>
                  <w:rFonts w:ascii="Calibri" w:hAnsi="Calibri"/>
                  <w:sz w:val="20"/>
                </w:rPr>
                <w:delText>-0.077 (-0.306, 0.153)</w:delText>
              </w:r>
            </w:del>
          </w:p>
        </w:tc>
        <w:tc>
          <w:tcPr>
            <w:tcW w:w="1907" w:type="dxa"/>
            <w:tcPrChange w:id="1347"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19166E2" w14:textId="16D46F42" w:rsidR="00066508" w:rsidRPr="005A6AA3" w:rsidDel="00414DA6" w:rsidRDefault="00000000">
            <w:pPr>
              <w:keepNext/>
              <w:widowControl w:val="0"/>
              <w:spacing w:after="60"/>
              <w:jc w:val="center"/>
              <w:rPr>
                <w:del w:id="1348" w:author="Lorenzo Fabbri" w:date="2024-09-24T16:55:00Z" w16du:dateUtc="2024-09-24T14:55:00Z"/>
              </w:rPr>
            </w:pPr>
            <w:del w:id="1349" w:author="Lorenzo Fabbri" w:date="2024-09-24T16:55:00Z" w16du:dateUtc="2024-09-24T14:55:00Z">
              <w:r w:rsidRPr="005A6AA3" w:rsidDel="00414DA6">
                <w:rPr>
                  <w:rFonts w:ascii="Calibri" w:hAnsi="Calibri"/>
                  <w:sz w:val="20"/>
                </w:rPr>
                <w:delText>-0.064 (-0.274, 0.146)</w:delText>
              </w:r>
            </w:del>
          </w:p>
        </w:tc>
      </w:tr>
      <w:tr w:rsidR="00066508" w:rsidRPr="005A6AA3" w:rsidDel="00414DA6" w14:paraId="71AAEB3D" w14:textId="4DAD5013" w:rsidTr="00FD5775">
        <w:tblPrEx>
          <w:tblPrExChange w:id="1350"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51" w:author="Lorenzo Fabbri" w:date="2024-09-24T16:55:00Z"/>
          <w:trPrChange w:id="1352" w:author="Lorenzo Fabbri" w:date="2024-09-24T12:21:00Z" w16du:dateUtc="2024-09-24T10:21:00Z">
            <w:trPr>
              <w:gridBefore w:val="1"/>
              <w:cantSplit/>
              <w:jc w:val="center"/>
            </w:trPr>
          </w:trPrChange>
        </w:trPr>
        <w:tc>
          <w:tcPr>
            <w:tcW w:w="1907" w:type="dxa"/>
            <w:tcPrChange w:id="1353"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13A5CFF3" w14:textId="0B5FA69C" w:rsidR="00066508" w:rsidRPr="005A6AA3" w:rsidDel="00414DA6" w:rsidRDefault="00000000">
            <w:pPr>
              <w:keepNext/>
              <w:widowControl w:val="0"/>
              <w:spacing w:after="60"/>
              <w:rPr>
                <w:del w:id="1354" w:author="Lorenzo Fabbri" w:date="2024-09-24T16:55:00Z" w16du:dateUtc="2024-09-24T14:55:00Z"/>
              </w:rPr>
            </w:pPr>
            <w:del w:id="1355" w:author="Lorenzo Fabbri" w:date="2024-09-24T16:55:00Z" w16du:dateUtc="2024-09-24T14:55:00Z">
              <w:r w:rsidRPr="005A6AA3" w:rsidDel="00414DA6">
                <w:rPr>
                  <w:rFonts w:ascii="Calibri" w:hAnsi="Calibri"/>
                  <w:sz w:val="20"/>
                </w:rPr>
                <w:delText>PRPA</w:delText>
              </w:r>
            </w:del>
          </w:p>
        </w:tc>
        <w:tc>
          <w:tcPr>
            <w:tcW w:w="1907" w:type="dxa"/>
            <w:tcPrChange w:id="135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B274DE8" w14:textId="37D5BD17" w:rsidR="00066508" w:rsidRPr="005A6AA3" w:rsidDel="00414DA6" w:rsidRDefault="00000000">
            <w:pPr>
              <w:keepNext/>
              <w:widowControl w:val="0"/>
              <w:spacing w:after="60"/>
              <w:jc w:val="center"/>
              <w:rPr>
                <w:del w:id="1357" w:author="Lorenzo Fabbri" w:date="2024-09-24T16:55:00Z" w16du:dateUtc="2024-09-24T14:55:00Z"/>
              </w:rPr>
            </w:pPr>
            <w:del w:id="1358" w:author="Lorenzo Fabbri" w:date="2024-09-24T16:55:00Z" w16du:dateUtc="2024-09-24T14:55:00Z">
              <w:r w:rsidRPr="005A6AA3" w:rsidDel="00414DA6">
                <w:rPr>
                  <w:rFonts w:ascii="Calibri" w:hAnsi="Calibri"/>
                  <w:sz w:val="20"/>
                </w:rPr>
                <w:delText>0.015 (-0.045, 0.074)</w:delText>
              </w:r>
            </w:del>
          </w:p>
        </w:tc>
        <w:tc>
          <w:tcPr>
            <w:tcW w:w="1907" w:type="dxa"/>
            <w:tcPrChange w:id="135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DE492B4" w14:textId="7FB9A6D1" w:rsidR="00066508" w:rsidRPr="005A6AA3" w:rsidDel="00414DA6" w:rsidRDefault="00000000">
            <w:pPr>
              <w:keepNext/>
              <w:widowControl w:val="0"/>
              <w:spacing w:after="60"/>
              <w:jc w:val="center"/>
              <w:rPr>
                <w:del w:id="1360" w:author="Lorenzo Fabbri" w:date="2024-09-24T16:55:00Z" w16du:dateUtc="2024-09-24T14:55:00Z"/>
              </w:rPr>
            </w:pPr>
            <w:del w:id="1361" w:author="Lorenzo Fabbri" w:date="2024-09-24T16:55:00Z" w16du:dateUtc="2024-09-24T14:55:00Z">
              <w:r w:rsidRPr="005A6AA3" w:rsidDel="00414DA6">
                <w:rPr>
                  <w:rFonts w:ascii="Calibri" w:hAnsi="Calibri"/>
                  <w:sz w:val="20"/>
                </w:rPr>
                <w:delText>-0.12 (-0.262, 0.022)</w:delText>
              </w:r>
            </w:del>
          </w:p>
        </w:tc>
        <w:tc>
          <w:tcPr>
            <w:tcW w:w="1907" w:type="dxa"/>
            <w:tcPrChange w:id="136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4DCB991" w14:textId="4218D32E" w:rsidR="00066508" w:rsidRPr="005A6AA3" w:rsidDel="00414DA6" w:rsidRDefault="00000000">
            <w:pPr>
              <w:keepNext/>
              <w:widowControl w:val="0"/>
              <w:spacing w:after="60"/>
              <w:jc w:val="center"/>
              <w:rPr>
                <w:del w:id="1363" w:author="Lorenzo Fabbri" w:date="2024-09-24T16:55:00Z" w16du:dateUtc="2024-09-24T14:55:00Z"/>
              </w:rPr>
            </w:pPr>
            <w:del w:id="1364" w:author="Lorenzo Fabbri" w:date="2024-09-24T16:55:00Z" w16du:dateUtc="2024-09-24T14:55:00Z">
              <w:r w:rsidRPr="005A6AA3" w:rsidDel="00414DA6">
                <w:rPr>
                  <w:rFonts w:ascii="Calibri" w:hAnsi="Calibri"/>
                  <w:sz w:val="20"/>
                </w:rPr>
                <w:delText>-0.043 (-0.238, 0.151)</w:delText>
              </w:r>
            </w:del>
          </w:p>
        </w:tc>
        <w:tc>
          <w:tcPr>
            <w:tcW w:w="1907" w:type="dxa"/>
            <w:tcPrChange w:id="1365"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C7AFA9" w14:textId="0830A818" w:rsidR="00066508" w:rsidRPr="005A6AA3" w:rsidDel="00414DA6" w:rsidRDefault="00000000">
            <w:pPr>
              <w:keepNext/>
              <w:widowControl w:val="0"/>
              <w:spacing w:after="60"/>
              <w:jc w:val="center"/>
              <w:rPr>
                <w:del w:id="1366" w:author="Lorenzo Fabbri" w:date="2024-09-24T16:55:00Z" w16du:dateUtc="2024-09-24T14:55:00Z"/>
              </w:rPr>
            </w:pPr>
            <w:del w:id="1367" w:author="Lorenzo Fabbri" w:date="2024-09-24T16:55:00Z" w16du:dateUtc="2024-09-24T14:55:00Z">
              <w:r w:rsidRPr="005A6AA3" w:rsidDel="00414DA6">
                <w:rPr>
                  <w:rFonts w:ascii="Calibri" w:hAnsi="Calibri"/>
                  <w:sz w:val="20"/>
                </w:rPr>
                <w:delText>-0.102 (-0.223, 0.019)</w:delText>
              </w:r>
            </w:del>
          </w:p>
        </w:tc>
      </w:tr>
      <w:tr w:rsidR="00066508" w:rsidRPr="005A6AA3" w:rsidDel="00414DA6" w14:paraId="786A8109" w14:textId="44AE5C21" w:rsidTr="00FD5775">
        <w:tblPrEx>
          <w:tblPrExChange w:id="1368"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69" w:author="Lorenzo Fabbri" w:date="2024-09-24T16:55:00Z"/>
          <w:trPrChange w:id="1370" w:author="Lorenzo Fabbri" w:date="2024-09-24T12:21:00Z" w16du:dateUtc="2024-09-24T10:21:00Z">
            <w:trPr>
              <w:gridBefore w:val="1"/>
              <w:cantSplit/>
              <w:jc w:val="center"/>
            </w:trPr>
          </w:trPrChange>
        </w:trPr>
        <w:tc>
          <w:tcPr>
            <w:tcW w:w="1907" w:type="dxa"/>
            <w:tcPrChange w:id="1371"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450F8550" w14:textId="6441D225" w:rsidR="00066508" w:rsidRPr="005A6AA3" w:rsidDel="00414DA6" w:rsidRDefault="00000000">
            <w:pPr>
              <w:keepNext/>
              <w:widowControl w:val="0"/>
              <w:spacing w:after="60"/>
              <w:rPr>
                <w:del w:id="1372" w:author="Lorenzo Fabbri" w:date="2024-09-24T16:55:00Z" w16du:dateUtc="2024-09-24T14:55:00Z"/>
              </w:rPr>
            </w:pPr>
            <w:del w:id="1373" w:author="Lorenzo Fabbri" w:date="2024-09-24T16:55:00Z" w16du:dateUtc="2024-09-24T14:55:00Z">
              <w:r w:rsidRPr="005A6AA3" w:rsidDel="00414DA6">
                <w:rPr>
                  <w:rFonts w:ascii="Calibri" w:hAnsi="Calibri"/>
                  <w:sz w:val="20"/>
                </w:rPr>
                <w:delText>TRCS</w:delText>
              </w:r>
            </w:del>
          </w:p>
        </w:tc>
        <w:tc>
          <w:tcPr>
            <w:tcW w:w="1907" w:type="dxa"/>
            <w:tcPrChange w:id="137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F7A152A" w14:textId="2A67E43A" w:rsidR="00066508" w:rsidRPr="005A6AA3" w:rsidDel="00414DA6" w:rsidRDefault="00000000">
            <w:pPr>
              <w:keepNext/>
              <w:widowControl w:val="0"/>
              <w:spacing w:after="60"/>
              <w:jc w:val="center"/>
              <w:rPr>
                <w:del w:id="1375" w:author="Lorenzo Fabbri" w:date="2024-09-24T16:55:00Z" w16du:dateUtc="2024-09-24T14:55:00Z"/>
              </w:rPr>
            </w:pPr>
            <w:del w:id="1376" w:author="Lorenzo Fabbri" w:date="2024-09-24T16:55:00Z" w16du:dateUtc="2024-09-24T14:55:00Z">
              <w:r w:rsidRPr="005A6AA3" w:rsidDel="00414DA6">
                <w:rPr>
                  <w:rFonts w:ascii="Calibri" w:hAnsi="Calibri"/>
                  <w:sz w:val="20"/>
                </w:rPr>
                <w:delText>-0.017 (-0.076, 0.042)</w:delText>
              </w:r>
            </w:del>
          </w:p>
        </w:tc>
        <w:tc>
          <w:tcPr>
            <w:tcW w:w="1907" w:type="dxa"/>
            <w:tcPrChange w:id="137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98AFAED" w14:textId="3AAD98A2" w:rsidR="00066508" w:rsidRPr="005A6AA3" w:rsidDel="00414DA6" w:rsidRDefault="00000000">
            <w:pPr>
              <w:keepNext/>
              <w:widowControl w:val="0"/>
              <w:spacing w:after="60"/>
              <w:jc w:val="center"/>
              <w:rPr>
                <w:del w:id="1378" w:author="Lorenzo Fabbri" w:date="2024-09-24T16:55:00Z" w16du:dateUtc="2024-09-24T14:55:00Z"/>
              </w:rPr>
            </w:pPr>
            <w:del w:id="1379" w:author="Lorenzo Fabbri" w:date="2024-09-24T16:55:00Z" w16du:dateUtc="2024-09-24T14:55:00Z">
              <w:r w:rsidRPr="005A6AA3" w:rsidDel="00414DA6">
                <w:rPr>
                  <w:rFonts w:ascii="Calibri" w:hAnsi="Calibri"/>
                  <w:sz w:val="20"/>
                </w:rPr>
                <w:delText>-0.142 (-0.251, -0.034)</w:delText>
              </w:r>
            </w:del>
          </w:p>
        </w:tc>
        <w:tc>
          <w:tcPr>
            <w:tcW w:w="1907" w:type="dxa"/>
            <w:tcPrChange w:id="138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3C90395" w14:textId="1E8388FE" w:rsidR="00066508" w:rsidRPr="005A6AA3" w:rsidDel="00414DA6" w:rsidRDefault="00000000">
            <w:pPr>
              <w:keepNext/>
              <w:widowControl w:val="0"/>
              <w:spacing w:after="60"/>
              <w:jc w:val="center"/>
              <w:rPr>
                <w:del w:id="1381" w:author="Lorenzo Fabbri" w:date="2024-09-24T16:55:00Z" w16du:dateUtc="2024-09-24T14:55:00Z"/>
              </w:rPr>
            </w:pPr>
            <w:del w:id="1382" w:author="Lorenzo Fabbri" w:date="2024-09-24T16:55:00Z" w16du:dateUtc="2024-09-24T14:55:00Z">
              <w:r w:rsidRPr="005A6AA3" w:rsidDel="00414DA6">
                <w:rPr>
                  <w:rFonts w:ascii="Calibri" w:hAnsi="Calibri"/>
                  <w:sz w:val="20"/>
                </w:rPr>
                <w:delText>-0.13 (-0.248, -0.012)</w:delText>
              </w:r>
            </w:del>
          </w:p>
        </w:tc>
        <w:tc>
          <w:tcPr>
            <w:tcW w:w="1907" w:type="dxa"/>
            <w:tcPrChange w:id="1383"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19B286C" w14:textId="0F4E2A03" w:rsidR="00066508" w:rsidRPr="005A6AA3" w:rsidDel="00414DA6" w:rsidRDefault="00000000">
            <w:pPr>
              <w:keepNext/>
              <w:widowControl w:val="0"/>
              <w:spacing w:after="60"/>
              <w:jc w:val="center"/>
              <w:rPr>
                <w:del w:id="1384" w:author="Lorenzo Fabbri" w:date="2024-09-24T16:55:00Z" w16du:dateUtc="2024-09-24T14:55:00Z"/>
              </w:rPr>
            </w:pPr>
            <w:del w:id="1385" w:author="Lorenzo Fabbri" w:date="2024-09-24T16:55:00Z" w16du:dateUtc="2024-09-24T14:55:00Z">
              <w:r w:rsidRPr="005A6AA3" w:rsidDel="00414DA6">
                <w:rPr>
                  <w:rFonts w:ascii="Calibri" w:hAnsi="Calibri"/>
                  <w:sz w:val="20"/>
                </w:rPr>
                <w:delText>-0.152 (-0.207, -0.096)</w:delText>
              </w:r>
            </w:del>
          </w:p>
        </w:tc>
      </w:tr>
      <w:tr w:rsidR="00066508" w:rsidRPr="005A6AA3" w:rsidDel="00414DA6" w14:paraId="7BEBF730" w14:textId="474D8CD9" w:rsidTr="00FD5775">
        <w:tblPrEx>
          <w:tblPrExChange w:id="1386"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87" w:author="Lorenzo Fabbri" w:date="2024-09-24T16:55:00Z"/>
          <w:trPrChange w:id="1388" w:author="Lorenzo Fabbri" w:date="2024-09-24T12:21:00Z" w16du:dateUtc="2024-09-24T10:21:00Z">
            <w:trPr>
              <w:gridBefore w:val="1"/>
              <w:cantSplit/>
              <w:jc w:val="center"/>
            </w:trPr>
          </w:trPrChange>
        </w:trPr>
        <w:tc>
          <w:tcPr>
            <w:tcW w:w="9535" w:type="dxa"/>
            <w:gridSpan w:val="5"/>
            <w:tcPrChange w:id="1389" w:author="Lorenzo Fabbri" w:date="2024-09-24T12:21:00Z" w16du:dateUtc="2024-09-24T10:21:00Z">
              <w:tcPr>
                <w:tcW w:w="9360"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28E53340" w14:textId="5D7E09DF" w:rsidR="00066508" w:rsidRPr="005A6AA3" w:rsidDel="00414DA6" w:rsidRDefault="00000000">
            <w:pPr>
              <w:keepNext/>
              <w:widowControl w:val="0"/>
              <w:spacing w:after="60"/>
              <w:rPr>
                <w:del w:id="1390" w:author="Lorenzo Fabbri" w:date="2024-09-24T16:55:00Z" w16du:dateUtc="2024-09-24T14:55:00Z"/>
              </w:rPr>
            </w:pPr>
            <w:del w:id="1391" w:author="Lorenzo Fabbri" w:date="2024-09-24T16:55:00Z" w16du:dateUtc="2024-09-24T14:55:00Z">
              <w:r w:rsidRPr="005A6AA3" w:rsidDel="00414DA6">
                <w:rPr>
                  <w:rFonts w:ascii="Calibri" w:hAnsi="Calibri"/>
                  <w:b/>
                  <w:sz w:val="20"/>
                </w:rPr>
                <w:delText>Phthalate metabolites</w:delText>
              </w:r>
            </w:del>
          </w:p>
        </w:tc>
      </w:tr>
      <w:tr w:rsidR="00066508" w:rsidRPr="005A6AA3" w:rsidDel="00414DA6" w14:paraId="726B07A3" w14:textId="6E80029F" w:rsidTr="00FD5775">
        <w:tblPrEx>
          <w:tblPrExChange w:id="1392"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393" w:author="Lorenzo Fabbri" w:date="2024-09-24T16:55:00Z"/>
          <w:trPrChange w:id="1394" w:author="Lorenzo Fabbri" w:date="2024-09-24T12:21:00Z" w16du:dateUtc="2024-09-24T10:21:00Z">
            <w:trPr>
              <w:gridBefore w:val="1"/>
              <w:cantSplit/>
              <w:jc w:val="center"/>
            </w:trPr>
          </w:trPrChange>
        </w:trPr>
        <w:tc>
          <w:tcPr>
            <w:tcW w:w="1907" w:type="dxa"/>
            <w:tcPrChange w:id="1395"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676DD95" w14:textId="672246AA" w:rsidR="00066508" w:rsidRPr="005A6AA3" w:rsidDel="00414DA6" w:rsidRDefault="00000000">
            <w:pPr>
              <w:keepNext/>
              <w:widowControl w:val="0"/>
              <w:spacing w:after="60"/>
              <w:rPr>
                <w:del w:id="1396" w:author="Lorenzo Fabbri" w:date="2024-09-24T16:55:00Z" w16du:dateUtc="2024-09-24T14:55:00Z"/>
              </w:rPr>
            </w:pPr>
            <w:del w:id="1397" w:author="Lorenzo Fabbri" w:date="2024-09-24T16:55:00Z" w16du:dateUtc="2024-09-24T14:55:00Z">
              <w:r w:rsidRPr="005A6AA3" w:rsidDel="00414DA6">
                <w:rPr>
                  <w:rFonts w:ascii="Calibri" w:hAnsi="Calibri"/>
                  <w:sz w:val="20"/>
                </w:rPr>
                <w:delText>MBzP</w:delText>
              </w:r>
            </w:del>
          </w:p>
        </w:tc>
        <w:tc>
          <w:tcPr>
            <w:tcW w:w="1907" w:type="dxa"/>
            <w:tcPrChange w:id="139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91F5B3F" w14:textId="2A7A3670" w:rsidR="00066508" w:rsidRPr="005A6AA3" w:rsidDel="00414DA6" w:rsidRDefault="00000000">
            <w:pPr>
              <w:keepNext/>
              <w:widowControl w:val="0"/>
              <w:spacing w:after="60"/>
              <w:jc w:val="center"/>
              <w:rPr>
                <w:del w:id="1399" w:author="Lorenzo Fabbri" w:date="2024-09-24T16:55:00Z" w16du:dateUtc="2024-09-24T14:55:00Z"/>
              </w:rPr>
            </w:pPr>
            <w:del w:id="1400" w:author="Lorenzo Fabbri" w:date="2024-09-24T16:55:00Z" w16du:dateUtc="2024-09-24T14:55:00Z">
              <w:r w:rsidRPr="005A6AA3" w:rsidDel="00414DA6">
                <w:rPr>
                  <w:rFonts w:ascii="Calibri" w:hAnsi="Calibri"/>
                  <w:sz w:val="20"/>
                </w:rPr>
                <w:delText>-0.066 (-0.126, -0.007)</w:delText>
              </w:r>
            </w:del>
          </w:p>
        </w:tc>
        <w:tc>
          <w:tcPr>
            <w:tcW w:w="1907" w:type="dxa"/>
            <w:tcPrChange w:id="140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2FC499F" w14:textId="33E6A4B7" w:rsidR="00066508" w:rsidRPr="005A6AA3" w:rsidDel="00414DA6" w:rsidRDefault="00000000">
            <w:pPr>
              <w:keepNext/>
              <w:widowControl w:val="0"/>
              <w:spacing w:after="60"/>
              <w:jc w:val="center"/>
              <w:rPr>
                <w:del w:id="1402" w:author="Lorenzo Fabbri" w:date="2024-09-24T16:55:00Z" w16du:dateUtc="2024-09-24T14:55:00Z"/>
              </w:rPr>
            </w:pPr>
            <w:del w:id="1403" w:author="Lorenzo Fabbri" w:date="2024-09-24T16:55:00Z" w16du:dateUtc="2024-09-24T14:55:00Z">
              <w:r w:rsidRPr="005A6AA3" w:rsidDel="00414DA6">
                <w:rPr>
                  <w:rFonts w:ascii="Calibri" w:hAnsi="Calibri"/>
                  <w:sz w:val="20"/>
                </w:rPr>
                <w:delText>-0.025 (-0.098, 0.047)</w:delText>
              </w:r>
            </w:del>
          </w:p>
        </w:tc>
        <w:tc>
          <w:tcPr>
            <w:tcW w:w="1907" w:type="dxa"/>
            <w:tcPrChange w:id="140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3A1020D" w14:textId="536C4E70" w:rsidR="00066508" w:rsidRPr="005A6AA3" w:rsidDel="00414DA6" w:rsidRDefault="00000000">
            <w:pPr>
              <w:keepNext/>
              <w:widowControl w:val="0"/>
              <w:spacing w:after="60"/>
              <w:jc w:val="center"/>
              <w:rPr>
                <w:del w:id="1405" w:author="Lorenzo Fabbri" w:date="2024-09-24T16:55:00Z" w16du:dateUtc="2024-09-24T14:55:00Z"/>
              </w:rPr>
            </w:pPr>
            <w:del w:id="1406" w:author="Lorenzo Fabbri" w:date="2024-09-24T16:55:00Z" w16du:dateUtc="2024-09-24T14:55:00Z">
              <w:r w:rsidRPr="005A6AA3" w:rsidDel="00414DA6">
                <w:rPr>
                  <w:rFonts w:ascii="Calibri" w:hAnsi="Calibri"/>
                  <w:sz w:val="20"/>
                </w:rPr>
                <w:delText>-0.018 (-0.142, 0.107)</w:delText>
              </w:r>
            </w:del>
          </w:p>
        </w:tc>
        <w:tc>
          <w:tcPr>
            <w:tcW w:w="1907" w:type="dxa"/>
            <w:tcPrChange w:id="1407"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D8636B" w14:textId="04C0AB80" w:rsidR="00066508" w:rsidRPr="005A6AA3" w:rsidDel="00414DA6" w:rsidRDefault="00000000">
            <w:pPr>
              <w:keepNext/>
              <w:widowControl w:val="0"/>
              <w:spacing w:after="60"/>
              <w:jc w:val="center"/>
              <w:rPr>
                <w:del w:id="1408" w:author="Lorenzo Fabbri" w:date="2024-09-24T16:55:00Z" w16du:dateUtc="2024-09-24T14:55:00Z"/>
              </w:rPr>
            </w:pPr>
            <w:del w:id="1409" w:author="Lorenzo Fabbri" w:date="2024-09-24T16:55:00Z" w16du:dateUtc="2024-09-24T14:55:00Z">
              <w:r w:rsidRPr="005A6AA3" w:rsidDel="00414DA6">
                <w:rPr>
                  <w:rFonts w:ascii="Calibri" w:hAnsi="Calibri"/>
                  <w:sz w:val="20"/>
                </w:rPr>
                <w:delText>-0.079 (-0.174, 0.015)</w:delText>
              </w:r>
            </w:del>
          </w:p>
        </w:tc>
      </w:tr>
      <w:tr w:rsidR="00066508" w:rsidRPr="005A6AA3" w:rsidDel="00414DA6" w14:paraId="0C080105" w14:textId="3CDC6277" w:rsidTr="00FD5775">
        <w:tblPrEx>
          <w:tblPrExChange w:id="1410"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11" w:author="Lorenzo Fabbri" w:date="2024-09-24T16:55:00Z"/>
          <w:trPrChange w:id="1412" w:author="Lorenzo Fabbri" w:date="2024-09-24T12:21:00Z" w16du:dateUtc="2024-09-24T10:21:00Z">
            <w:trPr>
              <w:gridBefore w:val="1"/>
              <w:cantSplit/>
              <w:jc w:val="center"/>
            </w:trPr>
          </w:trPrChange>
        </w:trPr>
        <w:tc>
          <w:tcPr>
            <w:tcW w:w="1907" w:type="dxa"/>
            <w:tcPrChange w:id="1413"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0F10FD84" w14:textId="2FA0FCC2" w:rsidR="00066508" w:rsidRPr="005A6AA3" w:rsidDel="00414DA6" w:rsidRDefault="00000000">
            <w:pPr>
              <w:keepNext/>
              <w:widowControl w:val="0"/>
              <w:spacing w:after="60"/>
              <w:rPr>
                <w:del w:id="1414" w:author="Lorenzo Fabbri" w:date="2024-09-24T16:55:00Z" w16du:dateUtc="2024-09-24T14:55:00Z"/>
              </w:rPr>
            </w:pPr>
            <w:del w:id="1415" w:author="Lorenzo Fabbri" w:date="2024-09-24T16:55:00Z" w16du:dateUtc="2024-09-24T14:55:00Z">
              <w:r w:rsidRPr="005A6AA3" w:rsidDel="00414DA6">
                <w:rPr>
                  <w:rFonts w:ascii="Calibri" w:hAnsi="Calibri"/>
                  <w:sz w:val="20"/>
                </w:rPr>
                <w:delText>MECPP</w:delText>
              </w:r>
            </w:del>
          </w:p>
        </w:tc>
        <w:tc>
          <w:tcPr>
            <w:tcW w:w="1907" w:type="dxa"/>
            <w:tcPrChange w:id="141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9DA69D4" w14:textId="754C32EA" w:rsidR="00066508" w:rsidRPr="005A6AA3" w:rsidDel="00414DA6" w:rsidRDefault="00000000">
            <w:pPr>
              <w:keepNext/>
              <w:widowControl w:val="0"/>
              <w:spacing w:after="60"/>
              <w:jc w:val="center"/>
              <w:rPr>
                <w:del w:id="1417" w:author="Lorenzo Fabbri" w:date="2024-09-24T16:55:00Z" w16du:dateUtc="2024-09-24T14:55:00Z"/>
              </w:rPr>
            </w:pPr>
            <w:del w:id="1418" w:author="Lorenzo Fabbri" w:date="2024-09-24T16:55:00Z" w16du:dateUtc="2024-09-24T14:55:00Z">
              <w:r w:rsidRPr="005A6AA3" w:rsidDel="00414DA6">
                <w:rPr>
                  <w:rFonts w:ascii="Calibri" w:hAnsi="Calibri"/>
                  <w:sz w:val="20"/>
                </w:rPr>
                <w:delText>0.008 (-0.077, 0.092)</w:delText>
              </w:r>
            </w:del>
          </w:p>
        </w:tc>
        <w:tc>
          <w:tcPr>
            <w:tcW w:w="1907" w:type="dxa"/>
            <w:tcPrChange w:id="141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B1A9852" w14:textId="44C8C40F" w:rsidR="00066508" w:rsidRPr="005A6AA3" w:rsidDel="00414DA6" w:rsidRDefault="00000000">
            <w:pPr>
              <w:keepNext/>
              <w:widowControl w:val="0"/>
              <w:spacing w:after="60"/>
              <w:jc w:val="center"/>
              <w:rPr>
                <w:del w:id="1420" w:author="Lorenzo Fabbri" w:date="2024-09-24T16:55:00Z" w16du:dateUtc="2024-09-24T14:55:00Z"/>
              </w:rPr>
            </w:pPr>
            <w:del w:id="1421" w:author="Lorenzo Fabbri" w:date="2024-09-24T16:55:00Z" w16du:dateUtc="2024-09-24T14:55:00Z">
              <w:r w:rsidRPr="005A6AA3" w:rsidDel="00414DA6">
                <w:rPr>
                  <w:rFonts w:ascii="Calibri" w:hAnsi="Calibri"/>
                  <w:sz w:val="20"/>
                </w:rPr>
                <w:delText>-0.014 (-0.165, 0.137)</w:delText>
              </w:r>
            </w:del>
          </w:p>
        </w:tc>
        <w:tc>
          <w:tcPr>
            <w:tcW w:w="1907" w:type="dxa"/>
            <w:tcPrChange w:id="142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652655E" w14:textId="22441135" w:rsidR="00066508" w:rsidRPr="005A6AA3" w:rsidDel="00414DA6" w:rsidRDefault="00000000">
            <w:pPr>
              <w:keepNext/>
              <w:widowControl w:val="0"/>
              <w:spacing w:after="60"/>
              <w:jc w:val="center"/>
              <w:rPr>
                <w:del w:id="1423" w:author="Lorenzo Fabbri" w:date="2024-09-24T16:55:00Z" w16du:dateUtc="2024-09-24T14:55:00Z"/>
              </w:rPr>
            </w:pPr>
            <w:del w:id="1424" w:author="Lorenzo Fabbri" w:date="2024-09-24T16:55:00Z" w16du:dateUtc="2024-09-24T14:55:00Z">
              <w:r w:rsidRPr="005A6AA3" w:rsidDel="00414DA6">
                <w:rPr>
                  <w:rFonts w:ascii="Calibri" w:hAnsi="Calibri"/>
                  <w:sz w:val="20"/>
                </w:rPr>
                <w:delText>-0.043 (-0.084, -0.001)</w:delText>
              </w:r>
            </w:del>
          </w:p>
        </w:tc>
        <w:tc>
          <w:tcPr>
            <w:tcW w:w="1907" w:type="dxa"/>
            <w:tcPrChange w:id="1425"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07B06C" w14:textId="58EAA582" w:rsidR="00066508" w:rsidRPr="005A6AA3" w:rsidDel="00414DA6" w:rsidRDefault="00000000">
            <w:pPr>
              <w:keepNext/>
              <w:widowControl w:val="0"/>
              <w:spacing w:after="60"/>
              <w:jc w:val="center"/>
              <w:rPr>
                <w:del w:id="1426" w:author="Lorenzo Fabbri" w:date="2024-09-24T16:55:00Z" w16du:dateUtc="2024-09-24T14:55:00Z"/>
              </w:rPr>
            </w:pPr>
            <w:del w:id="1427" w:author="Lorenzo Fabbri" w:date="2024-09-24T16:55:00Z" w16du:dateUtc="2024-09-24T14:55:00Z">
              <w:r w:rsidRPr="005A6AA3" w:rsidDel="00414DA6">
                <w:rPr>
                  <w:rFonts w:ascii="Calibri" w:hAnsi="Calibri"/>
                  <w:sz w:val="20"/>
                </w:rPr>
                <w:delText>0.017 (-0.055, 0.09)</w:delText>
              </w:r>
            </w:del>
          </w:p>
        </w:tc>
      </w:tr>
      <w:tr w:rsidR="00066508" w:rsidRPr="005A6AA3" w:rsidDel="00414DA6" w14:paraId="54705B79" w14:textId="59FB4A0D" w:rsidTr="00FD5775">
        <w:tblPrEx>
          <w:tblPrExChange w:id="1428"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29" w:author="Lorenzo Fabbri" w:date="2024-09-24T16:55:00Z"/>
          <w:trPrChange w:id="1430" w:author="Lorenzo Fabbri" w:date="2024-09-24T12:21:00Z" w16du:dateUtc="2024-09-24T10:21:00Z">
            <w:trPr>
              <w:gridBefore w:val="1"/>
              <w:cantSplit/>
              <w:jc w:val="center"/>
            </w:trPr>
          </w:trPrChange>
        </w:trPr>
        <w:tc>
          <w:tcPr>
            <w:tcW w:w="1907" w:type="dxa"/>
            <w:tcPrChange w:id="1431"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A1BD1DE" w14:textId="1C6FE1C9" w:rsidR="00066508" w:rsidRPr="005A6AA3" w:rsidDel="00414DA6" w:rsidRDefault="00000000">
            <w:pPr>
              <w:keepNext/>
              <w:widowControl w:val="0"/>
              <w:spacing w:after="60"/>
              <w:rPr>
                <w:del w:id="1432" w:author="Lorenzo Fabbri" w:date="2024-09-24T16:55:00Z" w16du:dateUtc="2024-09-24T14:55:00Z"/>
              </w:rPr>
            </w:pPr>
            <w:del w:id="1433" w:author="Lorenzo Fabbri" w:date="2024-09-24T16:55:00Z" w16du:dateUtc="2024-09-24T14:55:00Z">
              <w:r w:rsidRPr="005A6AA3" w:rsidDel="00414DA6">
                <w:rPr>
                  <w:rFonts w:ascii="Calibri" w:hAnsi="Calibri"/>
                  <w:sz w:val="20"/>
                </w:rPr>
                <w:delText>MEHHP</w:delText>
              </w:r>
            </w:del>
          </w:p>
        </w:tc>
        <w:tc>
          <w:tcPr>
            <w:tcW w:w="1907" w:type="dxa"/>
            <w:tcPrChange w:id="143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84EFC35" w14:textId="2319326E" w:rsidR="00066508" w:rsidRPr="005A6AA3" w:rsidDel="00414DA6" w:rsidRDefault="00000000">
            <w:pPr>
              <w:keepNext/>
              <w:widowControl w:val="0"/>
              <w:spacing w:after="60"/>
              <w:jc w:val="center"/>
              <w:rPr>
                <w:del w:id="1435" w:author="Lorenzo Fabbri" w:date="2024-09-24T16:55:00Z" w16du:dateUtc="2024-09-24T14:55:00Z"/>
              </w:rPr>
            </w:pPr>
            <w:del w:id="1436" w:author="Lorenzo Fabbri" w:date="2024-09-24T16:55:00Z" w16du:dateUtc="2024-09-24T14:55:00Z">
              <w:r w:rsidRPr="005A6AA3" w:rsidDel="00414DA6">
                <w:rPr>
                  <w:rFonts w:ascii="Calibri" w:hAnsi="Calibri"/>
                  <w:sz w:val="20"/>
                </w:rPr>
                <w:delText>0.028 (-0.075, 0.131)</w:delText>
              </w:r>
            </w:del>
          </w:p>
        </w:tc>
        <w:tc>
          <w:tcPr>
            <w:tcW w:w="1907" w:type="dxa"/>
            <w:tcPrChange w:id="143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92E2677" w14:textId="40D12A72" w:rsidR="00066508" w:rsidRPr="005A6AA3" w:rsidDel="00414DA6" w:rsidRDefault="00000000">
            <w:pPr>
              <w:keepNext/>
              <w:widowControl w:val="0"/>
              <w:spacing w:after="60"/>
              <w:jc w:val="center"/>
              <w:rPr>
                <w:del w:id="1438" w:author="Lorenzo Fabbri" w:date="2024-09-24T16:55:00Z" w16du:dateUtc="2024-09-24T14:55:00Z"/>
              </w:rPr>
            </w:pPr>
            <w:del w:id="1439" w:author="Lorenzo Fabbri" w:date="2024-09-24T16:55:00Z" w16du:dateUtc="2024-09-24T14:55:00Z">
              <w:r w:rsidRPr="005A6AA3" w:rsidDel="00414DA6">
                <w:rPr>
                  <w:rFonts w:ascii="Calibri" w:hAnsi="Calibri"/>
                  <w:sz w:val="20"/>
                </w:rPr>
                <w:delText>-0.052 (-0.264, 0.161)</w:delText>
              </w:r>
            </w:del>
          </w:p>
        </w:tc>
        <w:tc>
          <w:tcPr>
            <w:tcW w:w="1907" w:type="dxa"/>
            <w:tcPrChange w:id="144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A867952" w14:textId="0C22627F" w:rsidR="00066508" w:rsidRPr="005A6AA3" w:rsidDel="00414DA6" w:rsidRDefault="00000000">
            <w:pPr>
              <w:keepNext/>
              <w:widowControl w:val="0"/>
              <w:spacing w:after="60"/>
              <w:jc w:val="center"/>
              <w:rPr>
                <w:del w:id="1441" w:author="Lorenzo Fabbri" w:date="2024-09-24T16:55:00Z" w16du:dateUtc="2024-09-24T14:55:00Z"/>
              </w:rPr>
            </w:pPr>
            <w:del w:id="1442" w:author="Lorenzo Fabbri" w:date="2024-09-24T16:55:00Z" w16du:dateUtc="2024-09-24T14:55:00Z">
              <w:r w:rsidRPr="005A6AA3" w:rsidDel="00414DA6">
                <w:rPr>
                  <w:rFonts w:ascii="Calibri" w:hAnsi="Calibri"/>
                  <w:sz w:val="20"/>
                </w:rPr>
                <w:delText>-0.091 (-0.208, 0.026)</w:delText>
              </w:r>
            </w:del>
          </w:p>
        </w:tc>
        <w:tc>
          <w:tcPr>
            <w:tcW w:w="1907" w:type="dxa"/>
            <w:tcPrChange w:id="1443"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3E933AD" w14:textId="339AF023" w:rsidR="00066508" w:rsidRPr="005A6AA3" w:rsidDel="00414DA6" w:rsidRDefault="00000000">
            <w:pPr>
              <w:keepNext/>
              <w:widowControl w:val="0"/>
              <w:spacing w:after="60"/>
              <w:jc w:val="center"/>
              <w:rPr>
                <w:del w:id="1444" w:author="Lorenzo Fabbri" w:date="2024-09-24T16:55:00Z" w16du:dateUtc="2024-09-24T14:55:00Z"/>
              </w:rPr>
            </w:pPr>
            <w:del w:id="1445" w:author="Lorenzo Fabbri" w:date="2024-09-24T16:55:00Z" w16du:dateUtc="2024-09-24T14:55:00Z">
              <w:r w:rsidRPr="005A6AA3" w:rsidDel="00414DA6">
                <w:rPr>
                  <w:rFonts w:ascii="Calibri" w:hAnsi="Calibri"/>
                  <w:sz w:val="20"/>
                </w:rPr>
                <w:delText>-0.006 (-0.087, 0.075)</w:delText>
              </w:r>
            </w:del>
          </w:p>
        </w:tc>
      </w:tr>
      <w:tr w:rsidR="00066508" w:rsidRPr="005A6AA3" w:rsidDel="00414DA6" w14:paraId="05A9FDC3" w14:textId="3AB15438" w:rsidTr="00FD5775">
        <w:tblPrEx>
          <w:tblPrExChange w:id="1446"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47" w:author="Lorenzo Fabbri" w:date="2024-09-24T16:55:00Z"/>
          <w:trPrChange w:id="1448" w:author="Lorenzo Fabbri" w:date="2024-09-24T12:21:00Z" w16du:dateUtc="2024-09-24T10:21:00Z">
            <w:trPr>
              <w:gridBefore w:val="1"/>
              <w:cantSplit/>
              <w:jc w:val="center"/>
            </w:trPr>
          </w:trPrChange>
        </w:trPr>
        <w:tc>
          <w:tcPr>
            <w:tcW w:w="1907" w:type="dxa"/>
            <w:tcPrChange w:id="1449"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757212E3" w14:textId="0623A02F" w:rsidR="00066508" w:rsidRPr="005A6AA3" w:rsidDel="00414DA6" w:rsidRDefault="00000000">
            <w:pPr>
              <w:keepNext/>
              <w:widowControl w:val="0"/>
              <w:spacing w:after="60"/>
              <w:rPr>
                <w:del w:id="1450" w:author="Lorenzo Fabbri" w:date="2024-09-24T16:55:00Z" w16du:dateUtc="2024-09-24T14:55:00Z"/>
              </w:rPr>
            </w:pPr>
            <w:del w:id="1451" w:author="Lorenzo Fabbri" w:date="2024-09-24T16:55:00Z" w16du:dateUtc="2024-09-24T14:55:00Z">
              <w:r w:rsidRPr="005A6AA3" w:rsidDel="00414DA6">
                <w:rPr>
                  <w:rFonts w:ascii="Calibri" w:hAnsi="Calibri"/>
                  <w:sz w:val="20"/>
                </w:rPr>
                <w:delText>MEHP</w:delText>
              </w:r>
            </w:del>
          </w:p>
        </w:tc>
        <w:tc>
          <w:tcPr>
            <w:tcW w:w="1907" w:type="dxa"/>
            <w:tcPrChange w:id="145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44B77D1" w14:textId="5DFC8002" w:rsidR="00066508" w:rsidRPr="005A6AA3" w:rsidDel="00414DA6" w:rsidRDefault="00000000">
            <w:pPr>
              <w:keepNext/>
              <w:widowControl w:val="0"/>
              <w:spacing w:after="60"/>
              <w:jc w:val="center"/>
              <w:rPr>
                <w:del w:id="1453" w:author="Lorenzo Fabbri" w:date="2024-09-24T16:55:00Z" w16du:dateUtc="2024-09-24T14:55:00Z"/>
              </w:rPr>
            </w:pPr>
            <w:del w:id="1454" w:author="Lorenzo Fabbri" w:date="2024-09-24T16:55:00Z" w16du:dateUtc="2024-09-24T14:55:00Z">
              <w:r w:rsidRPr="005A6AA3" w:rsidDel="00414DA6">
                <w:rPr>
                  <w:rFonts w:ascii="Calibri" w:hAnsi="Calibri"/>
                  <w:sz w:val="20"/>
                </w:rPr>
                <w:delText>0.017 (-0.082, 0.115)</w:delText>
              </w:r>
            </w:del>
          </w:p>
        </w:tc>
        <w:tc>
          <w:tcPr>
            <w:tcW w:w="1907" w:type="dxa"/>
            <w:tcPrChange w:id="145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E404F3D" w14:textId="17B58134" w:rsidR="00066508" w:rsidRPr="005A6AA3" w:rsidDel="00414DA6" w:rsidRDefault="00000000">
            <w:pPr>
              <w:keepNext/>
              <w:widowControl w:val="0"/>
              <w:spacing w:after="60"/>
              <w:jc w:val="center"/>
              <w:rPr>
                <w:del w:id="1456" w:author="Lorenzo Fabbri" w:date="2024-09-24T16:55:00Z" w16du:dateUtc="2024-09-24T14:55:00Z"/>
              </w:rPr>
            </w:pPr>
            <w:del w:id="1457" w:author="Lorenzo Fabbri" w:date="2024-09-24T16:55:00Z" w16du:dateUtc="2024-09-24T14:55:00Z">
              <w:r w:rsidRPr="005A6AA3" w:rsidDel="00414DA6">
                <w:rPr>
                  <w:rFonts w:ascii="Calibri" w:hAnsi="Calibri"/>
                  <w:sz w:val="20"/>
                </w:rPr>
                <w:delText>-0.165 (-0.26, -0.071)</w:delText>
              </w:r>
            </w:del>
          </w:p>
        </w:tc>
        <w:tc>
          <w:tcPr>
            <w:tcW w:w="1907" w:type="dxa"/>
            <w:tcPrChange w:id="145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42CA77C" w14:textId="5CEB29AF" w:rsidR="00066508" w:rsidRPr="005A6AA3" w:rsidDel="00414DA6" w:rsidRDefault="00000000">
            <w:pPr>
              <w:keepNext/>
              <w:widowControl w:val="0"/>
              <w:spacing w:after="60"/>
              <w:jc w:val="center"/>
              <w:rPr>
                <w:del w:id="1459" w:author="Lorenzo Fabbri" w:date="2024-09-24T16:55:00Z" w16du:dateUtc="2024-09-24T14:55:00Z"/>
              </w:rPr>
            </w:pPr>
            <w:del w:id="1460" w:author="Lorenzo Fabbri" w:date="2024-09-24T16:55:00Z" w16du:dateUtc="2024-09-24T14:55:00Z">
              <w:r w:rsidRPr="005A6AA3" w:rsidDel="00414DA6">
                <w:rPr>
                  <w:rFonts w:ascii="Calibri" w:hAnsi="Calibri"/>
                  <w:sz w:val="20"/>
                </w:rPr>
                <w:delText>-0.221 (-0.289, -0.153)</w:delText>
              </w:r>
            </w:del>
          </w:p>
        </w:tc>
        <w:tc>
          <w:tcPr>
            <w:tcW w:w="1907" w:type="dxa"/>
            <w:tcPrChange w:id="1461"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0220F19" w14:textId="70E5CB33" w:rsidR="00066508" w:rsidRPr="005A6AA3" w:rsidDel="00414DA6" w:rsidRDefault="00000000">
            <w:pPr>
              <w:keepNext/>
              <w:widowControl w:val="0"/>
              <w:spacing w:after="60"/>
              <w:jc w:val="center"/>
              <w:rPr>
                <w:del w:id="1462" w:author="Lorenzo Fabbri" w:date="2024-09-24T16:55:00Z" w16du:dateUtc="2024-09-24T14:55:00Z"/>
              </w:rPr>
            </w:pPr>
            <w:del w:id="1463" w:author="Lorenzo Fabbri" w:date="2024-09-24T16:55:00Z" w16du:dateUtc="2024-09-24T14:55:00Z">
              <w:r w:rsidRPr="005A6AA3" w:rsidDel="00414DA6">
                <w:rPr>
                  <w:rFonts w:ascii="Calibri" w:hAnsi="Calibri"/>
                  <w:sz w:val="20"/>
                </w:rPr>
                <w:delText>-0.177 (-0.299, -0.055)</w:delText>
              </w:r>
            </w:del>
          </w:p>
        </w:tc>
      </w:tr>
      <w:tr w:rsidR="00066508" w:rsidRPr="005A6AA3" w:rsidDel="00414DA6" w14:paraId="4668151A" w14:textId="1A8D309D" w:rsidTr="00FD5775">
        <w:tblPrEx>
          <w:tblPrExChange w:id="1464"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65" w:author="Lorenzo Fabbri" w:date="2024-09-24T16:55:00Z"/>
          <w:trPrChange w:id="1466" w:author="Lorenzo Fabbri" w:date="2024-09-24T12:21:00Z" w16du:dateUtc="2024-09-24T10:21:00Z">
            <w:trPr>
              <w:gridBefore w:val="1"/>
              <w:cantSplit/>
              <w:jc w:val="center"/>
            </w:trPr>
          </w:trPrChange>
        </w:trPr>
        <w:tc>
          <w:tcPr>
            <w:tcW w:w="1907" w:type="dxa"/>
            <w:tcPrChange w:id="1467"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6578E6D9" w14:textId="46524A55" w:rsidR="00066508" w:rsidRPr="005A6AA3" w:rsidDel="00414DA6" w:rsidRDefault="00000000">
            <w:pPr>
              <w:keepNext/>
              <w:widowControl w:val="0"/>
              <w:spacing w:after="60"/>
              <w:rPr>
                <w:del w:id="1468" w:author="Lorenzo Fabbri" w:date="2024-09-24T16:55:00Z" w16du:dateUtc="2024-09-24T14:55:00Z"/>
              </w:rPr>
            </w:pPr>
            <w:del w:id="1469" w:author="Lorenzo Fabbri" w:date="2024-09-24T16:55:00Z" w16du:dateUtc="2024-09-24T14:55:00Z">
              <w:r w:rsidRPr="005A6AA3" w:rsidDel="00414DA6">
                <w:rPr>
                  <w:rFonts w:ascii="Calibri" w:hAnsi="Calibri"/>
                  <w:sz w:val="20"/>
                </w:rPr>
                <w:delText>MEOHP</w:delText>
              </w:r>
            </w:del>
          </w:p>
        </w:tc>
        <w:tc>
          <w:tcPr>
            <w:tcW w:w="1907" w:type="dxa"/>
            <w:tcPrChange w:id="147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A3CF7D5" w14:textId="6B18D1FB" w:rsidR="00066508" w:rsidRPr="005A6AA3" w:rsidDel="00414DA6" w:rsidRDefault="00000000">
            <w:pPr>
              <w:keepNext/>
              <w:widowControl w:val="0"/>
              <w:spacing w:after="60"/>
              <w:jc w:val="center"/>
              <w:rPr>
                <w:del w:id="1471" w:author="Lorenzo Fabbri" w:date="2024-09-24T16:55:00Z" w16du:dateUtc="2024-09-24T14:55:00Z"/>
              </w:rPr>
            </w:pPr>
            <w:del w:id="1472" w:author="Lorenzo Fabbri" w:date="2024-09-24T16:55:00Z" w16du:dateUtc="2024-09-24T14:55:00Z">
              <w:r w:rsidRPr="005A6AA3" w:rsidDel="00414DA6">
                <w:rPr>
                  <w:rFonts w:ascii="Calibri" w:hAnsi="Calibri"/>
                  <w:sz w:val="20"/>
                </w:rPr>
                <w:delText>0.02 (-0.068, 0.108)</w:delText>
              </w:r>
            </w:del>
          </w:p>
        </w:tc>
        <w:tc>
          <w:tcPr>
            <w:tcW w:w="1907" w:type="dxa"/>
            <w:tcPrChange w:id="147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FFCA0E3" w14:textId="568D559C" w:rsidR="00066508" w:rsidRPr="005A6AA3" w:rsidDel="00414DA6" w:rsidRDefault="00000000">
            <w:pPr>
              <w:keepNext/>
              <w:widowControl w:val="0"/>
              <w:spacing w:after="60"/>
              <w:jc w:val="center"/>
              <w:rPr>
                <w:del w:id="1474" w:author="Lorenzo Fabbri" w:date="2024-09-24T16:55:00Z" w16du:dateUtc="2024-09-24T14:55:00Z"/>
              </w:rPr>
            </w:pPr>
            <w:del w:id="1475" w:author="Lorenzo Fabbri" w:date="2024-09-24T16:55:00Z" w16du:dateUtc="2024-09-24T14:55:00Z">
              <w:r w:rsidRPr="005A6AA3" w:rsidDel="00414DA6">
                <w:rPr>
                  <w:rFonts w:ascii="Calibri" w:hAnsi="Calibri"/>
                  <w:sz w:val="20"/>
                </w:rPr>
                <w:delText>-0.061 (-0.232, 0.111)</w:delText>
              </w:r>
            </w:del>
          </w:p>
        </w:tc>
        <w:tc>
          <w:tcPr>
            <w:tcW w:w="1907" w:type="dxa"/>
            <w:tcPrChange w:id="147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9B4FDA1" w14:textId="0FEBDEC6" w:rsidR="00066508" w:rsidRPr="005A6AA3" w:rsidDel="00414DA6" w:rsidRDefault="00000000">
            <w:pPr>
              <w:keepNext/>
              <w:widowControl w:val="0"/>
              <w:spacing w:after="60"/>
              <w:jc w:val="center"/>
              <w:rPr>
                <w:del w:id="1477" w:author="Lorenzo Fabbri" w:date="2024-09-24T16:55:00Z" w16du:dateUtc="2024-09-24T14:55:00Z"/>
              </w:rPr>
            </w:pPr>
            <w:del w:id="1478" w:author="Lorenzo Fabbri" w:date="2024-09-24T16:55:00Z" w16du:dateUtc="2024-09-24T14:55:00Z">
              <w:r w:rsidRPr="005A6AA3" w:rsidDel="00414DA6">
                <w:rPr>
                  <w:rFonts w:ascii="Calibri" w:hAnsi="Calibri"/>
                  <w:sz w:val="20"/>
                </w:rPr>
                <w:delText>-0.075 (-0.157, 0.006)</w:delText>
              </w:r>
            </w:del>
          </w:p>
        </w:tc>
        <w:tc>
          <w:tcPr>
            <w:tcW w:w="1907" w:type="dxa"/>
            <w:tcPrChange w:id="1479"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F72E92D" w14:textId="093392A3" w:rsidR="00066508" w:rsidRPr="005A6AA3" w:rsidDel="00414DA6" w:rsidRDefault="00000000">
            <w:pPr>
              <w:keepNext/>
              <w:widowControl w:val="0"/>
              <w:spacing w:after="60"/>
              <w:jc w:val="center"/>
              <w:rPr>
                <w:del w:id="1480" w:author="Lorenzo Fabbri" w:date="2024-09-24T16:55:00Z" w16du:dateUtc="2024-09-24T14:55:00Z"/>
              </w:rPr>
            </w:pPr>
            <w:del w:id="1481" w:author="Lorenzo Fabbri" w:date="2024-09-24T16:55:00Z" w16du:dateUtc="2024-09-24T14:55:00Z">
              <w:r w:rsidRPr="005A6AA3" w:rsidDel="00414DA6">
                <w:rPr>
                  <w:rFonts w:ascii="Calibri" w:hAnsi="Calibri"/>
                  <w:sz w:val="20"/>
                </w:rPr>
                <w:delText>0.009 (-0.063, 0.08)</w:delText>
              </w:r>
            </w:del>
          </w:p>
        </w:tc>
      </w:tr>
      <w:tr w:rsidR="00066508" w:rsidRPr="005A6AA3" w:rsidDel="00414DA6" w14:paraId="0F4A6F60" w14:textId="118376AB" w:rsidTr="00FD5775">
        <w:tblPrEx>
          <w:tblPrExChange w:id="1482"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483" w:author="Lorenzo Fabbri" w:date="2024-09-24T16:55:00Z"/>
          <w:trPrChange w:id="1484" w:author="Lorenzo Fabbri" w:date="2024-09-24T12:21:00Z" w16du:dateUtc="2024-09-24T10:21:00Z">
            <w:trPr>
              <w:gridBefore w:val="1"/>
              <w:cantSplit/>
              <w:jc w:val="center"/>
            </w:trPr>
          </w:trPrChange>
        </w:trPr>
        <w:tc>
          <w:tcPr>
            <w:tcW w:w="1907" w:type="dxa"/>
            <w:tcPrChange w:id="1485"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1FE514D" w14:textId="3DF96C36" w:rsidR="00066508" w:rsidRPr="005A6AA3" w:rsidDel="00414DA6" w:rsidRDefault="00000000">
            <w:pPr>
              <w:keepNext/>
              <w:widowControl w:val="0"/>
              <w:spacing w:after="60"/>
              <w:rPr>
                <w:del w:id="1486" w:author="Lorenzo Fabbri" w:date="2024-09-24T16:55:00Z" w16du:dateUtc="2024-09-24T14:55:00Z"/>
              </w:rPr>
            </w:pPr>
            <w:del w:id="1487" w:author="Lorenzo Fabbri" w:date="2024-09-24T16:55:00Z" w16du:dateUtc="2024-09-24T14:55:00Z">
              <w:r w:rsidRPr="005A6AA3" w:rsidDel="00414DA6">
                <w:rPr>
                  <w:rFonts w:ascii="Calibri" w:hAnsi="Calibri"/>
                  <w:sz w:val="20"/>
                </w:rPr>
                <w:delText>MEP</w:delText>
              </w:r>
            </w:del>
          </w:p>
        </w:tc>
        <w:tc>
          <w:tcPr>
            <w:tcW w:w="1907" w:type="dxa"/>
            <w:tcPrChange w:id="148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481BC0F" w14:textId="6C03D65A" w:rsidR="00066508" w:rsidRPr="005A6AA3" w:rsidDel="00414DA6" w:rsidRDefault="00000000">
            <w:pPr>
              <w:keepNext/>
              <w:widowControl w:val="0"/>
              <w:spacing w:after="60"/>
              <w:jc w:val="center"/>
              <w:rPr>
                <w:del w:id="1489" w:author="Lorenzo Fabbri" w:date="2024-09-24T16:55:00Z" w16du:dateUtc="2024-09-24T14:55:00Z"/>
              </w:rPr>
            </w:pPr>
            <w:del w:id="1490" w:author="Lorenzo Fabbri" w:date="2024-09-24T16:55:00Z" w16du:dateUtc="2024-09-24T14:55:00Z">
              <w:r w:rsidRPr="005A6AA3" w:rsidDel="00414DA6">
                <w:rPr>
                  <w:rFonts w:ascii="Calibri" w:hAnsi="Calibri"/>
                  <w:sz w:val="20"/>
                </w:rPr>
                <w:delText>-0.053 (-0.138, 0.033)</w:delText>
              </w:r>
            </w:del>
          </w:p>
        </w:tc>
        <w:tc>
          <w:tcPr>
            <w:tcW w:w="1907" w:type="dxa"/>
            <w:tcPrChange w:id="1491"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7018510E" w14:textId="2BA84FCF" w:rsidR="00066508" w:rsidRPr="005A6AA3" w:rsidDel="00414DA6" w:rsidRDefault="00000000">
            <w:pPr>
              <w:keepNext/>
              <w:widowControl w:val="0"/>
              <w:spacing w:after="60"/>
              <w:jc w:val="center"/>
              <w:rPr>
                <w:del w:id="1492" w:author="Lorenzo Fabbri" w:date="2024-09-24T16:55:00Z" w16du:dateUtc="2024-09-24T14:55:00Z"/>
              </w:rPr>
            </w:pPr>
            <w:del w:id="1493" w:author="Lorenzo Fabbri" w:date="2024-09-24T16:55:00Z" w16du:dateUtc="2024-09-24T14:55:00Z">
              <w:r w:rsidRPr="005A6AA3" w:rsidDel="00414DA6">
                <w:rPr>
                  <w:rFonts w:ascii="Calibri" w:hAnsi="Calibri"/>
                  <w:sz w:val="20"/>
                </w:rPr>
                <w:delText>-0.05 (-0.408, 0.308)</w:delText>
              </w:r>
            </w:del>
          </w:p>
        </w:tc>
        <w:tc>
          <w:tcPr>
            <w:tcW w:w="1907" w:type="dxa"/>
            <w:tcPrChange w:id="149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FEA7C78" w14:textId="765249A8" w:rsidR="00066508" w:rsidRPr="005A6AA3" w:rsidDel="00414DA6" w:rsidRDefault="00000000">
            <w:pPr>
              <w:keepNext/>
              <w:widowControl w:val="0"/>
              <w:spacing w:after="60"/>
              <w:jc w:val="center"/>
              <w:rPr>
                <w:del w:id="1495" w:author="Lorenzo Fabbri" w:date="2024-09-24T16:55:00Z" w16du:dateUtc="2024-09-24T14:55:00Z"/>
              </w:rPr>
            </w:pPr>
            <w:del w:id="1496" w:author="Lorenzo Fabbri" w:date="2024-09-24T16:55:00Z" w16du:dateUtc="2024-09-24T14:55:00Z">
              <w:r w:rsidRPr="005A6AA3" w:rsidDel="00414DA6">
                <w:rPr>
                  <w:rFonts w:ascii="Calibri" w:hAnsi="Calibri"/>
                  <w:sz w:val="20"/>
                </w:rPr>
                <w:delText>-0.083 (-0.384, 0.218)</w:delText>
              </w:r>
            </w:del>
          </w:p>
        </w:tc>
        <w:tc>
          <w:tcPr>
            <w:tcW w:w="1907" w:type="dxa"/>
            <w:tcPrChange w:id="1497"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1B60780" w14:textId="3FA3FF3C" w:rsidR="00066508" w:rsidRPr="005A6AA3" w:rsidDel="00414DA6" w:rsidRDefault="00000000">
            <w:pPr>
              <w:keepNext/>
              <w:widowControl w:val="0"/>
              <w:spacing w:after="60"/>
              <w:jc w:val="center"/>
              <w:rPr>
                <w:del w:id="1498" w:author="Lorenzo Fabbri" w:date="2024-09-24T16:55:00Z" w16du:dateUtc="2024-09-24T14:55:00Z"/>
              </w:rPr>
            </w:pPr>
            <w:del w:id="1499" w:author="Lorenzo Fabbri" w:date="2024-09-24T16:55:00Z" w16du:dateUtc="2024-09-24T14:55:00Z">
              <w:r w:rsidRPr="005A6AA3" w:rsidDel="00414DA6">
                <w:rPr>
                  <w:rFonts w:ascii="Calibri" w:hAnsi="Calibri"/>
                  <w:sz w:val="20"/>
                </w:rPr>
                <w:delText>-0.119 (-0.339, 0.1)</w:delText>
              </w:r>
            </w:del>
          </w:p>
        </w:tc>
      </w:tr>
      <w:tr w:rsidR="00066508" w:rsidRPr="005A6AA3" w:rsidDel="00414DA6" w14:paraId="5B1CD19A" w14:textId="19DDF7E2" w:rsidTr="00FD5775">
        <w:tblPrEx>
          <w:tblPrExChange w:id="1500"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01" w:author="Lorenzo Fabbri" w:date="2024-09-24T16:55:00Z"/>
          <w:trPrChange w:id="1502" w:author="Lorenzo Fabbri" w:date="2024-09-24T12:21:00Z" w16du:dateUtc="2024-09-24T10:21:00Z">
            <w:trPr>
              <w:gridBefore w:val="1"/>
              <w:cantSplit/>
              <w:jc w:val="center"/>
            </w:trPr>
          </w:trPrChange>
        </w:trPr>
        <w:tc>
          <w:tcPr>
            <w:tcW w:w="1907" w:type="dxa"/>
            <w:tcPrChange w:id="1503"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359F805B" w14:textId="01A341A7" w:rsidR="00066508" w:rsidRPr="005A6AA3" w:rsidDel="00414DA6" w:rsidRDefault="00000000">
            <w:pPr>
              <w:keepNext/>
              <w:widowControl w:val="0"/>
              <w:spacing w:after="60"/>
              <w:rPr>
                <w:del w:id="1504" w:author="Lorenzo Fabbri" w:date="2024-09-24T16:55:00Z" w16du:dateUtc="2024-09-24T14:55:00Z"/>
              </w:rPr>
            </w:pPr>
            <w:del w:id="1505" w:author="Lorenzo Fabbri" w:date="2024-09-24T16:55:00Z" w16du:dateUtc="2024-09-24T14:55:00Z">
              <w:r w:rsidRPr="005A6AA3" w:rsidDel="00414DA6">
                <w:rPr>
                  <w:rFonts w:ascii="Calibri" w:hAnsi="Calibri"/>
                  <w:sz w:val="20"/>
                </w:rPr>
                <w:delText>MiBP</w:delText>
              </w:r>
            </w:del>
          </w:p>
        </w:tc>
        <w:tc>
          <w:tcPr>
            <w:tcW w:w="1907" w:type="dxa"/>
            <w:tcPrChange w:id="150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30BEBAA" w14:textId="61966C37" w:rsidR="00066508" w:rsidRPr="005A6AA3" w:rsidDel="00414DA6" w:rsidRDefault="00000000">
            <w:pPr>
              <w:keepNext/>
              <w:widowControl w:val="0"/>
              <w:spacing w:after="60"/>
              <w:jc w:val="center"/>
              <w:rPr>
                <w:del w:id="1507" w:author="Lorenzo Fabbri" w:date="2024-09-24T16:55:00Z" w16du:dateUtc="2024-09-24T14:55:00Z"/>
              </w:rPr>
            </w:pPr>
            <w:del w:id="1508" w:author="Lorenzo Fabbri" w:date="2024-09-24T16:55:00Z" w16du:dateUtc="2024-09-24T14:55:00Z">
              <w:r w:rsidRPr="005A6AA3" w:rsidDel="00414DA6">
                <w:rPr>
                  <w:rFonts w:ascii="Calibri" w:hAnsi="Calibri"/>
                  <w:sz w:val="20"/>
                </w:rPr>
                <w:delText>-0.02 (-0.138, 0.098)</w:delText>
              </w:r>
            </w:del>
          </w:p>
        </w:tc>
        <w:tc>
          <w:tcPr>
            <w:tcW w:w="1907" w:type="dxa"/>
            <w:tcPrChange w:id="1509"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3B5CB2F9" w14:textId="566C560F" w:rsidR="00066508" w:rsidRPr="005A6AA3" w:rsidDel="00414DA6" w:rsidRDefault="00000000">
            <w:pPr>
              <w:keepNext/>
              <w:widowControl w:val="0"/>
              <w:spacing w:after="60"/>
              <w:jc w:val="center"/>
              <w:rPr>
                <w:del w:id="1510" w:author="Lorenzo Fabbri" w:date="2024-09-24T16:55:00Z" w16du:dateUtc="2024-09-24T14:55:00Z"/>
              </w:rPr>
            </w:pPr>
            <w:del w:id="1511" w:author="Lorenzo Fabbri" w:date="2024-09-24T16:55:00Z" w16du:dateUtc="2024-09-24T14:55:00Z">
              <w:r w:rsidRPr="005A6AA3" w:rsidDel="00414DA6">
                <w:rPr>
                  <w:rFonts w:ascii="Calibri" w:hAnsi="Calibri"/>
                  <w:sz w:val="20"/>
                </w:rPr>
                <w:delText>0.037 (-0.175, 0.25)</w:delText>
              </w:r>
            </w:del>
          </w:p>
        </w:tc>
        <w:tc>
          <w:tcPr>
            <w:tcW w:w="1907" w:type="dxa"/>
            <w:tcPrChange w:id="151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E4AC89B" w14:textId="318C18E1" w:rsidR="00066508" w:rsidRPr="005A6AA3" w:rsidDel="00414DA6" w:rsidRDefault="00000000">
            <w:pPr>
              <w:keepNext/>
              <w:widowControl w:val="0"/>
              <w:spacing w:after="60"/>
              <w:jc w:val="center"/>
              <w:rPr>
                <w:del w:id="1513" w:author="Lorenzo Fabbri" w:date="2024-09-24T16:55:00Z" w16du:dateUtc="2024-09-24T14:55:00Z"/>
              </w:rPr>
            </w:pPr>
            <w:del w:id="1514" w:author="Lorenzo Fabbri" w:date="2024-09-24T16:55:00Z" w16du:dateUtc="2024-09-24T14:55:00Z">
              <w:r w:rsidRPr="005A6AA3" w:rsidDel="00414DA6">
                <w:rPr>
                  <w:rFonts w:ascii="Calibri" w:hAnsi="Calibri"/>
                  <w:sz w:val="20"/>
                </w:rPr>
                <w:delText>-0.042 (-0.267, 0.184)</w:delText>
              </w:r>
            </w:del>
          </w:p>
        </w:tc>
        <w:tc>
          <w:tcPr>
            <w:tcW w:w="1907" w:type="dxa"/>
            <w:tcPrChange w:id="1515"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5FECD75" w14:textId="1EA422F6" w:rsidR="00066508" w:rsidRPr="005A6AA3" w:rsidDel="00414DA6" w:rsidRDefault="00000000">
            <w:pPr>
              <w:keepNext/>
              <w:widowControl w:val="0"/>
              <w:spacing w:after="60"/>
              <w:jc w:val="center"/>
              <w:rPr>
                <w:del w:id="1516" w:author="Lorenzo Fabbri" w:date="2024-09-24T16:55:00Z" w16du:dateUtc="2024-09-24T14:55:00Z"/>
              </w:rPr>
            </w:pPr>
            <w:del w:id="1517" w:author="Lorenzo Fabbri" w:date="2024-09-24T16:55:00Z" w16du:dateUtc="2024-09-24T14:55:00Z">
              <w:r w:rsidRPr="005A6AA3" w:rsidDel="00414DA6">
                <w:rPr>
                  <w:rFonts w:ascii="Calibri" w:hAnsi="Calibri"/>
                  <w:sz w:val="20"/>
                </w:rPr>
                <w:delText>-0.021 (-0.163, 0.12)</w:delText>
              </w:r>
            </w:del>
          </w:p>
        </w:tc>
      </w:tr>
      <w:tr w:rsidR="00066508" w:rsidRPr="005A6AA3" w:rsidDel="00414DA6" w14:paraId="1B56AFF7" w14:textId="66ED85FC" w:rsidTr="00FD5775">
        <w:tblPrEx>
          <w:tblPrExChange w:id="1518"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19" w:author="Lorenzo Fabbri" w:date="2024-09-24T16:55:00Z"/>
          <w:trPrChange w:id="1520" w:author="Lorenzo Fabbri" w:date="2024-09-24T12:21:00Z" w16du:dateUtc="2024-09-24T10:21:00Z">
            <w:trPr>
              <w:gridBefore w:val="1"/>
              <w:cantSplit/>
              <w:jc w:val="center"/>
            </w:trPr>
          </w:trPrChange>
        </w:trPr>
        <w:tc>
          <w:tcPr>
            <w:tcW w:w="1907" w:type="dxa"/>
            <w:tcPrChange w:id="1521"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7BA1E173" w14:textId="5E776171" w:rsidR="00066508" w:rsidRPr="005A6AA3" w:rsidDel="00414DA6" w:rsidRDefault="00000000">
            <w:pPr>
              <w:keepNext/>
              <w:widowControl w:val="0"/>
              <w:spacing w:after="60"/>
              <w:rPr>
                <w:del w:id="1522" w:author="Lorenzo Fabbri" w:date="2024-09-24T16:55:00Z" w16du:dateUtc="2024-09-24T14:55:00Z"/>
              </w:rPr>
            </w:pPr>
            <w:del w:id="1523" w:author="Lorenzo Fabbri" w:date="2024-09-24T16:55:00Z" w16du:dateUtc="2024-09-24T14:55:00Z">
              <w:r w:rsidRPr="005A6AA3" w:rsidDel="00414DA6">
                <w:rPr>
                  <w:rFonts w:ascii="Calibri" w:hAnsi="Calibri"/>
                  <w:sz w:val="20"/>
                </w:rPr>
                <w:delText>MnBP</w:delText>
              </w:r>
            </w:del>
          </w:p>
        </w:tc>
        <w:tc>
          <w:tcPr>
            <w:tcW w:w="1907" w:type="dxa"/>
            <w:tcPrChange w:id="1524"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0C52F72F" w14:textId="1053331F" w:rsidR="00066508" w:rsidRPr="005A6AA3" w:rsidDel="00414DA6" w:rsidRDefault="00000000">
            <w:pPr>
              <w:keepNext/>
              <w:widowControl w:val="0"/>
              <w:spacing w:after="60"/>
              <w:jc w:val="center"/>
              <w:rPr>
                <w:del w:id="1525" w:author="Lorenzo Fabbri" w:date="2024-09-24T16:55:00Z" w16du:dateUtc="2024-09-24T14:55:00Z"/>
              </w:rPr>
            </w:pPr>
            <w:del w:id="1526" w:author="Lorenzo Fabbri" w:date="2024-09-24T16:55:00Z" w16du:dateUtc="2024-09-24T14:55:00Z">
              <w:r w:rsidRPr="005A6AA3" w:rsidDel="00414DA6">
                <w:rPr>
                  <w:rFonts w:ascii="Calibri" w:hAnsi="Calibri"/>
                  <w:sz w:val="20"/>
                </w:rPr>
                <w:delText>-0.035 (-0.11, 0.041)</w:delText>
              </w:r>
            </w:del>
          </w:p>
        </w:tc>
        <w:tc>
          <w:tcPr>
            <w:tcW w:w="1907" w:type="dxa"/>
            <w:tcPrChange w:id="1527"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5E18A08" w14:textId="03E5791E" w:rsidR="00066508" w:rsidRPr="005A6AA3" w:rsidDel="00414DA6" w:rsidRDefault="00000000">
            <w:pPr>
              <w:keepNext/>
              <w:widowControl w:val="0"/>
              <w:spacing w:after="60"/>
              <w:jc w:val="center"/>
              <w:rPr>
                <w:del w:id="1528" w:author="Lorenzo Fabbri" w:date="2024-09-24T16:55:00Z" w16du:dateUtc="2024-09-24T14:55:00Z"/>
              </w:rPr>
            </w:pPr>
            <w:del w:id="1529" w:author="Lorenzo Fabbri" w:date="2024-09-24T16:55:00Z" w16du:dateUtc="2024-09-24T14:55:00Z">
              <w:r w:rsidRPr="005A6AA3" w:rsidDel="00414DA6">
                <w:rPr>
                  <w:rFonts w:ascii="Calibri" w:hAnsi="Calibri"/>
                  <w:sz w:val="20"/>
                </w:rPr>
                <w:delText>0.029 (-0.186, 0.243)</w:delText>
              </w:r>
            </w:del>
          </w:p>
        </w:tc>
        <w:tc>
          <w:tcPr>
            <w:tcW w:w="1907" w:type="dxa"/>
            <w:tcPrChange w:id="153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8794B72" w14:textId="3EABFB05" w:rsidR="00066508" w:rsidRPr="005A6AA3" w:rsidDel="00414DA6" w:rsidRDefault="00000000">
            <w:pPr>
              <w:keepNext/>
              <w:widowControl w:val="0"/>
              <w:spacing w:after="60"/>
              <w:jc w:val="center"/>
              <w:rPr>
                <w:del w:id="1531" w:author="Lorenzo Fabbri" w:date="2024-09-24T16:55:00Z" w16du:dateUtc="2024-09-24T14:55:00Z"/>
              </w:rPr>
            </w:pPr>
            <w:del w:id="1532" w:author="Lorenzo Fabbri" w:date="2024-09-24T16:55:00Z" w16du:dateUtc="2024-09-24T14:55:00Z">
              <w:r w:rsidRPr="005A6AA3" w:rsidDel="00414DA6">
                <w:rPr>
                  <w:rFonts w:ascii="Calibri" w:hAnsi="Calibri"/>
                  <w:sz w:val="20"/>
                </w:rPr>
                <w:delText>0.063 (-0.134, 0.26)</w:delText>
              </w:r>
            </w:del>
          </w:p>
        </w:tc>
        <w:tc>
          <w:tcPr>
            <w:tcW w:w="1907" w:type="dxa"/>
            <w:tcPrChange w:id="1533"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0501588" w14:textId="6773F792" w:rsidR="00066508" w:rsidRPr="005A6AA3" w:rsidDel="00414DA6" w:rsidRDefault="00000000">
            <w:pPr>
              <w:keepNext/>
              <w:widowControl w:val="0"/>
              <w:spacing w:after="60"/>
              <w:jc w:val="center"/>
              <w:rPr>
                <w:del w:id="1534" w:author="Lorenzo Fabbri" w:date="2024-09-24T16:55:00Z" w16du:dateUtc="2024-09-24T14:55:00Z"/>
              </w:rPr>
            </w:pPr>
            <w:del w:id="1535" w:author="Lorenzo Fabbri" w:date="2024-09-24T16:55:00Z" w16du:dateUtc="2024-09-24T14:55:00Z">
              <w:r w:rsidRPr="005A6AA3" w:rsidDel="00414DA6">
                <w:rPr>
                  <w:rFonts w:ascii="Calibri" w:hAnsi="Calibri"/>
                  <w:sz w:val="20"/>
                </w:rPr>
                <w:delText>0.017 (-0.077, 0.111)</w:delText>
              </w:r>
            </w:del>
          </w:p>
        </w:tc>
      </w:tr>
      <w:tr w:rsidR="00066508" w:rsidRPr="005A6AA3" w:rsidDel="00414DA6" w14:paraId="5EB6A5F6" w14:textId="0DC53802" w:rsidTr="00FD5775">
        <w:tblPrEx>
          <w:tblPrExChange w:id="1536"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37" w:author="Lorenzo Fabbri" w:date="2024-09-24T16:55:00Z"/>
          <w:trPrChange w:id="1538" w:author="Lorenzo Fabbri" w:date="2024-09-24T12:21:00Z" w16du:dateUtc="2024-09-24T10:21:00Z">
            <w:trPr>
              <w:gridBefore w:val="1"/>
              <w:cantSplit/>
              <w:jc w:val="center"/>
            </w:trPr>
          </w:trPrChange>
        </w:trPr>
        <w:tc>
          <w:tcPr>
            <w:tcW w:w="1907" w:type="dxa"/>
            <w:tcPrChange w:id="1539"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67A95AFD" w14:textId="6B4F2606" w:rsidR="00066508" w:rsidRPr="005A6AA3" w:rsidDel="00414DA6" w:rsidRDefault="00000000">
            <w:pPr>
              <w:keepNext/>
              <w:widowControl w:val="0"/>
              <w:spacing w:after="60"/>
              <w:rPr>
                <w:del w:id="1540" w:author="Lorenzo Fabbri" w:date="2024-09-24T16:55:00Z" w16du:dateUtc="2024-09-24T14:55:00Z"/>
              </w:rPr>
            </w:pPr>
            <w:del w:id="1541" w:author="Lorenzo Fabbri" w:date="2024-09-24T16:55:00Z" w16du:dateUtc="2024-09-24T14:55:00Z">
              <w:r w:rsidRPr="005A6AA3" w:rsidDel="00414DA6">
                <w:rPr>
                  <w:rFonts w:ascii="Calibri" w:hAnsi="Calibri"/>
                  <w:sz w:val="20"/>
                </w:rPr>
                <w:delText>oh-MiNP</w:delText>
              </w:r>
            </w:del>
          </w:p>
        </w:tc>
        <w:tc>
          <w:tcPr>
            <w:tcW w:w="1907" w:type="dxa"/>
            <w:tcPrChange w:id="1542"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67149657" w14:textId="0853F2CD" w:rsidR="00066508" w:rsidRPr="005A6AA3" w:rsidDel="00414DA6" w:rsidRDefault="00000000">
            <w:pPr>
              <w:keepNext/>
              <w:widowControl w:val="0"/>
              <w:spacing w:after="60"/>
              <w:jc w:val="center"/>
              <w:rPr>
                <w:del w:id="1543" w:author="Lorenzo Fabbri" w:date="2024-09-24T16:55:00Z" w16du:dateUtc="2024-09-24T14:55:00Z"/>
              </w:rPr>
            </w:pPr>
            <w:del w:id="1544" w:author="Lorenzo Fabbri" w:date="2024-09-24T16:55:00Z" w16du:dateUtc="2024-09-24T14:55:00Z">
              <w:r w:rsidRPr="005A6AA3" w:rsidDel="00414DA6">
                <w:rPr>
                  <w:rFonts w:ascii="Calibri" w:hAnsi="Calibri"/>
                  <w:sz w:val="20"/>
                </w:rPr>
                <w:delText>0.046 (-0.009, 0.102)</w:delText>
              </w:r>
            </w:del>
          </w:p>
        </w:tc>
        <w:tc>
          <w:tcPr>
            <w:tcW w:w="1907" w:type="dxa"/>
            <w:tcPrChange w:id="1545"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BD8802B" w14:textId="7F632650" w:rsidR="00066508" w:rsidRPr="005A6AA3" w:rsidDel="00414DA6" w:rsidRDefault="00000000">
            <w:pPr>
              <w:keepNext/>
              <w:widowControl w:val="0"/>
              <w:spacing w:after="60"/>
              <w:jc w:val="center"/>
              <w:rPr>
                <w:del w:id="1546" w:author="Lorenzo Fabbri" w:date="2024-09-24T16:55:00Z" w16du:dateUtc="2024-09-24T14:55:00Z"/>
              </w:rPr>
            </w:pPr>
            <w:del w:id="1547" w:author="Lorenzo Fabbri" w:date="2024-09-24T16:55:00Z" w16du:dateUtc="2024-09-24T14:55:00Z">
              <w:r w:rsidRPr="005A6AA3" w:rsidDel="00414DA6">
                <w:rPr>
                  <w:rFonts w:ascii="Calibri" w:hAnsi="Calibri"/>
                  <w:sz w:val="20"/>
                </w:rPr>
                <w:delText>-0.127 (-0.335, 0.08)</w:delText>
              </w:r>
            </w:del>
          </w:p>
        </w:tc>
        <w:tc>
          <w:tcPr>
            <w:tcW w:w="1907" w:type="dxa"/>
            <w:tcPrChange w:id="1548"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5BB9AF10" w14:textId="3BB694D5" w:rsidR="00066508" w:rsidRPr="005A6AA3" w:rsidDel="00414DA6" w:rsidRDefault="00000000">
            <w:pPr>
              <w:keepNext/>
              <w:widowControl w:val="0"/>
              <w:spacing w:after="60"/>
              <w:jc w:val="center"/>
              <w:rPr>
                <w:del w:id="1549" w:author="Lorenzo Fabbri" w:date="2024-09-24T16:55:00Z" w16du:dateUtc="2024-09-24T14:55:00Z"/>
              </w:rPr>
            </w:pPr>
            <w:del w:id="1550" w:author="Lorenzo Fabbri" w:date="2024-09-24T16:55:00Z" w16du:dateUtc="2024-09-24T14:55:00Z">
              <w:r w:rsidRPr="005A6AA3" w:rsidDel="00414DA6">
                <w:rPr>
                  <w:rFonts w:ascii="Calibri" w:hAnsi="Calibri"/>
                  <w:sz w:val="20"/>
                </w:rPr>
                <w:delText>-0.181 (-0.33, -0.033)</w:delText>
              </w:r>
            </w:del>
          </w:p>
        </w:tc>
        <w:tc>
          <w:tcPr>
            <w:tcW w:w="1907" w:type="dxa"/>
            <w:tcPrChange w:id="1551"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D7DD08D" w14:textId="36B9B799" w:rsidR="00066508" w:rsidRPr="005A6AA3" w:rsidDel="00414DA6" w:rsidRDefault="00000000">
            <w:pPr>
              <w:keepNext/>
              <w:widowControl w:val="0"/>
              <w:spacing w:after="60"/>
              <w:jc w:val="center"/>
              <w:rPr>
                <w:del w:id="1552" w:author="Lorenzo Fabbri" w:date="2024-09-24T16:55:00Z" w16du:dateUtc="2024-09-24T14:55:00Z"/>
              </w:rPr>
            </w:pPr>
            <w:del w:id="1553" w:author="Lorenzo Fabbri" w:date="2024-09-24T16:55:00Z" w16du:dateUtc="2024-09-24T14:55:00Z">
              <w:r w:rsidRPr="005A6AA3" w:rsidDel="00414DA6">
                <w:rPr>
                  <w:rFonts w:ascii="Calibri" w:hAnsi="Calibri"/>
                  <w:sz w:val="20"/>
                </w:rPr>
                <w:delText>-0.164 (-0.304, -0.024)</w:delText>
              </w:r>
            </w:del>
          </w:p>
        </w:tc>
      </w:tr>
      <w:tr w:rsidR="00066508" w:rsidRPr="005A6AA3" w:rsidDel="00414DA6" w14:paraId="560D1442" w14:textId="4A294453" w:rsidTr="00FD5775">
        <w:tblPrEx>
          <w:tblPrExChange w:id="1554"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55" w:author="Lorenzo Fabbri" w:date="2024-09-24T16:55:00Z"/>
          <w:trPrChange w:id="1556" w:author="Lorenzo Fabbri" w:date="2024-09-24T12:21:00Z" w16du:dateUtc="2024-09-24T10:21:00Z">
            <w:trPr>
              <w:gridBefore w:val="1"/>
              <w:cantSplit/>
              <w:jc w:val="center"/>
            </w:trPr>
          </w:trPrChange>
        </w:trPr>
        <w:tc>
          <w:tcPr>
            <w:tcW w:w="1907" w:type="dxa"/>
            <w:tcPrChange w:id="1557" w:author="Lorenzo Fabbri" w:date="2024-09-24T12:21:00Z" w16du:dateUtc="2024-09-24T10:21:00Z">
              <w:tcPr>
                <w:tcW w:w="1872" w:type="dxa"/>
                <w:gridSpan w:val="2"/>
                <w:tcBorders>
                  <w:top w:val="single" w:sz="6" w:space="0" w:color="D3D3D3"/>
                  <w:left w:val="single" w:sz="6" w:space="0" w:color="D3D3D3"/>
                  <w:bottom w:val="single" w:sz="6" w:space="0" w:color="D3D3D3"/>
                  <w:right w:val="single" w:sz="6" w:space="0" w:color="D3D3D3"/>
                </w:tcBorders>
              </w:tcPr>
            </w:tcPrChange>
          </w:tcPr>
          <w:p w14:paraId="2009A80F" w14:textId="1217F0DF" w:rsidR="00066508" w:rsidRPr="005A6AA3" w:rsidDel="00414DA6" w:rsidRDefault="00000000">
            <w:pPr>
              <w:keepNext/>
              <w:widowControl w:val="0"/>
              <w:spacing w:after="60"/>
              <w:rPr>
                <w:del w:id="1558" w:author="Lorenzo Fabbri" w:date="2024-09-24T16:55:00Z" w16du:dateUtc="2024-09-24T14:55:00Z"/>
              </w:rPr>
            </w:pPr>
            <w:del w:id="1559" w:author="Lorenzo Fabbri" w:date="2024-09-24T16:55:00Z" w16du:dateUtc="2024-09-24T14:55:00Z">
              <w:r w:rsidRPr="005A6AA3" w:rsidDel="00414DA6">
                <w:rPr>
                  <w:rFonts w:ascii="Calibri" w:hAnsi="Calibri"/>
                  <w:sz w:val="20"/>
                </w:rPr>
                <w:delText>oxo-MiNP</w:delText>
              </w:r>
            </w:del>
          </w:p>
        </w:tc>
        <w:tc>
          <w:tcPr>
            <w:tcW w:w="1907" w:type="dxa"/>
            <w:tcPrChange w:id="1560"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2D810B30" w14:textId="46440C94" w:rsidR="00066508" w:rsidRPr="005A6AA3" w:rsidDel="00414DA6" w:rsidRDefault="00000000">
            <w:pPr>
              <w:keepNext/>
              <w:widowControl w:val="0"/>
              <w:spacing w:after="60"/>
              <w:jc w:val="center"/>
              <w:rPr>
                <w:del w:id="1561" w:author="Lorenzo Fabbri" w:date="2024-09-24T16:55:00Z" w16du:dateUtc="2024-09-24T14:55:00Z"/>
              </w:rPr>
            </w:pPr>
            <w:del w:id="1562" w:author="Lorenzo Fabbri" w:date="2024-09-24T16:55:00Z" w16du:dateUtc="2024-09-24T14:55:00Z">
              <w:r w:rsidRPr="005A6AA3" w:rsidDel="00414DA6">
                <w:rPr>
                  <w:rFonts w:ascii="Calibri" w:hAnsi="Calibri"/>
                  <w:sz w:val="20"/>
                </w:rPr>
                <w:delText>-0.026 (-0.059, 0.008)</w:delText>
              </w:r>
            </w:del>
          </w:p>
        </w:tc>
        <w:tc>
          <w:tcPr>
            <w:tcW w:w="1907" w:type="dxa"/>
            <w:tcPrChange w:id="1563"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4A96EBB5" w14:textId="07E5EF54" w:rsidR="00066508" w:rsidRPr="005A6AA3" w:rsidDel="00414DA6" w:rsidRDefault="00000000">
            <w:pPr>
              <w:keepNext/>
              <w:widowControl w:val="0"/>
              <w:spacing w:after="60"/>
              <w:jc w:val="center"/>
              <w:rPr>
                <w:del w:id="1564" w:author="Lorenzo Fabbri" w:date="2024-09-24T16:55:00Z" w16du:dateUtc="2024-09-24T14:55:00Z"/>
              </w:rPr>
            </w:pPr>
            <w:del w:id="1565" w:author="Lorenzo Fabbri" w:date="2024-09-24T16:55:00Z" w16du:dateUtc="2024-09-24T14:55:00Z">
              <w:r w:rsidRPr="005A6AA3" w:rsidDel="00414DA6">
                <w:rPr>
                  <w:rFonts w:ascii="Calibri" w:hAnsi="Calibri"/>
                  <w:sz w:val="20"/>
                </w:rPr>
                <w:delText>-0.12 (-0.315, 0.076)</w:delText>
              </w:r>
            </w:del>
          </w:p>
        </w:tc>
        <w:tc>
          <w:tcPr>
            <w:tcW w:w="1907" w:type="dxa"/>
            <w:tcPrChange w:id="1566" w:author="Lorenzo Fabbri" w:date="2024-09-24T12:21:00Z" w16du:dateUtc="2024-09-24T10:21:00Z">
              <w:tcPr>
                <w:tcW w:w="1872" w:type="dxa"/>
                <w:tcBorders>
                  <w:top w:val="single" w:sz="6" w:space="0" w:color="D3D3D3"/>
                  <w:left w:val="single" w:sz="6" w:space="0" w:color="D3D3D3"/>
                  <w:bottom w:val="single" w:sz="6" w:space="0" w:color="D3D3D3"/>
                  <w:right w:val="single" w:sz="6" w:space="0" w:color="D3D3D3"/>
                </w:tcBorders>
              </w:tcPr>
            </w:tcPrChange>
          </w:tcPr>
          <w:p w14:paraId="1ADD4C3B" w14:textId="783FE472" w:rsidR="00066508" w:rsidRPr="005A6AA3" w:rsidDel="00414DA6" w:rsidRDefault="00000000">
            <w:pPr>
              <w:keepNext/>
              <w:widowControl w:val="0"/>
              <w:spacing w:after="60"/>
              <w:jc w:val="center"/>
              <w:rPr>
                <w:del w:id="1567" w:author="Lorenzo Fabbri" w:date="2024-09-24T16:55:00Z" w16du:dateUtc="2024-09-24T14:55:00Z"/>
              </w:rPr>
            </w:pPr>
            <w:del w:id="1568" w:author="Lorenzo Fabbri" w:date="2024-09-24T16:55:00Z" w16du:dateUtc="2024-09-24T14:55:00Z">
              <w:r w:rsidRPr="005A6AA3" w:rsidDel="00414DA6">
                <w:rPr>
                  <w:rFonts w:ascii="Calibri" w:hAnsi="Calibri"/>
                  <w:sz w:val="20"/>
                </w:rPr>
                <w:delText>-0.146 (-0.303, 0.011)</w:delText>
              </w:r>
            </w:del>
          </w:p>
        </w:tc>
        <w:tc>
          <w:tcPr>
            <w:tcW w:w="1907" w:type="dxa"/>
            <w:tcPrChange w:id="1569" w:author="Lorenzo Fabbri" w:date="2024-09-24T12:21:00Z" w16du:dateUtc="2024-09-24T10:21:00Z">
              <w:tcPr>
                <w:tcW w:w="1872" w:type="dxa"/>
                <w:gridSpan w:val="3"/>
                <w:tcBorders>
                  <w:top w:val="single" w:sz="6" w:space="0" w:color="D3D3D3"/>
                  <w:left w:val="single" w:sz="6" w:space="0" w:color="D3D3D3"/>
                  <w:bottom w:val="single" w:sz="6" w:space="0" w:color="D3D3D3"/>
                  <w:right w:val="single" w:sz="6" w:space="0" w:color="D3D3D3"/>
                </w:tcBorders>
              </w:tcPr>
            </w:tcPrChange>
          </w:tcPr>
          <w:p w14:paraId="36C2463B" w14:textId="1791A9BC" w:rsidR="00066508" w:rsidRPr="005A6AA3" w:rsidDel="00414DA6" w:rsidRDefault="00000000">
            <w:pPr>
              <w:keepNext/>
              <w:widowControl w:val="0"/>
              <w:spacing w:after="60"/>
              <w:jc w:val="center"/>
              <w:rPr>
                <w:del w:id="1570" w:author="Lorenzo Fabbri" w:date="2024-09-24T16:55:00Z" w16du:dateUtc="2024-09-24T14:55:00Z"/>
              </w:rPr>
            </w:pPr>
            <w:del w:id="1571" w:author="Lorenzo Fabbri" w:date="2024-09-24T16:55:00Z" w16du:dateUtc="2024-09-24T14:55:00Z">
              <w:r w:rsidRPr="005A6AA3" w:rsidDel="00414DA6">
                <w:rPr>
                  <w:rFonts w:ascii="Calibri" w:hAnsi="Calibri"/>
                  <w:sz w:val="20"/>
                </w:rPr>
                <w:delText>-0.127 (-0.238, -0.016)</w:delText>
              </w:r>
            </w:del>
          </w:p>
        </w:tc>
      </w:tr>
      <w:tr w:rsidR="00066508" w:rsidRPr="005A6AA3" w:rsidDel="00414DA6" w14:paraId="7703FAE7" w14:textId="022DDE1D" w:rsidTr="00FD5775">
        <w:tblPrEx>
          <w:tblPrExChange w:id="1572" w:author="Lorenzo Fabbri" w:date="2024-09-24T12:21:00Z" w16du:dateUtc="2024-09-24T10:21:00Z">
            <w:tblPrEx>
              <w:jc w:val="center"/>
              <w:tblCellMar>
                <w:left w:w="60" w:type="dxa"/>
                <w:right w:w="60" w:type="dxa"/>
              </w:tblCellMar>
              <w:tblLook w:val="0000" w:firstRow="0" w:lastRow="0" w:firstColumn="0" w:lastColumn="0" w:noHBand="0" w:noVBand="0"/>
            </w:tblPrEx>
          </w:tblPrExChange>
        </w:tblPrEx>
        <w:trPr>
          <w:del w:id="1573" w:author="Lorenzo Fabbri" w:date="2024-09-24T16:55:00Z"/>
          <w:trPrChange w:id="1574" w:author="Lorenzo Fabbri" w:date="2024-09-24T12:21:00Z" w16du:dateUtc="2024-09-24T10:21:00Z">
            <w:trPr>
              <w:gridBefore w:val="1"/>
              <w:cantSplit/>
              <w:jc w:val="center"/>
            </w:trPr>
          </w:trPrChange>
        </w:trPr>
        <w:tc>
          <w:tcPr>
            <w:tcW w:w="9535" w:type="dxa"/>
            <w:gridSpan w:val="5"/>
            <w:tcPrChange w:id="1575" w:author="Lorenzo Fabbri" w:date="2024-09-24T12:21:00Z" w16du:dateUtc="2024-09-24T10:21:00Z">
              <w:tcPr>
                <w:tcW w:w="9360" w:type="dxa"/>
                <w:gridSpan w:val="8"/>
              </w:tcPr>
            </w:tcPrChange>
          </w:tcPr>
          <w:p w14:paraId="4ECF051D" w14:textId="121D1EA8" w:rsidR="00066508" w:rsidRPr="005A6AA3" w:rsidDel="00414DA6" w:rsidRDefault="00000000">
            <w:pPr>
              <w:keepNext/>
              <w:widowControl w:val="0"/>
              <w:spacing w:after="60"/>
              <w:rPr>
                <w:del w:id="1576" w:author="Lorenzo Fabbri" w:date="2024-09-24T16:55:00Z" w16du:dateUtc="2024-09-24T14:55:00Z"/>
              </w:rPr>
            </w:pPr>
            <w:del w:id="1577" w:author="Lorenzo Fabbri" w:date="2024-09-24T16:55:00Z" w16du:dateUtc="2024-09-24T14:55:00Z">
              <w:r w:rsidRPr="005A6AA3" w:rsidDel="00414DA6">
                <w:rPr>
                  <w:rFonts w:ascii="Calibri" w:hAnsi="Calibri"/>
                  <w:i/>
                  <w:sz w:val="20"/>
                  <w:vertAlign w:val="superscript"/>
                </w:rPr>
                <w:delText>a</w:delText>
              </w:r>
              <w:r w:rsidRPr="005A6AA3" w:rsidDel="00414DA6">
                <w:rPr>
                  <w:rFonts w:ascii="Calibri" w:hAnsi="Calibri"/>
                  <w:sz w:val="20"/>
                </w:rPr>
                <w:delText>Estimate and 95% CI.</w:delText>
              </w:r>
              <w:bookmarkEnd w:id="1155"/>
            </w:del>
          </w:p>
        </w:tc>
      </w:tr>
    </w:tbl>
    <w:p w14:paraId="14441AF0" w14:textId="42258352" w:rsidR="00FD5775" w:rsidRPr="005A6AA3" w:rsidDel="00414DA6" w:rsidRDefault="00000000">
      <w:pPr>
        <w:pStyle w:val="BodyText"/>
        <w:spacing w:line="240" w:lineRule="auto"/>
        <w:rPr>
          <w:del w:id="1578" w:author="Lorenzo Fabbri" w:date="2024-09-24T16:55:00Z" w16du:dateUtc="2024-09-24T14:55:00Z"/>
        </w:rPr>
        <w:pPrChange w:id="1579" w:author="Lorenzo Fabbri" w:date="2024-09-24T16:24:00Z" w16du:dateUtc="2024-09-24T14:24:00Z">
          <w:pPr>
            <w:pStyle w:val="BodyText"/>
          </w:pPr>
        </w:pPrChange>
      </w:pPr>
      <w:del w:id="1580" w:author="Lorenzo Fabbri" w:date="2024-09-24T12:22:00Z" w16du:dateUtc="2024-09-24T10:22:00Z">
        <w:r w:rsidRPr="005A6AA3" w:rsidDel="00FD5775">
          <w:delText xml:space="preserve"> </w:delText>
        </w:r>
      </w:del>
    </w:p>
    <w:tbl>
      <w:tblPr>
        <w:tblStyle w:val="ListTable6Colorful"/>
        <w:tblW w:w="0" w:type="auto"/>
        <w:tblLayout w:type="fixed"/>
        <w:tblLook w:val="0600" w:firstRow="0" w:lastRow="0" w:firstColumn="0" w:lastColumn="0" w:noHBand="1" w:noVBand="1"/>
        <w:tblPrChange w:id="1581" w:author="Lorenzo Fabbri" w:date="2024-09-24T12:23:00Z" w16du:dateUtc="2024-09-24T10:23:00Z">
          <w:tblPr>
            <w:tblW w:w="5000" w:type="pct"/>
            <w:tblLayout w:type="fixed"/>
            <w:tblLook w:val="04A0" w:firstRow="1" w:lastRow="0" w:firstColumn="1" w:lastColumn="0" w:noHBand="0" w:noVBand="1"/>
          </w:tblPr>
        </w:tblPrChange>
      </w:tblPr>
      <w:tblGrid>
        <w:gridCol w:w="7668"/>
        <w:gridCol w:w="1908"/>
        <w:tblGridChange w:id="1582">
          <w:tblGrid>
            <w:gridCol w:w="5439"/>
            <w:gridCol w:w="2229"/>
            <w:gridCol w:w="357"/>
            <w:gridCol w:w="1503"/>
            <w:gridCol w:w="48"/>
          </w:tblGrid>
        </w:tblGridChange>
      </w:tblGrid>
      <w:tr w:rsidR="00066508" w:rsidRPr="005A6AA3" w:rsidDel="00FD5775" w14:paraId="1F57C583" w14:textId="00F83F9A" w:rsidTr="00FD5775">
        <w:trPr>
          <w:gridAfter w:val="1"/>
          <w:wAfter w:w="1908" w:type="dxa"/>
          <w:del w:id="1583" w:author="Lorenzo Fabbri" w:date="2024-09-24T12:22:00Z"/>
          <w:trPrChange w:id="1584" w:author="Lorenzo Fabbri" w:date="2024-09-24T12:23:00Z" w16du:dateUtc="2024-09-24T10:23:00Z">
            <w:trPr>
              <w:gridAfter w:val="1"/>
              <w:wAfter w:w="47" w:type="dxa"/>
            </w:trPr>
          </w:trPrChange>
        </w:trPr>
        <w:tc>
          <w:tcPr>
            <w:tcW w:w="7668" w:type="dxa"/>
            <w:tcPrChange w:id="1585" w:author="Lorenzo Fabbri" w:date="2024-09-24T12:23:00Z" w16du:dateUtc="2024-09-24T10:23:00Z">
              <w:tcPr>
                <w:tcW w:w="9360" w:type="dxa"/>
                <w:gridSpan w:val="4"/>
              </w:tcPr>
            </w:tcPrChange>
          </w:tcPr>
          <w:p w14:paraId="760455AD" w14:textId="2BCA0A42" w:rsidR="00066508" w:rsidRPr="005A6AA3" w:rsidDel="00FD5775" w:rsidRDefault="00000000">
            <w:pPr>
              <w:pStyle w:val="ImageCaption"/>
              <w:widowControl w:val="0"/>
              <w:spacing w:before="200"/>
              <w:rPr>
                <w:del w:id="1586" w:author="Lorenzo Fabbri" w:date="2024-09-24T12:22:00Z" w16du:dateUtc="2024-09-24T10:22:00Z"/>
              </w:rPr>
            </w:pPr>
            <w:bookmarkStart w:id="1587" w:name="tbl-hypothesis-3"/>
            <w:del w:id="1588" w:author="Lorenzo Fabbri" w:date="2024-09-24T12:21:00Z" w16du:dateUtc="2024-09-24T10:21:00Z">
              <w:r w:rsidRPr="005A6AA3" w:rsidDel="00FD5775">
                <w:delText>Table 5</w:delText>
              </w:r>
            </w:del>
            <w:del w:id="1589" w:author="Lorenzo Fabbri" w:date="2024-09-19T18:29:00Z" w16du:dateUtc="2024-09-19T16:29:00Z">
              <w:r w:rsidRPr="005A6AA3" w:rsidDel="00A42D3A">
                <w:delText>:</w:delText>
              </w:r>
            </w:del>
            <w:del w:id="1590" w:author="Lorenzo Fabbri" w:date="2024-09-24T12:21:00Z" w16du:dateUtc="2024-09-24T10:21:00Z">
              <w:r w:rsidRPr="005A6AA3" w:rsidDel="00FD5775">
                <w:delText xml:space="preserve"> </w:delText>
              </w:r>
              <w:r w:rsidRPr="005A6AA3" w:rsidDel="00FD5775">
                <w:rPr>
                  <w:b/>
                  <w:bCs/>
                </w:rPr>
                <w:delText>Pairwise differences between marginal contrasts on the logarithmic scale of males and females, for the effect of an increase from the 10th to the 90th percentile of the glucocorticosteroids on hit reaction time standard error (HRT-SE) expressed in ms (HELIX subcohort; 2013-2016).</w:delText>
              </w:r>
            </w:del>
          </w:p>
        </w:tc>
      </w:tr>
      <w:tr w:rsidR="00FD5775" w:rsidRPr="005A6AA3" w:rsidDel="00414DA6" w14:paraId="72E01CA0" w14:textId="4002007C" w:rsidTr="00FD5775">
        <w:tblPrEx>
          <w:tblPrExChange w:id="1591" w:author="Lorenzo Fabbri" w:date="2024-09-24T12:23:00Z" w16du:dateUtc="2024-09-24T10:23:00Z">
            <w:tblPrEx>
              <w:tblW w:w="0" w:type="auto"/>
              <w:tblBorders>
                <w:top w:val="single" w:sz="4" w:space="0" w:color="000000" w:themeColor="text1"/>
                <w:bottom w:val="single" w:sz="4" w:space="0" w:color="000000" w:themeColor="text1"/>
              </w:tblBorders>
              <w:tblLook w:val="0600" w:firstRow="0" w:lastRow="0" w:firstColumn="0" w:lastColumn="0" w:noHBand="1" w:noVBand="1"/>
            </w:tblPrEx>
          </w:tblPrExChange>
        </w:tblPrEx>
        <w:trPr>
          <w:del w:id="1592" w:author="Lorenzo Fabbri" w:date="2024-09-24T16:55:00Z"/>
        </w:trPr>
        <w:tc>
          <w:tcPr>
            <w:tcW w:w="7668" w:type="dxa"/>
            <w:tcPrChange w:id="1593" w:author="Lorenzo Fabbri" w:date="2024-09-24T12:23:00Z" w16du:dateUtc="2024-09-24T10:23:00Z">
              <w:tcPr>
                <w:tcW w:w="0" w:type="auto"/>
                <w:gridSpan w:val="3"/>
              </w:tcPr>
            </w:tcPrChange>
          </w:tcPr>
          <w:p w14:paraId="0540E937" w14:textId="342BA9D8" w:rsidR="00066508" w:rsidRPr="005A6AA3" w:rsidDel="00414DA6" w:rsidRDefault="00066508">
            <w:pPr>
              <w:keepNext/>
              <w:widowControl w:val="0"/>
              <w:spacing w:after="60"/>
              <w:rPr>
                <w:del w:id="1594" w:author="Lorenzo Fabbri" w:date="2024-09-24T16:55:00Z" w16du:dateUtc="2024-09-24T14:55:00Z"/>
              </w:rPr>
            </w:pPr>
          </w:p>
        </w:tc>
        <w:tc>
          <w:tcPr>
            <w:tcW w:w="1908" w:type="dxa"/>
            <w:tcPrChange w:id="1595" w:author="Lorenzo Fabbri" w:date="2024-09-24T12:23:00Z" w16du:dateUtc="2024-09-24T10:23:00Z">
              <w:tcPr>
                <w:tcW w:w="0" w:type="auto"/>
                <w:gridSpan w:val="2"/>
              </w:tcPr>
            </w:tcPrChange>
          </w:tcPr>
          <w:p w14:paraId="263FA66B" w14:textId="00C27B54" w:rsidR="00066508" w:rsidRPr="005A6AA3" w:rsidDel="00414DA6" w:rsidRDefault="00000000">
            <w:pPr>
              <w:keepNext/>
              <w:widowControl w:val="0"/>
              <w:spacing w:after="60"/>
              <w:jc w:val="center"/>
              <w:rPr>
                <w:del w:id="1596" w:author="Lorenzo Fabbri" w:date="2024-09-24T16:55:00Z" w16du:dateUtc="2024-09-24T14:55:00Z"/>
              </w:rPr>
            </w:pPr>
            <w:del w:id="1597" w:author="Lorenzo Fabbri" w:date="2024-09-24T16:55:00Z" w16du:dateUtc="2024-09-24T14:55:00Z">
              <w:r w:rsidRPr="005A6AA3" w:rsidDel="00414DA6">
                <w:rPr>
                  <w:rFonts w:ascii="Calibri" w:hAnsi="Calibri"/>
                  <w:sz w:val="20"/>
                </w:rPr>
                <w:delText>HRT-SE</w:delText>
              </w:r>
              <w:r w:rsidRPr="005A6AA3" w:rsidDel="00414DA6">
                <w:rPr>
                  <w:rFonts w:ascii="Calibri" w:hAnsi="Calibri"/>
                  <w:i/>
                  <w:sz w:val="20"/>
                  <w:vertAlign w:val="superscript"/>
                </w:rPr>
                <w:delText>a</w:delText>
              </w:r>
            </w:del>
          </w:p>
        </w:tc>
      </w:tr>
      <w:tr w:rsidR="00066508" w:rsidRPr="005A6AA3" w:rsidDel="00414DA6" w14:paraId="7FE44F12" w14:textId="0D9EA90E" w:rsidTr="00FD5775">
        <w:tblPrEx>
          <w:tblPrExChange w:id="1598" w:author="Lorenzo Fabbri" w:date="2024-09-24T12:22:00Z" w16du:dateUtc="2024-09-24T10:22:00Z">
            <w:tblPrEx>
              <w:jc w:val="center"/>
              <w:tblCellMar>
                <w:left w:w="60" w:type="dxa"/>
                <w:right w:w="60" w:type="dxa"/>
              </w:tblCellMar>
              <w:tblLook w:val="0000" w:firstRow="0" w:lastRow="0" w:firstColumn="0" w:lastColumn="0" w:noHBand="0" w:noVBand="0"/>
            </w:tblPrEx>
          </w:tblPrExChange>
        </w:tblPrEx>
        <w:trPr>
          <w:del w:id="1599" w:author="Lorenzo Fabbri" w:date="2024-09-24T16:55:00Z"/>
          <w:trPrChange w:id="1600" w:author="Lorenzo Fabbri" w:date="2024-09-24T12:22:00Z" w16du:dateUtc="2024-09-24T10:22:00Z">
            <w:trPr>
              <w:cantSplit/>
              <w:jc w:val="center"/>
            </w:trPr>
          </w:trPrChange>
        </w:trPr>
        <w:tc>
          <w:tcPr>
            <w:tcW w:w="9576" w:type="dxa"/>
            <w:gridSpan w:val="2"/>
            <w:tcPrChange w:id="1601" w:author="Lorenzo Fabbri" w:date="2024-09-24T12:22:00Z" w16du:dateUtc="2024-09-24T10:22:00Z">
              <w:tcPr>
                <w:tcW w:w="9359"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1AB72A73" w14:textId="5B37FAD5" w:rsidR="00066508" w:rsidRPr="005A6AA3" w:rsidDel="00414DA6" w:rsidRDefault="00000000">
            <w:pPr>
              <w:keepNext/>
              <w:widowControl w:val="0"/>
              <w:spacing w:after="60"/>
              <w:rPr>
                <w:del w:id="1602" w:author="Lorenzo Fabbri" w:date="2024-09-24T16:55:00Z" w16du:dateUtc="2024-09-24T14:55:00Z"/>
              </w:rPr>
            </w:pPr>
            <w:del w:id="1603" w:author="Lorenzo Fabbri" w:date="2024-09-24T16:55:00Z" w16du:dateUtc="2024-09-24T14:55:00Z">
              <w:r w:rsidRPr="005A6AA3" w:rsidDel="00414DA6">
                <w:rPr>
                  <w:rFonts w:ascii="Calibri" w:hAnsi="Calibri"/>
                  <w:b/>
                  <w:sz w:val="20"/>
                </w:rPr>
                <w:delText>Glucocorticosteroids</w:delText>
              </w:r>
            </w:del>
          </w:p>
        </w:tc>
      </w:tr>
      <w:tr w:rsidR="00FD5775" w:rsidRPr="005A6AA3" w:rsidDel="00414DA6" w14:paraId="6154AAA5" w14:textId="3F5D4795" w:rsidTr="00FD5775">
        <w:tblPrEx>
          <w:tblPrExChange w:id="1604" w:author="Lorenzo Fabbri" w:date="2024-09-24T12:23:00Z" w16du:dateUtc="2024-09-24T10:23:00Z">
            <w:tblPrEx>
              <w:tblW w:w="0" w:type="auto"/>
              <w:tblBorders>
                <w:top w:val="single" w:sz="4" w:space="0" w:color="000000" w:themeColor="text1"/>
                <w:bottom w:val="single" w:sz="4" w:space="0" w:color="000000" w:themeColor="text1"/>
              </w:tblBorders>
              <w:tblLook w:val="0600" w:firstRow="0" w:lastRow="0" w:firstColumn="0" w:lastColumn="0" w:noHBand="1" w:noVBand="1"/>
            </w:tblPrEx>
          </w:tblPrExChange>
        </w:tblPrEx>
        <w:trPr>
          <w:del w:id="1605" w:author="Lorenzo Fabbri" w:date="2024-09-24T16:55:00Z"/>
        </w:trPr>
        <w:tc>
          <w:tcPr>
            <w:tcW w:w="7668" w:type="dxa"/>
            <w:tcPrChange w:id="1606" w:author="Lorenzo Fabbri" w:date="2024-09-24T12:23:00Z" w16du:dateUtc="2024-09-24T10:23:00Z">
              <w:tcPr>
                <w:tcW w:w="4788" w:type="dxa"/>
              </w:tcPr>
            </w:tcPrChange>
          </w:tcPr>
          <w:p w14:paraId="74BA68CF" w14:textId="0D3C11D3" w:rsidR="00066508" w:rsidRPr="005A6AA3" w:rsidDel="00414DA6" w:rsidRDefault="00000000">
            <w:pPr>
              <w:keepNext/>
              <w:widowControl w:val="0"/>
              <w:spacing w:after="60"/>
              <w:rPr>
                <w:del w:id="1607" w:author="Lorenzo Fabbri" w:date="2024-09-24T16:55:00Z" w16du:dateUtc="2024-09-24T14:55:00Z"/>
              </w:rPr>
            </w:pPr>
            <w:del w:id="1608" w:author="Lorenzo Fabbri" w:date="2024-09-24T16:55:00Z" w16du:dateUtc="2024-09-24T14:55:00Z">
              <w:r w:rsidRPr="005A6AA3" w:rsidDel="00414DA6">
                <w:rPr>
                  <w:rFonts w:ascii="Calibri" w:hAnsi="Calibri"/>
                  <w:sz w:val="20"/>
                </w:rPr>
                <w:delText>corticosterone production</w:delText>
              </w:r>
            </w:del>
          </w:p>
        </w:tc>
        <w:tc>
          <w:tcPr>
            <w:tcW w:w="1908" w:type="dxa"/>
            <w:tcPrChange w:id="1609" w:author="Lorenzo Fabbri" w:date="2024-09-24T12:23:00Z" w16du:dateUtc="2024-09-24T10:23:00Z">
              <w:tcPr>
                <w:tcW w:w="4788" w:type="dxa"/>
                <w:gridSpan w:val="4"/>
              </w:tcPr>
            </w:tcPrChange>
          </w:tcPr>
          <w:p w14:paraId="2E53D665" w14:textId="7A2D853C" w:rsidR="00066508" w:rsidRPr="005A6AA3" w:rsidDel="00414DA6" w:rsidRDefault="00000000">
            <w:pPr>
              <w:keepNext/>
              <w:widowControl w:val="0"/>
              <w:spacing w:after="60"/>
              <w:jc w:val="center"/>
              <w:rPr>
                <w:del w:id="1610" w:author="Lorenzo Fabbri" w:date="2024-09-24T16:55:00Z" w16du:dateUtc="2024-09-24T14:55:00Z"/>
              </w:rPr>
            </w:pPr>
            <w:del w:id="1611" w:author="Lorenzo Fabbri" w:date="2024-09-24T16:55:00Z" w16du:dateUtc="2024-09-24T14:55:00Z">
              <w:r w:rsidRPr="005A6AA3" w:rsidDel="00414DA6">
                <w:rPr>
                  <w:rFonts w:ascii="Calibri" w:hAnsi="Calibri"/>
                  <w:sz w:val="20"/>
                </w:rPr>
                <w:delText>0.126 (0.009, 0.243)</w:delText>
              </w:r>
            </w:del>
          </w:p>
        </w:tc>
      </w:tr>
      <w:tr w:rsidR="00FD5775" w:rsidRPr="005A6AA3" w:rsidDel="00414DA6" w14:paraId="5174B545" w14:textId="3F363844" w:rsidTr="00FD5775">
        <w:tblPrEx>
          <w:tblPrExChange w:id="1612" w:author="Lorenzo Fabbri" w:date="2024-09-24T12:23:00Z" w16du:dateUtc="2024-09-24T10:23:00Z">
            <w:tblPrEx>
              <w:tblW w:w="0" w:type="auto"/>
              <w:tblBorders>
                <w:top w:val="single" w:sz="4" w:space="0" w:color="000000" w:themeColor="text1"/>
                <w:bottom w:val="single" w:sz="4" w:space="0" w:color="000000" w:themeColor="text1"/>
              </w:tblBorders>
              <w:tblLook w:val="0600" w:firstRow="0" w:lastRow="0" w:firstColumn="0" w:lastColumn="0" w:noHBand="1" w:noVBand="1"/>
            </w:tblPrEx>
          </w:tblPrExChange>
        </w:tblPrEx>
        <w:trPr>
          <w:del w:id="1613" w:author="Lorenzo Fabbri" w:date="2024-09-24T16:55:00Z"/>
        </w:trPr>
        <w:tc>
          <w:tcPr>
            <w:tcW w:w="7668" w:type="dxa"/>
            <w:tcPrChange w:id="1614" w:author="Lorenzo Fabbri" w:date="2024-09-24T12:23:00Z" w16du:dateUtc="2024-09-24T10:23:00Z">
              <w:tcPr>
                <w:tcW w:w="0" w:type="auto"/>
                <w:gridSpan w:val="3"/>
              </w:tcPr>
            </w:tcPrChange>
          </w:tcPr>
          <w:p w14:paraId="08236080" w14:textId="452FA0B3" w:rsidR="00066508" w:rsidRPr="005A6AA3" w:rsidDel="00414DA6" w:rsidRDefault="00000000">
            <w:pPr>
              <w:keepNext/>
              <w:widowControl w:val="0"/>
              <w:spacing w:after="60"/>
              <w:rPr>
                <w:del w:id="1615" w:author="Lorenzo Fabbri" w:date="2024-09-24T16:55:00Z" w16du:dateUtc="2024-09-24T14:55:00Z"/>
              </w:rPr>
            </w:pPr>
            <w:del w:id="1616" w:author="Lorenzo Fabbri" w:date="2024-09-24T16:55:00Z" w16du:dateUtc="2024-09-24T14:55:00Z">
              <w:r w:rsidRPr="005A6AA3" w:rsidDel="00414DA6">
                <w:rPr>
                  <w:rFonts w:ascii="Calibri" w:hAnsi="Calibri"/>
                  <w:sz w:val="20"/>
                </w:rPr>
                <w:delText>cortisol production</w:delText>
              </w:r>
            </w:del>
          </w:p>
        </w:tc>
        <w:tc>
          <w:tcPr>
            <w:tcW w:w="1908" w:type="dxa"/>
            <w:tcPrChange w:id="1617" w:author="Lorenzo Fabbri" w:date="2024-09-24T12:23:00Z" w16du:dateUtc="2024-09-24T10:23:00Z">
              <w:tcPr>
                <w:tcW w:w="0" w:type="auto"/>
                <w:gridSpan w:val="2"/>
              </w:tcPr>
            </w:tcPrChange>
          </w:tcPr>
          <w:p w14:paraId="5039B8D5" w14:textId="3617842B" w:rsidR="00066508" w:rsidRPr="005A6AA3" w:rsidDel="00414DA6" w:rsidRDefault="00000000">
            <w:pPr>
              <w:keepNext/>
              <w:widowControl w:val="0"/>
              <w:spacing w:after="60"/>
              <w:jc w:val="center"/>
              <w:rPr>
                <w:del w:id="1618" w:author="Lorenzo Fabbri" w:date="2024-09-24T16:55:00Z" w16du:dateUtc="2024-09-24T14:55:00Z"/>
              </w:rPr>
            </w:pPr>
            <w:del w:id="1619" w:author="Lorenzo Fabbri" w:date="2024-09-24T16:55:00Z" w16du:dateUtc="2024-09-24T14:55:00Z">
              <w:r w:rsidRPr="005A6AA3" w:rsidDel="00414DA6">
                <w:rPr>
                  <w:rFonts w:ascii="Calibri" w:hAnsi="Calibri"/>
                  <w:sz w:val="20"/>
                </w:rPr>
                <w:delText>0.096 (-0.045, 0.238)</w:delText>
              </w:r>
            </w:del>
          </w:p>
        </w:tc>
      </w:tr>
      <w:tr w:rsidR="00FD5775" w:rsidRPr="005A6AA3" w:rsidDel="00414DA6" w14:paraId="60209EC8" w14:textId="2B0A463B" w:rsidTr="00FD5775">
        <w:tblPrEx>
          <w:tblPrExChange w:id="1620" w:author="Lorenzo Fabbri" w:date="2024-09-24T12:23:00Z" w16du:dateUtc="2024-09-24T10:23:00Z">
            <w:tblPrEx>
              <w:tblW w:w="0" w:type="auto"/>
              <w:tblBorders>
                <w:top w:val="single" w:sz="4" w:space="0" w:color="000000" w:themeColor="text1"/>
                <w:bottom w:val="single" w:sz="4" w:space="0" w:color="000000" w:themeColor="text1"/>
              </w:tblBorders>
              <w:tblLook w:val="0600" w:firstRow="0" w:lastRow="0" w:firstColumn="0" w:lastColumn="0" w:noHBand="1" w:noVBand="1"/>
            </w:tblPrEx>
          </w:tblPrExChange>
        </w:tblPrEx>
        <w:trPr>
          <w:del w:id="1621" w:author="Lorenzo Fabbri" w:date="2024-09-24T16:55:00Z"/>
        </w:trPr>
        <w:tc>
          <w:tcPr>
            <w:tcW w:w="7668" w:type="dxa"/>
            <w:tcPrChange w:id="1622" w:author="Lorenzo Fabbri" w:date="2024-09-24T12:23:00Z" w16du:dateUtc="2024-09-24T10:23:00Z">
              <w:tcPr>
                <w:tcW w:w="0" w:type="auto"/>
                <w:gridSpan w:val="3"/>
              </w:tcPr>
            </w:tcPrChange>
          </w:tcPr>
          <w:p w14:paraId="055AF582" w14:textId="50E8C905" w:rsidR="00066508" w:rsidRPr="005A6AA3" w:rsidDel="00414DA6" w:rsidRDefault="00000000">
            <w:pPr>
              <w:keepNext/>
              <w:widowControl w:val="0"/>
              <w:spacing w:after="60"/>
              <w:rPr>
                <w:del w:id="1623" w:author="Lorenzo Fabbri" w:date="2024-09-24T16:55:00Z" w16du:dateUtc="2024-09-24T14:55:00Z"/>
              </w:rPr>
            </w:pPr>
            <w:del w:id="1624" w:author="Lorenzo Fabbri" w:date="2024-09-24T16:55:00Z" w16du:dateUtc="2024-09-24T14:55:00Z">
              <w:r w:rsidRPr="005A6AA3" w:rsidDel="00414DA6">
                <w:rPr>
                  <w:rFonts w:ascii="Calibri" w:hAnsi="Calibri"/>
                  <w:sz w:val="20"/>
                </w:rPr>
                <w:delText>cortisone production</w:delText>
              </w:r>
            </w:del>
          </w:p>
        </w:tc>
        <w:tc>
          <w:tcPr>
            <w:tcW w:w="1908" w:type="dxa"/>
            <w:tcPrChange w:id="1625" w:author="Lorenzo Fabbri" w:date="2024-09-24T12:23:00Z" w16du:dateUtc="2024-09-24T10:23:00Z">
              <w:tcPr>
                <w:tcW w:w="0" w:type="auto"/>
                <w:gridSpan w:val="2"/>
              </w:tcPr>
            </w:tcPrChange>
          </w:tcPr>
          <w:p w14:paraId="0D891CC0" w14:textId="4C95D49C" w:rsidR="00066508" w:rsidRPr="005A6AA3" w:rsidDel="00414DA6" w:rsidRDefault="00000000">
            <w:pPr>
              <w:keepNext/>
              <w:widowControl w:val="0"/>
              <w:spacing w:after="60"/>
              <w:jc w:val="center"/>
              <w:rPr>
                <w:del w:id="1626" w:author="Lorenzo Fabbri" w:date="2024-09-24T16:55:00Z" w16du:dateUtc="2024-09-24T14:55:00Z"/>
              </w:rPr>
            </w:pPr>
            <w:del w:id="1627" w:author="Lorenzo Fabbri" w:date="2024-09-24T16:55:00Z" w16du:dateUtc="2024-09-24T14:55:00Z">
              <w:r w:rsidRPr="005A6AA3" w:rsidDel="00414DA6">
                <w:rPr>
                  <w:rFonts w:ascii="Calibri" w:hAnsi="Calibri"/>
                  <w:sz w:val="20"/>
                </w:rPr>
                <w:delText>0.14 (0.019, 0.261)</w:delText>
              </w:r>
            </w:del>
          </w:p>
        </w:tc>
      </w:tr>
      <w:tr w:rsidR="00066508" w:rsidRPr="005A6AA3" w:rsidDel="00414DA6" w14:paraId="461086D1" w14:textId="7AE04E3A" w:rsidTr="00FD5775">
        <w:tblPrEx>
          <w:tblPrExChange w:id="1628" w:author="Lorenzo Fabbri" w:date="2024-09-24T12:22:00Z" w16du:dateUtc="2024-09-24T10:22:00Z">
            <w:tblPrEx>
              <w:jc w:val="center"/>
              <w:tblCellMar>
                <w:left w:w="60" w:type="dxa"/>
                <w:right w:w="60" w:type="dxa"/>
              </w:tblCellMar>
              <w:tblLook w:val="0000" w:firstRow="0" w:lastRow="0" w:firstColumn="0" w:lastColumn="0" w:noHBand="0" w:noVBand="0"/>
            </w:tblPrEx>
          </w:tblPrExChange>
        </w:tblPrEx>
        <w:trPr>
          <w:del w:id="1629" w:author="Lorenzo Fabbri" w:date="2024-09-24T16:55:00Z"/>
          <w:trPrChange w:id="1630" w:author="Lorenzo Fabbri" w:date="2024-09-24T12:22:00Z" w16du:dateUtc="2024-09-24T10:22:00Z">
            <w:trPr>
              <w:cantSplit/>
              <w:jc w:val="center"/>
            </w:trPr>
          </w:trPrChange>
        </w:trPr>
        <w:tc>
          <w:tcPr>
            <w:tcW w:w="9576" w:type="dxa"/>
            <w:gridSpan w:val="2"/>
            <w:tcPrChange w:id="1631" w:author="Lorenzo Fabbri" w:date="2024-09-24T12:22:00Z" w16du:dateUtc="2024-09-24T10:22:00Z">
              <w:tcPr>
                <w:tcW w:w="9359" w:type="dxa"/>
                <w:gridSpan w:val="5"/>
              </w:tcPr>
            </w:tcPrChange>
          </w:tcPr>
          <w:p w14:paraId="5E783EDD" w14:textId="1605E2F3" w:rsidR="00066508" w:rsidRPr="005A6AA3" w:rsidDel="00414DA6" w:rsidRDefault="00000000">
            <w:pPr>
              <w:keepNext/>
              <w:widowControl w:val="0"/>
              <w:spacing w:after="60"/>
              <w:rPr>
                <w:del w:id="1632" w:author="Lorenzo Fabbri" w:date="2024-09-24T16:55:00Z" w16du:dateUtc="2024-09-24T14:55:00Z"/>
              </w:rPr>
            </w:pPr>
            <w:del w:id="1633" w:author="Lorenzo Fabbri" w:date="2024-09-24T16:55:00Z" w16du:dateUtc="2024-09-24T14:55:00Z">
              <w:r w:rsidRPr="005A6AA3" w:rsidDel="00414DA6">
                <w:rPr>
                  <w:rFonts w:ascii="Calibri" w:hAnsi="Calibri"/>
                  <w:i/>
                  <w:sz w:val="20"/>
                  <w:vertAlign w:val="superscript"/>
                </w:rPr>
                <w:delText>a</w:delText>
              </w:r>
              <w:r w:rsidRPr="005A6AA3" w:rsidDel="00414DA6">
                <w:rPr>
                  <w:rFonts w:ascii="Calibri" w:hAnsi="Calibri"/>
                  <w:sz w:val="20"/>
                </w:rPr>
                <w:delText>Estimate and 95% CI.</w:delText>
              </w:r>
              <w:bookmarkEnd w:id="1587"/>
            </w:del>
          </w:p>
        </w:tc>
      </w:tr>
    </w:tbl>
    <w:p w14:paraId="0310D44D" w14:textId="718CE79B" w:rsidR="00066508" w:rsidRPr="005A6AA3" w:rsidDel="00414DA6" w:rsidRDefault="00000000">
      <w:pPr>
        <w:rPr>
          <w:del w:id="1634" w:author="Lorenzo Fabbri" w:date="2024-09-24T16:55:00Z" w16du:dateUtc="2024-09-24T14:55:00Z"/>
        </w:rPr>
      </w:pPr>
      <w:bookmarkStart w:id="1635" w:name="Xfe21795c12cc91b54002b32d590cceab5746351"/>
      <w:bookmarkEnd w:id="1635"/>
      <w:del w:id="1636" w:author="Lorenzo Fabbri" w:date="2024-09-24T16:55:00Z" w16du:dateUtc="2024-09-24T14:55:00Z">
        <w:r w:rsidRPr="005A6AA3" w:rsidDel="00414DA6">
          <w:br w:type="page"/>
        </w:r>
      </w:del>
    </w:p>
    <w:p w14:paraId="37AD2F51" w14:textId="286A6989" w:rsidR="00066508" w:rsidRPr="005A6AA3" w:rsidDel="00CB74F2" w:rsidRDefault="00000000">
      <w:pPr>
        <w:pStyle w:val="Heading1"/>
        <w:rPr>
          <w:del w:id="1637" w:author="Lorenzo Fabbri" w:date="2024-09-24T15:10:00Z" w16du:dateUtc="2024-09-24T13:10:00Z"/>
        </w:rPr>
      </w:pPr>
      <w:bookmarkStart w:id="1638" w:name="dag"/>
      <w:del w:id="1639" w:author="Lorenzo Fabbri" w:date="2024-09-24T14:44:00Z" w16du:dateUtc="2024-09-24T12:44:00Z">
        <w:r w:rsidRPr="005A6AA3" w:rsidDel="00386E56">
          <w:delText xml:space="preserve">8. </w:delText>
        </w:r>
      </w:del>
      <w:del w:id="1640" w:author="Lorenzo Fabbri" w:date="2024-09-24T15:10:00Z" w16du:dateUtc="2024-09-24T13:10:00Z">
        <w:r w:rsidRPr="005A6AA3" w:rsidDel="00CB74F2">
          <w:delText>DAG</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CB74F2" w14:paraId="57D4EF5C" w14:textId="07F05669" w:rsidTr="00066508">
        <w:trPr>
          <w:del w:id="1641" w:author="Lorenzo Fabbri" w:date="2024-09-24T15:10:00Z"/>
        </w:trPr>
        <w:tc>
          <w:tcPr>
            <w:tcW w:w="9360" w:type="dxa"/>
          </w:tcPr>
          <w:p w14:paraId="09FD09C1" w14:textId="155F6CFC" w:rsidR="00066508" w:rsidRPr="005A6AA3" w:rsidDel="00CB74F2" w:rsidRDefault="00066508">
            <w:pPr>
              <w:jc w:val="center"/>
              <w:rPr>
                <w:del w:id="1642" w:author="Lorenzo Fabbri" w:date="2024-09-24T15:10:00Z" w16du:dateUtc="2024-09-24T13:10:00Z"/>
              </w:rPr>
            </w:pPr>
            <w:bookmarkStart w:id="1643" w:name="fig-dag"/>
          </w:p>
          <w:p w14:paraId="4B6BD4A1" w14:textId="4C88F2C0" w:rsidR="00066508" w:rsidRPr="005A6AA3" w:rsidDel="00CB74F2" w:rsidRDefault="00000000">
            <w:pPr>
              <w:jc w:val="center"/>
              <w:rPr>
                <w:del w:id="1644" w:author="Lorenzo Fabbri" w:date="2024-09-24T15:10:00Z" w16du:dateUtc="2024-09-24T13:10:00Z"/>
              </w:rPr>
            </w:pPr>
            <w:del w:id="1645" w:author="Lorenzo Fabbri" w:date="2024-09-24T15:10:00Z" w16du:dateUtc="2024-09-24T13:10:00Z">
              <w:r w:rsidRPr="005A6AA3" w:rsidDel="00CB74F2">
                <w:rPr>
                  <w:noProof/>
                </w:rPr>
                <w:drawing>
                  <wp:inline distT="0" distB="0" distL="0" distR="0" wp14:anchorId="469B3FD0" wp14:editId="27529740">
                    <wp:extent cx="4996175" cy="3264196"/>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5074093" cy="3315103"/>
                            </a:xfrm>
                            <a:prstGeom prst="rect">
                              <a:avLst/>
                            </a:prstGeom>
                          </pic:spPr>
                        </pic:pic>
                      </a:graphicData>
                    </a:graphic>
                  </wp:inline>
                </w:drawing>
              </w:r>
            </w:del>
          </w:p>
          <w:p w14:paraId="02C90214" w14:textId="3CD5974D" w:rsidR="00066508" w:rsidRPr="005A6AA3" w:rsidDel="00CB74F2" w:rsidRDefault="00066508">
            <w:pPr>
              <w:jc w:val="center"/>
              <w:rPr>
                <w:del w:id="1646" w:author="Lorenzo Fabbri" w:date="2024-09-24T15:10:00Z" w16du:dateUtc="2024-09-24T13:10:00Z"/>
              </w:rPr>
            </w:pPr>
          </w:p>
          <w:p w14:paraId="746167B8" w14:textId="6554F964" w:rsidR="00066508" w:rsidRPr="005A6AA3" w:rsidDel="00CB74F2" w:rsidRDefault="00000000">
            <w:pPr>
              <w:pStyle w:val="ImageCaption"/>
              <w:spacing w:before="200"/>
              <w:rPr>
                <w:del w:id="1647" w:author="Lorenzo Fabbri" w:date="2024-09-24T15:10:00Z" w16du:dateUtc="2024-09-24T13:10:00Z"/>
              </w:rPr>
            </w:pPr>
            <w:del w:id="1648" w:author="Lorenzo Fabbri" w:date="2024-09-24T15:10:00Z" w16du:dateUtc="2024-09-24T13:10:00Z">
              <w:r w:rsidRPr="005A6AA3" w:rsidDel="00CB74F2">
                <w:delText>Figure 1</w:delText>
              </w:r>
            </w:del>
            <w:del w:id="1649" w:author="Lorenzo Fabbri" w:date="2024-09-19T18:29:00Z" w16du:dateUtc="2024-09-19T16:29:00Z">
              <w:r w:rsidRPr="005A6AA3" w:rsidDel="00A42D3A">
                <w:delText>:</w:delText>
              </w:r>
            </w:del>
            <w:del w:id="1650" w:author="Lorenzo Fabbri" w:date="2024-09-24T15:10:00Z" w16du:dateUtc="2024-09-24T13:10:00Z">
              <w:r w:rsidRPr="005A6AA3" w:rsidDel="00CB74F2">
                <w:delText xml:space="preserve"> </w:delText>
              </w:r>
              <w:r w:rsidRPr="005A6AA3" w:rsidDel="00CB74F2">
                <w:rPr>
                  <w:b/>
                  <w:bCs/>
                </w:rPr>
                <w:delText>Simplified directed acyclic graph (DAG) showing endocrine disrupting chemicals (EDCs), hit reaction time standard error (HRT-SE), and the glucocorticosteroids.</w:delText>
              </w:r>
              <w:bookmarkEnd w:id="1638"/>
              <w:bookmarkEnd w:id="1643"/>
            </w:del>
          </w:p>
        </w:tc>
      </w:tr>
    </w:tbl>
    <w:p w14:paraId="1EEF9462" w14:textId="02555C3D" w:rsidR="00066508" w:rsidRPr="005A6AA3" w:rsidDel="00CB74F2" w:rsidRDefault="00000000">
      <w:pPr>
        <w:pStyle w:val="Heading1"/>
        <w:rPr>
          <w:del w:id="1651" w:author="Lorenzo Fabbri" w:date="2024-09-24T15:10:00Z" w16du:dateUtc="2024-09-24T13:10:00Z"/>
        </w:rPr>
      </w:pPr>
      <w:del w:id="1652" w:author="Lorenzo Fabbri" w:date="2024-09-24T14:44:00Z" w16du:dateUtc="2024-09-24T12:44:00Z">
        <w:r w:rsidRPr="005A6AA3" w:rsidDel="00386E56">
          <w:delText xml:space="preserve">9. </w:delText>
        </w:r>
      </w:del>
      <w:del w:id="1653" w:author="Lorenzo Fabbri" w:date="2024-09-24T15:10:00Z" w16du:dateUtc="2024-09-24T13:10:00Z">
        <w:r w:rsidRPr="005A6AA3" w:rsidDel="00CB74F2">
          <w:delText>Figures for main results</w:delText>
        </w:r>
      </w:del>
    </w:p>
    <w:p w14:paraId="681C4605" w14:textId="2EDE2B28" w:rsidR="00066508" w:rsidRPr="005A6AA3" w:rsidDel="00CB74F2" w:rsidRDefault="00000000">
      <w:pPr>
        <w:pStyle w:val="Heading2"/>
        <w:rPr>
          <w:del w:id="1654" w:author="Lorenzo Fabbri" w:date="2024-09-24T15:10:00Z" w16du:dateUtc="2024-09-24T13:10:00Z"/>
        </w:rPr>
      </w:pPr>
      <w:del w:id="1655" w:author="Lorenzo Fabbri" w:date="2024-09-24T14:44:00Z" w16du:dateUtc="2024-09-24T12:44:00Z">
        <w:r w:rsidRPr="005A6AA3" w:rsidDel="00386E56">
          <w:delText xml:space="preserve">9.1 </w:delText>
        </w:r>
      </w:del>
      <w:del w:id="1656" w:author="Lorenzo Fabbri" w:date="2024-09-24T15:10:00Z" w16du:dateUtc="2024-09-24T13:10:00Z">
        <w:r w:rsidRPr="005A6AA3" w:rsidDel="00CB74F2">
          <w:delText>Marginal contrasts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CB74F2" w14:paraId="54DB02BB" w14:textId="40692B1B" w:rsidTr="00066508">
        <w:trPr>
          <w:del w:id="1657" w:author="Lorenzo Fabbri" w:date="2024-09-24T15:10:00Z"/>
        </w:trPr>
        <w:tc>
          <w:tcPr>
            <w:tcW w:w="9360" w:type="dxa"/>
          </w:tcPr>
          <w:p w14:paraId="1FB72687" w14:textId="224F5EEA" w:rsidR="00066508" w:rsidRPr="005A6AA3" w:rsidDel="00CB74F2" w:rsidRDefault="00000000">
            <w:pPr>
              <w:jc w:val="center"/>
              <w:rPr>
                <w:del w:id="1658" w:author="Lorenzo Fabbri" w:date="2024-09-24T15:10:00Z" w16du:dateUtc="2024-09-24T13:10:00Z"/>
              </w:rPr>
            </w:pPr>
            <w:bookmarkStart w:id="1659" w:name="fig-marginal-1"/>
            <w:del w:id="1660" w:author="Lorenzo Fabbri" w:date="2024-09-24T15:10:00Z" w16du:dateUtc="2024-09-24T13:10:00Z">
              <w:r w:rsidRPr="005A6AA3" w:rsidDel="00CB74F2">
                <w:rPr>
                  <w:noProof/>
                </w:rPr>
                <w:drawing>
                  <wp:inline distT="0" distB="0" distL="0" distR="0" wp14:anchorId="107EF1C2" wp14:editId="710D5A11">
                    <wp:extent cx="5943600" cy="66040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5943600" cy="6604000"/>
                            </a:xfrm>
                            <a:prstGeom prst="rect">
                              <a:avLst/>
                            </a:prstGeom>
                          </pic:spPr>
                        </pic:pic>
                      </a:graphicData>
                    </a:graphic>
                  </wp:inline>
                </w:drawing>
              </w:r>
            </w:del>
          </w:p>
          <w:p w14:paraId="504DD46C" w14:textId="31270149" w:rsidR="00066508" w:rsidRPr="005A6AA3" w:rsidDel="00CB74F2" w:rsidRDefault="00000000">
            <w:pPr>
              <w:pStyle w:val="ImageCaption"/>
              <w:spacing w:before="200"/>
              <w:rPr>
                <w:del w:id="1661" w:author="Lorenzo Fabbri" w:date="2024-09-24T15:10:00Z" w16du:dateUtc="2024-09-24T13:10:00Z"/>
              </w:rPr>
            </w:pPr>
            <w:del w:id="1662" w:author="Lorenzo Fabbri" w:date="2024-09-24T15:10:00Z" w16du:dateUtc="2024-09-24T13:10:00Z">
              <w:r w:rsidRPr="005A6AA3" w:rsidDel="00CB74F2">
                <w:delText>Figure 2</w:delText>
              </w:r>
            </w:del>
            <w:del w:id="1663" w:author="Lorenzo Fabbri" w:date="2024-09-19T18:29:00Z" w16du:dateUtc="2024-09-19T16:29:00Z">
              <w:r w:rsidRPr="005A6AA3" w:rsidDel="00A42D3A">
                <w:delText>:</w:delText>
              </w:r>
            </w:del>
            <w:del w:id="1664" w:author="Lorenzo Fabbri" w:date="2024-09-24T15:10:00Z" w16du:dateUtc="2024-09-24T13:10:00Z">
              <w:r w:rsidRPr="005A6AA3" w:rsidDel="00CB74F2">
                <w:delText xml:space="preserve"> </w:delText>
              </w:r>
              <w:r w:rsidRPr="005A6AA3" w:rsidDel="00CB74F2">
                <w:rPr>
                  <w:b/>
                  <w:bCs/>
                </w:rPr>
                <w:delText>Marginal contrasts on the logarithmic scale for the effect of an increase from the 10th to the 90th percentile of the endocrine disrupting chemicals (EDCs) on hit reaction time standard error (HRT-SE) expressed in ms (HELIX subcohort; 2013-2016).</w:delText>
              </w:r>
              <w:r w:rsidRPr="005A6AA3" w:rsidDel="00CB74F2">
                <w:delText xml:space="preserve"> Circles indicate effect estimates. Solid lines indicate the </w:delText>
              </w:r>
            </w:del>
            <m:oMath>
              <m:r>
                <w:del w:id="1665" w:author="Lorenzo Fabbri" w:date="2024-09-24T15:10:00Z" w16du:dateUtc="2024-09-24T13:10:00Z">
                  <w:rPr>
                    <w:rFonts w:ascii="Cambria Math" w:hAnsi="Cambria Math"/>
                  </w:rPr>
                  <m:t>95</m:t>
                </w:del>
              </m:r>
              <m:r>
                <w:del w:id="1666" w:author="Lorenzo Fabbri" w:date="2024-09-24T15:10:00Z" w16du:dateUtc="2024-09-24T13:10:00Z">
                  <m:rPr>
                    <m:lit/>
                    <m:nor/>
                  </m:rPr>
                  <w:rPr>
                    <w:rFonts w:ascii="Cambria Math" w:hAnsi="Cambria Math"/>
                  </w:rPr>
                  <m:t>%</m:t>
                </w:del>
              </m:r>
            </m:oMath>
            <w:del w:id="1667" w:author="Lorenzo Fabbri" w:date="2024-09-24T15:10:00Z" w16du:dateUtc="2024-09-24T13:10:00Z">
              <w:r w:rsidRPr="005A6AA3" w:rsidDel="00CB74F2">
                <w:delText xml:space="preserve"> CI. The size of the circles represents the </w:delText>
              </w:r>
              <w:r w:rsidRPr="005A6AA3" w:rsidDel="00CB74F2">
                <w:rPr>
                  <w:iCs/>
                </w:rPr>
                <w:delText>S</w:delText>
              </w:r>
              <w:r w:rsidRPr="005A6AA3" w:rsidDel="00CB74F2">
                <w:delText xml:space="preserve"> value of the effect estimate (</w:delText>
              </w:r>
              <w:r w:rsidR="00066508" w:rsidRPr="005A6AA3" w:rsidDel="00CB74F2">
                <w:fldChar w:fldCharType="begin"/>
              </w:r>
              <w:r w:rsidR="00066508" w:rsidRPr="005A6AA3" w:rsidDel="00CB74F2">
                <w:delInstrText>HYPERLINK \l "ref-RafiGreenland:2020" \h</w:delInstrText>
              </w:r>
              <w:r w:rsidR="00066508" w:rsidRPr="005A6AA3" w:rsidDel="00CB74F2">
                <w:fldChar w:fldCharType="separate"/>
              </w:r>
              <w:r w:rsidR="00066508" w:rsidRPr="005A6AA3" w:rsidDel="00CB74F2">
                <w:rPr>
                  <w:rStyle w:val="Hyperlink"/>
                </w:rPr>
                <w:delText>Rafi and Greenland, 2020</w:delText>
              </w:r>
              <w:r w:rsidR="00066508" w:rsidRPr="005A6AA3" w:rsidDel="00CB74F2">
                <w:rPr>
                  <w:rStyle w:val="Hyperlink"/>
                  <w:i w:val="0"/>
                </w:rPr>
                <w:fldChar w:fldCharType="end"/>
              </w:r>
              <w:r w:rsidRPr="005A6AA3" w:rsidDel="00CB74F2">
                <w:delText>).</w:delText>
              </w:r>
              <w:bookmarkEnd w:id="1659"/>
            </w:del>
          </w:p>
        </w:tc>
      </w:tr>
    </w:tbl>
    <w:p w14:paraId="7104B56B" w14:textId="3DD80EA4" w:rsidR="00066508" w:rsidRPr="005A6AA3" w:rsidDel="00CB74F2" w:rsidRDefault="00000000">
      <w:pPr>
        <w:pStyle w:val="BodyText"/>
        <w:rPr>
          <w:del w:id="1668" w:author="Lorenzo Fabbri" w:date="2024-09-24T15:10:00Z" w16du:dateUtc="2024-09-24T13:10:00Z"/>
        </w:rPr>
      </w:pPr>
      <w:del w:id="1669" w:author="Lorenzo Fabbri" w:date="2024-09-24T15:10:00Z" w16du:dateUtc="2024-09-24T13:10:00Z">
        <w:r w:rsidRPr="005A6AA3" w:rsidDel="00CB74F2">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CB74F2" w14:paraId="6A9B6728" w14:textId="1E3E48C0" w:rsidTr="00066508">
        <w:trPr>
          <w:del w:id="1670" w:author="Lorenzo Fabbri" w:date="2024-09-24T15:10:00Z"/>
        </w:trPr>
        <w:tc>
          <w:tcPr>
            <w:tcW w:w="9360" w:type="dxa"/>
          </w:tcPr>
          <w:p w14:paraId="5CB0C2E1" w14:textId="09ED8543" w:rsidR="00066508" w:rsidRPr="005A6AA3" w:rsidDel="00CB74F2" w:rsidRDefault="00000000">
            <w:pPr>
              <w:jc w:val="center"/>
              <w:rPr>
                <w:del w:id="1671" w:author="Lorenzo Fabbri" w:date="2024-09-24T15:10:00Z" w16du:dateUtc="2024-09-24T13:10:00Z"/>
              </w:rPr>
            </w:pPr>
            <w:bookmarkStart w:id="1672" w:name="fig-marginal-2"/>
            <w:del w:id="1673" w:author="Lorenzo Fabbri" w:date="2024-09-24T15:10:00Z" w16du:dateUtc="2024-09-24T13:10:00Z">
              <w:r w:rsidRPr="005A6AA3" w:rsidDel="00CB74F2">
                <w:rPr>
                  <w:noProof/>
                </w:rPr>
                <w:drawing>
                  <wp:inline distT="0" distB="0" distL="0" distR="0" wp14:anchorId="28454007" wp14:editId="03B61E25">
                    <wp:extent cx="5943600" cy="79248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5943600" cy="7924800"/>
                            </a:xfrm>
                            <a:prstGeom prst="rect">
                              <a:avLst/>
                            </a:prstGeom>
                          </pic:spPr>
                        </pic:pic>
                      </a:graphicData>
                    </a:graphic>
                  </wp:inline>
                </w:drawing>
              </w:r>
            </w:del>
          </w:p>
          <w:p w14:paraId="04311912" w14:textId="0E95A742" w:rsidR="00066508" w:rsidRPr="005A6AA3" w:rsidDel="00CB74F2" w:rsidRDefault="00000000">
            <w:pPr>
              <w:pStyle w:val="ImageCaption"/>
              <w:spacing w:before="200"/>
              <w:rPr>
                <w:del w:id="1674" w:author="Lorenzo Fabbri" w:date="2024-09-24T15:10:00Z" w16du:dateUtc="2024-09-24T13:10:00Z"/>
              </w:rPr>
            </w:pPr>
            <w:del w:id="1675" w:author="Lorenzo Fabbri" w:date="2024-09-24T15:10:00Z" w16du:dateUtc="2024-09-24T13:10:00Z">
              <w:r w:rsidRPr="005A6AA3" w:rsidDel="00CB74F2">
                <w:delText>Figure 3</w:delText>
              </w:r>
            </w:del>
            <w:del w:id="1676" w:author="Lorenzo Fabbri" w:date="2024-09-19T18:29:00Z" w16du:dateUtc="2024-09-19T16:29:00Z">
              <w:r w:rsidRPr="005A6AA3" w:rsidDel="00A42D3A">
                <w:delText>:</w:delText>
              </w:r>
            </w:del>
            <w:del w:id="1677" w:author="Lorenzo Fabbri" w:date="2024-09-24T15:10:00Z" w16du:dateUtc="2024-09-24T13:10:00Z">
              <w:r w:rsidRPr="005A6AA3" w:rsidDel="00CB74F2">
                <w:delText xml:space="preserve"> </w:delText>
              </w:r>
              <w:r w:rsidRPr="005A6AA3" w:rsidDel="00CB74F2">
                <w:rPr>
                  <w:b/>
                  <w:bCs/>
                </w:rPr>
                <w:delText>Marginal contrasts on the logarithmic scale for the effect of an increase from the 10th to the 90th percentile of the endocrine disrupting chemicals (EDCs) on the glucocorticosteroids expressed in ng/ml (HELIX subcohort; 2013-2016).</w:delText>
              </w:r>
              <w:r w:rsidRPr="005A6AA3" w:rsidDel="00CB74F2">
                <w:delText xml:space="preserve"> Circles, triangles, and squares indicate effect estimates. Solid lines indicate the </w:delText>
              </w:r>
            </w:del>
            <m:oMath>
              <m:r>
                <w:del w:id="1678" w:author="Lorenzo Fabbri" w:date="2024-09-24T15:10:00Z" w16du:dateUtc="2024-09-24T13:10:00Z">
                  <w:rPr>
                    <w:rFonts w:ascii="Cambria Math" w:hAnsi="Cambria Math"/>
                  </w:rPr>
                  <m:t>95</m:t>
                </w:del>
              </m:r>
              <m:r>
                <w:del w:id="1679" w:author="Lorenzo Fabbri" w:date="2024-09-24T15:10:00Z" w16du:dateUtc="2024-09-24T13:10:00Z">
                  <m:rPr>
                    <m:lit/>
                    <m:nor/>
                  </m:rPr>
                  <w:rPr>
                    <w:rFonts w:ascii="Cambria Math" w:hAnsi="Cambria Math"/>
                  </w:rPr>
                  <m:t>%</m:t>
                </w:del>
              </m:r>
            </m:oMath>
            <w:del w:id="1680" w:author="Lorenzo Fabbri" w:date="2024-09-24T15:10:00Z" w16du:dateUtc="2024-09-24T13:10:00Z">
              <w:r w:rsidRPr="005A6AA3" w:rsidDel="00CB74F2">
                <w:delText xml:space="preserve"> CI. The size of the circles represents the </w:delText>
              </w:r>
              <w:r w:rsidRPr="005A6AA3" w:rsidDel="00CB74F2">
                <w:rPr>
                  <w:iCs/>
                </w:rPr>
                <w:delText>S</w:delText>
              </w:r>
              <w:r w:rsidRPr="005A6AA3" w:rsidDel="00CB74F2">
                <w:delText xml:space="preserve"> value of the effect estimate (</w:delText>
              </w:r>
              <w:r w:rsidR="00066508" w:rsidRPr="005A6AA3" w:rsidDel="00CB74F2">
                <w:fldChar w:fldCharType="begin"/>
              </w:r>
              <w:r w:rsidR="00066508" w:rsidRPr="005A6AA3" w:rsidDel="00CB74F2">
                <w:delInstrText>HYPERLINK \l "ref-RafiGreenland:2020" \h</w:delInstrText>
              </w:r>
              <w:r w:rsidR="00066508" w:rsidRPr="005A6AA3" w:rsidDel="00CB74F2">
                <w:fldChar w:fldCharType="separate"/>
              </w:r>
              <w:r w:rsidR="00066508" w:rsidRPr="005A6AA3" w:rsidDel="00CB74F2">
                <w:rPr>
                  <w:rStyle w:val="Hyperlink"/>
                </w:rPr>
                <w:delText>Rafi and Greenland, 2020</w:delText>
              </w:r>
              <w:r w:rsidR="00066508" w:rsidRPr="005A6AA3" w:rsidDel="00CB74F2">
                <w:rPr>
                  <w:rStyle w:val="Hyperlink"/>
                  <w:i w:val="0"/>
                </w:rPr>
                <w:fldChar w:fldCharType="end"/>
              </w:r>
              <w:r w:rsidRPr="005A6AA3" w:rsidDel="00CB74F2">
                <w:delText>).</w:delText>
              </w:r>
              <w:bookmarkEnd w:id="1672"/>
            </w:del>
          </w:p>
        </w:tc>
      </w:tr>
    </w:tbl>
    <w:p w14:paraId="66D15C65" w14:textId="5679A2F3" w:rsidR="00066508" w:rsidRPr="005A6AA3" w:rsidDel="00CB74F2" w:rsidRDefault="00066508">
      <w:pPr>
        <w:rPr>
          <w:del w:id="1681" w:author="Lorenzo Fabbri" w:date="2024-09-24T15:10:00Z" w16du:dateUtc="2024-09-24T13:10:00Z"/>
        </w:rPr>
      </w:pPr>
    </w:p>
    <w:tbl>
      <w:tblPr>
        <w:tblStyle w:val="Table"/>
        <w:tblW w:w="5000" w:type="pct"/>
        <w:tblInd w:w="0" w:type="dxa"/>
        <w:tblLayout w:type="fixed"/>
        <w:tblLook w:val="0000" w:firstRow="0" w:lastRow="0" w:firstColumn="0" w:lastColumn="0" w:noHBand="0" w:noVBand="0"/>
      </w:tblPr>
      <w:tblGrid>
        <w:gridCol w:w="9576"/>
      </w:tblGrid>
      <w:tr w:rsidR="00066508" w:rsidRPr="005A6AA3" w:rsidDel="00CB74F2" w14:paraId="1DC3682F" w14:textId="1DA7BE0F" w:rsidTr="00066508">
        <w:trPr>
          <w:del w:id="1682" w:author="Lorenzo Fabbri" w:date="2024-09-24T15:10:00Z"/>
        </w:trPr>
        <w:tc>
          <w:tcPr>
            <w:tcW w:w="9360" w:type="dxa"/>
          </w:tcPr>
          <w:p w14:paraId="08D279FE" w14:textId="5BF578E6" w:rsidR="00066508" w:rsidRPr="005A6AA3" w:rsidDel="00CB74F2" w:rsidRDefault="00000000">
            <w:pPr>
              <w:jc w:val="center"/>
              <w:rPr>
                <w:del w:id="1683" w:author="Lorenzo Fabbri" w:date="2024-09-24T15:10:00Z" w16du:dateUtc="2024-09-24T13:10:00Z"/>
              </w:rPr>
            </w:pPr>
            <w:bookmarkStart w:id="1684" w:name="fig-marginal-3"/>
            <w:del w:id="1685" w:author="Lorenzo Fabbri" w:date="2024-09-24T15:10:00Z" w16du:dateUtc="2024-09-24T13:10:00Z">
              <w:r w:rsidRPr="005A6AA3" w:rsidDel="00CB74F2">
                <w:rPr>
                  <w:noProof/>
                </w:rPr>
                <w:drawing>
                  <wp:inline distT="0" distB="0" distL="0" distR="0" wp14:anchorId="7CAF1D7F" wp14:editId="650B89D8">
                    <wp:extent cx="5943600" cy="33020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5943600" cy="3302000"/>
                            </a:xfrm>
                            <a:prstGeom prst="rect">
                              <a:avLst/>
                            </a:prstGeom>
                          </pic:spPr>
                        </pic:pic>
                      </a:graphicData>
                    </a:graphic>
                  </wp:inline>
                </w:drawing>
              </w:r>
            </w:del>
          </w:p>
          <w:p w14:paraId="0D9EBCF3" w14:textId="26B8E14B" w:rsidR="00066508" w:rsidRPr="005A6AA3" w:rsidDel="00CB74F2" w:rsidRDefault="00000000">
            <w:pPr>
              <w:pStyle w:val="ImageCaption"/>
              <w:spacing w:before="200"/>
              <w:rPr>
                <w:del w:id="1686" w:author="Lorenzo Fabbri" w:date="2024-09-24T15:10:00Z" w16du:dateUtc="2024-09-24T13:10:00Z"/>
              </w:rPr>
            </w:pPr>
            <w:del w:id="1687" w:author="Lorenzo Fabbri" w:date="2024-09-24T15:10:00Z" w16du:dateUtc="2024-09-24T13:10:00Z">
              <w:r w:rsidRPr="005A6AA3" w:rsidDel="00CB74F2">
                <w:delText>Figure 4</w:delText>
              </w:r>
            </w:del>
            <w:del w:id="1688" w:author="Lorenzo Fabbri" w:date="2024-09-19T18:29:00Z" w16du:dateUtc="2024-09-19T16:29:00Z">
              <w:r w:rsidRPr="005A6AA3" w:rsidDel="00A42D3A">
                <w:delText>:</w:delText>
              </w:r>
            </w:del>
            <w:del w:id="1689" w:author="Lorenzo Fabbri" w:date="2024-09-24T15:10:00Z" w16du:dateUtc="2024-09-24T13:10:00Z">
              <w:r w:rsidRPr="005A6AA3" w:rsidDel="00CB74F2">
                <w:delText xml:space="preserve"> </w:delText>
              </w:r>
              <w:r w:rsidRPr="005A6AA3" w:rsidDel="00CB74F2">
                <w:rPr>
                  <w:b/>
                  <w:bCs/>
                </w:rPr>
                <w:delText>Marginal contrasts on the logarithmic scale for the effect of an increase from the 10th to the 90th percentile of the glucocorticosteroids on hit reaction time standard error (HRT-SE) expressed in ms, overall and by sex (HELIX subcohort; 2013-2016).</w:delText>
              </w:r>
              <w:r w:rsidRPr="005A6AA3" w:rsidDel="00CB74F2">
                <w:delText xml:space="preserve"> Circles indicate effect estimates. Solid lines indicate the </w:delText>
              </w:r>
            </w:del>
            <m:oMath>
              <m:r>
                <w:del w:id="1690" w:author="Lorenzo Fabbri" w:date="2024-09-24T15:10:00Z" w16du:dateUtc="2024-09-24T13:10:00Z">
                  <w:rPr>
                    <w:rFonts w:ascii="Cambria Math" w:hAnsi="Cambria Math"/>
                  </w:rPr>
                  <m:t>95</m:t>
                </w:del>
              </m:r>
              <m:r>
                <w:del w:id="1691" w:author="Lorenzo Fabbri" w:date="2024-09-24T15:10:00Z" w16du:dateUtc="2024-09-24T13:10:00Z">
                  <m:rPr>
                    <m:lit/>
                    <m:nor/>
                  </m:rPr>
                  <w:rPr>
                    <w:rFonts w:ascii="Cambria Math" w:hAnsi="Cambria Math"/>
                  </w:rPr>
                  <m:t>%</m:t>
                </w:del>
              </m:r>
            </m:oMath>
            <w:del w:id="1692" w:author="Lorenzo Fabbri" w:date="2024-09-24T15:10:00Z" w16du:dateUtc="2024-09-24T13:10:00Z">
              <w:r w:rsidRPr="005A6AA3" w:rsidDel="00CB74F2">
                <w:delText xml:space="preserve"> CI. The size of the circles represents the </w:delText>
              </w:r>
              <w:r w:rsidRPr="005A6AA3" w:rsidDel="00CB74F2">
                <w:rPr>
                  <w:iCs/>
                </w:rPr>
                <w:delText>S</w:delText>
              </w:r>
              <w:r w:rsidRPr="005A6AA3" w:rsidDel="00CB74F2">
                <w:delText xml:space="preserve"> value of the effect estimate (</w:delText>
              </w:r>
              <w:r w:rsidR="00066508" w:rsidRPr="005A6AA3" w:rsidDel="00CB74F2">
                <w:fldChar w:fldCharType="begin"/>
              </w:r>
              <w:r w:rsidR="00066508" w:rsidRPr="005A6AA3" w:rsidDel="00CB74F2">
                <w:delInstrText>HYPERLINK \l "ref-RafiGreenland:2020" \h</w:delInstrText>
              </w:r>
              <w:r w:rsidR="00066508" w:rsidRPr="005A6AA3" w:rsidDel="00CB74F2">
                <w:fldChar w:fldCharType="separate"/>
              </w:r>
              <w:r w:rsidR="00066508" w:rsidRPr="005A6AA3" w:rsidDel="00CB74F2">
                <w:rPr>
                  <w:rStyle w:val="Hyperlink"/>
                </w:rPr>
                <w:delText>Rafi and Greenland, 2020</w:delText>
              </w:r>
              <w:r w:rsidR="00066508" w:rsidRPr="005A6AA3" w:rsidDel="00CB74F2">
                <w:rPr>
                  <w:rStyle w:val="Hyperlink"/>
                  <w:i w:val="0"/>
                </w:rPr>
                <w:fldChar w:fldCharType="end"/>
              </w:r>
              <w:r w:rsidRPr="005A6AA3" w:rsidDel="00CB74F2">
                <w:delText>). Abbreviations: cortisone production (cortisone prod.); cortisol production (cortisol prod.); corticost. prod. (corticosterone production).</w:delText>
              </w:r>
              <w:bookmarkEnd w:id="1684"/>
            </w:del>
          </w:p>
        </w:tc>
      </w:tr>
    </w:tbl>
    <w:p w14:paraId="6C808580" w14:textId="77777777" w:rsidR="00066508" w:rsidRPr="005A6AA3" w:rsidRDefault="00000000">
      <w:bookmarkStart w:id="1693" w:name="marginal-contrasts"/>
      <w:bookmarkEnd w:id="1693"/>
      <w:r w:rsidRPr="005A6AA3">
        <w:br w:type="page"/>
      </w:r>
    </w:p>
    <w:p w14:paraId="198E62B5" w14:textId="4EF70F1A" w:rsidR="00066508" w:rsidRPr="005A6AA3" w:rsidDel="00AE71EA" w:rsidRDefault="00000000">
      <w:pPr>
        <w:pStyle w:val="Heading1"/>
        <w:rPr>
          <w:del w:id="1694" w:author="Lorenzo Fabbri" w:date="2024-09-24T14:48:00Z" w16du:dateUtc="2024-09-24T12:48:00Z"/>
        </w:rPr>
      </w:pPr>
      <w:bookmarkStart w:id="1695" w:name="supplementary-information"/>
      <w:del w:id="1696" w:author="Lorenzo Fabbri" w:date="2024-09-24T14:44:00Z" w16du:dateUtc="2024-09-24T12:44:00Z">
        <w:r w:rsidRPr="005A6AA3" w:rsidDel="00386E56">
          <w:delText xml:space="preserve">10. </w:delText>
        </w:r>
      </w:del>
      <w:del w:id="1697" w:author="Lorenzo Fabbri" w:date="2024-09-24T14:48:00Z" w16du:dateUtc="2024-09-24T12:48:00Z">
        <w:r w:rsidRPr="005A6AA3" w:rsidDel="00AE71EA">
          <w:delText>Supplementary information</w:delText>
        </w:r>
      </w:del>
    </w:p>
    <w:p w14:paraId="066D801E" w14:textId="06D96690" w:rsidR="00066508" w:rsidRPr="005A6AA3" w:rsidDel="00AE71EA" w:rsidRDefault="00000000">
      <w:pPr>
        <w:pStyle w:val="Heading2"/>
        <w:rPr>
          <w:del w:id="1698" w:author="Lorenzo Fabbri" w:date="2024-09-24T14:48:00Z" w16du:dateUtc="2024-09-24T12:48:00Z"/>
        </w:rPr>
      </w:pPr>
      <w:bookmarkStart w:id="1699" w:name="directed-acyclic-graphs"/>
      <w:del w:id="1700" w:author="Lorenzo Fabbri" w:date="2024-09-24T14:44:00Z" w16du:dateUtc="2024-09-24T12:44:00Z">
        <w:r w:rsidRPr="005A6AA3" w:rsidDel="00386E56">
          <w:delText xml:space="preserve">10.1 </w:delText>
        </w:r>
      </w:del>
      <w:del w:id="1701" w:author="Lorenzo Fabbri" w:date="2024-09-24T14:48:00Z" w16du:dateUtc="2024-09-24T12:48:00Z">
        <w:r w:rsidRPr="005A6AA3" w:rsidDel="00AE71EA">
          <w:delText>Directed Acyclic Graphs</w:delText>
        </w:r>
      </w:del>
    </w:p>
    <w:p w14:paraId="31D8A184" w14:textId="7021807A" w:rsidR="00066508" w:rsidRPr="005A6AA3" w:rsidDel="00AE71EA" w:rsidRDefault="00000000">
      <w:pPr>
        <w:pStyle w:val="SourceCode"/>
        <w:rPr>
          <w:del w:id="1702" w:author="Lorenzo Fabbri" w:date="2024-09-24T14:48:00Z" w16du:dateUtc="2024-09-24T12:48:00Z"/>
        </w:rPr>
      </w:pPr>
      <w:del w:id="1703" w:author="Lorenzo Fabbri" w:date="2024-09-24T14:48:00Z" w16du:dateUtc="2024-09-24T12:48:00Z">
        <w:r w:rsidRPr="005A6AA3" w:rsidDel="00AE71EA">
          <w:rPr>
            <w:rStyle w:val="VerbatimChar"/>
          </w:rPr>
          <w:delText>dag {</w:delText>
        </w:r>
        <w:r w:rsidRPr="005A6AA3" w:rsidDel="00AE71EA">
          <w:br/>
        </w:r>
        <w:r w:rsidRPr="005A6AA3" w:rsidDel="00AE71EA">
          <w:rPr>
            <w:rStyle w:val="VerbatimChar"/>
          </w:rPr>
          <w:delText>age_child</w:delText>
        </w:r>
        <w:r w:rsidRPr="005A6AA3" w:rsidDel="00AE71EA">
          <w:br/>
        </w:r>
        <w:r w:rsidRPr="005A6AA3" w:rsidDel="00AE71EA">
          <w:rPr>
            <w:rStyle w:val="VerbatimChar"/>
          </w:rPr>
          <w:delText>biomarker</w:delText>
        </w:r>
        <w:r w:rsidRPr="005A6AA3" w:rsidDel="00AE71EA">
          <w:br/>
        </w:r>
        <w:r w:rsidRPr="005A6AA3" w:rsidDel="00AE71EA">
          <w:rPr>
            <w:rStyle w:val="VerbatimChar"/>
          </w:rPr>
          <w:delText>breastfeeding</w:delText>
        </w:r>
        <w:r w:rsidRPr="005A6AA3" w:rsidDel="00AE71EA">
          <w:br/>
        </w:r>
        <w:r w:rsidRPr="005A6AA3" w:rsidDel="00AE71EA">
          <w:rPr>
            <w:rStyle w:val="VerbatimChar"/>
          </w:rPr>
          <w:delText>bw</w:delText>
        </w:r>
        <w:r w:rsidRPr="005A6AA3" w:rsidDel="00AE71EA">
          <w:br/>
        </w:r>
        <w:r w:rsidRPr="005A6AA3" w:rsidDel="00AE71EA">
          <w:rPr>
            <w:rStyle w:val="VerbatimChar"/>
          </w:rPr>
          <w:delText>characteristics_child</w:delText>
        </w:r>
        <w:r w:rsidRPr="005A6AA3" w:rsidDel="00AE71EA">
          <w:br/>
        </w:r>
        <w:r w:rsidRPr="005A6AA3" w:rsidDel="00AE71EA">
          <w:rPr>
            <w:rStyle w:val="VerbatimChar"/>
          </w:rPr>
          <w:delText>chemical [exposure]</w:delText>
        </w:r>
        <w:r w:rsidRPr="005A6AA3" w:rsidDel="00AE71EA">
          <w:br/>
        </w:r>
        <w:r w:rsidRPr="005A6AA3" w:rsidDel="00AE71EA">
          <w:rPr>
            <w:rStyle w:val="VerbatimChar"/>
          </w:rPr>
          <w:delText>child_diet</w:delText>
        </w:r>
        <w:r w:rsidRPr="005A6AA3" w:rsidDel="00AE71EA">
          <w:br/>
        </w:r>
        <w:r w:rsidRPr="005A6AA3" w:rsidDel="00AE71EA">
          <w:rPr>
            <w:rStyle w:val="VerbatimChar"/>
          </w:rPr>
          <w:delText>child_smoking</w:delText>
        </w:r>
        <w:r w:rsidRPr="005A6AA3" w:rsidDel="00AE71EA">
          <w:br/>
        </w:r>
        <w:r w:rsidRPr="005A6AA3" w:rsidDel="00AE71EA">
          <w:rPr>
            <w:rStyle w:val="VerbatimChar"/>
          </w:rPr>
          <w:delText>cohort</w:delText>
        </w:r>
        <w:r w:rsidRPr="005A6AA3" w:rsidDel="00AE71EA">
          <w:br/>
        </w:r>
        <w:r w:rsidRPr="005A6AA3" w:rsidDel="00AE71EA">
          <w:rPr>
            <w:rStyle w:val="VerbatimChar"/>
          </w:rPr>
          <w:delText>creatinine</w:delText>
        </w:r>
        <w:r w:rsidRPr="005A6AA3" w:rsidDel="00AE71EA">
          <w:br/>
        </w:r>
        <w:r w:rsidRPr="005A6AA3" w:rsidDel="00AE71EA">
          <w:rPr>
            <w:rStyle w:val="VerbatimChar"/>
          </w:rPr>
          <w:delText>envFactors_visit</w:delText>
        </w:r>
        <w:r w:rsidRPr="005A6AA3" w:rsidDel="00AE71EA">
          <w:br/>
        </w:r>
        <w:r w:rsidRPr="005A6AA3" w:rsidDel="00AE71EA">
          <w:rPr>
            <w:rStyle w:val="VerbatimChar"/>
          </w:rPr>
          <w:delText>ethnicity_child</w:delText>
        </w:r>
        <w:r w:rsidRPr="005A6AA3" w:rsidDel="00AE71EA">
          <w:br/>
        </w:r>
        <w:r w:rsidRPr="005A6AA3" w:rsidDel="00AE71EA">
          <w:rPr>
            <w:rStyle w:val="VerbatimChar"/>
          </w:rPr>
          <w:delText>ethnicity_mother</w:delText>
        </w:r>
        <w:r w:rsidRPr="005A6AA3" w:rsidDel="00AE71EA">
          <w:br/>
        </w:r>
        <w:r w:rsidRPr="005A6AA3" w:rsidDel="00AE71EA">
          <w:rPr>
            <w:rStyle w:val="VerbatimChar"/>
          </w:rPr>
          <w:delText>familySEP</w:delText>
        </w:r>
        <w:r w:rsidRPr="005A6AA3" w:rsidDel="00AE71EA">
          <w:br/>
        </w:r>
        <w:r w:rsidRPr="005A6AA3" w:rsidDel="00AE71EA">
          <w:rPr>
            <w:rStyle w:val="VerbatimChar"/>
          </w:rPr>
          <w:delText>gestational_age</w:delText>
        </w:r>
        <w:r w:rsidRPr="005A6AA3" w:rsidDel="00AE71EA">
          <w:br/>
        </w:r>
        <w:r w:rsidRPr="005A6AA3" w:rsidDel="00AE71EA">
          <w:rPr>
            <w:rStyle w:val="VerbatimChar"/>
          </w:rPr>
          <w:delText>maternalAlcohol_preg</w:delText>
        </w:r>
        <w:r w:rsidRPr="005A6AA3" w:rsidDel="00AE71EA">
          <w:br/>
        </w:r>
        <w:r w:rsidRPr="005A6AA3" w:rsidDel="00AE71EA">
          <w:rPr>
            <w:rStyle w:val="VerbatimChar"/>
          </w:rPr>
          <w:delText>maternalDiet_preg</w:delText>
        </w:r>
        <w:r w:rsidRPr="005A6AA3" w:rsidDel="00AE71EA">
          <w:br/>
        </w:r>
        <w:r w:rsidRPr="005A6AA3" w:rsidDel="00AE71EA">
          <w:rPr>
            <w:rStyle w:val="VerbatimChar"/>
          </w:rPr>
          <w:delText>maternalSEP_preg</w:delText>
        </w:r>
        <w:r w:rsidRPr="005A6AA3" w:rsidDel="00AE71EA">
          <w:br/>
        </w:r>
        <w:r w:rsidRPr="005A6AA3" w:rsidDel="00AE71EA">
          <w:rPr>
            <w:rStyle w:val="VerbatimChar"/>
          </w:rPr>
          <w:delText>maternalSmoking_preg</w:delText>
        </w:r>
        <w:r w:rsidRPr="005A6AA3" w:rsidDel="00AE71EA">
          <w:br/>
        </w:r>
        <w:r w:rsidRPr="005A6AA3" w:rsidDel="00AE71EA">
          <w:rPr>
            <w:rStyle w:val="VerbatimChar"/>
          </w:rPr>
          <w:delText>neuropsychologicalDiagnosis_child</w:delText>
        </w:r>
        <w:r w:rsidRPr="005A6AA3" w:rsidDel="00AE71EA">
          <w:br/>
        </w:r>
        <w:r w:rsidRPr="005A6AA3" w:rsidDel="00AE71EA">
          <w:rPr>
            <w:rStyle w:val="VerbatimChar"/>
          </w:rPr>
          <w:delText>outcome [outcome]</w:delText>
        </w:r>
        <w:r w:rsidRPr="005A6AA3" w:rsidDel="00AE71EA">
          <w:br/>
        </w:r>
        <w:r w:rsidRPr="005A6AA3" w:rsidDel="00AE71EA">
          <w:rPr>
            <w:rStyle w:val="VerbatimChar"/>
          </w:rPr>
          <w:delText>paternalSEP_preg</w:delText>
        </w:r>
        <w:r w:rsidRPr="005A6AA3" w:rsidDel="00AE71EA">
          <w:br/>
        </w:r>
        <w:r w:rsidRPr="005A6AA3" w:rsidDel="00AE71EA">
          <w:rPr>
            <w:rStyle w:val="VerbatimChar"/>
          </w:rPr>
          <w:delText>season_visit</w:delText>
        </w:r>
        <w:r w:rsidRPr="005A6AA3" w:rsidDel="00AE71EA">
          <w:br/>
        </w:r>
        <w:r w:rsidRPr="005A6AA3" w:rsidDel="00AE71EA">
          <w:rPr>
            <w:rStyle w:val="VerbatimChar"/>
          </w:rPr>
          <w:delText>sex_child</w:delText>
        </w:r>
        <w:r w:rsidRPr="005A6AA3" w:rsidDel="00AE71EA">
          <w:br/>
        </w:r>
        <w:r w:rsidRPr="005A6AA3" w:rsidDel="00AE71EA">
          <w:rPr>
            <w:rStyle w:val="VerbatimChar"/>
          </w:rPr>
          <w:delText>time_lastMeal</w:delText>
        </w:r>
        <w:r w:rsidRPr="005A6AA3" w:rsidDel="00AE71EA">
          <w:br/>
        </w:r>
        <w:r w:rsidRPr="005A6AA3" w:rsidDel="00AE71EA">
          <w:rPr>
            <w:rStyle w:val="VerbatimChar"/>
          </w:rPr>
          <w:delText>type_sample</w:delText>
        </w:r>
        <w:r w:rsidRPr="005A6AA3" w:rsidDel="00AE71EA">
          <w:br/>
        </w:r>
        <w:r w:rsidRPr="005A6AA3" w:rsidDel="00AE71EA">
          <w:rPr>
            <w:rStyle w:val="VerbatimChar"/>
          </w:rPr>
          <w:delText>age_child -&gt; biomarker</w:delText>
        </w:r>
        <w:r w:rsidRPr="005A6AA3" w:rsidDel="00AE71EA">
          <w:br/>
        </w:r>
        <w:r w:rsidRPr="005A6AA3" w:rsidDel="00AE71EA">
          <w:rPr>
            <w:rStyle w:val="VerbatimChar"/>
          </w:rPr>
          <w:delText>age_child -&gt; characteristics_child</w:delText>
        </w:r>
        <w:r w:rsidRPr="005A6AA3" w:rsidDel="00AE71EA">
          <w:br/>
        </w:r>
        <w:r w:rsidRPr="005A6AA3" w:rsidDel="00AE71EA">
          <w:rPr>
            <w:rStyle w:val="VerbatimChar"/>
          </w:rPr>
          <w:delText>age_child -&gt; creatinine</w:delText>
        </w:r>
        <w:r w:rsidRPr="005A6AA3" w:rsidDel="00AE71EA">
          <w:br/>
        </w:r>
        <w:r w:rsidRPr="005A6AA3" w:rsidDel="00AE71EA">
          <w:rPr>
            <w:rStyle w:val="VerbatimChar"/>
          </w:rPr>
          <w:delText>age_child -&gt; outcome</w:delText>
        </w:r>
        <w:r w:rsidRPr="005A6AA3" w:rsidDel="00AE71EA">
          <w:br/>
        </w:r>
        <w:r w:rsidRPr="005A6AA3" w:rsidDel="00AE71EA">
          <w:rPr>
            <w:rStyle w:val="VerbatimChar"/>
          </w:rPr>
          <w:delText>age_child -&gt; type_sample</w:delText>
        </w:r>
        <w:r w:rsidRPr="005A6AA3" w:rsidDel="00AE71EA">
          <w:br/>
        </w:r>
        <w:r w:rsidRPr="005A6AA3" w:rsidDel="00AE71EA">
          <w:rPr>
            <w:rStyle w:val="VerbatimChar"/>
          </w:rPr>
          <w:delText>biomarker -&gt; outcome</w:delText>
        </w:r>
        <w:r w:rsidRPr="005A6AA3" w:rsidDel="00AE71EA">
          <w:br/>
        </w:r>
        <w:r w:rsidRPr="005A6AA3" w:rsidDel="00AE71EA">
          <w:rPr>
            <w:rStyle w:val="VerbatimChar"/>
          </w:rPr>
          <w:delText>breastfeeding -&gt; neuropsychologicalDiagnosis_child</w:delText>
        </w:r>
        <w:r w:rsidRPr="005A6AA3" w:rsidDel="00AE71EA">
          <w:br/>
        </w:r>
        <w:r w:rsidRPr="005A6AA3" w:rsidDel="00AE71EA">
          <w:rPr>
            <w:rStyle w:val="VerbatimChar"/>
          </w:rPr>
          <w:delText>breastfeeding -&gt; outcome</w:delText>
        </w:r>
        <w:r w:rsidRPr="005A6AA3" w:rsidDel="00AE71EA">
          <w:br/>
        </w:r>
        <w:r w:rsidRPr="005A6AA3" w:rsidDel="00AE71EA">
          <w:rPr>
            <w:rStyle w:val="VerbatimChar"/>
          </w:rPr>
          <w:delText>bw -&gt; characteristics_child</w:delText>
        </w:r>
        <w:r w:rsidRPr="005A6AA3" w:rsidDel="00AE71EA">
          <w:br/>
        </w:r>
        <w:r w:rsidRPr="005A6AA3" w:rsidDel="00AE71EA">
          <w:rPr>
            <w:rStyle w:val="VerbatimChar"/>
          </w:rPr>
          <w:delText>bw -&gt; neuropsychologicalDiagnosis_child</w:delText>
        </w:r>
        <w:r w:rsidRPr="005A6AA3" w:rsidDel="00AE71EA">
          <w:br/>
        </w:r>
        <w:r w:rsidRPr="005A6AA3" w:rsidDel="00AE71EA">
          <w:rPr>
            <w:rStyle w:val="VerbatimChar"/>
          </w:rPr>
          <w:delText>characteristics_child -&gt; biomarker</w:delText>
        </w:r>
        <w:r w:rsidRPr="005A6AA3" w:rsidDel="00AE71EA">
          <w:br/>
        </w:r>
        <w:r w:rsidRPr="005A6AA3" w:rsidDel="00AE71EA">
          <w:rPr>
            <w:rStyle w:val="VerbatimChar"/>
          </w:rPr>
          <w:delText>characteristics_child -&gt; chemical</w:delText>
        </w:r>
        <w:r w:rsidRPr="005A6AA3" w:rsidDel="00AE71EA">
          <w:br/>
        </w:r>
        <w:r w:rsidRPr="005A6AA3" w:rsidDel="00AE71EA">
          <w:rPr>
            <w:rStyle w:val="VerbatimChar"/>
          </w:rPr>
          <w:delText>characteristics_child -&gt; creatinine</w:delText>
        </w:r>
        <w:r w:rsidRPr="005A6AA3" w:rsidDel="00AE71EA">
          <w:br/>
        </w:r>
        <w:r w:rsidRPr="005A6AA3" w:rsidDel="00AE71EA">
          <w:rPr>
            <w:rStyle w:val="VerbatimChar"/>
          </w:rPr>
          <w:delText>characteristics_child -&gt; outcome</w:delText>
        </w:r>
        <w:r w:rsidRPr="005A6AA3" w:rsidDel="00AE71EA">
          <w:br/>
        </w:r>
        <w:r w:rsidRPr="005A6AA3" w:rsidDel="00AE71EA">
          <w:rPr>
            <w:rStyle w:val="VerbatimChar"/>
          </w:rPr>
          <w:delText>chemical -&gt; biomarker</w:delText>
        </w:r>
        <w:r w:rsidRPr="005A6AA3" w:rsidDel="00AE71EA">
          <w:br/>
        </w:r>
        <w:r w:rsidRPr="005A6AA3" w:rsidDel="00AE71EA">
          <w:rPr>
            <w:rStyle w:val="VerbatimChar"/>
          </w:rPr>
          <w:delText>chemical -&gt; outcome</w:delText>
        </w:r>
        <w:r w:rsidRPr="005A6AA3" w:rsidDel="00AE71EA">
          <w:br/>
        </w:r>
        <w:r w:rsidRPr="005A6AA3" w:rsidDel="00AE71EA">
          <w:rPr>
            <w:rStyle w:val="VerbatimChar"/>
          </w:rPr>
          <w:delText>child_diet -&gt; biomarker</w:delText>
        </w:r>
        <w:r w:rsidRPr="005A6AA3" w:rsidDel="00AE71EA">
          <w:br/>
        </w:r>
        <w:r w:rsidRPr="005A6AA3" w:rsidDel="00AE71EA">
          <w:rPr>
            <w:rStyle w:val="VerbatimChar"/>
          </w:rPr>
          <w:delText>child_diet -&gt; characteristics_child</w:delText>
        </w:r>
        <w:r w:rsidRPr="005A6AA3" w:rsidDel="00AE71EA">
          <w:br/>
        </w:r>
        <w:r w:rsidRPr="005A6AA3" w:rsidDel="00AE71EA">
          <w:rPr>
            <w:rStyle w:val="VerbatimChar"/>
          </w:rPr>
          <w:delText>child_diet -&gt; chemical</w:delText>
        </w:r>
        <w:r w:rsidRPr="005A6AA3" w:rsidDel="00AE71EA">
          <w:br/>
        </w:r>
        <w:r w:rsidRPr="005A6AA3" w:rsidDel="00AE71EA">
          <w:rPr>
            <w:rStyle w:val="VerbatimChar"/>
          </w:rPr>
          <w:delText>child_diet -&gt; outcome</w:delText>
        </w:r>
        <w:r w:rsidRPr="005A6AA3" w:rsidDel="00AE71EA">
          <w:br/>
        </w:r>
        <w:r w:rsidRPr="005A6AA3" w:rsidDel="00AE71EA">
          <w:rPr>
            <w:rStyle w:val="VerbatimChar"/>
          </w:rPr>
          <w:delText>child_smoking -&gt; biomarker</w:delText>
        </w:r>
        <w:r w:rsidRPr="005A6AA3" w:rsidDel="00AE71EA">
          <w:br/>
        </w:r>
        <w:r w:rsidRPr="005A6AA3" w:rsidDel="00AE71EA">
          <w:rPr>
            <w:rStyle w:val="VerbatimChar"/>
          </w:rPr>
          <w:delText>child_smoking -&gt; characteristics_child</w:delText>
        </w:r>
        <w:r w:rsidRPr="005A6AA3" w:rsidDel="00AE71EA">
          <w:br/>
        </w:r>
        <w:r w:rsidRPr="005A6AA3" w:rsidDel="00AE71EA">
          <w:rPr>
            <w:rStyle w:val="VerbatimChar"/>
          </w:rPr>
          <w:delText>child_smoking -&gt; creatinine</w:delText>
        </w:r>
        <w:r w:rsidRPr="005A6AA3" w:rsidDel="00AE71EA">
          <w:br/>
        </w:r>
        <w:r w:rsidRPr="005A6AA3" w:rsidDel="00AE71EA">
          <w:rPr>
            <w:rStyle w:val="VerbatimChar"/>
          </w:rPr>
          <w:delText>child_smoking -&gt; outcome</w:delText>
        </w:r>
        <w:r w:rsidRPr="005A6AA3" w:rsidDel="00AE71EA">
          <w:br/>
        </w:r>
        <w:r w:rsidRPr="005A6AA3" w:rsidDel="00AE71EA">
          <w:rPr>
            <w:rStyle w:val="VerbatimChar"/>
          </w:rPr>
          <w:delText>cohort -&gt; biomarker</w:delText>
        </w:r>
        <w:r w:rsidRPr="005A6AA3" w:rsidDel="00AE71EA">
          <w:br/>
        </w:r>
        <w:r w:rsidRPr="005A6AA3" w:rsidDel="00AE71EA">
          <w:rPr>
            <w:rStyle w:val="VerbatimChar"/>
          </w:rPr>
          <w:delText>cohort -&gt; bw</w:delText>
        </w:r>
        <w:r w:rsidRPr="005A6AA3" w:rsidDel="00AE71EA">
          <w:br/>
        </w:r>
        <w:r w:rsidRPr="005A6AA3" w:rsidDel="00AE71EA">
          <w:rPr>
            <w:rStyle w:val="VerbatimChar"/>
          </w:rPr>
          <w:delText>cohort -&gt; characteristics_child</w:delText>
        </w:r>
        <w:r w:rsidRPr="005A6AA3" w:rsidDel="00AE71EA">
          <w:br/>
        </w:r>
        <w:r w:rsidRPr="005A6AA3" w:rsidDel="00AE71EA">
          <w:rPr>
            <w:rStyle w:val="VerbatimChar"/>
          </w:rPr>
          <w:delText>cohort -&gt; chemical</w:delText>
        </w:r>
        <w:r w:rsidRPr="005A6AA3" w:rsidDel="00AE71EA">
          <w:br/>
        </w:r>
        <w:r w:rsidRPr="005A6AA3" w:rsidDel="00AE71EA">
          <w:rPr>
            <w:rStyle w:val="VerbatimChar"/>
          </w:rPr>
          <w:delText>cohort -&gt; child_diet</w:delText>
        </w:r>
        <w:r w:rsidRPr="005A6AA3" w:rsidDel="00AE71EA">
          <w:br/>
        </w:r>
        <w:r w:rsidRPr="005A6AA3" w:rsidDel="00AE71EA">
          <w:rPr>
            <w:rStyle w:val="VerbatimChar"/>
          </w:rPr>
          <w:delText>cohort -&gt; creatinine</w:delText>
        </w:r>
        <w:r w:rsidRPr="005A6AA3" w:rsidDel="00AE71EA">
          <w:br/>
        </w:r>
        <w:r w:rsidRPr="005A6AA3" w:rsidDel="00AE71EA">
          <w:rPr>
            <w:rStyle w:val="VerbatimChar"/>
          </w:rPr>
          <w:delText>cohort -&gt; outcome</w:delText>
        </w:r>
        <w:r w:rsidRPr="005A6AA3" w:rsidDel="00AE71EA">
          <w:br/>
        </w:r>
        <w:r w:rsidRPr="005A6AA3" w:rsidDel="00AE71EA">
          <w:rPr>
            <w:rStyle w:val="VerbatimChar"/>
          </w:rPr>
          <w:delText>creatinine -&gt; biomarker</w:delText>
        </w:r>
        <w:r w:rsidRPr="005A6AA3" w:rsidDel="00AE71EA">
          <w:br/>
        </w:r>
        <w:r w:rsidRPr="005A6AA3" w:rsidDel="00AE71EA">
          <w:rPr>
            <w:rStyle w:val="VerbatimChar"/>
          </w:rPr>
          <w:delText>creatinine -&gt; chemical</w:delText>
        </w:r>
        <w:r w:rsidRPr="005A6AA3" w:rsidDel="00AE71EA">
          <w:br/>
        </w:r>
        <w:r w:rsidRPr="005A6AA3" w:rsidDel="00AE71EA">
          <w:rPr>
            <w:rStyle w:val="VerbatimChar"/>
          </w:rPr>
          <w:delText>creatinine -&gt; outcome</w:delText>
        </w:r>
        <w:r w:rsidRPr="005A6AA3" w:rsidDel="00AE71EA">
          <w:br/>
        </w:r>
        <w:r w:rsidRPr="005A6AA3" w:rsidDel="00AE71EA">
          <w:rPr>
            <w:rStyle w:val="VerbatimChar"/>
          </w:rPr>
          <w:delText>envFactors_visit -&gt; outcome</w:delText>
        </w:r>
        <w:r w:rsidRPr="005A6AA3" w:rsidDel="00AE71EA">
          <w:br/>
        </w:r>
        <w:r w:rsidRPr="005A6AA3" w:rsidDel="00AE71EA">
          <w:rPr>
            <w:rStyle w:val="VerbatimChar"/>
          </w:rPr>
          <w:delText>ethnicity_child -&gt; biomarker</w:delText>
        </w:r>
        <w:r w:rsidRPr="005A6AA3" w:rsidDel="00AE71EA">
          <w:br/>
        </w:r>
        <w:r w:rsidRPr="005A6AA3" w:rsidDel="00AE71EA">
          <w:rPr>
            <w:rStyle w:val="VerbatimChar"/>
          </w:rPr>
          <w:delText>ethnicity_child -&gt; bw</w:delText>
        </w:r>
        <w:r w:rsidRPr="005A6AA3" w:rsidDel="00AE71EA">
          <w:br/>
        </w:r>
        <w:r w:rsidRPr="005A6AA3" w:rsidDel="00AE71EA">
          <w:rPr>
            <w:rStyle w:val="VerbatimChar"/>
          </w:rPr>
          <w:delText>ethnicity_child -&gt; characteristics_child</w:delText>
        </w:r>
        <w:r w:rsidRPr="005A6AA3" w:rsidDel="00AE71EA">
          <w:br/>
        </w:r>
        <w:r w:rsidRPr="005A6AA3" w:rsidDel="00AE71EA">
          <w:rPr>
            <w:rStyle w:val="VerbatimChar"/>
          </w:rPr>
          <w:delText>ethnicity_child -&gt; chemical</w:delText>
        </w:r>
        <w:r w:rsidRPr="005A6AA3" w:rsidDel="00AE71EA">
          <w:br/>
        </w:r>
        <w:r w:rsidRPr="005A6AA3" w:rsidDel="00AE71EA">
          <w:rPr>
            <w:rStyle w:val="VerbatimChar"/>
          </w:rPr>
          <w:delText>ethnicity_child -&gt; child_diet</w:delText>
        </w:r>
        <w:r w:rsidRPr="005A6AA3" w:rsidDel="00AE71EA">
          <w:br/>
        </w:r>
        <w:r w:rsidRPr="005A6AA3" w:rsidDel="00AE71EA">
          <w:rPr>
            <w:rStyle w:val="VerbatimChar"/>
          </w:rPr>
          <w:delText>ethnicity_child -&gt; child_smoking</w:delText>
        </w:r>
        <w:r w:rsidRPr="005A6AA3" w:rsidDel="00AE71EA">
          <w:br/>
        </w:r>
        <w:r w:rsidRPr="005A6AA3" w:rsidDel="00AE71EA">
          <w:rPr>
            <w:rStyle w:val="VerbatimChar"/>
          </w:rPr>
          <w:delText>ethnicity_child -&gt; creatinine</w:delText>
        </w:r>
        <w:r w:rsidRPr="005A6AA3" w:rsidDel="00AE71EA">
          <w:br/>
        </w:r>
        <w:r w:rsidRPr="005A6AA3" w:rsidDel="00AE71EA">
          <w:rPr>
            <w:rStyle w:val="VerbatimChar"/>
          </w:rPr>
          <w:delText>ethnicity_child -&gt; neuropsychologicalDiagnosis_child</w:delText>
        </w:r>
        <w:r w:rsidRPr="005A6AA3" w:rsidDel="00AE71EA">
          <w:br/>
        </w:r>
        <w:r w:rsidRPr="005A6AA3" w:rsidDel="00AE71EA">
          <w:rPr>
            <w:rStyle w:val="VerbatimChar"/>
          </w:rPr>
          <w:delText>ethnicity_child -&gt; outcome</w:delText>
        </w:r>
        <w:r w:rsidRPr="005A6AA3" w:rsidDel="00AE71EA">
          <w:br/>
        </w:r>
        <w:r w:rsidRPr="005A6AA3" w:rsidDel="00AE71EA">
          <w:rPr>
            <w:rStyle w:val="VerbatimChar"/>
          </w:rPr>
          <w:delText>ethnicity_mother -&gt; biomarker</w:delText>
        </w:r>
        <w:r w:rsidRPr="005A6AA3" w:rsidDel="00AE71EA">
          <w:br/>
        </w:r>
        <w:r w:rsidRPr="005A6AA3" w:rsidDel="00AE71EA">
          <w:rPr>
            <w:rStyle w:val="VerbatimChar"/>
          </w:rPr>
          <w:delText>ethnicity_mother -&gt; breastfeeding</w:delText>
        </w:r>
        <w:r w:rsidRPr="005A6AA3" w:rsidDel="00AE71EA">
          <w:br/>
        </w:r>
        <w:r w:rsidRPr="005A6AA3" w:rsidDel="00AE71EA">
          <w:rPr>
            <w:rStyle w:val="VerbatimChar"/>
          </w:rPr>
          <w:delText>ethnicity_mother -&gt; bw</w:delText>
        </w:r>
        <w:r w:rsidRPr="005A6AA3" w:rsidDel="00AE71EA">
          <w:br/>
        </w:r>
        <w:r w:rsidRPr="005A6AA3" w:rsidDel="00AE71EA">
          <w:rPr>
            <w:rStyle w:val="VerbatimChar"/>
          </w:rPr>
          <w:delText>ethnicity_mother -&gt; characteristics_child</w:delText>
        </w:r>
        <w:r w:rsidRPr="005A6AA3" w:rsidDel="00AE71EA">
          <w:br/>
        </w:r>
        <w:r w:rsidRPr="005A6AA3" w:rsidDel="00AE71EA">
          <w:rPr>
            <w:rStyle w:val="VerbatimChar"/>
          </w:rPr>
          <w:delText>ethnicity_mother -&gt; child_diet</w:delText>
        </w:r>
        <w:r w:rsidRPr="005A6AA3" w:rsidDel="00AE71EA">
          <w:br/>
        </w:r>
        <w:r w:rsidRPr="005A6AA3" w:rsidDel="00AE71EA">
          <w:rPr>
            <w:rStyle w:val="VerbatimChar"/>
          </w:rPr>
          <w:delText>ethnicity_mother -&gt; familySEP</w:delText>
        </w:r>
        <w:r w:rsidRPr="005A6AA3" w:rsidDel="00AE71EA">
          <w:br/>
        </w:r>
        <w:r w:rsidRPr="005A6AA3" w:rsidDel="00AE71EA">
          <w:rPr>
            <w:rStyle w:val="VerbatimChar"/>
          </w:rPr>
          <w:delText>ethnicity_mother -&gt; maternalAlcohol_preg</w:delText>
        </w:r>
        <w:r w:rsidRPr="005A6AA3" w:rsidDel="00AE71EA">
          <w:br/>
        </w:r>
        <w:r w:rsidRPr="005A6AA3" w:rsidDel="00AE71EA">
          <w:rPr>
            <w:rStyle w:val="VerbatimChar"/>
          </w:rPr>
          <w:delText>ethnicity_mother -&gt; maternalDiet_preg</w:delText>
        </w:r>
        <w:r w:rsidRPr="005A6AA3" w:rsidDel="00AE71EA">
          <w:br/>
        </w:r>
        <w:r w:rsidRPr="005A6AA3" w:rsidDel="00AE71EA">
          <w:rPr>
            <w:rStyle w:val="VerbatimChar"/>
          </w:rPr>
          <w:delText>ethnicity_mother -&gt; maternalSEP_preg</w:delText>
        </w:r>
        <w:r w:rsidRPr="005A6AA3" w:rsidDel="00AE71EA">
          <w:br/>
        </w:r>
        <w:r w:rsidRPr="005A6AA3" w:rsidDel="00AE71EA">
          <w:rPr>
            <w:rStyle w:val="VerbatimChar"/>
          </w:rPr>
          <w:delText>ethnicity_mother -&gt; maternalSmoking_preg</w:delText>
        </w:r>
        <w:r w:rsidRPr="005A6AA3" w:rsidDel="00AE71EA">
          <w:br/>
        </w:r>
        <w:r w:rsidRPr="005A6AA3" w:rsidDel="00AE71EA">
          <w:rPr>
            <w:rStyle w:val="VerbatimChar"/>
          </w:rPr>
          <w:delText>ethnicity_mother -&gt; neuropsychologicalDiagnosis_child</w:delText>
        </w:r>
        <w:r w:rsidRPr="005A6AA3" w:rsidDel="00AE71EA">
          <w:br/>
        </w:r>
        <w:r w:rsidRPr="005A6AA3" w:rsidDel="00AE71EA">
          <w:rPr>
            <w:rStyle w:val="VerbatimChar"/>
          </w:rPr>
          <w:delText>ethnicity_mother -&gt; outcome</w:delText>
        </w:r>
        <w:r w:rsidRPr="005A6AA3" w:rsidDel="00AE71EA">
          <w:br/>
        </w:r>
        <w:r w:rsidRPr="005A6AA3" w:rsidDel="00AE71EA">
          <w:rPr>
            <w:rStyle w:val="VerbatimChar"/>
          </w:rPr>
          <w:delText>familySEP -&gt; biomarker</w:delText>
        </w:r>
        <w:r w:rsidRPr="005A6AA3" w:rsidDel="00AE71EA">
          <w:br/>
        </w:r>
        <w:r w:rsidRPr="005A6AA3" w:rsidDel="00AE71EA">
          <w:rPr>
            <w:rStyle w:val="VerbatimChar"/>
          </w:rPr>
          <w:delText>familySEP -&gt; characteristics_child</w:delText>
        </w:r>
        <w:r w:rsidRPr="005A6AA3" w:rsidDel="00AE71EA">
          <w:br/>
        </w:r>
        <w:r w:rsidRPr="005A6AA3" w:rsidDel="00AE71EA">
          <w:rPr>
            <w:rStyle w:val="VerbatimChar"/>
          </w:rPr>
          <w:delText>familySEP -&gt; chemical</w:delText>
        </w:r>
        <w:r w:rsidRPr="005A6AA3" w:rsidDel="00AE71EA">
          <w:br/>
        </w:r>
        <w:r w:rsidRPr="005A6AA3" w:rsidDel="00AE71EA">
          <w:rPr>
            <w:rStyle w:val="VerbatimChar"/>
          </w:rPr>
          <w:delText>familySEP -&gt; child_diet</w:delText>
        </w:r>
        <w:r w:rsidRPr="005A6AA3" w:rsidDel="00AE71EA">
          <w:br/>
        </w:r>
        <w:r w:rsidRPr="005A6AA3" w:rsidDel="00AE71EA">
          <w:rPr>
            <w:rStyle w:val="VerbatimChar"/>
          </w:rPr>
          <w:delText>familySEP -&gt; child_smoking</w:delText>
        </w:r>
        <w:r w:rsidRPr="005A6AA3" w:rsidDel="00AE71EA">
          <w:br/>
        </w:r>
        <w:r w:rsidRPr="005A6AA3" w:rsidDel="00AE71EA">
          <w:rPr>
            <w:rStyle w:val="VerbatimChar"/>
          </w:rPr>
          <w:delText>familySEP -&gt; creatinine</w:delText>
        </w:r>
        <w:r w:rsidRPr="005A6AA3" w:rsidDel="00AE71EA">
          <w:br/>
        </w:r>
        <w:r w:rsidRPr="005A6AA3" w:rsidDel="00AE71EA">
          <w:rPr>
            <w:rStyle w:val="VerbatimChar"/>
          </w:rPr>
          <w:delText>familySEP -&gt; outcome</w:delText>
        </w:r>
        <w:r w:rsidRPr="005A6AA3" w:rsidDel="00AE71EA">
          <w:br/>
        </w:r>
        <w:r w:rsidRPr="005A6AA3" w:rsidDel="00AE71EA">
          <w:rPr>
            <w:rStyle w:val="VerbatimChar"/>
          </w:rPr>
          <w:delText>gestational_age -&gt; bw</w:delText>
        </w:r>
        <w:r w:rsidRPr="005A6AA3" w:rsidDel="00AE71EA">
          <w:br/>
        </w:r>
        <w:r w:rsidRPr="005A6AA3" w:rsidDel="00AE71EA">
          <w:rPr>
            <w:rStyle w:val="VerbatimChar"/>
          </w:rPr>
          <w:delText>gestational_age -&gt; characteristics_child</w:delText>
        </w:r>
        <w:r w:rsidRPr="005A6AA3" w:rsidDel="00AE71EA">
          <w:br/>
        </w:r>
        <w:r w:rsidRPr="005A6AA3" w:rsidDel="00AE71EA">
          <w:rPr>
            <w:rStyle w:val="VerbatimChar"/>
          </w:rPr>
          <w:delText>gestational_age -&gt; neuropsychologicalDiagnosis_child</w:delText>
        </w:r>
        <w:r w:rsidRPr="005A6AA3" w:rsidDel="00AE71EA">
          <w:br/>
        </w:r>
        <w:r w:rsidRPr="005A6AA3" w:rsidDel="00AE71EA">
          <w:rPr>
            <w:rStyle w:val="VerbatimChar"/>
          </w:rPr>
          <w:delText>maternalAlcohol_preg -&gt; bw</w:delText>
        </w:r>
        <w:r w:rsidRPr="005A6AA3" w:rsidDel="00AE71EA">
          <w:br/>
        </w:r>
        <w:r w:rsidRPr="005A6AA3" w:rsidDel="00AE71EA">
          <w:rPr>
            <w:rStyle w:val="VerbatimChar"/>
          </w:rPr>
          <w:delText>maternalAlcohol_preg -&gt; characteristics_child</w:delText>
        </w:r>
        <w:r w:rsidRPr="005A6AA3" w:rsidDel="00AE71EA">
          <w:br/>
        </w:r>
        <w:r w:rsidRPr="005A6AA3" w:rsidDel="00AE71EA">
          <w:rPr>
            <w:rStyle w:val="VerbatimChar"/>
          </w:rPr>
          <w:delText>maternalAlcohol_preg -&gt; neuropsychologicalDiagnosis_child</w:delText>
        </w:r>
        <w:r w:rsidRPr="005A6AA3" w:rsidDel="00AE71EA">
          <w:br/>
        </w:r>
        <w:r w:rsidRPr="005A6AA3" w:rsidDel="00AE71EA">
          <w:rPr>
            <w:rStyle w:val="VerbatimChar"/>
          </w:rPr>
          <w:delText>maternalAlcohol_preg -&gt; outcome</w:delText>
        </w:r>
        <w:r w:rsidRPr="005A6AA3" w:rsidDel="00AE71EA">
          <w:br/>
        </w:r>
        <w:r w:rsidRPr="005A6AA3" w:rsidDel="00AE71EA">
          <w:rPr>
            <w:rStyle w:val="VerbatimChar"/>
          </w:rPr>
          <w:delText>maternalDiet_preg -&gt; characteristics_child</w:delText>
        </w:r>
        <w:r w:rsidRPr="005A6AA3" w:rsidDel="00AE71EA">
          <w:br/>
        </w:r>
        <w:r w:rsidRPr="005A6AA3" w:rsidDel="00AE71EA">
          <w:rPr>
            <w:rStyle w:val="VerbatimChar"/>
          </w:rPr>
          <w:delText>maternalDiet_preg -&gt; neuropsychologicalDiagnosis_child</w:delText>
        </w:r>
        <w:r w:rsidRPr="005A6AA3" w:rsidDel="00AE71EA">
          <w:br/>
        </w:r>
        <w:r w:rsidRPr="005A6AA3" w:rsidDel="00AE71EA">
          <w:rPr>
            <w:rStyle w:val="VerbatimChar"/>
          </w:rPr>
          <w:delText>maternalDiet_preg -&gt; outcome</w:delText>
        </w:r>
        <w:r w:rsidRPr="005A6AA3" w:rsidDel="00AE71EA">
          <w:br/>
        </w:r>
        <w:r w:rsidRPr="005A6AA3" w:rsidDel="00AE71EA">
          <w:rPr>
            <w:rStyle w:val="VerbatimChar"/>
          </w:rPr>
          <w:delText>maternalSEP_preg -&gt; breastfeeding</w:delText>
        </w:r>
        <w:r w:rsidRPr="005A6AA3" w:rsidDel="00AE71EA">
          <w:br/>
        </w:r>
        <w:r w:rsidRPr="005A6AA3" w:rsidDel="00AE71EA">
          <w:rPr>
            <w:rStyle w:val="VerbatimChar"/>
          </w:rPr>
          <w:delText>maternalSEP_preg -&gt; bw</w:delText>
        </w:r>
        <w:r w:rsidRPr="005A6AA3" w:rsidDel="00AE71EA">
          <w:br/>
        </w:r>
        <w:r w:rsidRPr="005A6AA3" w:rsidDel="00AE71EA">
          <w:rPr>
            <w:rStyle w:val="VerbatimChar"/>
          </w:rPr>
          <w:delText>maternalSEP_preg -&gt; characteristics_child</w:delText>
        </w:r>
        <w:r w:rsidRPr="005A6AA3" w:rsidDel="00AE71EA">
          <w:br/>
        </w:r>
        <w:r w:rsidRPr="005A6AA3" w:rsidDel="00AE71EA">
          <w:rPr>
            <w:rStyle w:val="VerbatimChar"/>
          </w:rPr>
          <w:delText>maternalSEP_preg -&gt; familySEP</w:delText>
        </w:r>
        <w:r w:rsidRPr="005A6AA3" w:rsidDel="00AE71EA">
          <w:br/>
        </w:r>
        <w:r w:rsidRPr="005A6AA3" w:rsidDel="00AE71EA">
          <w:rPr>
            <w:rStyle w:val="VerbatimChar"/>
          </w:rPr>
          <w:delText>maternalSEP_preg -&gt; maternalAlcohol_preg</w:delText>
        </w:r>
        <w:r w:rsidRPr="005A6AA3" w:rsidDel="00AE71EA">
          <w:br/>
        </w:r>
        <w:r w:rsidRPr="005A6AA3" w:rsidDel="00AE71EA">
          <w:rPr>
            <w:rStyle w:val="VerbatimChar"/>
          </w:rPr>
          <w:delText>maternalSEP_preg -&gt; maternalDiet_preg</w:delText>
        </w:r>
        <w:r w:rsidRPr="005A6AA3" w:rsidDel="00AE71EA">
          <w:br/>
        </w:r>
        <w:r w:rsidRPr="005A6AA3" w:rsidDel="00AE71EA">
          <w:rPr>
            <w:rStyle w:val="VerbatimChar"/>
          </w:rPr>
          <w:delText>maternalSEP_preg -&gt; maternalSmoking_preg</w:delText>
        </w:r>
        <w:r w:rsidRPr="005A6AA3" w:rsidDel="00AE71EA">
          <w:br/>
        </w:r>
        <w:r w:rsidRPr="005A6AA3" w:rsidDel="00AE71EA">
          <w:rPr>
            <w:rStyle w:val="VerbatimChar"/>
          </w:rPr>
          <w:delText>maternalSEP_preg -&gt; neuropsychologicalDiagnosis_child</w:delText>
        </w:r>
        <w:r w:rsidRPr="005A6AA3" w:rsidDel="00AE71EA">
          <w:br/>
        </w:r>
        <w:r w:rsidRPr="005A6AA3" w:rsidDel="00AE71EA">
          <w:rPr>
            <w:rStyle w:val="VerbatimChar"/>
          </w:rPr>
          <w:delText>maternalSEP_preg -&gt; outcome</w:delText>
        </w:r>
        <w:r w:rsidRPr="005A6AA3" w:rsidDel="00AE71EA">
          <w:br/>
        </w:r>
        <w:r w:rsidRPr="005A6AA3" w:rsidDel="00AE71EA">
          <w:rPr>
            <w:rStyle w:val="VerbatimChar"/>
          </w:rPr>
          <w:delText>maternalSmoking_preg -&gt; bw</w:delText>
        </w:r>
        <w:r w:rsidRPr="005A6AA3" w:rsidDel="00AE71EA">
          <w:br/>
        </w:r>
        <w:r w:rsidRPr="005A6AA3" w:rsidDel="00AE71EA">
          <w:rPr>
            <w:rStyle w:val="VerbatimChar"/>
          </w:rPr>
          <w:delText>maternalSmoking_preg -&gt; characteristics_child</w:delText>
        </w:r>
        <w:r w:rsidRPr="005A6AA3" w:rsidDel="00AE71EA">
          <w:br/>
        </w:r>
        <w:r w:rsidRPr="005A6AA3" w:rsidDel="00AE71EA">
          <w:rPr>
            <w:rStyle w:val="VerbatimChar"/>
          </w:rPr>
          <w:delText>maternalSmoking_preg -&gt; neuropsychologicalDiagnosis_child</w:delText>
        </w:r>
        <w:r w:rsidRPr="005A6AA3" w:rsidDel="00AE71EA">
          <w:br/>
        </w:r>
        <w:r w:rsidRPr="005A6AA3" w:rsidDel="00AE71EA">
          <w:rPr>
            <w:rStyle w:val="VerbatimChar"/>
          </w:rPr>
          <w:delText>maternalSmoking_preg -&gt; outcome</w:delText>
        </w:r>
        <w:r w:rsidRPr="005A6AA3" w:rsidDel="00AE71EA">
          <w:br/>
        </w:r>
        <w:r w:rsidRPr="005A6AA3" w:rsidDel="00AE71EA">
          <w:rPr>
            <w:rStyle w:val="VerbatimChar"/>
          </w:rPr>
          <w:delText>neuropsychologicalDiagnosis_child -&gt; outcome</w:delText>
        </w:r>
        <w:r w:rsidRPr="005A6AA3" w:rsidDel="00AE71EA">
          <w:br/>
        </w:r>
        <w:r w:rsidRPr="005A6AA3" w:rsidDel="00AE71EA">
          <w:rPr>
            <w:rStyle w:val="VerbatimChar"/>
          </w:rPr>
          <w:delText>paternalSEP_preg -&gt; breastfeeding</w:delText>
        </w:r>
        <w:r w:rsidRPr="005A6AA3" w:rsidDel="00AE71EA">
          <w:br/>
        </w:r>
        <w:r w:rsidRPr="005A6AA3" w:rsidDel="00AE71EA">
          <w:rPr>
            <w:rStyle w:val="VerbatimChar"/>
          </w:rPr>
          <w:delText>paternalSEP_preg -&gt; bw</w:delText>
        </w:r>
        <w:r w:rsidRPr="005A6AA3" w:rsidDel="00AE71EA">
          <w:br/>
        </w:r>
        <w:r w:rsidRPr="005A6AA3" w:rsidDel="00AE71EA">
          <w:rPr>
            <w:rStyle w:val="VerbatimChar"/>
          </w:rPr>
          <w:delText>paternalSEP_preg -&gt; characteristics_child</w:delText>
        </w:r>
        <w:r w:rsidRPr="005A6AA3" w:rsidDel="00AE71EA">
          <w:br/>
        </w:r>
        <w:r w:rsidRPr="005A6AA3" w:rsidDel="00AE71EA">
          <w:rPr>
            <w:rStyle w:val="VerbatimChar"/>
          </w:rPr>
          <w:delText>paternalSEP_preg -&gt; familySEP</w:delText>
        </w:r>
        <w:r w:rsidRPr="005A6AA3" w:rsidDel="00AE71EA">
          <w:br/>
        </w:r>
        <w:r w:rsidRPr="005A6AA3" w:rsidDel="00AE71EA">
          <w:rPr>
            <w:rStyle w:val="VerbatimChar"/>
          </w:rPr>
          <w:delText>paternalSEP_preg -&gt; maternalAlcohol_preg</w:delText>
        </w:r>
        <w:r w:rsidRPr="005A6AA3" w:rsidDel="00AE71EA">
          <w:br/>
        </w:r>
        <w:r w:rsidRPr="005A6AA3" w:rsidDel="00AE71EA">
          <w:rPr>
            <w:rStyle w:val="VerbatimChar"/>
          </w:rPr>
          <w:delText>paternalSEP_preg -&gt; maternalDiet_preg</w:delText>
        </w:r>
        <w:r w:rsidRPr="005A6AA3" w:rsidDel="00AE71EA">
          <w:br/>
        </w:r>
        <w:r w:rsidRPr="005A6AA3" w:rsidDel="00AE71EA">
          <w:rPr>
            <w:rStyle w:val="VerbatimChar"/>
          </w:rPr>
          <w:delText>paternalSEP_preg -&gt; maternalSmoking_preg</w:delText>
        </w:r>
        <w:r w:rsidRPr="005A6AA3" w:rsidDel="00AE71EA">
          <w:br/>
        </w:r>
        <w:r w:rsidRPr="005A6AA3" w:rsidDel="00AE71EA">
          <w:rPr>
            <w:rStyle w:val="VerbatimChar"/>
          </w:rPr>
          <w:delText>paternalSEP_preg -&gt; neuropsychologicalDiagnosis_child</w:delText>
        </w:r>
        <w:r w:rsidRPr="005A6AA3" w:rsidDel="00AE71EA">
          <w:br/>
        </w:r>
        <w:r w:rsidRPr="005A6AA3" w:rsidDel="00AE71EA">
          <w:rPr>
            <w:rStyle w:val="VerbatimChar"/>
          </w:rPr>
          <w:delText>paternalSEP_preg -&gt; outcome</w:delText>
        </w:r>
        <w:r w:rsidRPr="005A6AA3" w:rsidDel="00AE71EA">
          <w:br/>
        </w:r>
        <w:r w:rsidRPr="005A6AA3" w:rsidDel="00AE71EA">
          <w:rPr>
            <w:rStyle w:val="VerbatimChar"/>
          </w:rPr>
          <w:delText>season_visit -&gt; biomarker</w:delText>
        </w:r>
        <w:r w:rsidRPr="005A6AA3" w:rsidDel="00AE71EA">
          <w:br/>
        </w:r>
        <w:r w:rsidRPr="005A6AA3" w:rsidDel="00AE71EA">
          <w:rPr>
            <w:rStyle w:val="VerbatimChar"/>
          </w:rPr>
          <w:delText>season_visit -&gt; chemical</w:delText>
        </w:r>
        <w:r w:rsidRPr="005A6AA3" w:rsidDel="00AE71EA">
          <w:br/>
        </w:r>
        <w:r w:rsidRPr="005A6AA3" w:rsidDel="00AE71EA">
          <w:rPr>
            <w:rStyle w:val="VerbatimChar"/>
          </w:rPr>
          <w:delText>sex_child -&gt; biomarker</w:delText>
        </w:r>
        <w:r w:rsidRPr="005A6AA3" w:rsidDel="00AE71EA">
          <w:br/>
        </w:r>
        <w:r w:rsidRPr="005A6AA3" w:rsidDel="00AE71EA">
          <w:rPr>
            <w:rStyle w:val="VerbatimChar"/>
          </w:rPr>
          <w:delText>sex_child -&gt; characteristics_child</w:delText>
        </w:r>
        <w:r w:rsidRPr="005A6AA3" w:rsidDel="00AE71EA">
          <w:br/>
        </w:r>
        <w:r w:rsidRPr="005A6AA3" w:rsidDel="00AE71EA">
          <w:rPr>
            <w:rStyle w:val="VerbatimChar"/>
          </w:rPr>
          <w:delText>sex_child -&gt; chemical</w:delText>
        </w:r>
        <w:r w:rsidRPr="005A6AA3" w:rsidDel="00AE71EA">
          <w:br/>
        </w:r>
        <w:r w:rsidRPr="005A6AA3" w:rsidDel="00AE71EA">
          <w:rPr>
            <w:rStyle w:val="VerbatimChar"/>
          </w:rPr>
          <w:delText>sex_child -&gt; child_diet</w:delText>
        </w:r>
        <w:r w:rsidRPr="005A6AA3" w:rsidDel="00AE71EA">
          <w:br/>
        </w:r>
        <w:r w:rsidRPr="005A6AA3" w:rsidDel="00AE71EA">
          <w:rPr>
            <w:rStyle w:val="VerbatimChar"/>
          </w:rPr>
          <w:delText>sex_child -&gt; child_smoking</w:delText>
        </w:r>
        <w:r w:rsidRPr="005A6AA3" w:rsidDel="00AE71EA">
          <w:br/>
        </w:r>
        <w:r w:rsidRPr="005A6AA3" w:rsidDel="00AE71EA">
          <w:rPr>
            <w:rStyle w:val="VerbatimChar"/>
          </w:rPr>
          <w:delText>sex_child -&gt; creatinine</w:delText>
        </w:r>
        <w:r w:rsidRPr="005A6AA3" w:rsidDel="00AE71EA">
          <w:br/>
        </w:r>
        <w:r w:rsidRPr="005A6AA3" w:rsidDel="00AE71EA">
          <w:rPr>
            <w:rStyle w:val="VerbatimChar"/>
          </w:rPr>
          <w:delText>sex_child -&gt; neuropsychologicalDiagnosis_child</w:delText>
        </w:r>
        <w:r w:rsidRPr="005A6AA3" w:rsidDel="00AE71EA">
          <w:br/>
        </w:r>
        <w:r w:rsidRPr="005A6AA3" w:rsidDel="00AE71EA">
          <w:rPr>
            <w:rStyle w:val="VerbatimChar"/>
          </w:rPr>
          <w:delText>sex_child -&gt; outcome</w:delText>
        </w:r>
        <w:r w:rsidRPr="005A6AA3" w:rsidDel="00AE71EA">
          <w:br/>
        </w:r>
        <w:r w:rsidRPr="005A6AA3" w:rsidDel="00AE71EA">
          <w:rPr>
            <w:rStyle w:val="VerbatimChar"/>
          </w:rPr>
          <w:delText>sex_child -&gt; type_sample</w:delText>
        </w:r>
        <w:r w:rsidRPr="005A6AA3" w:rsidDel="00AE71EA">
          <w:br/>
        </w:r>
        <w:r w:rsidRPr="005A6AA3" w:rsidDel="00AE71EA">
          <w:rPr>
            <w:rStyle w:val="VerbatimChar"/>
          </w:rPr>
          <w:delText>time_lastMeal -&gt; biomarker</w:delText>
        </w:r>
        <w:r w:rsidRPr="005A6AA3" w:rsidDel="00AE71EA">
          <w:br/>
        </w:r>
        <w:r w:rsidRPr="005A6AA3" w:rsidDel="00AE71EA">
          <w:rPr>
            <w:rStyle w:val="VerbatimChar"/>
          </w:rPr>
          <w:delText>time_lastMeal -&gt; chemical</w:delText>
        </w:r>
        <w:r w:rsidRPr="005A6AA3" w:rsidDel="00AE71EA">
          <w:br/>
        </w:r>
        <w:r w:rsidRPr="005A6AA3" w:rsidDel="00AE71EA">
          <w:rPr>
            <w:rStyle w:val="VerbatimChar"/>
          </w:rPr>
          <w:delText>type_sample -&gt; chemical</w:delText>
        </w:r>
        <w:r w:rsidRPr="005A6AA3" w:rsidDel="00AE71EA">
          <w:br/>
        </w:r>
        <w:r w:rsidRPr="005A6AA3" w:rsidDel="00AE71EA">
          <w:rPr>
            <w:rStyle w:val="VerbatimChar"/>
          </w:rPr>
          <w:delText>type_sample -&gt; creatinine</w:delText>
        </w:r>
        <w:r w:rsidRPr="005A6AA3" w:rsidDel="00AE71EA">
          <w:br/>
        </w:r>
        <w:r w:rsidRPr="005A6AA3" w:rsidDel="00AE71EA">
          <w:rPr>
            <w:rStyle w:val="VerbatimChar"/>
          </w:rPr>
          <w:delText>}</w:delText>
        </w:r>
      </w:del>
    </w:p>
    <w:p w14:paraId="5EB91BA5" w14:textId="5E0A6549" w:rsidR="00066508" w:rsidRPr="005A6AA3" w:rsidDel="00AE71EA" w:rsidRDefault="00000000">
      <w:pPr>
        <w:pStyle w:val="SourceCode"/>
        <w:rPr>
          <w:del w:id="1704" w:author="Lorenzo Fabbri" w:date="2024-09-24T14:48:00Z" w16du:dateUtc="2024-09-24T12:48:00Z"/>
        </w:rPr>
      </w:pPr>
      <w:del w:id="1705" w:author="Lorenzo Fabbri" w:date="2024-09-24T14:48:00Z" w16du:dateUtc="2024-09-24T12:48:00Z">
        <w:r w:rsidRPr="005A6AA3" w:rsidDel="00AE71EA">
          <w:rPr>
            <w:rStyle w:val="VerbatimChar"/>
          </w:rPr>
          <w:delText>dag {</w:delText>
        </w:r>
        <w:r w:rsidRPr="005A6AA3" w:rsidDel="00AE71EA">
          <w:br/>
        </w:r>
        <w:r w:rsidRPr="005A6AA3" w:rsidDel="00AE71EA">
          <w:rPr>
            <w:rStyle w:val="VerbatimChar"/>
          </w:rPr>
          <w:delText>age_child</w:delText>
        </w:r>
        <w:r w:rsidRPr="005A6AA3" w:rsidDel="00AE71EA">
          <w:br/>
        </w:r>
        <w:r w:rsidRPr="005A6AA3" w:rsidDel="00AE71EA">
          <w:rPr>
            <w:rStyle w:val="VerbatimChar"/>
          </w:rPr>
          <w:delText>biomarker [outcome]</w:delText>
        </w:r>
        <w:r w:rsidRPr="005A6AA3" w:rsidDel="00AE71EA">
          <w:br/>
        </w:r>
        <w:r w:rsidRPr="005A6AA3" w:rsidDel="00AE71EA">
          <w:rPr>
            <w:rStyle w:val="VerbatimChar"/>
          </w:rPr>
          <w:delText>breastfeeding</w:delText>
        </w:r>
        <w:r w:rsidRPr="005A6AA3" w:rsidDel="00AE71EA">
          <w:br/>
        </w:r>
        <w:r w:rsidRPr="005A6AA3" w:rsidDel="00AE71EA">
          <w:rPr>
            <w:rStyle w:val="VerbatimChar"/>
          </w:rPr>
          <w:delText>bw</w:delText>
        </w:r>
        <w:r w:rsidRPr="005A6AA3" w:rsidDel="00AE71EA">
          <w:br/>
        </w:r>
        <w:r w:rsidRPr="005A6AA3" w:rsidDel="00AE71EA">
          <w:rPr>
            <w:rStyle w:val="VerbatimChar"/>
          </w:rPr>
          <w:delText>characteristics_child</w:delText>
        </w:r>
        <w:r w:rsidRPr="005A6AA3" w:rsidDel="00AE71EA">
          <w:br/>
        </w:r>
        <w:r w:rsidRPr="005A6AA3" w:rsidDel="00AE71EA">
          <w:rPr>
            <w:rStyle w:val="VerbatimChar"/>
          </w:rPr>
          <w:delText>chemical [exposure]</w:delText>
        </w:r>
        <w:r w:rsidRPr="005A6AA3" w:rsidDel="00AE71EA">
          <w:br/>
        </w:r>
        <w:r w:rsidRPr="005A6AA3" w:rsidDel="00AE71EA">
          <w:rPr>
            <w:rStyle w:val="VerbatimChar"/>
          </w:rPr>
          <w:delText>child_diet</w:delText>
        </w:r>
        <w:r w:rsidRPr="005A6AA3" w:rsidDel="00AE71EA">
          <w:br/>
        </w:r>
        <w:r w:rsidRPr="005A6AA3" w:rsidDel="00AE71EA">
          <w:rPr>
            <w:rStyle w:val="VerbatimChar"/>
          </w:rPr>
          <w:delText>child_smoking</w:delText>
        </w:r>
        <w:r w:rsidRPr="005A6AA3" w:rsidDel="00AE71EA">
          <w:br/>
        </w:r>
        <w:r w:rsidRPr="005A6AA3" w:rsidDel="00AE71EA">
          <w:rPr>
            <w:rStyle w:val="VerbatimChar"/>
          </w:rPr>
          <w:delText>cohort</w:delText>
        </w:r>
        <w:r w:rsidRPr="005A6AA3" w:rsidDel="00AE71EA">
          <w:br/>
        </w:r>
        <w:r w:rsidRPr="005A6AA3" w:rsidDel="00AE71EA">
          <w:rPr>
            <w:rStyle w:val="VerbatimChar"/>
          </w:rPr>
          <w:delText>creatinine</w:delText>
        </w:r>
        <w:r w:rsidRPr="005A6AA3" w:rsidDel="00AE71EA">
          <w:br/>
        </w:r>
        <w:r w:rsidRPr="005A6AA3" w:rsidDel="00AE71EA">
          <w:rPr>
            <w:rStyle w:val="VerbatimChar"/>
          </w:rPr>
          <w:delText>envFactors_visit</w:delText>
        </w:r>
        <w:r w:rsidRPr="005A6AA3" w:rsidDel="00AE71EA">
          <w:br/>
        </w:r>
        <w:r w:rsidRPr="005A6AA3" w:rsidDel="00AE71EA">
          <w:rPr>
            <w:rStyle w:val="VerbatimChar"/>
          </w:rPr>
          <w:delText>ethnicity_child</w:delText>
        </w:r>
        <w:r w:rsidRPr="005A6AA3" w:rsidDel="00AE71EA">
          <w:br/>
        </w:r>
        <w:r w:rsidRPr="005A6AA3" w:rsidDel="00AE71EA">
          <w:rPr>
            <w:rStyle w:val="VerbatimChar"/>
          </w:rPr>
          <w:delText>ethnicity_mother</w:delText>
        </w:r>
        <w:r w:rsidRPr="005A6AA3" w:rsidDel="00AE71EA">
          <w:br/>
        </w:r>
        <w:r w:rsidRPr="005A6AA3" w:rsidDel="00AE71EA">
          <w:rPr>
            <w:rStyle w:val="VerbatimChar"/>
          </w:rPr>
          <w:delText>familySEP</w:delText>
        </w:r>
        <w:r w:rsidRPr="005A6AA3" w:rsidDel="00AE71EA">
          <w:br/>
        </w:r>
        <w:r w:rsidRPr="005A6AA3" w:rsidDel="00AE71EA">
          <w:rPr>
            <w:rStyle w:val="VerbatimChar"/>
          </w:rPr>
          <w:delText>gestational_age</w:delText>
        </w:r>
        <w:r w:rsidRPr="005A6AA3" w:rsidDel="00AE71EA">
          <w:br/>
        </w:r>
        <w:r w:rsidRPr="005A6AA3" w:rsidDel="00AE71EA">
          <w:rPr>
            <w:rStyle w:val="VerbatimChar"/>
          </w:rPr>
          <w:delText>maternalAlcohol_preg</w:delText>
        </w:r>
        <w:r w:rsidRPr="005A6AA3" w:rsidDel="00AE71EA">
          <w:br/>
        </w:r>
        <w:r w:rsidRPr="005A6AA3" w:rsidDel="00AE71EA">
          <w:rPr>
            <w:rStyle w:val="VerbatimChar"/>
          </w:rPr>
          <w:delText>maternalDiet_preg</w:delText>
        </w:r>
        <w:r w:rsidRPr="005A6AA3" w:rsidDel="00AE71EA">
          <w:br/>
        </w:r>
        <w:r w:rsidRPr="005A6AA3" w:rsidDel="00AE71EA">
          <w:rPr>
            <w:rStyle w:val="VerbatimChar"/>
          </w:rPr>
          <w:delText>maternalSEP_preg</w:delText>
        </w:r>
        <w:r w:rsidRPr="005A6AA3" w:rsidDel="00AE71EA">
          <w:br/>
        </w:r>
        <w:r w:rsidRPr="005A6AA3" w:rsidDel="00AE71EA">
          <w:rPr>
            <w:rStyle w:val="VerbatimChar"/>
          </w:rPr>
          <w:delText>maternalSmoking_preg</w:delText>
        </w:r>
        <w:r w:rsidRPr="005A6AA3" w:rsidDel="00AE71EA">
          <w:br/>
        </w:r>
        <w:r w:rsidRPr="005A6AA3" w:rsidDel="00AE71EA">
          <w:rPr>
            <w:rStyle w:val="VerbatimChar"/>
          </w:rPr>
          <w:delText>neuropsychologicalDiagnosis_child</w:delText>
        </w:r>
        <w:r w:rsidRPr="005A6AA3" w:rsidDel="00AE71EA">
          <w:br/>
        </w:r>
        <w:r w:rsidRPr="005A6AA3" w:rsidDel="00AE71EA">
          <w:rPr>
            <w:rStyle w:val="VerbatimChar"/>
          </w:rPr>
          <w:delText>outcome</w:delText>
        </w:r>
        <w:r w:rsidRPr="005A6AA3" w:rsidDel="00AE71EA">
          <w:br/>
        </w:r>
        <w:r w:rsidRPr="005A6AA3" w:rsidDel="00AE71EA">
          <w:rPr>
            <w:rStyle w:val="VerbatimChar"/>
          </w:rPr>
          <w:delText>paternalSEP_preg</w:delText>
        </w:r>
        <w:r w:rsidRPr="005A6AA3" w:rsidDel="00AE71EA">
          <w:br/>
        </w:r>
        <w:r w:rsidRPr="005A6AA3" w:rsidDel="00AE71EA">
          <w:rPr>
            <w:rStyle w:val="VerbatimChar"/>
          </w:rPr>
          <w:delText>season_visit</w:delText>
        </w:r>
        <w:r w:rsidRPr="005A6AA3" w:rsidDel="00AE71EA">
          <w:br/>
        </w:r>
        <w:r w:rsidRPr="005A6AA3" w:rsidDel="00AE71EA">
          <w:rPr>
            <w:rStyle w:val="VerbatimChar"/>
          </w:rPr>
          <w:delText>sex_child</w:delText>
        </w:r>
        <w:r w:rsidRPr="005A6AA3" w:rsidDel="00AE71EA">
          <w:br/>
        </w:r>
        <w:r w:rsidRPr="005A6AA3" w:rsidDel="00AE71EA">
          <w:rPr>
            <w:rStyle w:val="VerbatimChar"/>
          </w:rPr>
          <w:delText>time_lastMeal</w:delText>
        </w:r>
        <w:r w:rsidRPr="005A6AA3" w:rsidDel="00AE71EA">
          <w:br/>
        </w:r>
        <w:r w:rsidRPr="005A6AA3" w:rsidDel="00AE71EA">
          <w:rPr>
            <w:rStyle w:val="VerbatimChar"/>
          </w:rPr>
          <w:delText>type_sample</w:delText>
        </w:r>
        <w:r w:rsidRPr="005A6AA3" w:rsidDel="00AE71EA">
          <w:br/>
        </w:r>
        <w:r w:rsidRPr="005A6AA3" w:rsidDel="00AE71EA">
          <w:rPr>
            <w:rStyle w:val="VerbatimChar"/>
          </w:rPr>
          <w:delText>age_child -&gt; biomarker</w:delText>
        </w:r>
        <w:r w:rsidRPr="005A6AA3" w:rsidDel="00AE71EA">
          <w:br/>
        </w:r>
        <w:r w:rsidRPr="005A6AA3" w:rsidDel="00AE71EA">
          <w:rPr>
            <w:rStyle w:val="VerbatimChar"/>
          </w:rPr>
          <w:delText>age_child -&gt; characteristics_child</w:delText>
        </w:r>
        <w:r w:rsidRPr="005A6AA3" w:rsidDel="00AE71EA">
          <w:br/>
        </w:r>
        <w:r w:rsidRPr="005A6AA3" w:rsidDel="00AE71EA">
          <w:rPr>
            <w:rStyle w:val="VerbatimChar"/>
          </w:rPr>
          <w:delText>age_child -&gt; creatinine</w:delText>
        </w:r>
        <w:r w:rsidRPr="005A6AA3" w:rsidDel="00AE71EA">
          <w:br/>
        </w:r>
        <w:r w:rsidRPr="005A6AA3" w:rsidDel="00AE71EA">
          <w:rPr>
            <w:rStyle w:val="VerbatimChar"/>
          </w:rPr>
          <w:delText>age_child -&gt; outcome</w:delText>
        </w:r>
        <w:r w:rsidRPr="005A6AA3" w:rsidDel="00AE71EA">
          <w:br/>
        </w:r>
        <w:r w:rsidRPr="005A6AA3" w:rsidDel="00AE71EA">
          <w:rPr>
            <w:rStyle w:val="VerbatimChar"/>
          </w:rPr>
          <w:delText>age_child -&gt; type_sample</w:delText>
        </w:r>
        <w:r w:rsidRPr="005A6AA3" w:rsidDel="00AE71EA">
          <w:br/>
        </w:r>
        <w:r w:rsidRPr="005A6AA3" w:rsidDel="00AE71EA">
          <w:rPr>
            <w:rStyle w:val="VerbatimChar"/>
          </w:rPr>
          <w:delText>biomarker -&gt; outcome</w:delText>
        </w:r>
        <w:r w:rsidRPr="005A6AA3" w:rsidDel="00AE71EA">
          <w:br/>
        </w:r>
        <w:r w:rsidRPr="005A6AA3" w:rsidDel="00AE71EA">
          <w:rPr>
            <w:rStyle w:val="VerbatimChar"/>
          </w:rPr>
          <w:delText>breastfeeding -&gt; neuropsychologicalDiagnosis_child</w:delText>
        </w:r>
        <w:r w:rsidRPr="005A6AA3" w:rsidDel="00AE71EA">
          <w:br/>
        </w:r>
        <w:r w:rsidRPr="005A6AA3" w:rsidDel="00AE71EA">
          <w:rPr>
            <w:rStyle w:val="VerbatimChar"/>
          </w:rPr>
          <w:delText>breastfeeding -&gt; outcome</w:delText>
        </w:r>
        <w:r w:rsidRPr="005A6AA3" w:rsidDel="00AE71EA">
          <w:br/>
        </w:r>
        <w:r w:rsidRPr="005A6AA3" w:rsidDel="00AE71EA">
          <w:rPr>
            <w:rStyle w:val="VerbatimChar"/>
          </w:rPr>
          <w:delText>bw -&gt; characteristics_child</w:delText>
        </w:r>
        <w:r w:rsidRPr="005A6AA3" w:rsidDel="00AE71EA">
          <w:br/>
        </w:r>
        <w:r w:rsidRPr="005A6AA3" w:rsidDel="00AE71EA">
          <w:rPr>
            <w:rStyle w:val="VerbatimChar"/>
          </w:rPr>
          <w:delText>bw -&gt; neuropsychologicalDiagnosis_child</w:delText>
        </w:r>
        <w:r w:rsidRPr="005A6AA3" w:rsidDel="00AE71EA">
          <w:br/>
        </w:r>
        <w:r w:rsidRPr="005A6AA3" w:rsidDel="00AE71EA">
          <w:rPr>
            <w:rStyle w:val="VerbatimChar"/>
          </w:rPr>
          <w:delText>characteristics_child -&gt; biomarker</w:delText>
        </w:r>
        <w:r w:rsidRPr="005A6AA3" w:rsidDel="00AE71EA">
          <w:br/>
        </w:r>
        <w:r w:rsidRPr="005A6AA3" w:rsidDel="00AE71EA">
          <w:rPr>
            <w:rStyle w:val="VerbatimChar"/>
          </w:rPr>
          <w:delText>characteristics_child -&gt; chemical</w:delText>
        </w:r>
        <w:r w:rsidRPr="005A6AA3" w:rsidDel="00AE71EA">
          <w:br/>
        </w:r>
        <w:r w:rsidRPr="005A6AA3" w:rsidDel="00AE71EA">
          <w:rPr>
            <w:rStyle w:val="VerbatimChar"/>
          </w:rPr>
          <w:delText>characteristics_child -&gt; creatinine</w:delText>
        </w:r>
        <w:r w:rsidRPr="005A6AA3" w:rsidDel="00AE71EA">
          <w:br/>
        </w:r>
        <w:r w:rsidRPr="005A6AA3" w:rsidDel="00AE71EA">
          <w:rPr>
            <w:rStyle w:val="VerbatimChar"/>
          </w:rPr>
          <w:delText>characteristics_child -&gt; outcome</w:delText>
        </w:r>
        <w:r w:rsidRPr="005A6AA3" w:rsidDel="00AE71EA">
          <w:br/>
        </w:r>
        <w:r w:rsidRPr="005A6AA3" w:rsidDel="00AE71EA">
          <w:rPr>
            <w:rStyle w:val="VerbatimChar"/>
          </w:rPr>
          <w:delText>chemical -&gt; biomarker</w:delText>
        </w:r>
        <w:r w:rsidRPr="005A6AA3" w:rsidDel="00AE71EA">
          <w:br/>
        </w:r>
        <w:r w:rsidRPr="005A6AA3" w:rsidDel="00AE71EA">
          <w:rPr>
            <w:rStyle w:val="VerbatimChar"/>
          </w:rPr>
          <w:delText>chemical -&gt; outcome</w:delText>
        </w:r>
        <w:r w:rsidRPr="005A6AA3" w:rsidDel="00AE71EA">
          <w:br/>
        </w:r>
        <w:r w:rsidRPr="005A6AA3" w:rsidDel="00AE71EA">
          <w:rPr>
            <w:rStyle w:val="VerbatimChar"/>
          </w:rPr>
          <w:delText>child_diet -&gt; biomarker</w:delText>
        </w:r>
        <w:r w:rsidRPr="005A6AA3" w:rsidDel="00AE71EA">
          <w:br/>
        </w:r>
        <w:r w:rsidRPr="005A6AA3" w:rsidDel="00AE71EA">
          <w:rPr>
            <w:rStyle w:val="VerbatimChar"/>
          </w:rPr>
          <w:delText>child_diet -&gt; characteristics_child</w:delText>
        </w:r>
        <w:r w:rsidRPr="005A6AA3" w:rsidDel="00AE71EA">
          <w:br/>
        </w:r>
        <w:r w:rsidRPr="005A6AA3" w:rsidDel="00AE71EA">
          <w:rPr>
            <w:rStyle w:val="VerbatimChar"/>
          </w:rPr>
          <w:delText>child_diet -&gt; chemical</w:delText>
        </w:r>
        <w:r w:rsidRPr="005A6AA3" w:rsidDel="00AE71EA">
          <w:br/>
        </w:r>
        <w:r w:rsidRPr="005A6AA3" w:rsidDel="00AE71EA">
          <w:rPr>
            <w:rStyle w:val="VerbatimChar"/>
          </w:rPr>
          <w:delText>child_diet -&gt; outcome</w:delText>
        </w:r>
        <w:r w:rsidRPr="005A6AA3" w:rsidDel="00AE71EA">
          <w:br/>
        </w:r>
        <w:r w:rsidRPr="005A6AA3" w:rsidDel="00AE71EA">
          <w:rPr>
            <w:rStyle w:val="VerbatimChar"/>
          </w:rPr>
          <w:delText>child_smoking -&gt; biomarker</w:delText>
        </w:r>
        <w:r w:rsidRPr="005A6AA3" w:rsidDel="00AE71EA">
          <w:br/>
        </w:r>
        <w:r w:rsidRPr="005A6AA3" w:rsidDel="00AE71EA">
          <w:rPr>
            <w:rStyle w:val="VerbatimChar"/>
          </w:rPr>
          <w:delText>child_smoking -&gt; characteristics_child</w:delText>
        </w:r>
        <w:r w:rsidRPr="005A6AA3" w:rsidDel="00AE71EA">
          <w:br/>
        </w:r>
        <w:r w:rsidRPr="005A6AA3" w:rsidDel="00AE71EA">
          <w:rPr>
            <w:rStyle w:val="VerbatimChar"/>
          </w:rPr>
          <w:delText>child_smoking -&gt; creatinine</w:delText>
        </w:r>
        <w:r w:rsidRPr="005A6AA3" w:rsidDel="00AE71EA">
          <w:br/>
        </w:r>
        <w:r w:rsidRPr="005A6AA3" w:rsidDel="00AE71EA">
          <w:rPr>
            <w:rStyle w:val="VerbatimChar"/>
          </w:rPr>
          <w:delText>child_smoking -&gt; outcome</w:delText>
        </w:r>
        <w:r w:rsidRPr="005A6AA3" w:rsidDel="00AE71EA">
          <w:br/>
        </w:r>
        <w:r w:rsidRPr="005A6AA3" w:rsidDel="00AE71EA">
          <w:rPr>
            <w:rStyle w:val="VerbatimChar"/>
          </w:rPr>
          <w:delText>cohort -&gt; biomarker</w:delText>
        </w:r>
        <w:r w:rsidRPr="005A6AA3" w:rsidDel="00AE71EA">
          <w:br/>
        </w:r>
        <w:r w:rsidRPr="005A6AA3" w:rsidDel="00AE71EA">
          <w:rPr>
            <w:rStyle w:val="VerbatimChar"/>
          </w:rPr>
          <w:delText>cohort -&gt; bw</w:delText>
        </w:r>
        <w:r w:rsidRPr="005A6AA3" w:rsidDel="00AE71EA">
          <w:br/>
        </w:r>
        <w:r w:rsidRPr="005A6AA3" w:rsidDel="00AE71EA">
          <w:rPr>
            <w:rStyle w:val="VerbatimChar"/>
          </w:rPr>
          <w:delText>cohort -&gt; characteristics_child</w:delText>
        </w:r>
        <w:r w:rsidRPr="005A6AA3" w:rsidDel="00AE71EA">
          <w:br/>
        </w:r>
        <w:r w:rsidRPr="005A6AA3" w:rsidDel="00AE71EA">
          <w:rPr>
            <w:rStyle w:val="VerbatimChar"/>
          </w:rPr>
          <w:delText>cohort -&gt; chemical</w:delText>
        </w:r>
        <w:r w:rsidRPr="005A6AA3" w:rsidDel="00AE71EA">
          <w:br/>
        </w:r>
        <w:r w:rsidRPr="005A6AA3" w:rsidDel="00AE71EA">
          <w:rPr>
            <w:rStyle w:val="VerbatimChar"/>
          </w:rPr>
          <w:delText>cohort -&gt; child_diet</w:delText>
        </w:r>
        <w:r w:rsidRPr="005A6AA3" w:rsidDel="00AE71EA">
          <w:br/>
        </w:r>
        <w:r w:rsidRPr="005A6AA3" w:rsidDel="00AE71EA">
          <w:rPr>
            <w:rStyle w:val="VerbatimChar"/>
          </w:rPr>
          <w:delText>cohort -&gt; creatinine</w:delText>
        </w:r>
        <w:r w:rsidRPr="005A6AA3" w:rsidDel="00AE71EA">
          <w:br/>
        </w:r>
        <w:r w:rsidRPr="005A6AA3" w:rsidDel="00AE71EA">
          <w:rPr>
            <w:rStyle w:val="VerbatimChar"/>
          </w:rPr>
          <w:delText>cohort -&gt; outcome</w:delText>
        </w:r>
        <w:r w:rsidRPr="005A6AA3" w:rsidDel="00AE71EA">
          <w:br/>
        </w:r>
        <w:r w:rsidRPr="005A6AA3" w:rsidDel="00AE71EA">
          <w:rPr>
            <w:rStyle w:val="VerbatimChar"/>
          </w:rPr>
          <w:delText>creatinine -&gt; biomarker</w:delText>
        </w:r>
        <w:r w:rsidRPr="005A6AA3" w:rsidDel="00AE71EA">
          <w:br/>
        </w:r>
        <w:r w:rsidRPr="005A6AA3" w:rsidDel="00AE71EA">
          <w:rPr>
            <w:rStyle w:val="VerbatimChar"/>
          </w:rPr>
          <w:delText>creatinine -&gt; chemical</w:delText>
        </w:r>
        <w:r w:rsidRPr="005A6AA3" w:rsidDel="00AE71EA">
          <w:br/>
        </w:r>
        <w:r w:rsidRPr="005A6AA3" w:rsidDel="00AE71EA">
          <w:rPr>
            <w:rStyle w:val="VerbatimChar"/>
          </w:rPr>
          <w:delText>creatinine -&gt; outcome</w:delText>
        </w:r>
        <w:r w:rsidRPr="005A6AA3" w:rsidDel="00AE71EA">
          <w:br/>
        </w:r>
        <w:r w:rsidRPr="005A6AA3" w:rsidDel="00AE71EA">
          <w:rPr>
            <w:rStyle w:val="VerbatimChar"/>
          </w:rPr>
          <w:delText>envFactors_visit -&gt; outcome</w:delText>
        </w:r>
        <w:r w:rsidRPr="005A6AA3" w:rsidDel="00AE71EA">
          <w:br/>
        </w:r>
        <w:r w:rsidRPr="005A6AA3" w:rsidDel="00AE71EA">
          <w:rPr>
            <w:rStyle w:val="VerbatimChar"/>
          </w:rPr>
          <w:delText>ethnicity_child -&gt; biomarker</w:delText>
        </w:r>
        <w:r w:rsidRPr="005A6AA3" w:rsidDel="00AE71EA">
          <w:br/>
        </w:r>
        <w:r w:rsidRPr="005A6AA3" w:rsidDel="00AE71EA">
          <w:rPr>
            <w:rStyle w:val="VerbatimChar"/>
          </w:rPr>
          <w:delText>ethnicity_child -&gt; bw</w:delText>
        </w:r>
        <w:r w:rsidRPr="005A6AA3" w:rsidDel="00AE71EA">
          <w:br/>
        </w:r>
        <w:r w:rsidRPr="005A6AA3" w:rsidDel="00AE71EA">
          <w:rPr>
            <w:rStyle w:val="VerbatimChar"/>
          </w:rPr>
          <w:delText>ethnicity_child -&gt; characteristics_child</w:delText>
        </w:r>
        <w:r w:rsidRPr="005A6AA3" w:rsidDel="00AE71EA">
          <w:br/>
        </w:r>
        <w:r w:rsidRPr="005A6AA3" w:rsidDel="00AE71EA">
          <w:rPr>
            <w:rStyle w:val="VerbatimChar"/>
          </w:rPr>
          <w:delText>ethnicity_child -&gt; chemical</w:delText>
        </w:r>
        <w:r w:rsidRPr="005A6AA3" w:rsidDel="00AE71EA">
          <w:br/>
        </w:r>
        <w:r w:rsidRPr="005A6AA3" w:rsidDel="00AE71EA">
          <w:rPr>
            <w:rStyle w:val="VerbatimChar"/>
          </w:rPr>
          <w:delText>ethnicity_child -&gt; child_diet</w:delText>
        </w:r>
        <w:r w:rsidRPr="005A6AA3" w:rsidDel="00AE71EA">
          <w:br/>
        </w:r>
        <w:r w:rsidRPr="005A6AA3" w:rsidDel="00AE71EA">
          <w:rPr>
            <w:rStyle w:val="VerbatimChar"/>
          </w:rPr>
          <w:delText>ethnicity_child -&gt; child_smoking</w:delText>
        </w:r>
        <w:r w:rsidRPr="005A6AA3" w:rsidDel="00AE71EA">
          <w:br/>
        </w:r>
        <w:r w:rsidRPr="005A6AA3" w:rsidDel="00AE71EA">
          <w:rPr>
            <w:rStyle w:val="VerbatimChar"/>
          </w:rPr>
          <w:delText>ethnicity_child -&gt; creatinine</w:delText>
        </w:r>
        <w:r w:rsidRPr="005A6AA3" w:rsidDel="00AE71EA">
          <w:br/>
        </w:r>
        <w:r w:rsidRPr="005A6AA3" w:rsidDel="00AE71EA">
          <w:rPr>
            <w:rStyle w:val="VerbatimChar"/>
          </w:rPr>
          <w:delText>ethnicity_child -&gt; neuropsychologicalDiagnosis_child</w:delText>
        </w:r>
        <w:r w:rsidRPr="005A6AA3" w:rsidDel="00AE71EA">
          <w:br/>
        </w:r>
        <w:r w:rsidRPr="005A6AA3" w:rsidDel="00AE71EA">
          <w:rPr>
            <w:rStyle w:val="VerbatimChar"/>
          </w:rPr>
          <w:delText>ethnicity_child -&gt; outcome</w:delText>
        </w:r>
        <w:r w:rsidRPr="005A6AA3" w:rsidDel="00AE71EA">
          <w:br/>
        </w:r>
        <w:r w:rsidRPr="005A6AA3" w:rsidDel="00AE71EA">
          <w:rPr>
            <w:rStyle w:val="VerbatimChar"/>
          </w:rPr>
          <w:delText>ethnicity_mother -&gt; biomarker</w:delText>
        </w:r>
        <w:r w:rsidRPr="005A6AA3" w:rsidDel="00AE71EA">
          <w:br/>
        </w:r>
        <w:r w:rsidRPr="005A6AA3" w:rsidDel="00AE71EA">
          <w:rPr>
            <w:rStyle w:val="VerbatimChar"/>
          </w:rPr>
          <w:delText>ethnicity_mother -&gt; breastfeeding</w:delText>
        </w:r>
        <w:r w:rsidRPr="005A6AA3" w:rsidDel="00AE71EA">
          <w:br/>
        </w:r>
        <w:r w:rsidRPr="005A6AA3" w:rsidDel="00AE71EA">
          <w:rPr>
            <w:rStyle w:val="VerbatimChar"/>
          </w:rPr>
          <w:delText>ethnicity_mother -&gt; bw</w:delText>
        </w:r>
        <w:r w:rsidRPr="005A6AA3" w:rsidDel="00AE71EA">
          <w:br/>
        </w:r>
        <w:r w:rsidRPr="005A6AA3" w:rsidDel="00AE71EA">
          <w:rPr>
            <w:rStyle w:val="VerbatimChar"/>
          </w:rPr>
          <w:delText>ethnicity_mother -&gt; characteristics_child</w:delText>
        </w:r>
        <w:r w:rsidRPr="005A6AA3" w:rsidDel="00AE71EA">
          <w:br/>
        </w:r>
        <w:r w:rsidRPr="005A6AA3" w:rsidDel="00AE71EA">
          <w:rPr>
            <w:rStyle w:val="VerbatimChar"/>
          </w:rPr>
          <w:delText>ethnicity_mother -&gt; child_diet</w:delText>
        </w:r>
        <w:r w:rsidRPr="005A6AA3" w:rsidDel="00AE71EA">
          <w:br/>
        </w:r>
        <w:r w:rsidRPr="005A6AA3" w:rsidDel="00AE71EA">
          <w:rPr>
            <w:rStyle w:val="VerbatimChar"/>
          </w:rPr>
          <w:delText>ethnicity_mother -&gt; familySEP</w:delText>
        </w:r>
        <w:r w:rsidRPr="005A6AA3" w:rsidDel="00AE71EA">
          <w:br/>
        </w:r>
        <w:r w:rsidRPr="005A6AA3" w:rsidDel="00AE71EA">
          <w:rPr>
            <w:rStyle w:val="VerbatimChar"/>
          </w:rPr>
          <w:delText>ethnicity_mother -&gt; maternalAlcohol_preg</w:delText>
        </w:r>
        <w:r w:rsidRPr="005A6AA3" w:rsidDel="00AE71EA">
          <w:br/>
        </w:r>
        <w:r w:rsidRPr="005A6AA3" w:rsidDel="00AE71EA">
          <w:rPr>
            <w:rStyle w:val="VerbatimChar"/>
          </w:rPr>
          <w:delText>ethnicity_mother -&gt; maternalDiet_preg</w:delText>
        </w:r>
        <w:r w:rsidRPr="005A6AA3" w:rsidDel="00AE71EA">
          <w:br/>
        </w:r>
        <w:r w:rsidRPr="005A6AA3" w:rsidDel="00AE71EA">
          <w:rPr>
            <w:rStyle w:val="VerbatimChar"/>
          </w:rPr>
          <w:delText>ethnicity_mother -&gt; maternalSEP_preg</w:delText>
        </w:r>
        <w:r w:rsidRPr="005A6AA3" w:rsidDel="00AE71EA">
          <w:br/>
        </w:r>
        <w:r w:rsidRPr="005A6AA3" w:rsidDel="00AE71EA">
          <w:rPr>
            <w:rStyle w:val="VerbatimChar"/>
          </w:rPr>
          <w:delText>ethnicity_mother -&gt; maternalSmoking_preg</w:delText>
        </w:r>
        <w:r w:rsidRPr="005A6AA3" w:rsidDel="00AE71EA">
          <w:br/>
        </w:r>
        <w:r w:rsidRPr="005A6AA3" w:rsidDel="00AE71EA">
          <w:rPr>
            <w:rStyle w:val="VerbatimChar"/>
          </w:rPr>
          <w:delText>ethnicity_mother -&gt; neuropsychologicalDiagnosis_child</w:delText>
        </w:r>
        <w:r w:rsidRPr="005A6AA3" w:rsidDel="00AE71EA">
          <w:br/>
        </w:r>
        <w:r w:rsidRPr="005A6AA3" w:rsidDel="00AE71EA">
          <w:rPr>
            <w:rStyle w:val="VerbatimChar"/>
          </w:rPr>
          <w:delText>ethnicity_mother -&gt; outcome</w:delText>
        </w:r>
        <w:r w:rsidRPr="005A6AA3" w:rsidDel="00AE71EA">
          <w:br/>
        </w:r>
        <w:r w:rsidRPr="005A6AA3" w:rsidDel="00AE71EA">
          <w:rPr>
            <w:rStyle w:val="VerbatimChar"/>
          </w:rPr>
          <w:delText>familySEP -&gt; biomarker</w:delText>
        </w:r>
        <w:r w:rsidRPr="005A6AA3" w:rsidDel="00AE71EA">
          <w:br/>
        </w:r>
        <w:r w:rsidRPr="005A6AA3" w:rsidDel="00AE71EA">
          <w:rPr>
            <w:rStyle w:val="VerbatimChar"/>
          </w:rPr>
          <w:delText>familySEP -&gt; characteristics_child</w:delText>
        </w:r>
        <w:r w:rsidRPr="005A6AA3" w:rsidDel="00AE71EA">
          <w:br/>
        </w:r>
        <w:r w:rsidRPr="005A6AA3" w:rsidDel="00AE71EA">
          <w:rPr>
            <w:rStyle w:val="VerbatimChar"/>
          </w:rPr>
          <w:delText>familySEP -&gt; chemical</w:delText>
        </w:r>
        <w:r w:rsidRPr="005A6AA3" w:rsidDel="00AE71EA">
          <w:br/>
        </w:r>
        <w:r w:rsidRPr="005A6AA3" w:rsidDel="00AE71EA">
          <w:rPr>
            <w:rStyle w:val="VerbatimChar"/>
          </w:rPr>
          <w:delText>familySEP -&gt; child_diet</w:delText>
        </w:r>
        <w:r w:rsidRPr="005A6AA3" w:rsidDel="00AE71EA">
          <w:br/>
        </w:r>
        <w:r w:rsidRPr="005A6AA3" w:rsidDel="00AE71EA">
          <w:rPr>
            <w:rStyle w:val="VerbatimChar"/>
          </w:rPr>
          <w:delText>familySEP -&gt; child_smoking</w:delText>
        </w:r>
        <w:r w:rsidRPr="005A6AA3" w:rsidDel="00AE71EA">
          <w:br/>
        </w:r>
        <w:r w:rsidRPr="005A6AA3" w:rsidDel="00AE71EA">
          <w:rPr>
            <w:rStyle w:val="VerbatimChar"/>
          </w:rPr>
          <w:delText>familySEP -&gt; creatinine</w:delText>
        </w:r>
        <w:r w:rsidRPr="005A6AA3" w:rsidDel="00AE71EA">
          <w:br/>
        </w:r>
        <w:r w:rsidRPr="005A6AA3" w:rsidDel="00AE71EA">
          <w:rPr>
            <w:rStyle w:val="VerbatimChar"/>
          </w:rPr>
          <w:delText>familySEP -&gt; outcome</w:delText>
        </w:r>
        <w:r w:rsidRPr="005A6AA3" w:rsidDel="00AE71EA">
          <w:br/>
        </w:r>
        <w:r w:rsidRPr="005A6AA3" w:rsidDel="00AE71EA">
          <w:rPr>
            <w:rStyle w:val="VerbatimChar"/>
          </w:rPr>
          <w:delText>gestational_age -&gt; bw</w:delText>
        </w:r>
        <w:r w:rsidRPr="005A6AA3" w:rsidDel="00AE71EA">
          <w:br/>
        </w:r>
        <w:r w:rsidRPr="005A6AA3" w:rsidDel="00AE71EA">
          <w:rPr>
            <w:rStyle w:val="VerbatimChar"/>
          </w:rPr>
          <w:delText>gestational_age -&gt; characteristics_child</w:delText>
        </w:r>
        <w:r w:rsidRPr="005A6AA3" w:rsidDel="00AE71EA">
          <w:br/>
        </w:r>
        <w:r w:rsidRPr="005A6AA3" w:rsidDel="00AE71EA">
          <w:rPr>
            <w:rStyle w:val="VerbatimChar"/>
          </w:rPr>
          <w:delText>gestational_age -&gt; neuropsychologicalDiagnosis_child</w:delText>
        </w:r>
        <w:r w:rsidRPr="005A6AA3" w:rsidDel="00AE71EA">
          <w:br/>
        </w:r>
        <w:r w:rsidRPr="005A6AA3" w:rsidDel="00AE71EA">
          <w:rPr>
            <w:rStyle w:val="VerbatimChar"/>
          </w:rPr>
          <w:delText>maternalAlcohol_preg -&gt; bw</w:delText>
        </w:r>
        <w:r w:rsidRPr="005A6AA3" w:rsidDel="00AE71EA">
          <w:br/>
        </w:r>
        <w:r w:rsidRPr="005A6AA3" w:rsidDel="00AE71EA">
          <w:rPr>
            <w:rStyle w:val="VerbatimChar"/>
          </w:rPr>
          <w:delText>maternalAlcohol_preg -&gt; characteristics_child</w:delText>
        </w:r>
        <w:r w:rsidRPr="005A6AA3" w:rsidDel="00AE71EA">
          <w:br/>
        </w:r>
        <w:r w:rsidRPr="005A6AA3" w:rsidDel="00AE71EA">
          <w:rPr>
            <w:rStyle w:val="VerbatimChar"/>
          </w:rPr>
          <w:delText>maternalAlcohol_preg -&gt; neuropsychologicalDiagnosis_child</w:delText>
        </w:r>
        <w:r w:rsidRPr="005A6AA3" w:rsidDel="00AE71EA">
          <w:br/>
        </w:r>
        <w:r w:rsidRPr="005A6AA3" w:rsidDel="00AE71EA">
          <w:rPr>
            <w:rStyle w:val="VerbatimChar"/>
          </w:rPr>
          <w:delText>maternalAlcohol_preg -&gt; outcome</w:delText>
        </w:r>
        <w:r w:rsidRPr="005A6AA3" w:rsidDel="00AE71EA">
          <w:br/>
        </w:r>
        <w:r w:rsidRPr="005A6AA3" w:rsidDel="00AE71EA">
          <w:rPr>
            <w:rStyle w:val="VerbatimChar"/>
          </w:rPr>
          <w:delText>maternalDiet_preg -&gt; characteristics_child</w:delText>
        </w:r>
        <w:r w:rsidRPr="005A6AA3" w:rsidDel="00AE71EA">
          <w:br/>
        </w:r>
        <w:r w:rsidRPr="005A6AA3" w:rsidDel="00AE71EA">
          <w:rPr>
            <w:rStyle w:val="VerbatimChar"/>
          </w:rPr>
          <w:delText>maternalDiet_preg -&gt; neuropsychologicalDiagnosis_child</w:delText>
        </w:r>
        <w:r w:rsidRPr="005A6AA3" w:rsidDel="00AE71EA">
          <w:br/>
        </w:r>
        <w:r w:rsidRPr="005A6AA3" w:rsidDel="00AE71EA">
          <w:rPr>
            <w:rStyle w:val="VerbatimChar"/>
          </w:rPr>
          <w:delText>maternalDiet_preg -&gt; outcome</w:delText>
        </w:r>
        <w:r w:rsidRPr="005A6AA3" w:rsidDel="00AE71EA">
          <w:br/>
        </w:r>
        <w:r w:rsidRPr="005A6AA3" w:rsidDel="00AE71EA">
          <w:rPr>
            <w:rStyle w:val="VerbatimChar"/>
          </w:rPr>
          <w:delText>maternalSEP_preg -&gt; breastfeeding</w:delText>
        </w:r>
        <w:r w:rsidRPr="005A6AA3" w:rsidDel="00AE71EA">
          <w:br/>
        </w:r>
        <w:r w:rsidRPr="005A6AA3" w:rsidDel="00AE71EA">
          <w:rPr>
            <w:rStyle w:val="VerbatimChar"/>
          </w:rPr>
          <w:delText>maternalSEP_preg -&gt; bw</w:delText>
        </w:r>
        <w:r w:rsidRPr="005A6AA3" w:rsidDel="00AE71EA">
          <w:br/>
        </w:r>
        <w:r w:rsidRPr="005A6AA3" w:rsidDel="00AE71EA">
          <w:rPr>
            <w:rStyle w:val="VerbatimChar"/>
          </w:rPr>
          <w:delText>maternalSEP_preg -&gt; characteristics_child</w:delText>
        </w:r>
        <w:r w:rsidRPr="005A6AA3" w:rsidDel="00AE71EA">
          <w:br/>
        </w:r>
        <w:r w:rsidRPr="005A6AA3" w:rsidDel="00AE71EA">
          <w:rPr>
            <w:rStyle w:val="VerbatimChar"/>
          </w:rPr>
          <w:delText>maternalSEP_preg -&gt; familySEP</w:delText>
        </w:r>
        <w:r w:rsidRPr="005A6AA3" w:rsidDel="00AE71EA">
          <w:br/>
        </w:r>
        <w:r w:rsidRPr="005A6AA3" w:rsidDel="00AE71EA">
          <w:rPr>
            <w:rStyle w:val="VerbatimChar"/>
          </w:rPr>
          <w:delText>maternalSEP_preg -&gt; maternalAlcohol_preg</w:delText>
        </w:r>
        <w:r w:rsidRPr="005A6AA3" w:rsidDel="00AE71EA">
          <w:br/>
        </w:r>
        <w:r w:rsidRPr="005A6AA3" w:rsidDel="00AE71EA">
          <w:rPr>
            <w:rStyle w:val="VerbatimChar"/>
          </w:rPr>
          <w:delText>maternalSEP_preg -&gt; maternalDiet_preg</w:delText>
        </w:r>
        <w:r w:rsidRPr="005A6AA3" w:rsidDel="00AE71EA">
          <w:br/>
        </w:r>
        <w:r w:rsidRPr="005A6AA3" w:rsidDel="00AE71EA">
          <w:rPr>
            <w:rStyle w:val="VerbatimChar"/>
          </w:rPr>
          <w:delText>maternalSEP_preg -&gt; maternalSmoking_preg</w:delText>
        </w:r>
        <w:r w:rsidRPr="005A6AA3" w:rsidDel="00AE71EA">
          <w:br/>
        </w:r>
        <w:r w:rsidRPr="005A6AA3" w:rsidDel="00AE71EA">
          <w:rPr>
            <w:rStyle w:val="VerbatimChar"/>
          </w:rPr>
          <w:delText>maternalSEP_preg -&gt; neuropsychologicalDiagnosis_child</w:delText>
        </w:r>
        <w:r w:rsidRPr="005A6AA3" w:rsidDel="00AE71EA">
          <w:br/>
        </w:r>
        <w:r w:rsidRPr="005A6AA3" w:rsidDel="00AE71EA">
          <w:rPr>
            <w:rStyle w:val="VerbatimChar"/>
          </w:rPr>
          <w:delText>maternalSEP_preg -&gt; outcome</w:delText>
        </w:r>
        <w:r w:rsidRPr="005A6AA3" w:rsidDel="00AE71EA">
          <w:br/>
        </w:r>
        <w:r w:rsidRPr="005A6AA3" w:rsidDel="00AE71EA">
          <w:rPr>
            <w:rStyle w:val="VerbatimChar"/>
          </w:rPr>
          <w:delText>maternalSmoking_preg -&gt; bw</w:delText>
        </w:r>
        <w:r w:rsidRPr="005A6AA3" w:rsidDel="00AE71EA">
          <w:br/>
        </w:r>
        <w:r w:rsidRPr="005A6AA3" w:rsidDel="00AE71EA">
          <w:rPr>
            <w:rStyle w:val="VerbatimChar"/>
          </w:rPr>
          <w:delText>maternalSmoking_preg -&gt; characteristics_child</w:delText>
        </w:r>
        <w:r w:rsidRPr="005A6AA3" w:rsidDel="00AE71EA">
          <w:br/>
        </w:r>
        <w:r w:rsidRPr="005A6AA3" w:rsidDel="00AE71EA">
          <w:rPr>
            <w:rStyle w:val="VerbatimChar"/>
          </w:rPr>
          <w:delText>maternalSmoking_preg -&gt; neuropsychologicalDiagnosis_child</w:delText>
        </w:r>
        <w:r w:rsidRPr="005A6AA3" w:rsidDel="00AE71EA">
          <w:br/>
        </w:r>
        <w:r w:rsidRPr="005A6AA3" w:rsidDel="00AE71EA">
          <w:rPr>
            <w:rStyle w:val="VerbatimChar"/>
          </w:rPr>
          <w:delText>maternalSmoking_preg -&gt; outcome</w:delText>
        </w:r>
        <w:r w:rsidRPr="005A6AA3" w:rsidDel="00AE71EA">
          <w:br/>
        </w:r>
        <w:r w:rsidRPr="005A6AA3" w:rsidDel="00AE71EA">
          <w:rPr>
            <w:rStyle w:val="VerbatimChar"/>
          </w:rPr>
          <w:delText>neuropsychologicalDiagnosis_child -&gt; outcome</w:delText>
        </w:r>
        <w:r w:rsidRPr="005A6AA3" w:rsidDel="00AE71EA">
          <w:br/>
        </w:r>
        <w:r w:rsidRPr="005A6AA3" w:rsidDel="00AE71EA">
          <w:rPr>
            <w:rStyle w:val="VerbatimChar"/>
          </w:rPr>
          <w:delText>paternalSEP_preg -&gt; breastfeeding</w:delText>
        </w:r>
        <w:r w:rsidRPr="005A6AA3" w:rsidDel="00AE71EA">
          <w:br/>
        </w:r>
        <w:r w:rsidRPr="005A6AA3" w:rsidDel="00AE71EA">
          <w:rPr>
            <w:rStyle w:val="VerbatimChar"/>
          </w:rPr>
          <w:delText>paternalSEP_preg -&gt; bw</w:delText>
        </w:r>
        <w:r w:rsidRPr="005A6AA3" w:rsidDel="00AE71EA">
          <w:br/>
        </w:r>
        <w:r w:rsidRPr="005A6AA3" w:rsidDel="00AE71EA">
          <w:rPr>
            <w:rStyle w:val="VerbatimChar"/>
          </w:rPr>
          <w:delText>paternalSEP_preg -&gt; characteristics_child</w:delText>
        </w:r>
        <w:r w:rsidRPr="005A6AA3" w:rsidDel="00AE71EA">
          <w:br/>
        </w:r>
        <w:r w:rsidRPr="005A6AA3" w:rsidDel="00AE71EA">
          <w:rPr>
            <w:rStyle w:val="VerbatimChar"/>
          </w:rPr>
          <w:delText>paternalSEP_preg -&gt; familySEP</w:delText>
        </w:r>
        <w:r w:rsidRPr="005A6AA3" w:rsidDel="00AE71EA">
          <w:br/>
        </w:r>
        <w:r w:rsidRPr="005A6AA3" w:rsidDel="00AE71EA">
          <w:rPr>
            <w:rStyle w:val="VerbatimChar"/>
          </w:rPr>
          <w:delText>paternalSEP_preg -&gt; maternalAlcohol_preg</w:delText>
        </w:r>
        <w:r w:rsidRPr="005A6AA3" w:rsidDel="00AE71EA">
          <w:br/>
        </w:r>
        <w:r w:rsidRPr="005A6AA3" w:rsidDel="00AE71EA">
          <w:rPr>
            <w:rStyle w:val="VerbatimChar"/>
          </w:rPr>
          <w:delText>paternalSEP_preg -&gt; maternalDiet_preg</w:delText>
        </w:r>
        <w:r w:rsidRPr="005A6AA3" w:rsidDel="00AE71EA">
          <w:br/>
        </w:r>
        <w:r w:rsidRPr="005A6AA3" w:rsidDel="00AE71EA">
          <w:rPr>
            <w:rStyle w:val="VerbatimChar"/>
          </w:rPr>
          <w:delText>paternalSEP_preg -&gt; maternalSmoking_preg</w:delText>
        </w:r>
        <w:r w:rsidRPr="005A6AA3" w:rsidDel="00AE71EA">
          <w:br/>
        </w:r>
        <w:r w:rsidRPr="005A6AA3" w:rsidDel="00AE71EA">
          <w:rPr>
            <w:rStyle w:val="VerbatimChar"/>
          </w:rPr>
          <w:delText>paternalSEP_preg -&gt; neuropsychologicalDiagnosis_child</w:delText>
        </w:r>
        <w:r w:rsidRPr="005A6AA3" w:rsidDel="00AE71EA">
          <w:br/>
        </w:r>
        <w:r w:rsidRPr="005A6AA3" w:rsidDel="00AE71EA">
          <w:rPr>
            <w:rStyle w:val="VerbatimChar"/>
          </w:rPr>
          <w:delText>paternalSEP_preg -&gt; outcome</w:delText>
        </w:r>
        <w:r w:rsidRPr="005A6AA3" w:rsidDel="00AE71EA">
          <w:br/>
        </w:r>
        <w:r w:rsidRPr="005A6AA3" w:rsidDel="00AE71EA">
          <w:rPr>
            <w:rStyle w:val="VerbatimChar"/>
          </w:rPr>
          <w:delText>season_visit -&gt; biomarker</w:delText>
        </w:r>
        <w:r w:rsidRPr="005A6AA3" w:rsidDel="00AE71EA">
          <w:br/>
        </w:r>
        <w:r w:rsidRPr="005A6AA3" w:rsidDel="00AE71EA">
          <w:rPr>
            <w:rStyle w:val="VerbatimChar"/>
          </w:rPr>
          <w:delText>season_visit -&gt; chemical</w:delText>
        </w:r>
        <w:r w:rsidRPr="005A6AA3" w:rsidDel="00AE71EA">
          <w:br/>
        </w:r>
        <w:r w:rsidRPr="005A6AA3" w:rsidDel="00AE71EA">
          <w:rPr>
            <w:rStyle w:val="VerbatimChar"/>
          </w:rPr>
          <w:delText>sex_child -&gt; biomarker</w:delText>
        </w:r>
        <w:r w:rsidRPr="005A6AA3" w:rsidDel="00AE71EA">
          <w:br/>
        </w:r>
        <w:r w:rsidRPr="005A6AA3" w:rsidDel="00AE71EA">
          <w:rPr>
            <w:rStyle w:val="VerbatimChar"/>
          </w:rPr>
          <w:delText>sex_child -&gt; characteristics_child</w:delText>
        </w:r>
        <w:r w:rsidRPr="005A6AA3" w:rsidDel="00AE71EA">
          <w:br/>
        </w:r>
        <w:r w:rsidRPr="005A6AA3" w:rsidDel="00AE71EA">
          <w:rPr>
            <w:rStyle w:val="VerbatimChar"/>
          </w:rPr>
          <w:delText>sex_child -&gt; chemical</w:delText>
        </w:r>
        <w:r w:rsidRPr="005A6AA3" w:rsidDel="00AE71EA">
          <w:br/>
        </w:r>
        <w:r w:rsidRPr="005A6AA3" w:rsidDel="00AE71EA">
          <w:rPr>
            <w:rStyle w:val="VerbatimChar"/>
          </w:rPr>
          <w:delText>sex_child -&gt; child_diet</w:delText>
        </w:r>
        <w:r w:rsidRPr="005A6AA3" w:rsidDel="00AE71EA">
          <w:br/>
        </w:r>
        <w:r w:rsidRPr="005A6AA3" w:rsidDel="00AE71EA">
          <w:rPr>
            <w:rStyle w:val="VerbatimChar"/>
          </w:rPr>
          <w:delText>sex_child -&gt; child_smoking</w:delText>
        </w:r>
        <w:r w:rsidRPr="005A6AA3" w:rsidDel="00AE71EA">
          <w:br/>
        </w:r>
        <w:r w:rsidRPr="005A6AA3" w:rsidDel="00AE71EA">
          <w:rPr>
            <w:rStyle w:val="VerbatimChar"/>
          </w:rPr>
          <w:delText>sex_child -&gt; creatinine</w:delText>
        </w:r>
        <w:r w:rsidRPr="005A6AA3" w:rsidDel="00AE71EA">
          <w:br/>
        </w:r>
        <w:r w:rsidRPr="005A6AA3" w:rsidDel="00AE71EA">
          <w:rPr>
            <w:rStyle w:val="VerbatimChar"/>
          </w:rPr>
          <w:delText>sex_child -&gt; neuropsychologicalDiagnosis_child</w:delText>
        </w:r>
        <w:r w:rsidRPr="005A6AA3" w:rsidDel="00AE71EA">
          <w:br/>
        </w:r>
        <w:r w:rsidRPr="005A6AA3" w:rsidDel="00AE71EA">
          <w:rPr>
            <w:rStyle w:val="VerbatimChar"/>
          </w:rPr>
          <w:delText>sex_child -&gt; outcome</w:delText>
        </w:r>
        <w:r w:rsidRPr="005A6AA3" w:rsidDel="00AE71EA">
          <w:br/>
        </w:r>
        <w:r w:rsidRPr="005A6AA3" w:rsidDel="00AE71EA">
          <w:rPr>
            <w:rStyle w:val="VerbatimChar"/>
          </w:rPr>
          <w:delText>sex_child -&gt; type_sample</w:delText>
        </w:r>
        <w:r w:rsidRPr="005A6AA3" w:rsidDel="00AE71EA">
          <w:br/>
        </w:r>
        <w:r w:rsidRPr="005A6AA3" w:rsidDel="00AE71EA">
          <w:rPr>
            <w:rStyle w:val="VerbatimChar"/>
          </w:rPr>
          <w:delText>time_lastMeal -&gt; biomarker</w:delText>
        </w:r>
        <w:r w:rsidRPr="005A6AA3" w:rsidDel="00AE71EA">
          <w:br/>
        </w:r>
        <w:r w:rsidRPr="005A6AA3" w:rsidDel="00AE71EA">
          <w:rPr>
            <w:rStyle w:val="VerbatimChar"/>
          </w:rPr>
          <w:delText>time_lastMeal -&gt; chemical</w:delText>
        </w:r>
        <w:r w:rsidRPr="005A6AA3" w:rsidDel="00AE71EA">
          <w:br/>
        </w:r>
        <w:r w:rsidRPr="005A6AA3" w:rsidDel="00AE71EA">
          <w:rPr>
            <w:rStyle w:val="VerbatimChar"/>
          </w:rPr>
          <w:delText>type_sample -&gt; chemical</w:delText>
        </w:r>
        <w:r w:rsidRPr="005A6AA3" w:rsidDel="00AE71EA">
          <w:br/>
        </w:r>
        <w:r w:rsidRPr="005A6AA3" w:rsidDel="00AE71EA">
          <w:rPr>
            <w:rStyle w:val="VerbatimChar"/>
          </w:rPr>
          <w:delText>type_sample -&gt; creatinine</w:delText>
        </w:r>
        <w:r w:rsidRPr="005A6AA3" w:rsidDel="00AE71EA">
          <w:br/>
        </w:r>
        <w:r w:rsidRPr="005A6AA3" w:rsidDel="00AE71EA">
          <w:rPr>
            <w:rStyle w:val="VerbatimChar"/>
          </w:rPr>
          <w:delText>}</w:delText>
        </w:r>
      </w:del>
    </w:p>
    <w:p w14:paraId="7E6668D9" w14:textId="0936D639" w:rsidR="00066508" w:rsidRPr="005A6AA3" w:rsidDel="00AE71EA" w:rsidRDefault="00000000">
      <w:pPr>
        <w:pStyle w:val="SourceCode"/>
        <w:rPr>
          <w:del w:id="1706" w:author="Lorenzo Fabbri" w:date="2024-09-24T14:48:00Z" w16du:dateUtc="2024-09-24T12:48:00Z"/>
        </w:rPr>
      </w:pPr>
      <w:del w:id="1707" w:author="Lorenzo Fabbri" w:date="2024-09-24T14:48:00Z" w16du:dateUtc="2024-09-24T12:48:00Z">
        <w:r w:rsidRPr="005A6AA3" w:rsidDel="00AE71EA">
          <w:rPr>
            <w:rStyle w:val="VerbatimChar"/>
          </w:rPr>
          <w:delText>dag {</w:delText>
        </w:r>
        <w:r w:rsidRPr="005A6AA3" w:rsidDel="00AE71EA">
          <w:br/>
        </w:r>
        <w:r w:rsidRPr="005A6AA3" w:rsidDel="00AE71EA">
          <w:rPr>
            <w:rStyle w:val="VerbatimChar"/>
          </w:rPr>
          <w:delText>age_child</w:delText>
        </w:r>
        <w:r w:rsidRPr="005A6AA3" w:rsidDel="00AE71EA">
          <w:br/>
        </w:r>
        <w:r w:rsidRPr="005A6AA3" w:rsidDel="00AE71EA">
          <w:rPr>
            <w:rStyle w:val="VerbatimChar"/>
          </w:rPr>
          <w:delText>biomarker [exposure]</w:delText>
        </w:r>
        <w:r w:rsidRPr="005A6AA3" w:rsidDel="00AE71EA">
          <w:br/>
        </w:r>
        <w:r w:rsidRPr="005A6AA3" w:rsidDel="00AE71EA">
          <w:rPr>
            <w:rStyle w:val="VerbatimChar"/>
          </w:rPr>
          <w:delText>breastfeeding</w:delText>
        </w:r>
        <w:r w:rsidRPr="005A6AA3" w:rsidDel="00AE71EA">
          <w:br/>
        </w:r>
        <w:r w:rsidRPr="005A6AA3" w:rsidDel="00AE71EA">
          <w:rPr>
            <w:rStyle w:val="VerbatimChar"/>
          </w:rPr>
          <w:delText>bw</w:delText>
        </w:r>
        <w:r w:rsidRPr="005A6AA3" w:rsidDel="00AE71EA">
          <w:br/>
        </w:r>
        <w:r w:rsidRPr="005A6AA3" w:rsidDel="00AE71EA">
          <w:rPr>
            <w:rStyle w:val="VerbatimChar"/>
          </w:rPr>
          <w:delText>characteristics_child</w:delText>
        </w:r>
        <w:r w:rsidRPr="005A6AA3" w:rsidDel="00AE71EA">
          <w:br/>
        </w:r>
        <w:r w:rsidRPr="005A6AA3" w:rsidDel="00AE71EA">
          <w:rPr>
            <w:rStyle w:val="VerbatimChar"/>
          </w:rPr>
          <w:delText>chemical</w:delText>
        </w:r>
        <w:r w:rsidRPr="005A6AA3" w:rsidDel="00AE71EA">
          <w:br/>
        </w:r>
        <w:r w:rsidRPr="005A6AA3" w:rsidDel="00AE71EA">
          <w:rPr>
            <w:rStyle w:val="VerbatimChar"/>
          </w:rPr>
          <w:delText>child_diet</w:delText>
        </w:r>
        <w:r w:rsidRPr="005A6AA3" w:rsidDel="00AE71EA">
          <w:br/>
        </w:r>
        <w:r w:rsidRPr="005A6AA3" w:rsidDel="00AE71EA">
          <w:rPr>
            <w:rStyle w:val="VerbatimChar"/>
          </w:rPr>
          <w:delText>child_smoking</w:delText>
        </w:r>
        <w:r w:rsidRPr="005A6AA3" w:rsidDel="00AE71EA">
          <w:br/>
        </w:r>
        <w:r w:rsidRPr="005A6AA3" w:rsidDel="00AE71EA">
          <w:rPr>
            <w:rStyle w:val="VerbatimChar"/>
          </w:rPr>
          <w:delText>cohort</w:delText>
        </w:r>
        <w:r w:rsidRPr="005A6AA3" w:rsidDel="00AE71EA">
          <w:br/>
        </w:r>
        <w:r w:rsidRPr="005A6AA3" w:rsidDel="00AE71EA">
          <w:rPr>
            <w:rStyle w:val="VerbatimChar"/>
          </w:rPr>
          <w:delText>creatinine</w:delText>
        </w:r>
        <w:r w:rsidRPr="005A6AA3" w:rsidDel="00AE71EA">
          <w:br/>
        </w:r>
        <w:r w:rsidRPr="005A6AA3" w:rsidDel="00AE71EA">
          <w:rPr>
            <w:rStyle w:val="VerbatimChar"/>
          </w:rPr>
          <w:delText>envFactors_visit</w:delText>
        </w:r>
        <w:r w:rsidRPr="005A6AA3" w:rsidDel="00AE71EA">
          <w:br/>
        </w:r>
        <w:r w:rsidRPr="005A6AA3" w:rsidDel="00AE71EA">
          <w:rPr>
            <w:rStyle w:val="VerbatimChar"/>
          </w:rPr>
          <w:delText>ethnicity_child</w:delText>
        </w:r>
        <w:r w:rsidRPr="005A6AA3" w:rsidDel="00AE71EA">
          <w:br/>
        </w:r>
        <w:r w:rsidRPr="005A6AA3" w:rsidDel="00AE71EA">
          <w:rPr>
            <w:rStyle w:val="VerbatimChar"/>
          </w:rPr>
          <w:delText>ethnicity_mother</w:delText>
        </w:r>
        <w:r w:rsidRPr="005A6AA3" w:rsidDel="00AE71EA">
          <w:br/>
        </w:r>
        <w:r w:rsidRPr="005A6AA3" w:rsidDel="00AE71EA">
          <w:rPr>
            <w:rStyle w:val="VerbatimChar"/>
          </w:rPr>
          <w:delText>familySEP</w:delText>
        </w:r>
        <w:r w:rsidRPr="005A6AA3" w:rsidDel="00AE71EA">
          <w:br/>
        </w:r>
        <w:r w:rsidRPr="005A6AA3" w:rsidDel="00AE71EA">
          <w:rPr>
            <w:rStyle w:val="VerbatimChar"/>
          </w:rPr>
          <w:delText>gestational_age</w:delText>
        </w:r>
        <w:r w:rsidRPr="005A6AA3" w:rsidDel="00AE71EA">
          <w:br/>
        </w:r>
        <w:r w:rsidRPr="005A6AA3" w:rsidDel="00AE71EA">
          <w:rPr>
            <w:rStyle w:val="VerbatimChar"/>
          </w:rPr>
          <w:delText>maternalAlcohol_preg</w:delText>
        </w:r>
        <w:r w:rsidRPr="005A6AA3" w:rsidDel="00AE71EA">
          <w:br/>
        </w:r>
        <w:r w:rsidRPr="005A6AA3" w:rsidDel="00AE71EA">
          <w:rPr>
            <w:rStyle w:val="VerbatimChar"/>
          </w:rPr>
          <w:delText>maternalDiet_preg</w:delText>
        </w:r>
        <w:r w:rsidRPr="005A6AA3" w:rsidDel="00AE71EA">
          <w:br/>
        </w:r>
        <w:r w:rsidRPr="005A6AA3" w:rsidDel="00AE71EA">
          <w:rPr>
            <w:rStyle w:val="VerbatimChar"/>
          </w:rPr>
          <w:delText>maternalSEP_preg</w:delText>
        </w:r>
        <w:r w:rsidRPr="005A6AA3" w:rsidDel="00AE71EA">
          <w:br/>
        </w:r>
        <w:r w:rsidRPr="005A6AA3" w:rsidDel="00AE71EA">
          <w:rPr>
            <w:rStyle w:val="VerbatimChar"/>
          </w:rPr>
          <w:delText>maternalSmoking_preg</w:delText>
        </w:r>
        <w:r w:rsidRPr="005A6AA3" w:rsidDel="00AE71EA">
          <w:br/>
        </w:r>
        <w:r w:rsidRPr="005A6AA3" w:rsidDel="00AE71EA">
          <w:rPr>
            <w:rStyle w:val="VerbatimChar"/>
          </w:rPr>
          <w:delText>neuropsychologicalDiagnosis_child</w:delText>
        </w:r>
        <w:r w:rsidRPr="005A6AA3" w:rsidDel="00AE71EA">
          <w:br/>
        </w:r>
        <w:r w:rsidRPr="005A6AA3" w:rsidDel="00AE71EA">
          <w:rPr>
            <w:rStyle w:val="VerbatimChar"/>
          </w:rPr>
          <w:delText>outcome [outcome]</w:delText>
        </w:r>
        <w:r w:rsidRPr="005A6AA3" w:rsidDel="00AE71EA">
          <w:br/>
        </w:r>
        <w:r w:rsidRPr="005A6AA3" w:rsidDel="00AE71EA">
          <w:rPr>
            <w:rStyle w:val="VerbatimChar"/>
          </w:rPr>
          <w:delText>paternalSEP_preg</w:delText>
        </w:r>
        <w:r w:rsidRPr="005A6AA3" w:rsidDel="00AE71EA">
          <w:br/>
        </w:r>
        <w:r w:rsidRPr="005A6AA3" w:rsidDel="00AE71EA">
          <w:rPr>
            <w:rStyle w:val="VerbatimChar"/>
          </w:rPr>
          <w:delText>season_visit</w:delText>
        </w:r>
        <w:r w:rsidRPr="005A6AA3" w:rsidDel="00AE71EA">
          <w:br/>
        </w:r>
        <w:r w:rsidRPr="005A6AA3" w:rsidDel="00AE71EA">
          <w:rPr>
            <w:rStyle w:val="VerbatimChar"/>
          </w:rPr>
          <w:delText>sex_child</w:delText>
        </w:r>
        <w:r w:rsidRPr="005A6AA3" w:rsidDel="00AE71EA">
          <w:br/>
        </w:r>
        <w:r w:rsidRPr="005A6AA3" w:rsidDel="00AE71EA">
          <w:rPr>
            <w:rStyle w:val="VerbatimChar"/>
          </w:rPr>
          <w:delText>time_lastMeal</w:delText>
        </w:r>
        <w:r w:rsidRPr="005A6AA3" w:rsidDel="00AE71EA">
          <w:br/>
        </w:r>
        <w:r w:rsidRPr="005A6AA3" w:rsidDel="00AE71EA">
          <w:rPr>
            <w:rStyle w:val="VerbatimChar"/>
          </w:rPr>
          <w:delText>type_sample</w:delText>
        </w:r>
        <w:r w:rsidRPr="005A6AA3" w:rsidDel="00AE71EA">
          <w:br/>
        </w:r>
        <w:r w:rsidRPr="005A6AA3" w:rsidDel="00AE71EA">
          <w:rPr>
            <w:rStyle w:val="VerbatimChar"/>
          </w:rPr>
          <w:delText>age_child -&gt; biomarker</w:delText>
        </w:r>
        <w:r w:rsidRPr="005A6AA3" w:rsidDel="00AE71EA">
          <w:br/>
        </w:r>
        <w:r w:rsidRPr="005A6AA3" w:rsidDel="00AE71EA">
          <w:rPr>
            <w:rStyle w:val="VerbatimChar"/>
          </w:rPr>
          <w:delText>age_child -&gt; characteristics_child</w:delText>
        </w:r>
        <w:r w:rsidRPr="005A6AA3" w:rsidDel="00AE71EA">
          <w:br/>
        </w:r>
        <w:r w:rsidRPr="005A6AA3" w:rsidDel="00AE71EA">
          <w:rPr>
            <w:rStyle w:val="VerbatimChar"/>
          </w:rPr>
          <w:delText>age_child -&gt; creatinine</w:delText>
        </w:r>
        <w:r w:rsidRPr="005A6AA3" w:rsidDel="00AE71EA">
          <w:br/>
        </w:r>
        <w:r w:rsidRPr="005A6AA3" w:rsidDel="00AE71EA">
          <w:rPr>
            <w:rStyle w:val="VerbatimChar"/>
          </w:rPr>
          <w:delText>age_child -&gt; outcome</w:delText>
        </w:r>
        <w:r w:rsidRPr="005A6AA3" w:rsidDel="00AE71EA">
          <w:br/>
        </w:r>
        <w:r w:rsidRPr="005A6AA3" w:rsidDel="00AE71EA">
          <w:rPr>
            <w:rStyle w:val="VerbatimChar"/>
          </w:rPr>
          <w:delText>age_child -&gt; type_sample</w:delText>
        </w:r>
        <w:r w:rsidRPr="005A6AA3" w:rsidDel="00AE71EA">
          <w:br/>
        </w:r>
        <w:r w:rsidRPr="005A6AA3" w:rsidDel="00AE71EA">
          <w:rPr>
            <w:rStyle w:val="VerbatimChar"/>
          </w:rPr>
          <w:delText>biomarker -&gt; outcome</w:delText>
        </w:r>
        <w:r w:rsidRPr="005A6AA3" w:rsidDel="00AE71EA">
          <w:br/>
        </w:r>
        <w:r w:rsidRPr="005A6AA3" w:rsidDel="00AE71EA">
          <w:rPr>
            <w:rStyle w:val="VerbatimChar"/>
          </w:rPr>
          <w:delText>breastfeeding -&gt; neuropsychologicalDiagnosis_child</w:delText>
        </w:r>
        <w:r w:rsidRPr="005A6AA3" w:rsidDel="00AE71EA">
          <w:br/>
        </w:r>
        <w:r w:rsidRPr="005A6AA3" w:rsidDel="00AE71EA">
          <w:rPr>
            <w:rStyle w:val="VerbatimChar"/>
          </w:rPr>
          <w:delText>breastfeeding -&gt; outcome</w:delText>
        </w:r>
        <w:r w:rsidRPr="005A6AA3" w:rsidDel="00AE71EA">
          <w:br/>
        </w:r>
        <w:r w:rsidRPr="005A6AA3" w:rsidDel="00AE71EA">
          <w:rPr>
            <w:rStyle w:val="VerbatimChar"/>
          </w:rPr>
          <w:delText>bw -&gt; characteristics_child</w:delText>
        </w:r>
        <w:r w:rsidRPr="005A6AA3" w:rsidDel="00AE71EA">
          <w:br/>
        </w:r>
        <w:r w:rsidRPr="005A6AA3" w:rsidDel="00AE71EA">
          <w:rPr>
            <w:rStyle w:val="VerbatimChar"/>
          </w:rPr>
          <w:delText>bw -&gt; neuropsychologicalDiagnosis_child</w:delText>
        </w:r>
        <w:r w:rsidRPr="005A6AA3" w:rsidDel="00AE71EA">
          <w:br/>
        </w:r>
        <w:r w:rsidRPr="005A6AA3" w:rsidDel="00AE71EA">
          <w:rPr>
            <w:rStyle w:val="VerbatimChar"/>
          </w:rPr>
          <w:delText>characteristics_child -&gt; biomarker</w:delText>
        </w:r>
        <w:r w:rsidRPr="005A6AA3" w:rsidDel="00AE71EA">
          <w:br/>
        </w:r>
        <w:r w:rsidRPr="005A6AA3" w:rsidDel="00AE71EA">
          <w:rPr>
            <w:rStyle w:val="VerbatimChar"/>
          </w:rPr>
          <w:delText>characteristics_child -&gt; chemical</w:delText>
        </w:r>
        <w:r w:rsidRPr="005A6AA3" w:rsidDel="00AE71EA">
          <w:br/>
        </w:r>
        <w:r w:rsidRPr="005A6AA3" w:rsidDel="00AE71EA">
          <w:rPr>
            <w:rStyle w:val="VerbatimChar"/>
          </w:rPr>
          <w:delText>characteristics_child -&gt; creatinine</w:delText>
        </w:r>
        <w:r w:rsidRPr="005A6AA3" w:rsidDel="00AE71EA">
          <w:br/>
        </w:r>
        <w:r w:rsidRPr="005A6AA3" w:rsidDel="00AE71EA">
          <w:rPr>
            <w:rStyle w:val="VerbatimChar"/>
          </w:rPr>
          <w:delText>characteristics_child -&gt; outcome</w:delText>
        </w:r>
        <w:r w:rsidRPr="005A6AA3" w:rsidDel="00AE71EA">
          <w:br/>
        </w:r>
        <w:r w:rsidRPr="005A6AA3" w:rsidDel="00AE71EA">
          <w:rPr>
            <w:rStyle w:val="VerbatimChar"/>
          </w:rPr>
          <w:delText>chemical -&gt; biomarker</w:delText>
        </w:r>
        <w:r w:rsidRPr="005A6AA3" w:rsidDel="00AE71EA">
          <w:br/>
        </w:r>
        <w:r w:rsidRPr="005A6AA3" w:rsidDel="00AE71EA">
          <w:rPr>
            <w:rStyle w:val="VerbatimChar"/>
          </w:rPr>
          <w:delText>chemical -&gt; outcome</w:delText>
        </w:r>
        <w:r w:rsidRPr="005A6AA3" w:rsidDel="00AE71EA">
          <w:br/>
        </w:r>
        <w:r w:rsidRPr="005A6AA3" w:rsidDel="00AE71EA">
          <w:rPr>
            <w:rStyle w:val="VerbatimChar"/>
          </w:rPr>
          <w:delText>child_diet -&gt; biomarker</w:delText>
        </w:r>
        <w:r w:rsidRPr="005A6AA3" w:rsidDel="00AE71EA">
          <w:br/>
        </w:r>
        <w:r w:rsidRPr="005A6AA3" w:rsidDel="00AE71EA">
          <w:rPr>
            <w:rStyle w:val="VerbatimChar"/>
          </w:rPr>
          <w:delText>child_diet -&gt; characteristics_child</w:delText>
        </w:r>
        <w:r w:rsidRPr="005A6AA3" w:rsidDel="00AE71EA">
          <w:br/>
        </w:r>
        <w:r w:rsidRPr="005A6AA3" w:rsidDel="00AE71EA">
          <w:rPr>
            <w:rStyle w:val="VerbatimChar"/>
          </w:rPr>
          <w:delText>child_diet -&gt; chemical</w:delText>
        </w:r>
        <w:r w:rsidRPr="005A6AA3" w:rsidDel="00AE71EA">
          <w:br/>
        </w:r>
        <w:r w:rsidRPr="005A6AA3" w:rsidDel="00AE71EA">
          <w:rPr>
            <w:rStyle w:val="VerbatimChar"/>
          </w:rPr>
          <w:delText>child_diet -&gt; outcome</w:delText>
        </w:r>
        <w:r w:rsidRPr="005A6AA3" w:rsidDel="00AE71EA">
          <w:br/>
        </w:r>
        <w:r w:rsidRPr="005A6AA3" w:rsidDel="00AE71EA">
          <w:rPr>
            <w:rStyle w:val="VerbatimChar"/>
          </w:rPr>
          <w:delText>child_smoking -&gt; biomarker</w:delText>
        </w:r>
        <w:r w:rsidRPr="005A6AA3" w:rsidDel="00AE71EA">
          <w:br/>
        </w:r>
        <w:r w:rsidRPr="005A6AA3" w:rsidDel="00AE71EA">
          <w:rPr>
            <w:rStyle w:val="VerbatimChar"/>
          </w:rPr>
          <w:delText>child_smoking -&gt; characteristics_child</w:delText>
        </w:r>
        <w:r w:rsidRPr="005A6AA3" w:rsidDel="00AE71EA">
          <w:br/>
        </w:r>
        <w:r w:rsidRPr="005A6AA3" w:rsidDel="00AE71EA">
          <w:rPr>
            <w:rStyle w:val="VerbatimChar"/>
          </w:rPr>
          <w:delText>child_smoking -&gt; creatinine</w:delText>
        </w:r>
        <w:r w:rsidRPr="005A6AA3" w:rsidDel="00AE71EA">
          <w:br/>
        </w:r>
        <w:r w:rsidRPr="005A6AA3" w:rsidDel="00AE71EA">
          <w:rPr>
            <w:rStyle w:val="VerbatimChar"/>
          </w:rPr>
          <w:delText>child_smoking -&gt; outcome</w:delText>
        </w:r>
        <w:r w:rsidRPr="005A6AA3" w:rsidDel="00AE71EA">
          <w:br/>
        </w:r>
        <w:r w:rsidRPr="005A6AA3" w:rsidDel="00AE71EA">
          <w:rPr>
            <w:rStyle w:val="VerbatimChar"/>
          </w:rPr>
          <w:delText>cohort -&gt; biomarker</w:delText>
        </w:r>
        <w:r w:rsidRPr="005A6AA3" w:rsidDel="00AE71EA">
          <w:br/>
        </w:r>
        <w:r w:rsidRPr="005A6AA3" w:rsidDel="00AE71EA">
          <w:rPr>
            <w:rStyle w:val="VerbatimChar"/>
          </w:rPr>
          <w:delText>cohort -&gt; bw</w:delText>
        </w:r>
        <w:r w:rsidRPr="005A6AA3" w:rsidDel="00AE71EA">
          <w:br/>
        </w:r>
        <w:r w:rsidRPr="005A6AA3" w:rsidDel="00AE71EA">
          <w:rPr>
            <w:rStyle w:val="VerbatimChar"/>
          </w:rPr>
          <w:delText>cohort -&gt; characteristics_child</w:delText>
        </w:r>
        <w:r w:rsidRPr="005A6AA3" w:rsidDel="00AE71EA">
          <w:br/>
        </w:r>
        <w:r w:rsidRPr="005A6AA3" w:rsidDel="00AE71EA">
          <w:rPr>
            <w:rStyle w:val="VerbatimChar"/>
          </w:rPr>
          <w:delText>cohort -&gt; chemical</w:delText>
        </w:r>
        <w:r w:rsidRPr="005A6AA3" w:rsidDel="00AE71EA">
          <w:br/>
        </w:r>
        <w:r w:rsidRPr="005A6AA3" w:rsidDel="00AE71EA">
          <w:rPr>
            <w:rStyle w:val="VerbatimChar"/>
          </w:rPr>
          <w:delText>cohort -&gt; child_diet</w:delText>
        </w:r>
        <w:r w:rsidRPr="005A6AA3" w:rsidDel="00AE71EA">
          <w:br/>
        </w:r>
        <w:r w:rsidRPr="005A6AA3" w:rsidDel="00AE71EA">
          <w:rPr>
            <w:rStyle w:val="VerbatimChar"/>
          </w:rPr>
          <w:delText>cohort -&gt; creatinine</w:delText>
        </w:r>
        <w:r w:rsidRPr="005A6AA3" w:rsidDel="00AE71EA">
          <w:br/>
        </w:r>
        <w:r w:rsidRPr="005A6AA3" w:rsidDel="00AE71EA">
          <w:rPr>
            <w:rStyle w:val="VerbatimChar"/>
          </w:rPr>
          <w:delText>cohort -&gt; outcome</w:delText>
        </w:r>
        <w:r w:rsidRPr="005A6AA3" w:rsidDel="00AE71EA">
          <w:br/>
        </w:r>
        <w:r w:rsidRPr="005A6AA3" w:rsidDel="00AE71EA">
          <w:rPr>
            <w:rStyle w:val="VerbatimChar"/>
          </w:rPr>
          <w:delText>creatinine -&gt; biomarker</w:delText>
        </w:r>
        <w:r w:rsidRPr="005A6AA3" w:rsidDel="00AE71EA">
          <w:br/>
        </w:r>
        <w:r w:rsidRPr="005A6AA3" w:rsidDel="00AE71EA">
          <w:rPr>
            <w:rStyle w:val="VerbatimChar"/>
          </w:rPr>
          <w:delText>creatinine -&gt; chemical</w:delText>
        </w:r>
        <w:r w:rsidRPr="005A6AA3" w:rsidDel="00AE71EA">
          <w:br/>
        </w:r>
        <w:r w:rsidRPr="005A6AA3" w:rsidDel="00AE71EA">
          <w:rPr>
            <w:rStyle w:val="VerbatimChar"/>
          </w:rPr>
          <w:delText>creatinine -&gt; outcome</w:delText>
        </w:r>
        <w:r w:rsidRPr="005A6AA3" w:rsidDel="00AE71EA">
          <w:br/>
        </w:r>
        <w:r w:rsidRPr="005A6AA3" w:rsidDel="00AE71EA">
          <w:rPr>
            <w:rStyle w:val="VerbatimChar"/>
          </w:rPr>
          <w:delText>envFactors_visit -&gt; outcome</w:delText>
        </w:r>
        <w:r w:rsidRPr="005A6AA3" w:rsidDel="00AE71EA">
          <w:br/>
        </w:r>
        <w:r w:rsidRPr="005A6AA3" w:rsidDel="00AE71EA">
          <w:rPr>
            <w:rStyle w:val="VerbatimChar"/>
          </w:rPr>
          <w:delText>ethnicity_child -&gt; biomarker</w:delText>
        </w:r>
        <w:r w:rsidRPr="005A6AA3" w:rsidDel="00AE71EA">
          <w:br/>
        </w:r>
        <w:r w:rsidRPr="005A6AA3" w:rsidDel="00AE71EA">
          <w:rPr>
            <w:rStyle w:val="VerbatimChar"/>
          </w:rPr>
          <w:delText>ethnicity_child -&gt; bw</w:delText>
        </w:r>
        <w:r w:rsidRPr="005A6AA3" w:rsidDel="00AE71EA">
          <w:br/>
        </w:r>
        <w:r w:rsidRPr="005A6AA3" w:rsidDel="00AE71EA">
          <w:rPr>
            <w:rStyle w:val="VerbatimChar"/>
          </w:rPr>
          <w:delText>ethnicity_child -&gt; characteristics_child</w:delText>
        </w:r>
        <w:r w:rsidRPr="005A6AA3" w:rsidDel="00AE71EA">
          <w:br/>
        </w:r>
        <w:r w:rsidRPr="005A6AA3" w:rsidDel="00AE71EA">
          <w:rPr>
            <w:rStyle w:val="VerbatimChar"/>
          </w:rPr>
          <w:delText>ethnicity_child -&gt; chemical</w:delText>
        </w:r>
        <w:r w:rsidRPr="005A6AA3" w:rsidDel="00AE71EA">
          <w:br/>
        </w:r>
        <w:r w:rsidRPr="005A6AA3" w:rsidDel="00AE71EA">
          <w:rPr>
            <w:rStyle w:val="VerbatimChar"/>
          </w:rPr>
          <w:delText>ethnicity_child -&gt; child_diet</w:delText>
        </w:r>
        <w:r w:rsidRPr="005A6AA3" w:rsidDel="00AE71EA">
          <w:br/>
        </w:r>
        <w:r w:rsidRPr="005A6AA3" w:rsidDel="00AE71EA">
          <w:rPr>
            <w:rStyle w:val="VerbatimChar"/>
          </w:rPr>
          <w:delText>ethnicity_child -&gt; child_smoking</w:delText>
        </w:r>
        <w:r w:rsidRPr="005A6AA3" w:rsidDel="00AE71EA">
          <w:br/>
        </w:r>
        <w:r w:rsidRPr="005A6AA3" w:rsidDel="00AE71EA">
          <w:rPr>
            <w:rStyle w:val="VerbatimChar"/>
          </w:rPr>
          <w:delText>ethnicity_child -&gt; creatinine</w:delText>
        </w:r>
        <w:r w:rsidRPr="005A6AA3" w:rsidDel="00AE71EA">
          <w:br/>
        </w:r>
        <w:r w:rsidRPr="005A6AA3" w:rsidDel="00AE71EA">
          <w:rPr>
            <w:rStyle w:val="VerbatimChar"/>
          </w:rPr>
          <w:delText>ethnicity_child -&gt; neuropsychologicalDiagnosis_child</w:delText>
        </w:r>
        <w:r w:rsidRPr="005A6AA3" w:rsidDel="00AE71EA">
          <w:br/>
        </w:r>
        <w:r w:rsidRPr="005A6AA3" w:rsidDel="00AE71EA">
          <w:rPr>
            <w:rStyle w:val="VerbatimChar"/>
          </w:rPr>
          <w:delText>ethnicity_child -&gt; outcome</w:delText>
        </w:r>
        <w:r w:rsidRPr="005A6AA3" w:rsidDel="00AE71EA">
          <w:br/>
        </w:r>
        <w:r w:rsidRPr="005A6AA3" w:rsidDel="00AE71EA">
          <w:rPr>
            <w:rStyle w:val="VerbatimChar"/>
          </w:rPr>
          <w:delText>ethnicity_mother -&gt; biomarker</w:delText>
        </w:r>
        <w:r w:rsidRPr="005A6AA3" w:rsidDel="00AE71EA">
          <w:br/>
        </w:r>
        <w:r w:rsidRPr="005A6AA3" w:rsidDel="00AE71EA">
          <w:rPr>
            <w:rStyle w:val="VerbatimChar"/>
          </w:rPr>
          <w:delText>ethnicity_mother -&gt; breastfeeding</w:delText>
        </w:r>
        <w:r w:rsidRPr="005A6AA3" w:rsidDel="00AE71EA">
          <w:br/>
        </w:r>
        <w:r w:rsidRPr="005A6AA3" w:rsidDel="00AE71EA">
          <w:rPr>
            <w:rStyle w:val="VerbatimChar"/>
          </w:rPr>
          <w:delText>ethnicity_mother -&gt; bw</w:delText>
        </w:r>
        <w:r w:rsidRPr="005A6AA3" w:rsidDel="00AE71EA">
          <w:br/>
        </w:r>
        <w:r w:rsidRPr="005A6AA3" w:rsidDel="00AE71EA">
          <w:rPr>
            <w:rStyle w:val="VerbatimChar"/>
          </w:rPr>
          <w:delText>ethnicity_mother -&gt; characteristics_child</w:delText>
        </w:r>
        <w:r w:rsidRPr="005A6AA3" w:rsidDel="00AE71EA">
          <w:br/>
        </w:r>
        <w:r w:rsidRPr="005A6AA3" w:rsidDel="00AE71EA">
          <w:rPr>
            <w:rStyle w:val="VerbatimChar"/>
          </w:rPr>
          <w:delText>ethnicity_mother -&gt; child_diet</w:delText>
        </w:r>
        <w:r w:rsidRPr="005A6AA3" w:rsidDel="00AE71EA">
          <w:br/>
        </w:r>
        <w:r w:rsidRPr="005A6AA3" w:rsidDel="00AE71EA">
          <w:rPr>
            <w:rStyle w:val="VerbatimChar"/>
          </w:rPr>
          <w:delText>ethnicity_mother -&gt; familySEP</w:delText>
        </w:r>
        <w:r w:rsidRPr="005A6AA3" w:rsidDel="00AE71EA">
          <w:br/>
        </w:r>
        <w:r w:rsidRPr="005A6AA3" w:rsidDel="00AE71EA">
          <w:rPr>
            <w:rStyle w:val="VerbatimChar"/>
          </w:rPr>
          <w:delText>ethnicity_mother -&gt; maternalAlcohol_preg</w:delText>
        </w:r>
        <w:r w:rsidRPr="005A6AA3" w:rsidDel="00AE71EA">
          <w:br/>
        </w:r>
        <w:r w:rsidRPr="005A6AA3" w:rsidDel="00AE71EA">
          <w:rPr>
            <w:rStyle w:val="VerbatimChar"/>
          </w:rPr>
          <w:delText>ethnicity_mother -&gt; maternalDiet_preg</w:delText>
        </w:r>
        <w:r w:rsidRPr="005A6AA3" w:rsidDel="00AE71EA">
          <w:br/>
        </w:r>
        <w:r w:rsidRPr="005A6AA3" w:rsidDel="00AE71EA">
          <w:rPr>
            <w:rStyle w:val="VerbatimChar"/>
          </w:rPr>
          <w:delText>ethnicity_mother -&gt; maternalSEP_preg</w:delText>
        </w:r>
        <w:r w:rsidRPr="005A6AA3" w:rsidDel="00AE71EA">
          <w:br/>
        </w:r>
        <w:r w:rsidRPr="005A6AA3" w:rsidDel="00AE71EA">
          <w:rPr>
            <w:rStyle w:val="VerbatimChar"/>
          </w:rPr>
          <w:delText>ethnicity_mother -&gt; maternalSmoking_preg</w:delText>
        </w:r>
        <w:r w:rsidRPr="005A6AA3" w:rsidDel="00AE71EA">
          <w:br/>
        </w:r>
        <w:r w:rsidRPr="005A6AA3" w:rsidDel="00AE71EA">
          <w:rPr>
            <w:rStyle w:val="VerbatimChar"/>
          </w:rPr>
          <w:delText>ethnicity_mother -&gt; neuropsychologicalDiagnosis_child</w:delText>
        </w:r>
        <w:r w:rsidRPr="005A6AA3" w:rsidDel="00AE71EA">
          <w:br/>
        </w:r>
        <w:r w:rsidRPr="005A6AA3" w:rsidDel="00AE71EA">
          <w:rPr>
            <w:rStyle w:val="VerbatimChar"/>
          </w:rPr>
          <w:delText>ethnicity_mother -&gt; outcome</w:delText>
        </w:r>
        <w:r w:rsidRPr="005A6AA3" w:rsidDel="00AE71EA">
          <w:br/>
        </w:r>
        <w:r w:rsidRPr="005A6AA3" w:rsidDel="00AE71EA">
          <w:rPr>
            <w:rStyle w:val="VerbatimChar"/>
          </w:rPr>
          <w:delText>familySEP -&gt; biomarker</w:delText>
        </w:r>
        <w:r w:rsidRPr="005A6AA3" w:rsidDel="00AE71EA">
          <w:br/>
        </w:r>
        <w:r w:rsidRPr="005A6AA3" w:rsidDel="00AE71EA">
          <w:rPr>
            <w:rStyle w:val="VerbatimChar"/>
          </w:rPr>
          <w:delText>familySEP -&gt; characteristics_child</w:delText>
        </w:r>
        <w:r w:rsidRPr="005A6AA3" w:rsidDel="00AE71EA">
          <w:br/>
        </w:r>
        <w:r w:rsidRPr="005A6AA3" w:rsidDel="00AE71EA">
          <w:rPr>
            <w:rStyle w:val="VerbatimChar"/>
          </w:rPr>
          <w:delText>familySEP -&gt; chemical</w:delText>
        </w:r>
        <w:r w:rsidRPr="005A6AA3" w:rsidDel="00AE71EA">
          <w:br/>
        </w:r>
        <w:r w:rsidRPr="005A6AA3" w:rsidDel="00AE71EA">
          <w:rPr>
            <w:rStyle w:val="VerbatimChar"/>
          </w:rPr>
          <w:delText>familySEP -&gt; child_diet</w:delText>
        </w:r>
        <w:r w:rsidRPr="005A6AA3" w:rsidDel="00AE71EA">
          <w:br/>
        </w:r>
        <w:r w:rsidRPr="005A6AA3" w:rsidDel="00AE71EA">
          <w:rPr>
            <w:rStyle w:val="VerbatimChar"/>
          </w:rPr>
          <w:delText>familySEP -&gt; child_smoking</w:delText>
        </w:r>
        <w:r w:rsidRPr="005A6AA3" w:rsidDel="00AE71EA">
          <w:br/>
        </w:r>
        <w:r w:rsidRPr="005A6AA3" w:rsidDel="00AE71EA">
          <w:rPr>
            <w:rStyle w:val="VerbatimChar"/>
          </w:rPr>
          <w:delText>familySEP -&gt; creatinine</w:delText>
        </w:r>
        <w:r w:rsidRPr="005A6AA3" w:rsidDel="00AE71EA">
          <w:br/>
        </w:r>
        <w:r w:rsidRPr="005A6AA3" w:rsidDel="00AE71EA">
          <w:rPr>
            <w:rStyle w:val="VerbatimChar"/>
          </w:rPr>
          <w:delText>familySEP -&gt; outcome</w:delText>
        </w:r>
        <w:r w:rsidRPr="005A6AA3" w:rsidDel="00AE71EA">
          <w:br/>
        </w:r>
        <w:r w:rsidRPr="005A6AA3" w:rsidDel="00AE71EA">
          <w:rPr>
            <w:rStyle w:val="VerbatimChar"/>
          </w:rPr>
          <w:delText>gestational_age -&gt; bw</w:delText>
        </w:r>
        <w:r w:rsidRPr="005A6AA3" w:rsidDel="00AE71EA">
          <w:br/>
        </w:r>
        <w:r w:rsidRPr="005A6AA3" w:rsidDel="00AE71EA">
          <w:rPr>
            <w:rStyle w:val="VerbatimChar"/>
          </w:rPr>
          <w:delText>gestational_age -&gt; characteristics_child</w:delText>
        </w:r>
        <w:r w:rsidRPr="005A6AA3" w:rsidDel="00AE71EA">
          <w:br/>
        </w:r>
        <w:r w:rsidRPr="005A6AA3" w:rsidDel="00AE71EA">
          <w:rPr>
            <w:rStyle w:val="VerbatimChar"/>
          </w:rPr>
          <w:delText>gestational_age -&gt; neuropsychologicalDiagnosis_child</w:delText>
        </w:r>
        <w:r w:rsidRPr="005A6AA3" w:rsidDel="00AE71EA">
          <w:br/>
        </w:r>
        <w:r w:rsidRPr="005A6AA3" w:rsidDel="00AE71EA">
          <w:rPr>
            <w:rStyle w:val="VerbatimChar"/>
          </w:rPr>
          <w:delText>maternalAlcohol_preg -&gt; bw</w:delText>
        </w:r>
        <w:r w:rsidRPr="005A6AA3" w:rsidDel="00AE71EA">
          <w:br/>
        </w:r>
        <w:r w:rsidRPr="005A6AA3" w:rsidDel="00AE71EA">
          <w:rPr>
            <w:rStyle w:val="VerbatimChar"/>
          </w:rPr>
          <w:delText>maternalAlcohol_preg -&gt; characteristics_child</w:delText>
        </w:r>
        <w:r w:rsidRPr="005A6AA3" w:rsidDel="00AE71EA">
          <w:br/>
        </w:r>
        <w:r w:rsidRPr="005A6AA3" w:rsidDel="00AE71EA">
          <w:rPr>
            <w:rStyle w:val="VerbatimChar"/>
          </w:rPr>
          <w:delText>maternalAlcohol_preg -&gt; neuropsychologicalDiagnosis_child</w:delText>
        </w:r>
        <w:r w:rsidRPr="005A6AA3" w:rsidDel="00AE71EA">
          <w:br/>
        </w:r>
        <w:r w:rsidRPr="005A6AA3" w:rsidDel="00AE71EA">
          <w:rPr>
            <w:rStyle w:val="VerbatimChar"/>
          </w:rPr>
          <w:delText>maternalAlcohol_preg -&gt; outcome</w:delText>
        </w:r>
        <w:r w:rsidRPr="005A6AA3" w:rsidDel="00AE71EA">
          <w:br/>
        </w:r>
        <w:r w:rsidRPr="005A6AA3" w:rsidDel="00AE71EA">
          <w:rPr>
            <w:rStyle w:val="VerbatimChar"/>
          </w:rPr>
          <w:delText>maternalDiet_preg -&gt; characteristics_child</w:delText>
        </w:r>
        <w:r w:rsidRPr="005A6AA3" w:rsidDel="00AE71EA">
          <w:br/>
        </w:r>
        <w:r w:rsidRPr="005A6AA3" w:rsidDel="00AE71EA">
          <w:rPr>
            <w:rStyle w:val="VerbatimChar"/>
          </w:rPr>
          <w:delText>maternalDiet_preg -&gt; neuropsychologicalDiagnosis_child</w:delText>
        </w:r>
        <w:r w:rsidRPr="005A6AA3" w:rsidDel="00AE71EA">
          <w:br/>
        </w:r>
        <w:r w:rsidRPr="005A6AA3" w:rsidDel="00AE71EA">
          <w:rPr>
            <w:rStyle w:val="VerbatimChar"/>
          </w:rPr>
          <w:delText>maternalDiet_preg -&gt; outcome</w:delText>
        </w:r>
        <w:r w:rsidRPr="005A6AA3" w:rsidDel="00AE71EA">
          <w:br/>
        </w:r>
        <w:r w:rsidRPr="005A6AA3" w:rsidDel="00AE71EA">
          <w:rPr>
            <w:rStyle w:val="VerbatimChar"/>
          </w:rPr>
          <w:delText>maternalSEP_preg -&gt; breastfeeding</w:delText>
        </w:r>
        <w:r w:rsidRPr="005A6AA3" w:rsidDel="00AE71EA">
          <w:br/>
        </w:r>
        <w:r w:rsidRPr="005A6AA3" w:rsidDel="00AE71EA">
          <w:rPr>
            <w:rStyle w:val="VerbatimChar"/>
          </w:rPr>
          <w:delText>maternalSEP_preg -&gt; bw</w:delText>
        </w:r>
        <w:r w:rsidRPr="005A6AA3" w:rsidDel="00AE71EA">
          <w:br/>
        </w:r>
        <w:r w:rsidRPr="005A6AA3" w:rsidDel="00AE71EA">
          <w:rPr>
            <w:rStyle w:val="VerbatimChar"/>
          </w:rPr>
          <w:delText>maternalSEP_preg -&gt; characteristics_child</w:delText>
        </w:r>
        <w:r w:rsidRPr="005A6AA3" w:rsidDel="00AE71EA">
          <w:br/>
        </w:r>
        <w:r w:rsidRPr="005A6AA3" w:rsidDel="00AE71EA">
          <w:rPr>
            <w:rStyle w:val="VerbatimChar"/>
          </w:rPr>
          <w:delText>maternalSEP_preg -&gt; familySEP</w:delText>
        </w:r>
        <w:r w:rsidRPr="005A6AA3" w:rsidDel="00AE71EA">
          <w:br/>
        </w:r>
        <w:r w:rsidRPr="005A6AA3" w:rsidDel="00AE71EA">
          <w:rPr>
            <w:rStyle w:val="VerbatimChar"/>
          </w:rPr>
          <w:delText>maternalSEP_preg -&gt; maternalAlcohol_preg</w:delText>
        </w:r>
        <w:r w:rsidRPr="005A6AA3" w:rsidDel="00AE71EA">
          <w:br/>
        </w:r>
        <w:r w:rsidRPr="005A6AA3" w:rsidDel="00AE71EA">
          <w:rPr>
            <w:rStyle w:val="VerbatimChar"/>
          </w:rPr>
          <w:delText>maternalSEP_preg -&gt; maternalDiet_preg</w:delText>
        </w:r>
        <w:r w:rsidRPr="005A6AA3" w:rsidDel="00AE71EA">
          <w:br/>
        </w:r>
        <w:r w:rsidRPr="005A6AA3" w:rsidDel="00AE71EA">
          <w:rPr>
            <w:rStyle w:val="VerbatimChar"/>
          </w:rPr>
          <w:delText>maternalSEP_preg -&gt; maternalSmoking_preg</w:delText>
        </w:r>
        <w:r w:rsidRPr="005A6AA3" w:rsidDel="00AE71EA">
          <w:br/>
        </w:r>
        <w:r w:rsidRPr="005A6AA3" w:rsidDel="00AE71EA">
          <w:rPr>
            <w:rStyle w:val="VerbatimChar"/>
          </w:rPr>
          <w:delText>maternalSEP_preg -&gt; neuropsychologicalDiagnosis_child</w:delText>
        </w:r>
        <w:r w:rsidRPr="005A6AA3" w:rsidDel="00AE71EA">
          <w:br/>
        </w:r>
        <w:r w:rsidRPr="005A6AA3" w:rsidDel="00AE71EA">
          <w:rPr>
            <w:rStyle w:val="VerbatimChar"/>
          </w:rPr>
          <w:delText>maternalSEP_preg -&gt; outcome</w:delText>
        </w:r>
        <w:r w:rsidRPr="005A6AA3" w:rsidDel="00AE71EA">
          <w:br/>
        </w:r>
        <w:r w:rsidRPr="005A6AA3" w:rsidDel="00AE71EA">
          <w:rPr>
            <w:rStyle w:val="VerbatimChar"/>
          </w:rPr>
          <w:delText>maternalSmoking_preg -&gt; bw</w:delText>
        </w:r>
        <w:r w:rsidRPr="005A6AA3" w:rsidDel="00AE71EA">
          <w:br/>
        </w:r>
        <w:r w:rsidRPr="005A6AA3" w:rsidDel="00AE71EA">
          <w:rPr>
            <w:rStyle w:val="VerbatimChar"/>
          </w:rPr>
          <w:delText>maternalSmoking_preg -&gt; characteristics_child</w:delText>
        </w:r>
        <w:r w:rsidRPr="005A6AA3" w:rsidDel="00AE71EA">
          <w:br/>
        </w:r>
        <w:r w:rsidRPr="005A6AA3" w:rsidDel="00AE71EA">
          <w:rPr>
            <w:rStyle w:val="VerbatimChar"/>
          </w:rPr>
          <w:delText>maternalSmoking_preg -&gt; neuropsychologicalDiagnosis_child</w:delText>
        </w:r>
        <w:r w:rsidRPr="005A6AA3" w:rsidDel="00AE71EA">
          <w:br/>
        </w:r>
        <w:r w:rsidRPr="005A6AA3" w:rsidDel="00AE71EA">
          <w:rPr>
            <w:rStyle w:val="VerbatimChar"/>
          </w:rPr>
          <w:delText>maternalSmoking_preg -&gt; outcome</w:delText>
        </w:r>
        <w:r w:rsidRPr="005A6AA3" w:rsidDel="00AE71EA">
          <w:br/>
        </w:r>
        <w:r w:rsidRPr="005A6AA3" w:rsidDel="00AE71EA">
          <w:rPr>
            <w:rStyle w:val="VerbatimChar"/>
          </w:rPr>
          <w:delText>neuropsychologicalDiagnosis_child -&gt; outcome</w:delText>
        </w:r>
        <w:r w:rsidRPr="005A6AA3" w:rsidDel="00AE71EA">
          <w:br/>
        </w:r>
        <w:r w:rsidRPr="005A6AA3" w:rsidDel="00AE71EA">
          <w:rPr>
            <w:rStyle w:val="VerbatimChar"/>
          </w:rPr>
          <w:delText>paternalSEP_preg -&gt; breastfeeding</w:delText>
        </w:r>
        <w:r w:rsidRPr="005A6AA3" w:rsidDel="00AE71EA">
          <w:br/>
        </w:r>
        <w:r w:rsidRPr="005A6AA3" w:rsidDel="00AE71EA">
          <w:rPr>
            <w:rStyle w:val="VerbatimChar"/>
          </w:rPr>
          <w:delText>paternalSEP_preg -&gt; bw</w:delText>
        </w:r>
        <w:r w:rsidRPr="005A6AA3" w:rsidDel="00AE71EA">
          <w:br/>
        </w:r>
        <w:r w:rsidRPr="005A6AA3" w:rsidDel="00AE71EA">
          <w:rPr>
            <w:rStyle w:val="VerbatimChar"/>
          </w:rPr>
          <w:delText>paternalSEP_preg -&gt; characteristics_child</w:delText>
        </w:r>
        <w:r w:rsidRPr="005A6AA3" w:rsidDel="00AE71EA">
          <w:br/>
        </w:r>
        <w:r w:rsidRPr="005A6AA3" w:rsidDel="00AE71EA">
          <w:rPr>
            <w:rStyle w:val="VerbatimChar"/>
          </w:rPr>
          <w:delText>paternalSEP_preg -&gt; familySEP</w:delText>
        </w:r>
        <w:r w:rsidRPr="005A6AA3" w:rsidDel="00AE71EA">
          <w:br/>
        </w:r>
        <w:r w:rsidRPr="005A6AA3" w:rsidDel="00AE71EA">
          <w:rPr>
            <w:rStyle w:val="VerbatimChar"/>
          </w:rPr>
          <w:delText>paternalSEP_preg -&gt; maternalAlcohol_preg</w:delText>
        </w:r>
        <w:r w:rsidRPr="005A6AA3" w:rsidDel="00AE71EA">
          <w:br/>
        </w:r>
        <w:r w:rsidRPr="005A6AA3" w:rsidDel="00AE71EA">
          <w:rPr>
            <w:rStyle w:val="VerbatimChar"/>
          </w:rPr>
          <w:delText>paternalSEP_preg -&gt; maternalDiet_preg</w:delText>
        </w:r>
        <w:r w:rsidRPr="005A6AA3" w:rsidDel="00AE71EA">
          <w:br/>
        </w:r>
        <w:r w:rsidRPr="005A6AA3" w:rsidDel="00AE71EA">
          <w:rPr>
            <w:rStyle w:val="VerbatimChar"/>
          </w:rPr>
          <w:delText>paternalSEP_preg -&gt; maternalSmoking_preg</w:delText>
        </w:r>
        <w:r w:rsidRPr="005A6AA3" w:rsidDel="00AE71EA">
          <w:br/>
        </w:r>
        <w:r w:rsidRPr="005A6AA3" w:rsidDel="00AE71EA">
          <w:rPr>
            <w:rStyle w:val="VerbatimChar"/>
          </w:rPr>
          <w:delText>paternalSEP_preg -&gt; neuropsychologicalDiagnosis_child</w:delText>
        </w:r>
        <w:r w:rsidRPr="005A6AA3" w:rsidDel="00AE71EA">
          <w:br/>
        </w:r>
        <w:r w:rsidRPr="005A6AA3" w:rsidDel="00AE71EA">
          <w:rPr>
            <w:rStyle w:val="VerbatimChar"/>
          </w:rPr>
          <w:delText>paternalSEP_preg -&gt; outcome</w:delText>
        </w:r>
        <w:r w:rsidRPr="005A6AA3" w:rsidDel="00AE71EA">
          <w:br/>
        </w:r>
        <w:r w:rsidRPr="005A6AA3" w:rsidDel="00AE71EA">
          <w:rPr>
            <w:rStyle w:val="VerbatimChar"/>
          </w:rPr>
          <w:delText>season_visit -&gt; biomarker</w:delText>
        </w:r>
        <w:r w:rsidRPr="005A6AA3" w:rsidDel="00AE71EA">
          <w:br/>
        </w:r>
        <w:r w:rsidRPr="005A6AA3" w:rsidDel="00AE71EA">
          <w:rPr>
            <w:rStyle w:val="VerbatimChar"/>
          </w:rPr>
          <w:delText>season_visit -&gt; chemical</w:delText>
        </w:r>
        <w:r w:rsidRPr="005A6AA3" w:rsidDel="00AE71EA">
          <w:br/>
        </w:r>
        <w:r w:rsidRPr="005A6AA3" w:rsidDel="00AE71EA">
          <w:rPr>
            <w:rStyle w:val="VerbatimChar"/>
          </w:rPr>
          <w:delText>sex_child -&gt; biomarker</w:delText>
        </w:r>
        <w:r w:rsidRPr="005A6AA3" w:rsidDel="00AE71EA">
          <w:br/>
        </w:r>
        <w:r w:rsidRPr="005A6AA3" w:rsidDel="00AE71EA">
          <w:rPr>
            <w:rStyle w:val="VerbatimChar"/>
          </w:rPr>
          <w:delText>sex_child -&gt; characteristics_child</w:delText>
        </w:r>
        <w:r w:rsidRPr="005A6AA3" w:rsidDel="00AE71EA">
          <w:br/>
        </w:r>
        <w:r w:rsidRPr="005A6AA3" w:rsidDel="00AE71EA">
          <w:rPr>
            <w:rStyle w:val="VerbatimChar"/>
          </w:rPr>
          <w:delText>sex_child -&gt; chemical</w:delText>
        </w:r>
        <w:r w:rsidRPr="005A6AA3" w:rsidDel="00AE71EA">
          <w:br/>
        </w:r>
        <w:r w:rsidRPr="005A6AA3" w:rsidDel="00AE71EA">
          <w:rPr>
            <w:rStyle w:val="VerbatimChar"/>
          </w:rPr>
          <w:delText>sex_child -&gt; child_diet</w:delText>
        </w:r>
        <w:r w:rsidRPr="005A6AA3" w:rsidDel="00AE71EA">
          <w:br/>
        </w:r>
        <w:r w:rsidRPr="005A6AA3" w:rsidDel="00AE71EA">
          <w:rPr>
            <w:rStyle w:val="VerbatimChar"/>
          </w:rPr>
          <w:delText>sex_child -&gt; child_smoking</w:delText>
        </w:r>
        <w:r w:rsidRPr="005A6AA3" w:rsidDel="00AE71EA">
          <w:br/>
        </w:r>
        <w:r w:rsidRPr="005A6AA3" w:rsidDel="00AE71EA">
          <w:rPr>
            <w:rStyle w:val="VerbatimChar"/>
          </w:rPr>
          <w:delText>sex_child -&gt; creatinine</w:delText>
        </w:r>
        <w:r w:rsidRPr="005A6AA3" w:rsidDel="00AE71EA">
          <w:br/>
        </w:r>
        <w:r w:rsidRPr="005A6AA3" w:rsidDel="00AE71EA">
          <w:rPr>
            <w:rStyle w:val="VerbatimChar"/>
          </w:rPr>
          <w:delText>sex_child -&gt; neuropsychologicalDiagnosis_child</w:delText>
        </w:r>
        <w:r w:rsidRPr="005A6AA3" w:rsidDel="00AE71EA">
          <w:br/>
        </w:r>
        <w:r w:rsidRPr="005A6AA3" w:rsidDel="00AE71EA">
          <w:rPr>
            <w:rStyle w:val="VerbatimChar"/>
          </w:rPr>
          <w:delText>sex_child -&gt; outcome</w:delText>
        </w:r>
        <w:r w:rsidRPr="005A6AA3" w:rsidDel="00AE71EA">
          <w:br/>
        </w:r>
        <w:r w:rsidRPr="005A6AA3" w:rsidDel="00AE71EA">
          <w:rPr>
            <w:rStyle w:val="VerbatimChar"/>
          </w:rPr>
          <w:delText>sex_child -&gt; type_sample</w:delText>
        </w:r>
        <w:r w:rsidRPr="005A6AA3" w:rsidDel="00AE71EA">
          <w:br/>
        </w:r>
        <w:r w:rsidRPr="005A6AA3" w:rsidDel="00AE71EA">
          <w:rPr>
            <w:rStyle w:val="VerbatimChar"/>
          </w:rPr>
          <w:delText>time_lastMeal -&gt; biomarker</w:delText>
        </w:r>
        <w:r w:rsidRPr="005A6AA3" w:rsidDel="00AE71EA">
          <w:br/>
        </w:r>
        <w:r w:rsidRPr="005A6AA3" w:rsidDel="00AE71EA">
          <w:rPr>
            <w:rStyle w:val="VerbatimChar"/>
          </w:rPr>
          <w:delText>time_lastMeal -&gt; chemical</w:delText>
        </w:r>
        <w:r w:rsidRPr="005A6AA3" w:rsidDel="00AE71EA">
          <w:br/>
        </w:r>
        <w:r w:rsidRPr="005A6AA3" w:rsidDel="00AE71EA">
          <w:rPr>
            <w:rStyle w:val="VerbatimChar"/>
          </w:rPr>
          <w:delText>type_sample -&gt; chemical</w:delText>
        </w:r>
        <w:r w:rsidRPr="005A6AA3" w:rsidDel="00AE71EA">
          <w:br/>
        </w:r>
        <w:r w:rsidRPr="005A6AA3" w:rsidDel="00AE71EA">
          <w:rPr>
            <w:rStyle w:val="VerbatimChar"/>
          </w:rPr>
          <w:delText>type_sample -&gt; creatinine</w:delText>
        </w:r>
        <w:r w:rsidRPr="005A6AA3" w:rsidDel="00AE71EA">
          <w:br/>
        </w:r>
        <w:r w:rsidRPr="005A6AA3" w:rsidDel="00AE71EA">
          <w:rPr>
            <w:rStyle w:val="VerbatimChar"/>
          </w:rPr>
          <w:delText>}</w:delText>
        </w:r>
        <w:bookmarkEnd w:id="1695"/>
        <w:bookmarkEnd w:id="1699"/>
      </w:del>
    </w:p>
    <w:p w14:paraId="39D139DA" w14:textId="7A537105" w:rsidR="00066508" w:rsidRPr="005A6AA3" w:rsidDel="00AE71EA" w:rsidRDefault="00000000">
      <w:pPr>
        <w:pStyle w:val="Heading1"/>
        <w:rPr>
          <w:del w:id="1708" w:author="Lorenzo Fabbri" w:date="2024-09-24T14:48:00Z" w16du:dateUtc="2024-09-24T12:48:00Z"/>
        </w:rPr>
      </w:pPr>
      <w:bookmarkStart w:id="1709" w:name="supplementary-tables"/>
      <w:del w:id="1710" w:author="Lorenzo Fabbri" w:date="2024-09-24T14:44:00Z" w16du:dateUtc="2024-09-24T12:44:00Z">
        <w:r w:rsidRPr="005A6AA3" w:rsidDel="00386E56">
          <w:delText xml:space="preserve">11. </w:delText>
        </w:r>
      </w:del>
      <w:del w:id="1711" w:author="Lorenzo Fabbri" w:date="2024-09-24T14:48:00Z" w16du:dateUtc="2024-09-24T12:48:00Z">
        <w:r w:rsidRPr="005A6AA3" w:rsidDel="00AE71EA">
          <w:delText>Supplementary tables</w:delText>
        </w:r>
      </w:del>
    </w:p>
    <w:p w14:paraId="2AA54520" w14:textId="6DB3D39D" w:rsidR="00066508" w:rsidRPr="005A6AA3" w:rsidDel="00AE71EA" w:rsidRDefault="00000000">
      <w:pPr>
        <w:pStyle w:val="Heading2"/>
        <w:rPr>
          <w:del w:id="1712" w:author="Lorenzo Fabbri" w:date="2024-09-24T14:48:00Z" w16du:dateUtc="2024-09-24T12:48:00Z"/>
        </w:rPr>
      </w:pPr>
      <w:bookmarkStart w:id="1713" w:name="tables-for-descriptive-data-1"/>
      <w:del w:id="1714" w:author="Lorenzo Fabbri" w:date="2024-09-24T14:44:00Z" w16du:dateUtc="2024-09-24T12:44:00Z">
        <w:r w:rsidRPr="005A6AA3" w:rsidDel="00386E56">
          <w:delText xml:space="preserve">11.1 </w:delText>
        </w:r>
      </w:del>
      <w:del w:id="1715" w:author="Lorenzo Fabbri" w:date="2024-09-24T14:48:00Z" w16du:dateUtc="2024-09-24T12:48:00Z">
        <w:r w:rsidRPr="005A6AA3" w:rsidDel="00AE71EA">
          <w:delText>Tables for descriptive data</w:delText>
        </w:r>
      </w:del>
    </w:p>
    <w:p w14:paraId="2159A9CE" w14:textId="33968057" w:rsidR="00066508" w:rsidRPr="005A6AA3" w:rsidDel="00AE71EA" w:rsidRDefault="00000000">
      <w:pPr>
        <w:pStyle w:val="Heading3"/>
        <w:rPr>
          <w:del w:id="1716" w:author="Lorenzo Fabbri" w:date="2024-09-24T14:48:00Z" w16du:dateUtc="2024-09-24T12:48:00Z"/>
        </w:rPr>
      </w:pPr>
      <w:bookmarkStart w:id="1717" w:name="X3dd11f121b94bf83edf631b791707ae3059cce5"/>
      <w:del w:id="1718" w:author="Lorenzo Fabbri" w:date="2024-09-24T14:44:00Z" w16du:dateUtc="2024-09-24T12:44:00Z">
        <w:r w:rsidRPr="005A6AA3" w:rsidDel="00386E56">
          <w:delText xml:space="preserve">11.1.1 </w:delText>
        </w:r>
      </w:del>
      <w:del w:id="1719" w:author="Lorenzo Fabbri" w:date="2024-09-24T14:48:00Z" w16du:dateUtc="2024-09-24T12:48:00Z">
        <w:r w:rsidRPr="005A6AA3" w:rsidDel="00AE71EA">
          <w:delText>Information about the endocrine disruptors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61694BC1" w14:textId="06A2E3F6" w:rsidTr="00066508">
        <w:trPr>
          <w:del w:id="1720"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721"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3819"/>
              <w:gridCol w:w="1173"/>
              <w:gridCol w:w="1289"/>
              <w:gridCol w:w="1565"/>
              <w:gridCol w:w="1514"/>
              <w:tblGridChange w:id="1722">
                <w:tblGrid>
                  <w:gridCol w:w="56"/>
                  <w:gridCol w:w="2658"/>
                  <w:gridCol w:w="1105"/>
                  <w:gridCol w:w="540"/>
                  <w:gridCol w:w="633"/>
                  <w:gridCol w:w="1027"/>
                  <w:gridCol w:w="262"/>
                  <w:gridCol w:w="1432"/>
                  <w:gridCol w:w="133"/>
                  <w:gridCol w:w="1514"/>
                  <w:gridCol w:w="40"/>
                </w:tblGrid>
              </w:tblGridChange>
            </w:tblGrid>
            <w:tr w:rsidR="00066508" w:rsidRPr="005A6AA3" w:rsidDel="00AE71EA" w14:paraId="30F6AFC4" w14:textId="72EA4299" w:rsidTr="006C3DDD">
              <w:trPr>
                <w:del w:id="1723" w:author="Lorenzo Fabbri" w:date="2024-09-24T14:48:00Z"/>
                <w:trPrChange w:id="1724" w:author="Lorenzo Fabbri" w:date="2024-09-19T20:37:00Z" w16du:dateUtc="2024-09-19T18:37:00Z">
                  <w:trPr>
                    <w:gridBefore w:val="1"/>
                    <w:cantSplit/>
                    <w:tblHeader/>
                    <w:jc w:val="center"/>
                  </w:trPr>
                </w:trPrChange>
              </w:trPr>
              <w:tc>
                <w:tcPr>
                  <w:tcW w:w="0" w:type="dxa"/>
                  <w:tcPrChange w:id="1725" w:author="Lorenzo Fabbri" w:date="2024-09-19T20:37:00Z" w16du:dateUtc="2024-09-19T18:37:00Z">
                    <w:tcPr>
                      <w:tcW w:w="1828" w:type="dxa"/>
                      <w:tcBorders>
                        <w:top w:val="single" w:sz="16" w:space="0" w:color="D3D3D3"/>
                        <w:left w:val="single" w:sz="6" w:space="0" w:color="D3D3D3"/>
                        <w:bottom w:val="single" w:sz="16" w:space="0" w:color="D3D3D3"/>
                      </w:tcBorders>
                    </w:tcPr>
                  </w:tcPrChange>
                </w:tcPr>
                <w:p w14:paraId="07D3FAC3" w14:textId="69B3B4A5" w:rsidR="00066508" w:rsidRPr="005A6AA3" w:rsidDel="00AE71EA" w:rsidRDefault="00000000">
                  <w:pPr>
                    <w:keepNext/>
                    <w:widowControl w:val="0"/>
                    <w:spacing w:after="60"/>
                    <w:rPr>
                      <w:del w:id="1726" w:author="Lorenzo Fabbri" w:date="2024-09-24T14:48:00Z" w16du:dateUtc="2024-09-24T12:48:00Z"/>
                    </w:rPr>
                  </w:pPr>
                  <w:bookmarkStart w:id="1727" w:name="supptbl-info-chems"/>
                  <w:del w:id="1728" w:author="Lorenzo Fabbri" w:date="2024-09-24T14:48:00Z" w16du:dateUtc="2024-09-24T12:48:00Z">
                    <w:r w:rsidRPr="005A6AA3" w:rsidDel="00AE71EA">
                      <w:rPr>
                        <w:rFonts w:ascii="Calibri" w:hAnsi="Calibri"/>
                        <w:sz w:val="20"/>
                      </w:rPr>
                      <w:delText>Compound</w:delText>
                    </w:r>
                  </w:del>
                </w:p>
              </w:tc>
              <w:tc>
                <w:tcPr>
                  <w:tcW w:w="0" w:type="dxa"/>
                  <w:tcPrChange w:id="1729" w:author="Lorenzo Fabbri" w:date="2024-09-19T20:37:00Z" w16du:dateUtc="2024-09-19T18:37:00Z">
                    <w:tcPr>
                      <w:tcW w:w="1829" w:type="dxa"/>
                      <w:gridSpan w:val="2"/>
                      <w:tcBorders>
                        <w:top w:val="single" w:sz="16" w:space="0" w:color="D3D3D3"/>
                        <w:bottom w:val="single" w:sz="16" w:space="0" w:color="D3D3D3"/>
                      </w:tcBorders>
                    </w:tcPr>
                  </w:tcPrChange>
                </w:tcPr>
                <w:p w14:paraId="6A47C3C8" w14:textId="02771BA2" w:rsidR="00066508" w:rsidRPr="005A6AA3" w:rsidDel="00AE71EA" w:rsidRDefault="00000000">
                  <w:pPr>
                    <w:keepNext/>
                    <w:widowControl w:val="0"/>
                    <w:spacing w:after="60"/>
                    <w:rPr>
                      <w:del w:id="1730" w:author="Lorenzo Fabbri" w:date="2024-09-24T14:48:00Z" w16du:dateUtc="2024-09-24T12:48:00Z"/>
                    </w:rPr>
                  </w:pPr>
                  <w:del w:id="1731" w:author="Lorenzo Fabbri" w:date="2024-09-24T14:48:00Z" w16du:dateUtc="2024-09-24T12:48:00Z">
                    <w:r w:rsidRPr="005A6AA3" w:rsidDel="00AE71EA">
                      <w:rPr>
                        <w:rFonts w:ascii="Calibri" w:hAnsi="Calibri"/>
                        <w:sz w:val="20"/>
                      </w:rPr>
                      <w:delText>Symbol</w:delText>
                    </w:r>
                  </w:del>
                </w:p>
              </w:tc>
              <w:tc>
                <w:tcPr>
                  <w:tcW w:w="0" w:type="dxa"/>
                  <w:tcPrChange w:id="1732" w:author="Lorenzo Fabbri" w:date="2024-09-19T20:37:00Z" w16du:dateUtc="2024-09-19T18:37:00Z">
                    <w:tcPr>
                      <w:tcW w:w="1829" w:type="dxa"/>
                      <w:gridSpan w:val="2"/>
                      <w:tcBorders>
                        <w:top w:val="single" w:sz="16" w:space="0" w:color="D3D3D3"/>
                        <w:bottom w:val="single" w:sz="16" w:space="0" w:color="D3D3D3"/>
                      </w:tcBorders>
                    </w:tcPr>
                  </w:tcPrChange>
                </w:tcPr>
                <w:p w14:paraId="5E2ED1A8" w14:textId="77B2D1B7" w:rsidR="00066508" w:rsidRPr="005A6AA3" w:rsidDel="00AE71EA" w:rsidRDefault="00000000">
                  <w:pPr>
                    <w:keepNext/>
                    <w:widowControl w:val="0"/>
                    <w:spacing w:after="60"/>
                    <w:rPr>
                      <w:del w:id="1733" w:author="Lorenzo Fabbri" w:date="2024-09-24T14:48:00Z" w16du:dateUtc="2024-09-24T12:48:00Z"/>
                    </w:rPr>
                  </w:pPr>
                  <w:del w:id="1734" w:author="Lorenzo Fabbri" w:date="2024-09-24T14:48:00Z" w16du:dateUtc="2024-09-24T12:48:00Z">
                    <w:r w:rsidRPr="005A6AA3" w:rsidDel="00AE71EA">
                      <w:rPr>
                        <w:rFonts w:ascii="Calibri" w:hAnsi="Calibri"/>
                        <w:sz w:val="20"/>
                      </w:rPr>
                      <w:delText>Variable name</w:delText>
                    </w:r>
                  </w:del>
                </w:p>
              </w:tc>
              <w:tc>
                <w:tcPr>
                  <w:tcW w:w="0" w:type="dxa"/>
                  <w:tcPrChange w:id="1735" w:author="Lorenzo Fabbri" w:date="2024-09-19T20:37:00Z" w16du:dateUtc="2024-09-19T18:37:00Z">
                    <w:tcPr>
                      <w:tcW w:w="1829" w:type="dxa"/>
                      <w:gridSpan w:val="2"/>
                      <w:tcBorders>
                        <w:top w:val="single" w:sz="16" w:space="0" w:color="D3D3D3"/>
                        <w:bottom w:val="single" w:sz="16" w:space="0" w:color="D3D3D3"/>
                      </w:tcBorders>
                    </w:tcPr>
                  </w:tcPrChange>
                </w:tcPr>
                <w:p w14:paraId="452DF97D" w14:textId="63D14B84" w:rsidR="00066508" w:rsidRPr="005A6AA3" w:rsidDel="00AE71EA" w:rsidRDefault="00000000">
                  <w:pPr>
                    <w:keepNext/>
                    <w:widowControl w:val="0"/>
                    <w:spacing w:after="60"/>
                    <w:jc w:val="right"/>
                    <w:rPr>
                      <w:del w:id="1736" w:author="Lorenzo Fabbri" w:date="2024-09-24T14:48:00Z" w16du:dateUtc="2024-09-24T12:48:00Z"/>
                    </w:rPr>
                  </w:pPr>
                  <w:del w:id="1737" w:author="Lorenzo Fabbri" w:date="2024-09-24T14:48:00Z" w16du:dateUtc="2024-09-24T12:48:00Z">
                    <w:r w:rsidRPr="005A6AA3" w:rsidDel="00AE71EA">
                      <w:rPr>
                        <w:rFonts w:ascii="Calibri" w:hAnsi="Calibri"/>
                        <w:sz w:val="20"/>
                      </w:rPr>
                      <w:delText>PubChem CID</w:delText>
                    </w:r>
                  </w:del>
                </w:p>
              </w:tc>
              <w:tc>
                <w:tcPr>
                  <w:tcW w:w="0" w:type="dxa"/>
                  <w:tcPrChange w:id="1738" w:author="Lorenzo Fabbri" w:date="2024-09-19T20:37:00Z" w16du:dateUtc="2024-09-19T18:37:00Z">
                    <w:tcPr>
                      <w:tcW w:w="1829" w:type="dxa"/>
                      <w:gridSpan w:val="3"/>
                      <w:tcBorders>
                        <w:top w:val="single" w:sz="16" w:space="0" w:color="D3D3D3"/>
                        <w:bottom w:val="single" w:sz="16" w:space="0" w:color="D3D3D3"/>
                        <w:right w:val="single" w:sz="6" w:space="0" w:color="D3D3D3"/>
                      </w:tcBorders>
                    </w:tcPr>
                  </w:tcPrChange>
                </w:tcPr>
                <w:p w14:paraId="0FC919FD" w14:textId="26E67A30" w:rsidR="00066508" w:rsidRPr="005A6AA3" w:rsidDel="00AE71EA" w:rsidRDefault="00000000">
                  <w:pPr>
                    <w:keepNext/>
                    <w:widowControl w:val="0"/>
                    <w:spacing w:after="60"/>
                    <w:rPr>
                      <w:del w:id="1739" w:author="Lorenzo Fabbri" w:date="2024-09-24T14:48:00Z" w16du:dateUtc="2024-09-24T12:48:00Z"/>
                    </w:rPr>
                  </w:pPr>
                  <w:del w:id="1740" w:author="Lorenzo Fabbri" w:date="2024-09-24T14:48:00Z" w16du:dateUtc="2024-09-24T12:48:00Z">
                    <w:r w:rsidRPr="005A6AA3" w:rsidDel="00AE71EA">
                      <w:rPr>
                        <w:rFonts w:ascii="Calibri" w:hAnsi="Calibri"/>
                        <w:sz w:val="20"/>
                      </w:rPr>
                      <w:delText>Parental compound</w:delText>
                    </w:r>
                  </w:del>
                </w:p>
              </w:tc>
            </w:tr>
            <w:tr w:rsidR="00066508" w:rsidRPr="005A6AA3" w:rsidDel="00AE71EA" w14:paraId="5C76396E" w14:textId="4D05FDCD" w:rsidTr="006C3DDD">
              <w:trPr>
                <w:del w:id="1741" w:author="Lorenzo Fabbri" w:date="2024-09-24T14:48:00Z"/>
                <w:trPrChange w:id="1742" w:author="Lorenzo Fabbri" w:date="2024-09-19T20:37:00Z" w16du:dateUtc="2024-09-19T18:37:00Z">
                  <w:trPr>
                    <w:gridBefore w:val="1"/>
                    <w:cantSplit/>
                    <w:jc w:val="center"/>
                  </w:trPr>
                </w:trPrChange>
              </w:trPr>
              <w:tc>
                <w:tcPr>
                  <w:tcW w:w="0" w:type="dxa"/>
                  <w:gridSpan w:val="5"/>
                  <w:tcPrChange w:id="1743" w:author="Lorenzo Fabbri" w:date="2024-09-19T20:37:00Z" w16du:dateUtc="2024-09-19T18:37:00Z">
                    <w:tcPr>
                      <w:tcW w:w="9144" w:type="dxa"/>
                      <w:gridSpan w:val="10"/>
                      <w:tcBorders>
                        <w:top w:val="single" w:sz="16" w:space="0" w:color="D3D3D3"/>
                        <w:left w:val="single" w:sz="6" w:space="0" w:color="D3D3D3"/>
                        <w:bottom w:val="single" w:sz="16" w:space="0" w:color="D3D3D3"/>
                        <w:right w:val="single" w:sz="6" w:space="0" w:color="D3D3D3"/>
                      </w:tcBorders>
                      <w:tcMar>
                        <w:top w:w="25" w:type="dxa"/>
                      </w:tcMar>
                    </w:tcPr>
                  </w:tcPrChange>
                </w:tcPr>
                <w:p w14:paraId="02C1B62B" w14:textId="37C2F38B" w:rsidR="00066508" w:rsidRPr="005A6AA3" w:rsidDel="00AE71EA" w:rsidRDefault="00000000">
                  <w:pPr>
                    <w:keepNext/>
                    <w:widowControl w:val="0"/>
                    <w:spacing w:after="60"/>
                    <w:rPr>
                      <w:del w:id="1744" w:author="Lorenzo Fabbri" w:date="2024-09-24T14:48:00Z" w16du:dateUtc="2024-09-24T12:48:00Z"/>
                    </w:rPr>
                  </w:pPr>
                  <w:del w:id="1745"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7F4E580A" w14:textId="0EAFD6CF" w:rsidTr="006C3DDD">
              <w:trPr>
                <w:del w:id="1746" w:author="Lorenzo Fabbri" w:date="2024-09-24T14:48:00Z"/>
                <w:trPrChange w:id="1747" w:author="Lorenzo Fabbri" w:date="2024-09-19T20:37:00Z" w16du:dateUtc="2024-09-19T18:37:00Z">
                  <w:trPr>
                    <w:gridBefore w:val="1"/>
                    <w:cantSplit/>
                    <w:jc w:val="center"/>
                  </w:trPr>
                </w:trPrChange>
              </w:trPr>
              <w:tc>
                <w:tcPr>
                  <w:tcW w:w="0" w:type="dxa"/>
                  <w:tcPrChange w:id="174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3E861871" w14:textId="1BE1690B" w:rsidR="00066508" w:rsidRPr="005A6AA3" w:rsidDel="00AE71EA" w:rsidRDefault="00000000">
                  <w:pPr>
                    <w:keepNext/>
                    <w:widowControl w:val="0"/>
                    <w:spacing w:after="60"/>
                    <w:rPr>
                      <w:del w:id="1749" w:author="Lorenzo Fabbri" w:date="2024-09-24T14:48:00Z" w16du:dateUtc="2024-09-24T12:48:00Z"/>
                    </w:rPr>
                  </w:pPr>
                  <w:del w:id="1750" w:author="Lorenzo Fabbri" w:date="2024-09-24T14:48:00Z" w16du:dateUtc="2024-09-24T12:48:00Z">
                    <w:r w:rsidRPr="005A6AA3" w:rsidDel="00AE71EA">
                      <w:rPr>
                        <w:rFonts w:ascii="Calibri" w:hAnsi="Calibri"/>
                        <w:sz w:val="20"/>
                      </w:rPr>
                      <w:delText>diethyl dithiophosphate</w:delText>
                    </w:r>
                  </w:del>
                </w:p>
              </w:tc>
              <w:tc>
                <w:tcPr>
                  <w:tcW w:w="0" w:type="dxa"/>
                  <w:tcPrChange w:id="175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9646B9C" w14:textId="3AA6449B" w:rsidR="00066508" w:rsidRPr="005A6AA3" w:rsidDel="00AE71EA" w:rsidRDefault="00000000">
                  <w:pPr>
                    <w:keepNext/>
                    <w:widowControl w:val="0"/>
                    <w:spacing w:after="60"/>
                    <w:rPr>
                      <w:del w:id="1752" w:author="Lorenzo Fabbri" w:date="2024-09-24T14:48:00Z" w16du:dateUtc="2024-09-24T12:48:00Z"/>
                    </w:rPr>
                  </w:pPr>
                  <w:del w:id="1753" w:author="Lorenzo Fabbri" w:date="2024-09-24T14:48:00Z" w16du:dateUtc="2024-09-24T12:48:00Z">
                    <w:r w:rsidRPr="005A6AA3" w:rsidDel="00AE71EA">
                      <w:rPr>
                        <w:rFonts w:ascii="Calibri" w:hAnsi="Calibri"/>
                        <w:sz w:val="20"/>
                      </w:rPr>
                      <w:delText>DEDTP</w:delText>
                    </w:r>
                  </w:del>
                </w:p>
              </w:tc>
              <w:tc>
                <w:tcPr>
                  <w:tcW w:w="0" w:type="dxa"/>
                  <w:tcPrChange w:id="175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81213A" w14:textId="5A94AF19" w:rsidR="00066508" w:rsidRPr="005A6AA3" w:rsidDel="00AE71EA" w:rsidRDefault="00000000">
                  <w:pPr>
                    <w:keepNext/>
                    <w:widowControl w:val="0"/>
                    <w:spacing w:after="60"/>
                    <w:rPr>
                      <w:del w:id="1755" w:author="Lorenzo Fabbri" w:date="2024-09-24T14:48:00Z" w16du:dateUtc="2024-09-24T12:48:00Z"/>
                    </w:rPr>
                  </w:pPr>
                  <w:del w:id="1756" w:author="Lorenzo Fabbri" w:date="2024-09-24T14:48:00Z" w16du:dateUtc="2024-09-24T12:48:00Z">
                    <w:r w:rsidRPr="005A6AA3" w:rsidDel="00AE71EA">
                      <w:rPr>
                        <w:rFonts w:ascii="Calibri" w:hAnsi="Calibri"/>
                        <w:sz w:val="20"/>
                      </w:rPr>
                      <w:delText>dedtp</w:delText>
                    </w:r>
                  </w:del>
                </w:p>
              </w:tc>
              <w:tc>
                <w:tcPr>
                  <w:tcW w:w="0" w:type="dxa"/>
                  <w:tcPrChange w:id="175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E49AF0" w14:textId="5BB20EAA" w:rsidR="00066508" w:rsidRPr="005A6AA3" w:rsidDel="00AE71EA" w:rsidRDefault="00000000">
                  <w:pPr>
                    <w:keepNext/>
                    <w:widowControl w:val="0"/>
                    <w:spacing w:after="60"/>
                    <w:jc w:val="right"/>
                    <w:rPr>
                      <w:del w:id="1758" w:author="Lorenzo Fabbri" w:date="2024-09-24T14:48:00Z" w16du:dateUtc="2024-09-24T12:48:00Z"/>
                    </w:rPr>
                  </w:pPr>
                  <w:del w:id="1759" w:author="Lorenzo Fabbri" w:date="2024-09-24T14:48:00Z" w16du:dateUtc="2024-09-24T12:48:00Z">
                    <w:r w:rsidRPr="005A6AA3" w:rsidDel="00AE71EA">
                      <w:rPr>
                        <w:rFonts w:ascii="Calibri" w:hAnsi="Calibri"/>
                        <w:sz w:val="20"/>
                      </w:rPr>
                      <w:delText>9274</w:delText>
                    </w:r>
                  </w:del>
                </w:p>
              </w:tc>
              <w:tc>
                <w:tcPr>
                  <w:tcW w:w="0" w:type="dxa"/>
                  <w:tcPrChange w:id="1760"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3D18E678" w14:textId="58E97163" w:rsidR="00066508" w:rsidRPr="005A6AA3" w:rsidDel="00AE71EA" w:rsidRDefault="00066508">
                  <w:pPr>
                    <w:keepNext/>
                    <w:widowControl w:val="0"/>
                    <w:spacing w:after="60"/>
                    <w:rPr>
                      <w:del w:id="1761" w:author="Lorenzo Fabbri" w:date="2024-09-24T14:48:00Z" w16du:dateUtc="2024-09-24T12:48:00Z"/>
                    </w:rPr>
                  </w:pPr>
                </w:p>
              </w:tc>
            </w:tr>
            <w:tr w:rsidR="00066508" w:rsidRPr="005A6AA3" w:rsidDel="00AE71EA" w14:paraId="56EA26CF" w14:textId="2CF08A7D" w:rsidTr="006C3DDD">
              <w:trPr>
                <w:del w:id="1762" w:author="Lorenzo Fabbri" w:date="2024-09-24T14:48:00Z"/>
                <w:trPrChange w:id="1763" w:author="Lorenzo Fabbri" w:date="2024-09-19T20:37:00Z" w16du:dateUtc="2024-09-19T18:37:00Z">
                  <w:trPr>
                    <w:gridBefore w:val="1"/>
                    <w:cantSplit/>
                    <w:jc w:val="center"/>
                  </w:trPr>
                </w:trPrChange>
              </w:trPr>
              <w:tc>
                <w:tcPr>
                  <w:tcW w:w="0" w:type="dxa"/>
                  <w:tcPrChange w:id="176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B947EA6" w14:textId="795768AC" w:rsidR="00066508" w:rsidRPr="005A6AA3" w:rsidDel="00AE71EA" w:rsidRDefault="00000000">
                  <w:pPr>
                    <w:keepNext/>
                    <w:widowControl w:val="0"/>
                    <w:spacing w:after="60"/>
                    <w:rPr>
                      <w:del w:id="1765" w:author="Lorenzo Fabbri" w:date="2024-09-24T14:48:00Z" w16du:dateUtc="2024-09-24T12:48:00Z"/>
                    </w:rPr>
                  </w:pPr>
                  <w:del w:id="1766" w:author="Lorenzo Fabbri" w:date="2024-09-24T14:48:00Z" w16du:dateUtc="2024-09-24T12:48:00Z">
                    <w:r w:rsidRPr="005A6AA3" w:rsidDel="00AE71EA">
                      <w:rPr>
                        <w:rFonts w:ascii="Calibri" w:hAnsi="Calibri"/>
                        <w:sz w:val="20"/>
                      </w:rPr>
                      <w:delText>diethyl phosphate</w:delText>
                    </w:r>
                  </w:del>
                </w:p>
              </w:tc>
              <w:tc>
                <w:tcPr>
                  <w:tcW w:w="0" w:type="dxa"/>
                  <w:tcPrChange w:id="176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CBB2A6" w14:textId="1F8841FF" w:rsidR="00066508" w:rsidRPr="005A6AA3" w:rsidDel="00AE71EA" w:rsidRDefault="00000000">
                  <w:pPr>
                    <w:keepNext/>
                    <w:widowControl w:val="0"/>
                    <w:spacing w:after="60"/>
                    <w:rPr>
                      <w:del w:id="1768" w:author="Lorenzo Fabbri" w:date="2024-09-24T14:48:00Z" w16du:dateUtc="2024-09-24T12:48:00Z"/>
                    </w:rPr>
                  </w:pPr>
                  <w:del w:id="1769" w:author="Lorenzo Fabbri" w:date="2024-09-24T14:48:00Z" w16du:dateUtc="2024-09-24T12:48:00Z">
                    <w:r w:rsidRPr="005A6AA3" w:rsidDel="00AE71EA">
                      <w:rPr>
                        <w:rFonts w:ascii="Calibri" w:hAnsi="Calibri"/>
                        <w:sz w:val="20"/>
                      </w:rPr>
                      <w:delText>DEP</w:delText>
                    </w:r>
                  </w:del>
                </w:p>
              </w:tc>
              <w:tc>
                <w:tcPr>
                  <w:tcW w:w="0" w:type="dxa"/>
                  <w:tcPrChange w:id="177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3914606" w14:textId="66D0B7D9" w:rsidR="00066508" w:rsidRPr="005A6AA3" w:rsidDel="00AE71EA" w:rsidRDefault="00000000">
                  <w:pPr>
                    <w:keepNext/>
                    <w:widowControl w:val="0"/>
                    <w:spacing w:after="60"/>
                    <w:rPr>
                      <w:del w:id="1771" w:author="Lorenzo Fabbri" w:date="2024-09-24T14:48:00Z" w16du:dateUtc="2024-09-24T12:48:00Z"/>
                    </w:rPr>
                  </w:pPr>
                  <w:del w:id="1772" w:author="Lorenzo Fabbri" w:date="2024-09-24T14:48:00Z" w16du:dateUtc="2024-09-24T12:48:00Z">
                    <w:r w:rsidRPr="005A6AA3" w:rsidDel="00AE71EA">
                      <w:rPr>
                        <w:rFonts w:ascii="Calibri" w:hAnsi="Calibri"/>
                        <w:sz w:val="20"/>
                      </w:rPr>
                      <w:delText>dep</w:delText>
                    </w:r>
                  </w:del>
                </w:p>
              </w:tc>
              <w:tc>
                <w:tcPr>
                  <w:tcW w:w="0" w:type="dxa"/>
                  <w:tcPrChange w:id="177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738251A" w14:textId="1408A533" w:rsidR="00066508" w:rsidRPr="005A6AA3" w:rsidDel="00AE71EA" w:rsidRDefault="00000000">
                  <w:pPr>
                    <w:keepNext/>
                    <w:widowControl w:val="0"/>
                    <w:spacing w:after="60"/>
                    <w:jc w:val="right"/>
                    <w:rPr>
                      <w:del w:id="1774" w:author="Lorenzo Fabbri" w:date="2024-09-24T14:48:00Z" w16du:dateUtc="2024-09-24T12:48:00Z"/>
                    </w:rPr>
                  </w:pPr>
                  <w:del w:id="1775" w:author="Lorenzo Fabbri" w:date="2024-09-24T14:48:00Z" w16du:dateUtc="2024-09-24T12:48:00Z">
                    <w:r w:rsidRPr="005A6AA3" w:rsidDel="00AE71EA">
                      <w:rPr>
                        <w:rFonts w:ascii="Calibri" w:hAnsi="Calibri"/>
                        <w:sz w:val="20"/>
                      </w:rPr>
                      <w:delText>654</w:delText>
                    </w:r>
                  </w:del>
                </w:p>
              </w:tc>
              <w:tc>
                <w:tcPr>
                  <w:tcW w:w="0" w:type="dxa"/>
                  <w:tcPrChange w:id="1776"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7FF436E0" w14:textId="2AB64136" w:rsidR="00066508" w:rsidRPr="005A6AA3" w:rsidDel="00AE71EA" w:rsidRDefault="00066508">
                  <w:pPr>
                    <w:keepNext/>
                    <w:widowControl w:val="0"/>
                    <w:spacing w:after="60"/>
                    <w:rPr>
                      <w:del w:id="1777" w:author="Lorenzo Fabbri" w:date="2024-09-24T14:48:00Z" w16du:dateUtc="2024-09-24T12:48:00Z"/>
                    </w:rPr>
                  </w:pPr>
                </w:p>
              </w:tc>
            </w:tr>
            <w:tr w:rsidR="00066508" w:rsidRPr="005A6AA3" w:rsidDel="00AE71EA" w14:paraId="45088585" w14:textId="38721AA8" w:rsidTr="006C3DDD">
              <w:trPr>
                <w:del w:id="1778" w:author="Lorenzo Fabbri" w:date="2024-09-24T14:48:00Z"/>
                <w:trPrChange w:id="1779" w:author="Lorenzo Fabbri" w:date="2024-09-19T20:37:00Z" w16du:dateUtc="2024-09-19T18:37:00Z">
                  <w:trPr>
                    <w:gridBefore w:val="1"/>
                    <w:cantSplit/>
                    <w:jc w:val="center"/>
                  </w:trPr>
                </w:trPrChange>
              </w:trPr>
              <w:tc>
                <w:tcPr>
                  <w:tcW w:w="0" w:type="dxa"/>
                  <w:tcPrChange w:id="178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FDFC191" w14:textId="7597DB87" w:rsidR="00066508" w:rsidRPr="005A6AA3" w:rsidDel="00AE71EA" w:rsidRDefault="00000000">
                  <w:pPr>
                    <w:keepNext/>
                    <w:widowControl w:val="0"/>
                    <w:spacing w:after="60"/>
                    <w:rPr>
                      <w:del w:id="1781" w:author="Lorenzo Fabbri" w:date="2024-09-24T14:48:00Z" w16du:dateUtc="2024-09-24T12:48:00Z"/>
                    </w:rPr>
                  </w:pPr>
                  <w:del w:id="1782" w:author="Lorenzo Fabbri" w:date="2024-09-24T14:48:00Z" w16du:dateUtc="2024-09-24T12:48:00Z">
                    <w:r w:rsidRPr="005A6AA3" w:rsidDel="00AE71EA">
                      <w:rPr>
                        <w:rFonts w:ascii="Calibri" w:hAnsi="Calibri"/>
                        <w:sz w:val="20"/>
                      </w:rPr>
                      <w:delText>diethyl thiophosphate</w:delText>
                    </w:r>
                  </w:del>
                </w:p>
              </w:tc>
              <w:tc>
                <w:tcPr>
                  <w:tcW w:w="0" w:type="dxa"/>
                  <w:tcPrChange w:id="178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611C6DE" w14:textId="3BDD18BC" w:rsidR="00066508" w:rsidRPr="005A6AA3" w:rsidDel="00AE71EA" w:rsidRDefault="00000000">
                  <w:pPr>
                    <w:keepNext/>
                    <w:widowControl w:val="0"/>
                    <w:spacing w:after="60"/>
                    <w:rPr>
                      <w:del w:id="1784" w:author="Lorenzo Fabbri" w:date="2024-09-24T14:48:00Z" w16du:dateUtc="2024-09-24T12:48:00Z"/>
                    </w:rPr>
                  </w:pPr>
                  <w:del w:id="1785" w:author="Lorenzo Fabbri" w:date="2024-09-24T14:48:00Z" w16du:dateUtc="2024-09-24T12:48:00Z">
                    <w:r w:rsidRPr="005A6AA3" w:rsidDel="00AE71EA">
                      <w:rPr>
                        <w:rFonts w:ascii="Calibri" w:hAnsi="Calibri"/>
                        <w:sz w:val="20"/>
                      </w:rPr>
                      <w:delText>DETP</w:delText>
                    </w:r>
                  </w:del>
                </w:p>
              </w:tc>
              <w:tc>
                <w:tcPr>
                  <w:tcW w:w="0" w:type="dxa"/>
                  <w:tcPrChange w:id="178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30721C5" w14:textId="34D3A360" w:rsidR="00066508" w:rsidRPr="005A6AA3" w:rsidDel="00AE71EA" w:rsidRDefault="00000000">
                  <w:pPr>
                    <w:keepNext/>
                    <w:widowControl w:val="0"/>
                    <w:spacing w:after="60"/>
                    <w:rPr>
                      <w:del w:id="1787" w:author="Lorenzo Fabbri" w:date="2024-09-24T14:48:00Z" w16du:dateUtc="2024-09-24T12:48:00Z"/>
                    </w:rPr>
                  </w:pPr>
                  <w:del w:id="1788" w:author="Lorenzo Fabbri" w:date="2024-09-24T14:48:00Z" w16du:dateUtc="2024-09-24T12:48:00Z">
                    <w:r w:rsidRPr="005A6AA3" w:rsidDel="00AE71EA">
                      <w:rPr>
                        <w:rFonts w:ascii="Calibri" w:hAnsi="Calibri"/>
                        <w:sz w:val="20"/>
                      </w:rPr>
                      <w:delText>detp</w:delText>
                    </w:r>
                  </w:del>
                </w:p>
              </w:tc>
              <w:tc>
                <w:tcPr>
                  <w:tcW w:w="0" w:type="dxa"/>
                  <w:tcPrChange w:id="178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A7446D" w14:textId="56995817" w:rsidR="00066508" w:rsidRPr="005A6AA3" w:rsidDel="00AE71EA" w:rsidRDefault="00000000">
                  <w:pPr>
                    <w:keepNext/>
                    <w:widowControl w:val="0"/>
                    <w:spacing w:after="60"/>
                    <w:jc w:val="right"/>
                    <w:rPr>
                      <w:del w:id="1790" w:author="Lorenzo Fabbri" w:date="2024-09-24T14:48:00Z" w16du:dateUtc="2024-09-24T12:48:00Z"/>
                    </w:rPr>
                  </w:pPr>
                  <w:del w:id="1791" w:author="Lorenzo Fabbri" w:date="2024-09-24T14:48:00Z" w16du:dateUtc="2024-09-24T12:48:00Z">
                    <w:r w:rsidRPr="005A6AA3" w:rsidDel="00AE71EA">
                      <w:rPr>
                        <w:rFonts w:ascii="Calibri" w:hAnsi="Calibri"/>
                        <w:sz w:val="20"/>
                      </w:rPr>
                      <w:delText>3683036</w:delText>
                    </w:r>
                  </w:del>
                </w:p>
              </w:tc>
              <w:tc>
                <w:tcPr>
                  <w:tcW w:w="0" w:type="dxa"/>
                  <w:tcPrChange w:id="179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2F8FCD7" w14:textId="53D54983" w:rsidR="00066508" w:rsidRPr="005A6AA3" w:rsidDel="00AE71EA" w:rsidRDefault="00066508">
                  <w:pPr>
                    <w:keepNext/>
                    <w:widowControl w:val="0"/>
                    <w:spacing w:after="60"/>
                    <w:rPr>
                      <w:del w:id="1793" w:author="Lorenzo Fabbri" w:date="2024-09-24T14:48:00Z" w16du:dateUtc="2024-09-24T12:48:00Z"/>
                    </w:rPr>
                  </w:pPr>
                </w:p>
              </w:tc>
            </w:tr>
            <w:tr w:rsidR="00066508" w:rsidRPr="005A6AA3" w:rsidDel="00AE71EA" w14:paraId="1798B2BB" w14:textId="3551921B" w:rsidTr="006C3DDD">
              <w:trPr>
                <w:del w:id="1794" w:author="Lorenzo Fabbri" w:date="2024-09-24T14:48:00Z"/>
                <w:trPrChange w:id="1795" w:author="Lorenzo Fabbri" w:date="2024-09-19T20:37:00Z" w16du:dateUtc="2024-09-19T18:37:00Z">
                  <w:trPr>
                    <w:gridBefore w:val="1"/>
                    <w:cantSplit/>
                    <w:jc w:val="center"/>
                  </w:trPr>
                </w:trPrChange>
              </w:trPr>
              <w:tc>
                <w:tcPr>
                  <w:tcW w:w="0" w:type="dxa"/>
                  <w:tcPrChange w:id="179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2F708BE" w14:textId="0DFEDEFA" w:rsidR="00066508" w:rsidRPr="005A6AA3" w:rsidDel="00AE71EA" w:rsidRDefault="00000000">
                  <w:pPr>
                    <w:keepNext/>
                    <w:widowControl w:val="0"/>
                    <w:spacing w:after="60"/>
                    <w:rPr>
                      <w:del w:id="1797" w:author="Lorenzo Fabbri" w:date="2024-09-24T14:48:00Z" w16du:dateUtc="2024-09-24T12:48:00Z"/>
                    </w:rPr>
                  </w:pPr>
                  <w:del w:id="1798" w:author="Lorenzo Fabbri" w:date="2024-09-24T14:48:00Z" w16du:dateUtc="2024-09-24T12:48:00Z">
                    <w:r w:rsidRPr="005A6AA3" w:rsidDel="00AE71EA">
                      <w:rPr>
                        <w:rFonts w:ascii="Calibri" w:hAnsi="Calibri"/>
                        <w:sz w:val="20"/>
                      </w:rPr>
                      <w:delText>dimethyl dithiophosphate</w:delText>
                    </w:r>
                  </w:del>
                </w:p>
              </w:tc>
              <w:tc>
                <w:tcPr>
                  <w:tcW w:w="0" w:type="dxa"/>
                  <w:tcPrChange w:id="179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176187" w14:textId="38395DA7" w:rsidR="00066508" w:rsidRPr="005A6AA3" w:rsidDel="00AE71EA" w:rsidRDefault="00000000">
                  <w:pPr>
                    <w:keepNext/>
                    <w:widowControl w:val="0"/>
                    <w:spacing w:after="60"/>
                    <w:rPr>
                      <w:del w:id="1800" w:author="Lorenzo Fabbri" w:date="2024-09-24T14:48:00Z" w16du:dateUtc="2024-09-24T12:48:00Z"/>
                    </w:rPr>
                  </w:pPr>
                  <w:del w:id="1801" w:author="Lorenzo Fabbri" w:date="2024-09-24T14:48:00Z" w16du:dateUtc="2024-09-24T12:48:00Z">
                    <w:r w:rsidRPr="005A6AA3" w:rsidDel="00AE71EA">
                      <w:rPr>
                        <w:rFonts w:ascii="Calibri" w:hAnsi="Calibri"/>
                        <w:sz w:val="20"/>
                      </w:rPr>
                      <w:delText>DMDTP</w:delText>
                    </w:r>
                  </w:del>
                </w:p>
              </w:tc>
              <w:tc>
                <w:tcPr>
                  <w:tcW w:w="0" w:type="dxa"/>
                  <w:tcPrChange w:id="180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053F4D" w14:textId="76D3290B" w:rsidR="00066508" w:rsidRPr="005A6AA3" w:rsidDel="00AE71EA" w:rsidRDefault="00000000">
                  <w:pPr>
                    <w:keepNext/>
                    <w:widowControl w:val="0"/>
                    <w:spacing w:after="60"/>
                    <w:rPr>
                      <w:del w:id="1803" w:author="Lorenzo Fabbri" w:date="2024-09-24T14:48:00Z" w16du:dateUtc="2024-09-24T12:48:00Z"/>
                    </w:rPr>
                  </w:pPr>
                  <w:del w:id="1804" w:author="Lorenzo Fabbri" w:date="2024-09-24T14:48:00Z" w16du:dateUtc="2024-09-24T12:48:00Z">
                    <w:r w:rsidRPr="005A6AA3" w:rsidDel="00AE71EA">
                      <w:rPr>
                        <w:rFonts w:ascii="Calibri" w:hAnsi="Calibri"/>
                        <w:sz w:val="20"/>
                      </w:rPr>
                      <w:delText>dmdtp</w:delText>
                    </w:r>
                  </w:del>
                </w:p>
              </w:tc>
              <w:tc>
                <w:tcPr>
                  <w:tcW w:w="0" w:type="dxa"/>
                  <w:tcPrChange w:id="180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5A3CD8" w14:textId="655A06D8" w:rsidR="00066508" w:rsidRPr="005A6AA3" w:rsidDel="00AE71EA" w:rsidRDefault="00000000">
                  <w:pPr>
                    <w:keepNext/>
                    <w:widowControl w:val="0"/>
                    <w:spacing w:after="60"/>
                    <w:jc w:val="right"/>
                    <w:rPr>
                      <w:del w:id="1806" w:author="Lorenzo Fabbri" w:date="2024-09-24T14:48:00Z" w16du:dateUtc="2024-09-24T12:48:00Z"/>
                    </w:rPr>
                  </w:pPr>
                  <w:del w:id="1807" w:author="Lorenzo Fabbri" w:date="2024-09-24T14:48:00Z" w16du:dateUtc="2024-09-24T12:48:00Z">
                    <w:r w:rsidRPr="005A6AA3" w:rsidDel="00AE71EA">
                      <w:rPr>
                        <w:rFonts w:ascii="Calibri" w:hAnsi="Calibri"/>
                        <w:sz w:val="20"/>
                      </w:rPr>
                      <w:delText>36158</w:delText>
                    </w:r>
                  </w:del>
                </w:p>
              </w:tc>
              <w:tc>
                <w:tcPr>
                  <w:tcW w:w="0" w:type="dxa"/>
                  <w:tcPrChange w:id="180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2DD1C70" w14:textId="49C568C8" w:rsidR="00066508" w:rsidRPr="005A6AA3" w:rsidDel="00AE71EA" w:rsidRDefault="00066508">
                  <w:pPr>
                    <w:keepNext/>
                    <w:widowControl w:val="0"/>
                    <w:spacing w:after="60"/>
                    <w:rPr>
                      <w:del w:id="1809" w:author="Lorenzo Fabbri" w:date="2024-09-24T14:48:00Z" w16du:dateUtc="2024-09-24T12:48:00Z"/>
                    </w:rPr>
                  </w:pPr>
                </w:p>
              </w:tc>
            </w:tr>
            <w:tr w:rsidR="00066508" w:rsidRPr="005A6AA3" w:rsidDel="00AE71EA" w14:paraId="229D6A21" w14:textId="57198825" w:rsidTr="006C3DDD">
              <w:trPr>
                <w:del w:id="1810" w:author="Lorenzo Fabbri" w:date="2024-09-24T14:48:00Z"/>
                <w:trPrChange w:id="1811" w:author="Lorenzo Fabbri" w:date="2024-09-19T20:37:00Z" w16du:dateUtc="2024-09-19T18:37:00Z">
                  <w:trPr>
                    <w:gridBefore w:val="1"/>
                    <w:cantSplit/>
                    <w:jc w:val="center"/>
                  </w:trPr>
                </w:trPrChange>
              </w:trPr>
              <w:tc>
                <w:tcPr>
                  <w:tcW w:w="0" w:type="dxa"/>
                  <w:tcPrChange w:id="181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80D72B2" w14:textId="72E949D5" w:rsidR="00066508" w:rsidRPr="005A6AA3" w:rsidDel="00AE71EA" w:rsidRDefault="00000000">
                  <w:pPr>
                    <w:keepNext/>
                    <w:widowControl w:val="0"/>
                    <w:spacing w:after="60"/>
                    <w:rPr>
                      <w:del w:id="1813" w:author="Lorenzo Fabbri" w:date="2024-09-24T14:48:00Z" w16du:dateUtc="2024-09-24T12:48:00Z"/>
                    </w:rPr>
                  </w:pPr>
                  <w:del w:id="1814" w:author="Lorenzo Fabbri" w:date="2024-09-24T14:48:00Z" w16du:dateUtc="2024-09-24T12:48:00Z">
                    <w:r w:rsidRPr="005A6AA3" w:rsidDel="00AE71EA">
                      <w:rPr>
                        <w:rFonts w:ascii="Calibri" w:hAnsi="Calibri"/>
                        <w:sz w:val="20"/>
                      </w:rPr>
                      <w:delText>dimethyl phosphate</w:delText>
                    </w:r>
                  </w:del>
                </w:p>
              </w:tc>
              <w:tc>
                <w:tcPr>
                  <w:tcW w:w="0" w:type="dxa"/>
                  <w:tcPrChange w:id="181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6F5EA70" w14:textId="0E1E500F" w:rsidR="00066508" w:rsidRPr="005A6AA3" w:rsidDel="00AE71EA" w:rsidRDefault="00000000">
                  <w:pPr>
                    <w:keepNext/>
                    <w:widowControl w:val="0"/>
                    <w:spacing w:after="60"/>
                    <w:rPr>
                      <w:del w:id="1816" w:author="Lorenzo Fabbri" w:date="2024-09-24T14:48:00Z" w16du:dateUtc="2024-09-24T12:48:00Z"/>
                    </w:rPr>
                  </w:pPr>
                  <w:del w:id="1817" w:author="Lorenzo Fabbri" w:date="2024-09-24T14:48:00Z" w16du:dateUtc="2024-09-24T12:48:00Z">
                    <w:r w:rsidRPr="005A6AA3" w:rsidDel="00AE71EA">
                      <w:rPr>
                        <w:rFonts w:ascii="Calibri" w:hAnsi="Calibri"/>
                        <w:sz w:val="20"/>
                      </w:rPr>
                      <w:delText>DMP</w:delText>
                    </w:r>
                  </w:del>
                </w:p>
              </w:tc>
              <w:tc>
                <w:tcPr>
                  <w:tcW w:w="0" w:type="dxa"/>
                  <w:tcPrChange w:id="181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2F8102" w14:textId="4D3C1D38" w:rsidR="00066508" w:rsidRPr="005A6AA3" w:rsidDel="00AE71EA" w:rsidRDefault="00000000">
                  <w:pPr>
                    <w:keepNext/>
                    <w:widowControl w:val="0"/>
                    <w:spacing w:after="60"/>
                    <w:rPr>
                      <w:del w:id="1819" w:author="Lorenzo Fabbri" w:date="2024-09-24T14:48:00Z" w16du:dateUtc="2024-09-24T12:48:00Z"/>
                    </w:rPr>
                  </w:pPr>
                  <w:del w:id="1820" w:author="Lorenzo Fabbri" w:date="2024-09-24T14:48:00Z" w16du:dateUtc="2024-09-24T12:48:00Z">
                    <w:r w:rsidRPr="005A6AA3" w:rsidDel="00AE71EA">
                      <w:rPr>
                        <w:rFonts w:ascii="Calibri" w:hAnsi="Calibri"/>
                        <w:sz w:val="20"/>
                      </w:rPr>
                      <w:delText>dmp</w:delText>
                    </w:r>
                  </w:del>
                </w:p>
              </w:tc>
              <w:tc>
                <w:tcPr>
                  <w:tcW w:w="0" w:type="dxa"/>
                  <w:tcPrChange w:id="182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751E05" w14:textId="4286DD24" w:rsidR="00066508" w:rsidRPr="005A6AA3" w:rsidDel="00AE71EA" w:rsidRDefault="00000000">
                  <w:pPr>
                    <w:keepNext/>
                    <w:widowControl w:val="0"/>
                    <w:spacing w:after="60"/>
                    <w:jc w:val="right"/>
                    <w:rPr>
                      <w:del w:id="1822" w:author="Lorenzo Fabbri" w:date="2024-09-24T14:48:00Z" w16du:dateUtc="2024-09-24T12:48:00Z"/>
                    </w:rPr>
                  </w:pPr>
                  <w:del w:id="1823" w:author="Lorenzo Fabbri" w:date="2024-09-24T14:48:00Z" w16du:dateUtc="2024-09-24T12:48:00Z">
                    <w:r w:rsidRPr="005A6AA3" w:rsidDel="00AE71EA">
                      <w:rPr>
                        <w:rFonts w:ascii="Calibri" w:hAnsi="Calibri"/>
                        <w:sz w:val="20"/>
                      </w:rPr>
                      <w:delText>13134</w:delText>
                    </w:r>
                  </w:del>
                </w:p>
              </w:tc>
              <w:tc>
                <w:tcPr>
                  <w:tcW w:w="0" w:type="dxa"/>
                  <w:tcPrChange w:id="1824"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80D55B3" w14:textId="4ADE8ECF" w:rsidR="00066508" w:rsidRPr="005A6AA3" w:rsidDel="00AE71EA" w:rsidRDefault="00066508">
                  <w:pPr>
                    <w:keepNext/>
                    <w:widowControl w:val="0"/>
                    <w:spacing w:after="60"/>
                    <w:rPr>
                      <w:del w:id="1825" w:author="Lorenzo Fabbri" w:date="2024-09-24T14:48:00Z" w16du:dateUtc="2024-09-24T12:48:00Z"/>
                    </w:rPr>
                  </w:pPr>
                </w:p>
              </w:tc>
            </w:tr>
            <w:tr w:rsidR="00066508" w:rsidRPr="005A6AA3" w:rsidDel="00AE71EA" w14:paraId="4078C753" w14:textId="70427280" w:rsidTr="006C3DDD">
              <w:trPr>
                <w:del w:id="1826" w:author="Lorenzo Fabbri" w:date="2024-09-24T14:48:00Z"/>
                <w:trPrChange w:id="1827" w:author="Lorenzo Fabbri" w:date="2024-09-19T20:37:00Z" w16du:dateUtc="2024-09-19T18:37:00Z">
                  <w:trPr>
                    <w:gridBefore w:val="1"/>
                    <w:cantSplit/>
                    <w:jc w:val="center"/>
                  </w:trPr>
                </w:trPrChange>
              </w:trPr>
              <w:tc>
                <w:tcPr>
                  <w:tcW w:w="0" w:type="dxa"/>
                  <w:tcPrChange w:id="182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BFD3884" w14:textId="60D34DD8" w:rsidR="00066508" w:rsidRPr="005A6AA3" w:rsidDel="00AE71EA" w:rsidRDefault="00000000">
                  <w:pPr>
                    <w:keepNext/>
                    <w:widowControl w:val="0"/>
                    <w:spacing w:after="60"/>
                    <w:rPr>
                      <w:del w:id="1829" w:author="Lorenzo Fabbri" w:date="2024-09-24T14:48:00Z" w16du:dateUtc="2024-09-24T12:48:00Z"/>
                    </w:rPr>
                  </w:pPr>
                  <w:del w:id="1830" w:author="Lorenzo Fabbri" w:date="2024-09-24T14:48:00Z" w16du:dateUtc="2024-09-24T12:48:00Z">
                    <w:r w:rsidRPr="005A6AA3" w:rsidDel="00AE71EA">
                      <w:rPr>
                        <w:rFonts w:ascii="Calibri" w:hAnsi="Calibri"/>
                        <w:sz w:val="20"/>
                      </w:rPr>
                      <w:delText>dimethyl thiophosphate</w:delText>
                    </w:r>
                  </w:del>
                </w:p>
              </w:tc>
              <w:tc>
                <w:tcPr>
                  <w:tcW w:w="0" w:type="dxa"/>
                  <w:tcPrChange w:id="183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C6DC47C" w14:textId="2AAA68F5" w:rsidR="00066508" w:rsidRPr="005A6AA3" w:rsidDel="00AE71EA" w:rsidRDefault="00000000">
                  <w:pPr>
                    <w:keepNext/>
                    <w:widowControl w:val="0"/>
                    <w:spacing w:after="60"/>
                    <w:rPr>
                      <w:del w:id="1832" w:author="Lorenzo Fabbri" w:date="2024-09-24T14:48:00Z" w16du:dateUtc="2024-09-24T12:48:00Z"/>
                    </w:rPr>
                  </w:pPr>
                  <w:del w:id="1833" w:author="Lorenzo Fabbri" w:date="2024-09-24T14:48:00Z" w16du:dateUtc="2024-09-24T12:48:00Z">
                    <w:r w:rsidRPr="005A6AA3" w:rsidDel="00AE71EA">
                      <w:rPr>
                        <w:rFonts w:ascii="Calibri" w:hAnsi="Calibri"/>
                        <w:sz w:val="20"/>
                      </w:rPr>
                      <w:delText>DMTP</w:delText>
                    </w:r>
                  </w:del>
                </w:p>
              </w:tc>
              <w:tc>
                <w:tcPr>
                  <w:tcW w:w="0" w:type="dxa"/>
                  <w:tcPrChange w:id="183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177E6E" w14:textId="3C44FD9C" w:rsidR="00066508" w:rsidRPr="005A6AA3" w:rsidDel="00AE71EA" w:rsidRDefault="00000000">
                  <w:pPr>
                    <w:keepNext/>
                    <w:widowControl w:val="0"/>
                    <w:spacing w:after="60"/>
                    <w:rPr>
                      <w:del w:id="1835" w:author="Lorenzo Fabbri" w:date="2024-09-24T14:48:00Z" w16du:dateUtc="2024-09-24T12:48:00Z"/>
                    </w:rPr>
                  </w:pPr>
                  <w:del w:id="1836" w:author="Lorenzo Fabbri" w:date="2024-09-24T14:48:00Z" w16du:dateUtc="2024-09-24T12:48:00Z">
                    <w:r w:rsidRPr="005A6AA3" w:rsidDel="00AE71EA">
                      <w:rPr>
                        <w:rFonts w:ascii="Calibri" w:hAnsi="Calibri"/>
                        <w:sz w:val="20"/>
                      </w:rPr>
                      <w:delText>dmtp</w:delText>
                    </w:r>
                  </w:del>
                </w:p>
              </w:tc>
              <w:tc>
                <w:tcPr>
                  <w:tcW w:w="0" w:type="dxa"/>
                  <w:tcPrChange w:id="183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5A3F0E" w14:textId="5AD0B629" w:rsidR="00066508" w:rsidRPr="005A6AA3" w:rsidDel="00AE71EA" w:rsidRDefault="00000000">
                  <w:pPr>
                    <w:keepNext/>
                    <w:widowControl w:val="0"/>
                    <w:spacing w:after="60"/>
                    <w:jc w:val="right"/>
                    <w:rPr>
                      <w:del w:id="1838" w:author="Lorenzo Fabbri" w:date="2024-09-24T14:48:00Z" w16du:dateUtc="2024-09-24T12:48:00Z"/>
                    </w:rPr>
                  </w:pPr>
                  <w:del w:id="1839" w:author="Lorenzo Fabbri" w:date="2024-09-24T14:48:00Z" w16du:dateUtc="2024-09-24T12:48:00Z">
                    <w:r w:rsidRPr="005A6AA3" w:rsidDel="00AE71EA">
                      <w:rPr>
                        <w:rFonts w:ascii="Calibri" w:hAnsi="Calibri"/>
                        <w:sz w:val="20"/>
                      </w:rPr>
                      <w:delText>168140</w:delText>
                    </w:r>
                  </w:del>
                </w:p>
              </w:tc>
              <w:tc>
                <w:tcPr>
                  <w:tcW w:w="0" w:type="dxa"/>
                  <w:tcPrChange w:id="1840"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7B31CC55" w14:textId="13E917CB" w:rsidR="00066508" w:rsidRPr="005A6AA3" w:rsidDel="00AE71EA" w:rsidRDefault="00066508">
                  <w:pPr>
                    <w:keepNext/>
                    <w:widowControl w:val="0"/>
                    <w:spacing w:after="60"/>
                    <w:rPr>
                      <w:del w:id="1841" w:author="Lorenzo Fabbri" w:date="2024-09-24T14:48:00Z" w16du:dateUtc="2024-09-24T12:48:00Z"/>
                    </w:rPr>
                  </w:pPr>
                </w:p>
              </w:tc>
            </w:tr>
            <w:tr w:rsidR="00066508" w:rsidRPr="005A6AA3" w:rsidDel="00AE71EA" w14:paraId="75767746" w14:textId="0C3FC1B4" w:rsidTr="006C3DDD">
              <w:trPr>
                <w:del w:id="1842" w:author="Lorenzo Fabbri" w:date="2024-09-24T14:48:00Z"/>
                <w:trPrChange w:id="1843" w:author="Lorenzo Fabbri" w:date="2024-09-19T20:37:00Z" w16du:dateUtc="2024-09-19T18:37:00Z">
                  <w:trPr>
                    <w:gridBefore w:val="1"/>
                    <w:cantSplit/>
                    <w:jc w:val="center"/>
                  </w:trPr>
                </w:trPrChange>
              </w:trPr>
              <w:tc>
                <w:tcPr>
                  <w:tcW w:w="0" w:type="dxa"/>
                  <w:gridSpan w:val="5"/>
                  <w:tcPrChange w:id="1844" w:author="Lorenzo Fabbri" w:date="2024-09-19T20:37:00Z" w16du:dateUtc="2024-09-19T18:37:00Z">
                    <w:tcPr>
                      <w:tcW w:w="9144" w:type="dxa"/>
                      <w:gridSpan w:val="10"/>
                      <w:tcBorders>
                        <w:top w:val="single" w:sz="16" w:space="0" w:color="D3D3D3"/>
                        <w:left w:val="single" w:sz="6" w:space="0" w:color="D3D3D3"/>
                        <w:bottom w:val="single" w:sz="16" w:space="0" w:color="D3D3D3"/>
                        <w:right w:val="single" w:sz="6" w:space="0" w:color="D3D3D3"/>
                      </w:tcBorders>
                      <w:tcMar>
                        <w:top w:w="25" w:type="dxa"/>
                      </w:tcMar>
                    </w:tcPr>
                  </w:tcPrChange>
                </w:tcPr>
                <w:p w14:paraId="74838AF3" w14:textId="7D74FDF6" w:rsidR="00066508" w:rsidRPr="005A6AA3" w:rsidDel="00AE71EA" w:rsidRDefault="00000000">
                  <w:pPr>
                    <w:keepNext/>
                    <w:widowControl w:val="0"/>
                    <w:spacing w:after="60"/>
                    <w:rPr>
                      <w:del w:id="1845" w:author="Lorenzo Fabbri" w:date="2024-09-24T14:48:00Z" w16du:dateUtc="2024-09-24T12:48:00Z"/>
                    </w:rPr>
                  </w:pPr>
                  <w:del w:id="1846" w:author="Lorenzo Fabbri" w:date="2024-09-24T14:48:00Z" w16du:dateUtc="2024-09-24T12:48:00Z">
                    <w:r w:rsidRPr="005A6AA3" w:rsidDel="00AE71EA">
                      <w:rPr>
                        <w:rFonts w:ascii="Calibri" w:hAnsi="Calibri"/>
                        <w:b/>
                        <w:sz w:val="20"/>
                      </w:rPr>
                      <w:delText>Phenols</w:delText>
                    </w:r>
                  </w:del>
                </w:p>
              </w:tc>
            </w:tr>
            <w:tr w:rsidR="00066508" w:rsidRPr="005A6AA3" w:rsidDel="00AE71EA" w14:paraId="6D221BEA" w14:textId="2B352336" w:rsidTr="006C3DDD">
              <w:trPr>
                <w:del w:id="1847" w:author="Lorenzo Fabbri" w:date="2024-09-24T14:48:00Z"/>
                <w:trPrChange w:id="1848" w:author="Lorenzo Fabbri" w:date="2024-09-19T20:37:00Z" w16du:dateUtc="2024-09-19T18:37:00Z">
                  <w:trPr>
                    <w:gridBefore w:val="1"/>
                    <w:cantSplit/>
                    <w:jc w:val="center"/>
                  </w:trPr>
                </w:trPrChange>
              </w:trPr>
              <w:tc>
                <w:tcPr>
                  <w:tcW w:w="0" w:type="dxa"/>
                  <w:tcPrChange w:id="184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CCAA0F4" w14:textId="0A8E5C9E" w:rsidR="00066508" w:rsidRPr="005A6AA3" w:rsidDel="00AE71EA" w:rsidRDefault="00000000">
                  <w:pPr>
                    <w:keepNext/>
                    <w:widowControl w:val="0"/>
                    <w:spacing w:after="60"/>
                    <w:rPr>
                      <w:del w:id="1850" w:author="Lorenzo Fabbri" w:date="2024-09-24T14:48:00Z" w16du:dateUtc="2024-09-24T12:48:00Z"/>
                    </w:rPr>
                  </w:pPr>
                  <w:del w:id="1851" w:author="Lorenzo Fabbri" w:date="2024-09-24T14:48:00Z" w16du:dateUtc="2024-09-24T12:48:00Z">
                    <w:r w:rsidRPr="005A6AA3" w:rsidDel="00AE71EA">
                      <w:rPr>
                        <w:rFonts w:ascii="Calibri" w:hAnsi="Calibri"/>
                        <w:sz w:val="20"/>
                      </w:rPr>
                      <w:delText>bisphenol A</w:delText>
                    </w:r>
                  </w:del>
                </w:p>
              </w:tc>
              <w:tc>
                <w:tcPr>
                  <w:tcW w:w="0" w:type="dxa"/>
                  <w:tcPrChange w:id="185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8D9977" w14:textId="65B37AE8" w:rsidR="00066508" w:rsidRPr="005A6AA3" w:rsidDel="00AE71EA" w:rsidRDefault="00000000">
                  <w:pPr>
                    <w:keepNext/>
                    <w:widowControl w:val="0"/>
                    <w:spacing w:after="60"/>
                    <w:rPr>
                      <w:del w:id="1853" w:author="Lorenzo Fabbri" w:date="2024-09-24T14:48:00Z" w16du:dateUtc="2024-09-24T12:48:00Z"/>
                    </w:rPr>
                  </w:pPr>
                  <w:del w:id="1854" w:author="Lorenzo Fabbri" w:date="2024-09-24T14:48:00Z" w16du:dateUtc="2024-09-24T12:48:00Z">
                    <w:r w:rsidRPr="005A6AA3" w:rsidDel="00AE71EA">
                      <w:rPr>
                        <w:rFonts w:ascii="Calibri" w:hAnsi="Calibri"/>
                        <w:sz w:val="20"/>
                      </w:rPr>
                      <w:delText>BPA</w:delText>
                    </w:r>
                  </w:del>
                </w:p>
              </w:tc>
              <w:tc>
                <w:tcPr>
                  <w:tcW w:w="0" w:type="dxa"/>
                  <w:tcPrChange w:id="185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45487E" w14:textId="70F94276" w:rsidR="00066508" w:rsidRPr="005A6AA3" w:rsidDel="00AE71EA" w:rsidRDefault="00000000">
                  <w:pPr>
                    <w:keepNext/>
                    <w:widowControl w:val="0"/>
                    <w:spacing w:after="60"/>
                    <w:rPr>
                      <w:del w:id="1856" w:author="Lorenzo Fabbri" w:date="2024-09-24T14:48:00Z" w16du:dateUtc="2024-09-24T12:48:00Z"/>
                    </w:rPr>
                  </w:pPr>
                  <w:del w:id="1857" w:author="Lorenzo Fabbri" w:date="2024-09-24T14:48:00Z" w16du:dateUtc="2024-09-24T12:48:00Z">
                    <w:r w:rsidRPr="005A6AA3" w:rsidDel="00AE71EA">
                      <w:rPr>
                        <w:rFonts w:ascii="Calibri" w:hAnsi="Calibri"/>
                        <w:sz w:val="20"/>
                      </w:rPr>
                      <w:delText>bpa</w:delText>
                    </w:r>
                  </w:del>
                </w:p>
              </w:tc>
              <w:tc>
                <w:tcPr>
                  <w:tcW w:w="0" w:type="dxa"/>
                  <w:tcPrChange w:id="185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FAD095" w14:textId="78DD7D75" w:rsidR="00066508" w:rsidRPr="005A6AA3" w:rsidDel="00AE71EA" w:rsidRDefault="00000000">
                  <w:pPr>
                    <w:keepNext/>
                    <w:widowControl w:val="0"/>
                    <w:spacing w:after="60"/>
                    <w:jc w:val="right"/>
                    <w:rPr>
                      <w:del w:id="1859" w:author="Lorenzo Fabbri" w:date="2024-09-24T14:48:00Z" w16du:dateUtc="2024-09-24T12:48:00Z"/>
                    </w:rPr>
                  </w:pPr>
                  <w:del w:id="1860" w:author="Lorenzo Fabbri" w:date="2024-09-24T14:48:00Z" w16du:dateUtc="2024-09-24T12:48:00Z">
                    <w:r w:rsidRPr="005A6AA3" w:rsidDel="00AE71EA">
                      <w:rPr>
                        <w:rFonts w:ascii="Calibri" w:hAnsi="Calibri"/>
                        <w:sz w:val="20"/>
                      </w:rPr>
                      <w:delText>6623</w:delText>
                    </w:r>
                  </w:del>
                </w:p>
              </w:tc>
              <w:tc>
                <w:tcPr>
                  <w:tcW w:w="0" w:type="dxa"/>
                  <w:tcPrChange w:id="1861"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5C20B08E" w14:textId="6422EEEF" w:rsidR="00066508" w:rsidRPr="005A6AA3" w:rsidDel="00AE71EA" w:rsidRDefault="00066508">
                  <w:pPr>
                    <w:keepNext/>
                    <w:widowControl w:val="0"/>
                    <w:spacing w:after="60"/>
                    <w:rPr>
                      <w:del w:id="1862" w:author="Lorenzo Fabbri" w:date="2024-09-24T14:48:00Z" w16du:dateUtc="2024-09-24T12:48:00Z"/>
                    </w:rPr>
                  </w:pPr>
                </w:p>
              </w:tc>
            </w:tr>
            <w:tr w:rsidR="00066508" w:rsidRPr="005A6AA3" w:rsidDel="00AE71EA" w14:paraId="3B496184" w14:textId="17B50F06" w:rsidTr="006C3DDD">
              <w:trPr>
                <w:del w:id="1863" w:author="Lorenzo Fabbri" w:date="2024-09-24T14:48:00Z"/>
                <w:trPrChange w:id="1864" w:author="Lorenzo Fabbri" w:date="2024-09-19T20:37:00Z" w16du:dateUtc="2024-09-19T18:37:00Z">
                  <w:trPr>
                    <w:gridBefore w:val="1"/>
                    <w:cantSplit/>
                    <w:jc w:val="center"/>
                  </w:trPr>
                </w:trPrChange>
              </w:trPr>
              <w:tc>
                <w:tcPr>
                  <w:tcW w:w="0" w:type="dxa"/>
                  <w:tcPrChange w:id="186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095C22A" w14:textId="51D8C4A2" w:rsidR="00066508" w:rsidRPr="005A6AA3" w:rsidDel="00AE71EA" w:rsidRDefault="00000000">
                  <w:pPr>
                    <w:keepNext/>
                    <w:widowControl w:val="0"/>
                    <w:spacing w:after="60"/>
                    <w:rPr>
                      <w:del w:id="1866" w:author="Lorenzo Fabbri" w:date="2024-09-24T14:48:00Z" w16du:dateUtc="2024-09-24T12:48:00Z"/>
                    </w:rPr>
                  </w:pPr>
                  <w:del w:id="1867" w:author="Lorenzo Fabbri" w:date="2024-09-24T14:48:00Z" w16du:dateUtc="2024-09-24T12:48:00Z">
                    <w:r w:rsidRPr="005A6AA3" w:rsidDel="00AE71EA">
                      <w:rPr>
                        <w:rFonts w:ascii="Calibri" w:hAnsi="Calibri"/>
                        <w:sz w:val="20"/>
                      </w:rPr>
                      <w:delText>n</w:delText>
                    </w:r>
                    <w:r w:rsidRPr="005A6AA3" w:rsidDel="00AE71EA">
                      <w:rPr>
                        <w:rFonts w:ascii="Calibri" w:hAnsi="Calibri"/>
                        <w:sz w:val="20"/>
                      </w:rPr>
                      <w:noBreakHyphen/>
                      <w:delText>butyl</w:delText>
                    </w:r>
                    <w:r w:rsidRPr="005A6AA3" w:rsidDel="00AE71EA">
                      <w:rPr>
                        <w:rFonts w:ascii="Calibri" w:hAnsi="Calibri"/>
                        <w:sz w:val="20"/>
                      </w:rPr>
                      <w:noBreakHyphen/>
                      <w:delText>paraben</w:delText>
                    </w:r>
                  </w:del>
                </w:p>
              </w:tc>
              <w:tc>
                <w:tcPr>
                  <w:tcW w:w="0" w:type="dxa"/>
                  <w:tcPrChange w:id="186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C469D27" w14:textId="0274FA09" w:rsidR="00066508" w:rsidRPr="005A6AA3" w:rsidDel="00AE71EA" w:rsidRDefault="00000000">
                  <w:pPr>
                    <w:keepNext/>
                    <w:widowControl w:val="0"/>
                    <w:spacing w:after="60"/>
                    <w:rPr>
                      <w:del w:id="1869" w:author="Lorenzo Fabbri" w:date="2024-09-24T14:48:00Z" w16du:dateUtc="2024-09-24T12:48:00Z"/>
                    </w:rPr>
                  </w:pPr>
                  <w:del w:id="1870" w:author="Lorenzo Fabbri" w:date="2024-09-24T14:48:00Z" w16du:dateUtc="2024-09-24T12:48:00Z">
                    <w:r w:rsidRPr="005A6AA3" w:rsidDel="00AE71EA">
                      <w:rPr>
                        <w:rFonts w:ascii="Calibri" w:hAnsi="Calibri"/>
                        <w:sz w:val="20"/>
                      </w:rPr>
                      <w:delText>BUPA</w:delText>
                    </w:r>
                  </w:del>
                </w:p>
              </w:tc>
              <w:tc>
                <w:tcPr>
                  <w:tcW w:w="0" w:type="dxa"/>
                  <w:tcPrChange w:id="187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07971D" w14:textId="57A0DE1A" w:rsidR="00066508" w:rsidRPr="005A6AA3" w:rsidDel="00AE71EA" w:rsidRDefault="00000000">
                  <w:pPr>
                    <w:keepNext/>
                    <w:widowControl w:val="0"/>
                    <w:spacing w:after="60"/>
                    <w:rPr>
                      <w:del w:id="1872" w:author="Lorenzo Fabbri" w:date="2024-09-24T14:48:00Z" w16du:dateUtc="2024-09-24T12:48:00Z"/>
                    </w:rPr>
                  </w:pPr>
                  <w:del w:id="1873" w:author="Lorenzo Fabbri" w:date="2024-09-24T14:48:00Z" w16du:dateUtc="2024-09-24T12:48:00Z">
                    <w:r w:rsidRPr="005A6AA3" w:rsidDel="00AE71EA">
                      <w:rPr>
                        <w:rFonts w:ascii="Calibri" w:hAnsi="Calibri"/>
                        <w:sz w:val="20"/>
                      </w:rPr>
                      <w:delText>bupa</w:delText>
                    </w:r>
                  </w:del>
                </w:p>
              </w:tc>
              <w:tc>
                <w:tcPr>
                  <w:tcW w:w="0" w:type="dxa"/>
                  <w:tcPrChange w:id="187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3D2B59" w14:textId="1EE6BCC4" w:rsidR="00066508" w:rsidRPr="005A6AA3" w:rsidDel="00AE71EA" w:rsidRDefault="00000000">
                  <w:pPr>
                    <w:keepNext/>
                    <w:widowControl w:val="0"/>
                    <w:spacing w:after="60"/>
                    <w:jc w:val="right"/>
                    <w:rPr>
                      <w:del w:id="1875" w:author="Lorenzo Fabbri" w:date="2024-09-24T14:48:00Z" w16du:dateUtc="2024-09-24T12:48:00Z"/>
                    </w:rPr>
                  </w:pPr>
                  <w:del w:id="1876" w:author="Lorenzo Fabbri" w:date="2024-09-24T14:48:00Z" w16du:dateUtc="2024-09-24T12:48:00Z">
                    <w:r w:rsidRPr="005A6AA3" w:rsidDel="00AE71EA">
                      <w:rPr>
                        <w:rFonts w:ascii="Calibri" w:hAnsi="Calibri"/>
                        <w:sz w:val="20"/>
                      </w:rPr>
                      <w:delText>7184</w:delText>
                    </w:r>
                  </w:del>
                </w:p>
              </w:tc>
              <w:tc>
                <w:tcPr>
                  <w:tcW w:w="0" w:type="dxa"/>
                  <w:tcPrChange w:id="1877"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7B4B9D2" w14:textId="14E45C49" w:rsidR="00066508" w:rsidRPr="005A6AA3" w:rsidDel="00AE71EA" w:rsidRDefault="00066508">
                  <w:pPr>
                    <w:keepNext/>
                    <w:widowControl w:val="0"/>
                    <w:spacing w:after="60"/>
                    <w:rPr>
                      <w:del w:id="1878" w:author="Lorenzo Fabbri" w:date="2024-09-24T14:48:00Z" w16du:dateUtc="2024-09-24T12:48:00Z"/>
                    </w:rPr>
                  </w:pPr>
                </w:p>
              </w:tc>
            </w:tr>
            <w:tr w:rsidR="00066508" w:rsidRPr="005A6AA3" w:rsidDel="00AE71EA" w14:paraId="59403CEE" w14:textId="39F72280" w:rsidTr="006C3DDD">
              <w:trPr>
                <w:del w:id="1879" w:author="Lorenzo Fabbri" w:date="2024-09-24T14:48:00Z"/>
                <w:trPrChange w:id="1880" w:author="Lorenzo Fabbri" w:date="2024-09-19T20:37:00Z" w16du:dateUtc="2024-09-19T18:37:00Z">
                  <w:trPr>
                    <w:gridBefore w:val="1"/>
                    <w:cantSplit/>
                    <w:jc w:val="center"/>
                  </w:trPr>
                </w:trPrChange>
              </w:trPr>
              <w:tc>
                <w:tcPr>
                  <w:tcW w:w="0" w:type="dxa"/>
                  <w:tcPrChange w:id="1881"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92ECF96" w14:textId="707AFE82" w:rsidR="00066508" w:rsidRPr="005A6AA3" w:rsidDel="00AE71EA" w:rsidRDefault="00000000">
                  <w:pPr>
                    <w:keepNext/>
                    <w:widowControl w:val="0"/>
                    <w:spacing w:after="60"/>
                    <w:rPr>
                      <w:del w:id="1882" w:author="Lorenzo Fabbri" w:date="2024-09-24T14:48:00Z" w16du:dateUtc="2024-09-24T12:48:00Z"/>
                    </w:rPr>
                  </w:pPr>
                  <w:del w:id="1883" w:author="Lorenzo Fabbri" w:date="2024-09-24T14:48:00Z" w16du:dateUtc="2024-09-24T12:48:00Z">
                    <w:r w:rsidRPr="005A6AA3" w:rsidDel="00AE71EA">
                      <w:rPr>
                        <w:rFonts w:ascii="Calibri" w:hAnsi="Calibri"/>
                        <w:sz w:val="20"/>
                      </w:rPr>
                      <w:delText>ethyl-paraben</w:delText>
                    </w:r>
                  </w:del>
                </w:p>
              </w:tc>
              <w:tc>
                <w:tcPr>
                  <w:tcW w:w="0" w:type="dxa"/>
                  <w:tcPrChange w:id="188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DE5DAB" w14:textId="65CB0728" w:rsidR="00066508" w:rsidRPr="005A6AA3" w:rsidDel="00AE71EA" w:rsidRDefault="00000000">
                  <w:pPr>
                    <w:keepNext/>
                    <w:widowControl w:val="0"/>
                    <w:spacing w:after="60"/>
                    <w:rPr>
                      <w:del w:id="1885" w:author="Lorenzo Fabbri" w:date="2024-09-24T14:48:00Z" w16du:dateUtc="2024-09-24T12:48:00Z"/>
                    </w:rPr>
                  </w:pPr>
                  <w:del w:id="1886" w:author="Lorenzo Fabbri" w:date="2024-09-24T14:48:00Z" w16du:dateUtc="2024-09-24T12:48:00Z">
                    <w:r w:rsidRPr="005A6AA3" w:rsidDel="00AE71EA">
                      <w:rPr>
                        <w:rFonts w:ascii="Calibri" w:hAnsi="Calibri"/>
                        <w:sz w:val="20"/>
                      </w:rPr>
                      <w:delText>ETPA</w:delText>
                    </w:r>
                  </w:del>
                </w:p>
              </w:tc>
              <w:tc>
                <w:tcPr>
                  <w:tcW w:w="0" w:type="dxa"/>
                  <w:tcPrChange w:id="188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BC6174" w14:textId="4B347008" w:rsidR="00066508" w:rsidRPr="005A6AA3" w:rsidDel="00AE71EA" w:rsidRDefault="00000000">
                  <w:pPr>
                    <w:keepNext/>
                    <w:widowControl w:val="0"/>
                    <w:spacing w:after="60"/>
                    <w:rPr>
                      <w:del w:id="1888" w:author="Lorenzo Fabbri" w:date="2024-09-24T14:48:00Z" w16du:dateUtc="2024-09-24T12:48:00Z"/>
                    </w:rPr>
                  </w:pPr>
                  <w:del w:id="1889" w:author="Lorenzo Fabbri" w:date="2024-09-24T14:48:00Z" w16du:dateUtc="2024-09-24T12:48:00Z">
                    <w:r w:rsidRPr="005A6AA3" w:rsidDel="00AE71EA">
                      <w:rPr>
                        <w:rFonts w:ascii="Calibri" w:hAnsi="Calibri"/>
                        <w:sz w:val="20"/>
                      </w:rPr>
                      <w:delText>etpa</w:delText>
                    </w:r>
                  </w:del>
                </w:p>
              </w:tc>
              <w:tc>
                <w:tcPr>
                  <w:tcW w:w="0" w:type="dxa"/>
                  <w:tcPrChange w:id="189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39468" w14:textId="56F927CB" w:rsidR="00066508" w:rsidRPr="005A6AA3" w:rsidDel="00AE71EA" w:rsidRDefault="00000000">
                  <w:pPr>
                    <w:keepNext/>
                    <w:widowControl w:val="0"/>
                    <w:spacing w:after="60"/>
                    <w:jc w:val="right"/>
                    <w:rPr>
                      <w:del w:id="1891" w:author="Lorenzo Fabbri" w:date="2024-09-24T14:48:00Z" w16du:dateUtc="2024-09-24T12:48:00Z"/>
                    </w:rPr>
                  </w:pPr>
                  <w:del w:id="1892" w:author="Lorenzo Fabbri" w:date="2024-09-24T14:48:00Z" w16du:dateUtc="2024-09-24T12:48:00Z">
                    <w:r w:rsidRPr="005A6AA3" w:rsidDel="00AE71EA">
                      <w:rPr>
                        <w:rFonts w:ascii="Calibri" w:hAnsi="Calibri"/>
                        <w:sz w:val="20"/>
                      </w:rPr>
                      <w:delText>8434</w:delText>
                    </w:r>
                  </w:del>
                </w:p>
              </w:tc>
              <w:tc>
                <w:tcPr>
                  <w:tcW w:w="0" w:type="dxa"/>
                  <w:tcPrChange w:id="1893"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0911787" w14:textId="2F786CEA" w:rsidR="00066508" w:rsidRPr="005A6AA3" w:rsidDel="00AE71EA" w:rsidRDefault="00066508">
                  <w:pPr>
                    <w:keepNext/>
                    <w:widowControl w:val="0"/>
                    <w:spacing w:after="60"/>
                    <w:rPr>
                      <w:del w:id="1894" w:author="Lorenzo Fabbri" w:date="2024-09-24T14:48:00Z" w16du:dateUtc="2024-09-24T12:48:00Z"/>
                    </w:rPr>
                  </w:pPr>
                </w:p>
              </w:tc>
            </w:tr>
            <w:tr w:rsidR="00066508" w:rsidRPr="005A6AA3" w:rsidDel="00AE71EA" w14:paraId="6BBB2D80" w14:textId="48055B83" w:rsidTr="006C3DDD">
              <w:trPr>
                <w:del w:id="1895" w:author="Lorenzo Fabbri" w:date="2024-09-24T14:48:00Z"/>
                <w:trPrChange w:id="1896" w:author="Lorenzo Fabbri" w:date="2024-09-19T20:37:00Z" w16du:dateUtc="2024-09-19T18:37:00Z">
                  <w:trPr>
                    <w:gridBefore w:val="1"/>
                    <w:cantSplit/>
                    <w:jc w:val="center"/>
                  </w:trPr>
                </w:trPrChange>
              </w:trPr>
              <w:tc>
                <w:tcPr>
                  <w:tcW w:w="0" w:type="dxa"/>
                  <w:tcPrChange w:id="1897"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06E5AB8" w14:textId="0D834499" w:rsidR="00066508" w:rsidRPr="005A6AA3" w:rsidDel="00AE71EA" w:rsidRDefault="00000000">
                  <w:pPr>
                    <w:keepNext/>
                    <w:widowControl w:val="0"/>
                    <w:spacing w:after="60"/>
                    <w:rPr>
                      <w:del w:id="1898" w:author="Lorenzo Fabbri" w:date="2024-09-24T14:48:00Z" w16du:dateUtc="2024-09-24T12:48:00Z"/>
                    </w:rPr>
                  </w:pPr>
                  <w:del w:id="1899" w:author="Lorenzo Fabbri" w:date="2024-09-24T14:48:00Z" w16du:dateUtc="2024-09-24T12:48:00Z">
                    <w:r w:rsidRPr="005A6AA3" w:rsidDel="00AE71EA">
                      <w:rPr>
                        <w:rFonts w:ascii="Calibri" w:hAnsi="Calibri"/>
                        <w:sz w:val="20"/>
                      </w:rPr>
                      <w:delText>methyl-paraben</w:delText>
                    </w:r>
                  </w:del>
                </w:p>
              </w:tc>
              <w:tc>
                <w:tcPr>
                  <w:tcW w:w="0" w:type="dxa"/>
                  <w:tcPrChange w:id="190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9B0521" w14:textId="02EB8976" w:rsidR="00066508" w:rsidRPr="005A6AA3" w:rsidDel="00AE71EA" w:rsidRDefault="00000000">
                  <w:pPr>
                    <w:keepNext/>
                    <w:widowControl w:val="0"/>
                    <w:spacing w:after="60"/>
                    <w:rPr>
                      <w:del w:id="1901" w:author="Lorenzo Fabbri" w:date="2024-09-24T14:48:00Z" w16du:dateUtc="2024-09-24T12:48:00Z"/>
                    </w:rPr>
                  </w:pPr>
                  <w:del w:id="1902" w:author="Lorenzo Fabbri" w:date="2024-09-24T14:48:00Z" w16du:dateUtc="2024-09-24T12:48:00Z">
                    <w:r w:rsidRPr="005A6AA3" w:rsidDel="00AE71EA">
                      <w:rPr>
                        <w:rFonts w:ascii="Calibri" w:hAnsi="Calibri"/>
                        <w:sz w:val="20"/>
                      </w:rPr>
                      <w:delText>MEPA</w:delText>
                    </w:r>
                  </w:del>
                </w:p>
              </w:tc>
              <w:tc>
                <w:tcPr>
                  <w:tcW w:w="0" w:type="dxa"/>
                  <w:tcPrChange w:id="190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20BD58" w14:textId="5C927A5A" w:rsidR="00066508" w:rsidRPr="005A6AA3" w:rsidDel="00AE71EA" w:rsidRDefault="00000000">
                  <w:pPr>
                    <w:keepNext/>
                    <w:widowControl w:val="0"/>
                    <w:spacing w:after="60"/>
                    <w:rPr>
                      <w:del w:id="1904" w:author="Lorenzo Fabbri" w:date="2024-09-24T14:48:00Z" w16du:dateUtc="2024-09-24T12:48:00Z"/>
                    </w:rPr>
                  </w:pPr>
                  <w:del w:id="1905" w:author="Lorenzo Fabbri" w:date="2024-09-24T14:48:00Z" w16du:dateUtc="2024-09-24T12:48:00Z">
                    <w:r w:rsidRPr="005A6AA3" w:rsidDel="00AE71EA">
                      <w:rPr>
                        <w:rFonts w:ascii="Calibri" w:hAnsi="Calibri"/>
                        <w:sz w:val="20"/>
                      </w:rPr>
                      <w:delText>mepa</w:delText>
                    </w:r>
                  </w:del>
                </w:p>
              </w:tc>
              <w:tc>
                <w:tcPr>
                  <w:tcW w:w="0" w:type="dxa"/>
                  <w:tcPrChange w:id="190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0CCAA2" w14:textId="35650320" w:rsidR="00066508" w:rsidRPr="005A6AA3" w:rsidDel="00AE71EA" w:rsidRDefault="00000000">
                  <w:pPr>
                    <w:keepNext/>
                    <w:widowControl w:val="0"/>
                    <w:spacing w:after="60"/>
                    <w:jc w:val="right"/>
                    <w:rPr>
                      <w:del w:id="1907" w:author="Lorenzo Fabbri" w:date="2024-09-24T14:48:00Z" w16du:dateUtc="2024-09-24T12:48:00Z"/>
                    </w:rPr>
                  </w:pPr>
                  <w:del w:id="1908" w:author="Lorenzo Fabbri" w:date="2024-09-24T14:48:00Z" w16du:dateUtc="2024-09-24T12:48:00Z">
                    <w:r w:rsidRPr="005A6AA3" w:rsidDel="00AE71EA">
                      <w:rPr>
                        <w:rFonts w:ascii="Calibri" w:hAnsi="Calibri"/>
                        <w:sz w:val="20"/>
                      </w:rPr>
                      <w:delText>7456</w:delText>
                    </w:r>
                  </w:del>
                </w:p>
              </w:tc>
              <w:tc>
                <w:tcPr>
                  <w:tcW w:w="0" w:type="dxa"/>
                  <w:tcPrChange w:id="1909"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66C697D1" w14:textId="7F35A4EF" w:rsidR="00066508" w:rsidRPr="005A6AA3" w:rsidDel="00AE71EA" w:rsidRDefault="00066508">
                  <w:pPr>
                    <w:keepNext/>
                    <w:widowControl w:val="0"/>
                    <w:spacing w:after="60"/>
                    <w:rPr>
                      <w:del w:id="1910" w:author="Lorenzo Fabbri" w:date="2024-09-24T14:48:00Z" w16du:dateUtc="2024-09-24T12:48:00Z"/>
                    </w:rPr>
                  </w:pPr>
                </w:p>
              </w:tc>
            </w:tr>
            <w:tr w:rsidR="00066508" w:rsidRPr="005A6AA3" w:rsidDel="00AE71EA" w14:paraId="71F5B87A" w14:textId="106E37EE" w:rsidTr="006C3DDD">
              <w:trPr>
                <w:del w:id="1911" w:author="Lorenzo Fabbri" w:date="2024-09-24T14:48:00Z"/>
                <w:trPrChange w:id="1912" w:author="Lorenzo Fabbri" w:date="2024-09-19T20:37:00Z" w16du:dateUtc="2024-09-19T18:37:00Z">
                  <w:trPr>
                    <w:gridBefore w:val="1"/>
                    <w:cantSplit/>
                    <w:jc w:val="center"/>
                  </w:trPr>
                </w:trPrChange>
              </w:trPr>
              <w:tc>
                <w:tcPr>
                  <w:tcW w:w="0" w:type="dxa"/>
                  <w:tcPrChange w:id="1913"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CD7C04" w14:textId="2BF18242" w:rsidR="00066508" w:rsidRPr="005A6AA3" w:rsidDel="00AE71EA" w:rsidRDefault="00000000">
                  <w:pPr>
                    <w:keepNext/>
                    <w:widowControl w:val="0"/>
                    <w:spacing w:after="60"/>
                    <w:rPr>
                      <w:del w:id="1914" w:author="Lorenzo Fabbri" w:date="2024-09-24T14:48:00Z" w16du:dateUtc="2024-09-24T12:48:00Z"/>
                    </w:rPr>
                  </w:pPr>
                  <w:del w:id="1915" w:author="Lorenzo Fabbri" w:date="2024-09-24T14:48:00Z" w16du:dateUtc="2024-09-24T12:48:00Z">
                    <w:r w:rsidRPr="005A6AA3" w:rsidDel="00AE71EA">
                      <w:rPr>
                        <w:rFonts w:ascii="Calibri" w:hAnsi="Calibri"/>
                        <w:sz w:val="20"/>
                      </w:rPr>
                      <w:delText>oxybenzone</w:delText>
                    </w:r>
                  </w:del>
                </w:p>
              </w:tc>
              <w:tc>
                <w:tcPr>
                  <w:tcW w:w="0" w:type="dxa"/>
                  <w:tcPrChange w:id="191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1B6A51" w14:textId="1AF6C28E" w:rsidR="00066508" w:rsidRPr="005A6AA3" w:rsidDel="00AE71EA" w:rsidRDefault="00000000">
                  <w:pPr>
                    <w:keepNext/>
                    <w:widowControl w:val="0"/>
                    <w:spacing w:after="60"/>
                    <w:rPr>
                      <w:del w:id="1917" w:author="Lorenzo Fabbri" w:date="2024-09-24T14:48:00Z" w16du:dateUtc="2024-09-24T12:48:00Z"/>
                    </w:rPr>
                  </w:pPr>
                  <w:del w:id="1918" w:author="Lorenzo Fabbri" w:date="2024-09-24T14:48:00Z" w16du:dateUtc="2024-09-24T12:48:00Z">
                    <w:r w:rsidRPr="005A6AA3" w:rsidDel="00AE71EA">
                      <w:rPr>
                        <w:rFonts w:ascii="Calibri" w:hAnsi="Calibri"/>
                        <w:sz w:val="20"/>
                      </w:rPr>
                      <w:delText>OXBE</w:delText>
                    </w:r>
                  </w:del>
                </w:p>
              </w:tc>
              <w:tc>
                <w:tcPr>
                  <w:tcW w:w="0" w:type="dxa"/>
                  <w:tcPrChange w:id="191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CA5620" w14:textId="17C74251" w:rsidR="00066508" w:rsidRPr="005A6AA3" w:rsidDel="00AE71EA" w:rsidRDefault="00000000">
                  <w:pPr>
                    <w:keepNext/>
                    <w:widowControl w:val="0"/>
                    <w:spacing w:after="60"/>
                    <w:rPr>
                      <w:del w:id="1920" w:author="Lorenzo Fabbri" w:date="2024-09-24T14:48:00Z" w16du:dateUtc="2024-09-24T12:48:00Z"/>
                    </w:rPr>
                  </w:pPr>
                  <w:del w:id="1921" w:author="Lorenzo Fabbri" w:date="2024-09-24T14:48:00Z" w16du:dateUtc="2024-09-24T12:48:00Z">
                    <w:r w:rsidRPr="005A6AA3" w:rsidDel="00AE71EA">
                      <w:rPr>
                        <w:rFonts w:ascii="Calibri" w:hAnsi="Calibri"/>
                        <w:sz w:val="20"/>
                      </w:rPr>
                      <w:delText>oxbe</w:delText>
                    </w:r>
                  </w:del>
                </w:p>
              </w:tc>
              <w:tc>
                <w:tcPr>
                  <w:tcW w:w="0" w:type="dxa"/>
                  <w:tcPrChange w:id="192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F570C60" w14:textId="29063581" w:rsidR="00066508" w:rsidRPr="005A6AA3" w:rsidDel="00AE71EA" w:rsidRDefault="00000000">
                  <w:pPr>
                    <w:keepNext/>
                    <w:widowControl w:val="0"/>
                    <w:spacing w:after="60"/>
                    <w:jc w:val="right"/>
                    <w:rPr>
                      <w:del w:id="1923" w:author="Lorenzo Fabbri" w:date="2024-09-24T14:48:00Z" w16du:dateUtc="2024-09-24T12:48:00Z"/>
                    </w:rPr>
                  </w:pPr>
                  <w:del w:id="1924" w:author="Lorenzo Fabbri" w:date="2024-09-24T14:48:00Z" w16du:dateUtc="2024-09-24T12:48:00Z">
                    <w:r w:rsidRPr="005A6AA3" w:rsidDel="00AE71EA">
                      <w:rPr>
                        <w:rFonts w:ascii="Calibri" w:hAnsi="Calibri"/>
                        <w:sz w:val="20"/>
                      </w:rPr>
                      <w:delText>4632</w:delText>
                    </w:r>
                  </w:del>
                </w:p>
              </w:tc>
              <w:tc>
                <w:tcPr>
                  <w:tcW w:w="0" w:type="dxa"/>
                  <w:tcPrChange w:id="1925"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982975E" w14:textId="6E3F60B7" w:rsidR="00066508" w:rsidRPr="005A6AA3" w:rsidDel="00AE71EA" w:rsidRDefault="00066508">
                  <w:pPr>
                    <w:keepNext/>
                    <w:widowControl w:val="0"/>
                    <w:spacing w:after="60"/>
                    <w:rPr>
                      <w:del w:id="1926" w:author="Lorenzo Fabbri" w:date="2024-09-24T14:48:00Z" w16du:dateUtc="2024-09-24T12:48:00Z"/>
                    </w:rPr>
                  </w:pPr>
                </w:p>
              </w:tc>
            </w:tr>
            <w:tr w:rsidR="00066508" w:rsidRPr="005A6AA3" w:rsidDel="00AE71EA" w14:paraId="5C1A2C5F" w14:textId="7E184D10" w:rsidTr="006C3DDD">
              <w:trPr>
                <w:del w:id="1927" w:author="Lorenzo Fabbri" w:date="2024-09-24T14:48:00Z"/>
                <w:trPrChange w:id="1928" w:author="Lorenzo Fabbri" w:date="2024-09-19T20:37:00Z" w16du:dateUtc="2024-09-19T18:37:00Z">
                  <w:trPr>
                    <w:gridBefore w:val="1"/>
                    <w:cantSplit/>
                    <w:jc w:val="center"/>
                  </w:trPr>
                </w:trPrChange>
              </w:trPr>
              <w:tc>
                <w:tcPr>
                  <w:tcW w:w="0" w:type="dxa"/>
                  <w:tcPrChange w:id="192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AB31D86" w14:textId="7A6C618F" w:rsidR="00066508" w:rsidRPr="005A6AA3" w:rsidDel="00AE71EA" w:rsidRDefault="00000000">
                  <w:pPr>
                    <w:keepNext/>
                    <w:widowControl w:val="0"/>
                    <w:spacing w:after="60"/>
                    <w:rPr>
                      <w:del w:id="1930" w:author="Lorenzo Fabbri" w:date="2024-09-24T14:48:00Z" w16du:dateUtc="2024-09-24T12:48:00Z"/>
                    </w:rPr>
                  </w:pPr>
                  <w:del w:id="1931" w:author="Lorenzo Fabbri" w:date="2024-09-24T14:48:00Z" w16du:dateUtc="2024-09-24T12:48:00Z">
                    <w:r w:rsidRPr="005A6AA3" w:rsidDel="00AE71EA">
                      <w:rPr>
                        <w:rFonts w:ascii="Calibri" w:hAnsi="Calibri"/>
                        <w:sz w:val="20"/>
                      </w:rPr>
                      <w:delText>propyl-paraben</w:delText>
                    </w:r>
                  </w:del>
                </w:p>
              </w:tc>
              <w:tc>
                <w:tcPr>
                  <w:tcW w:w="0" w:type="dxa"/>
                  <w:tcPrChange w:id="193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4808B99" w14:textId="1492496F" w:rsidR="00066508" w:rsidRPr="005A6AA3" w:rsidDel="00AE71EA" w:rsidRDefault="00000000">
                  <w:pPr>
                    <w:keepNext/>
                    <w:widowControl w:val="0"/>
                    <w:spacing w:after="60"/>
                    <w:rPr>
                      <w:del w:id="1933" w:author="Lorenzo Fabbri" w:date="2024-09-24T14:48:00Z" w16du:dateUtc="2024-09-24T12:48:00Z"/>
                    </w:rPr>
                  </w:pPr>
                  <w:del w:id="1934" w:author="Lorenzo Fabbri" w:date="2024-09-24T14:48:00Z" w16du:dateUtc="2024-09-24T12:48:00Z">
                    <w:r w:rsidRPr="005A6AA3" w:rsidDel="00AE71EA">
                      <w:rPr>
                        <w:rFonts w:ascii="Calibri" w:hAnsi="Calibri"/>
                        <w:sz w:val="20"/>
                      </w:rPr>
                      <w:delText>PRPA</w:delText>
                    </w:r>
                  </w:del>
                </w:p>
              </w:tc>
              <w:tc>
                <w:tcPr>
                  <w:tcW w:w="0" w:type="dxa"/>
                  <w:tcPrChange w:id="193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785868" w14:textId="70A43470" w:rsidR="00066508" w:rsidRPr="005A6AA3" w:rsidDel="00AE71EA" w:rsidRDefault="00000000">
                  <w:pPr>
                    <w:keepNext/>
                    <w:widowControl w:val="0"/>
                    <w:spacing w:after="60"/>
                    <w:rPr>
                      <w:del w:id="1936" w:author="Lorenzo Fabbri" w:date="2024-09-24T14:48:00Z" w16du:dateUtc="2024-09-24T12:48:00Z"/>
                    </w:rPr>
                  </w:pPr>
                  <w:del w:id="1937" w:author="Lorenzo Fabbri" w:date="2024-09-24T14:48:00Z" w16du:dateUtc="2024-09-24T12:48:00Z">
                    <w:r w:rsidRPr="005A6AA3" w:rsidDel="00AE71EA">
                      <w:rPr>
                        <w:rFonts w:ascii="Calibri" w:hAnsi="Calibri"/>
                        <w:sz w:val="20"/>
                      </w:rPr>
                      <w:delText>prpa</w:delText>
                    </w:r>
                  </w:del>
                </w:p>
              </w:tc>
              <w:tc>
                <w:tcPr>
                  <w:tcW w:w="0" w:type="dxa"/>
                  <w:tcPrChange w:id="193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E44FDF" w14:textId="580FD7DA" w:rsidR="00066508" w:rsidRPr="005A6AA3" w:rsidDel="00AE71EA" w:rsidRDefault="00000000">
                  <w:pPr>
                    <w:keepNext/>
                    <w:widowControl w:val="0"/>
                    <w:spacing w:after="60"/>
                    <w:jc w:val="right"/>
                    <w:rPr>
                      <w:del w:id="1939" w:author="Lorenzo Fabbri" w:date="2024-09-24T14:48:00Z" w16du:dateUtc="2024-09-24T12:48:00Z"/>
                    </w:rPr>
                  </w:pPr>
                  <w:del w:id="1940" w:author="Lorenzo Fabbri" w:date="2024-09-24T14:48:00Z" w16du:dateUtc="2024-09-24T12:48:00Z">
                    <w:r w:rsidRPr="005A6AA3" w:rsidDel="00AE71EA">
                      <w:rPr>
                        <w:rFonts w:ascii="Calibri" w:hAnsi="Calibri"/>
                        <w:sz w:val="20"/>
                      </w:rPr>
                      <w:delText>7175</w:delText>
                    </w:r>
                  </w:del>
                </w:p>
              </w:tc>
              <w:tc>
                <w:tcPr>
                  <w:tcW w:w="0" w:type="dxa"/>
                  <w:tcPrChange w:id="1941"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AD8D96E" w14:textId="72D8B157" w:rsidR="00066508" w:rsidRPr="005A6AA3" w:rsidDel="00AE71EA" w:rsidRDefault="00066508">
                  <w:pPr>
                    <w:keepNext/>
                    <w:widowControl w:val="0"/>
                    <w:spacing w:after="60"/>
                    <w:rPr>
                      <w:del w:id="1942" w:author="Lorenzo Fabbri" w:date="2024-09-24T14:48:00Z" w16du:dateUtc="2024-09-24T12:48:00Z"/>
                    </w:rPr>
                  </w:pPr>
                </w:p>
              </w:tc>
            </w:tr>
            <w:tr w:rsidR="00066508" w:rsidRPr="005A6AA3" w:rsidDel="00AE71EA" w14:paraId="0CA2F367" w14:textId="0712E238" w:rsidTr="006C3DDD">
              <w:trPr>
                <w:del w:id="1943" w:author="Lorenzo Fabbri" w:date="2024-09-24T14:48:00Z"/>
                <w:trPrChange w:id="1944" w:author="Lorenzo Fabbri" w:date="2024-09-19T20:37:00Z" w16du:dateUtc="2024-09-19T18:37:00Z">
                  <w:trPr>
                    <w:gridBefore w:val="1"/>
                    <w:cantSplit/>
                    <w:jc w:val="center"/>
                  </w:trPr>
                </w:trPrChange>
              </w:trPr>
              <w:tc>
                <w:tcPr>
                  <w:tcW w:w="0" w:type="dxa"/>
                  <w:tcPrChange w:id="194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325296D" w14:textId="1EB9A290" w:rsidR="00066508" w:rsidRPr="005A6AA3" w:rsidDel="00AE71EA" w:rsidRDefault="00000000">
                  <w:pPr>
                    <w:keepNext/>
                    <w:widowControl w:val="0"/>
                    <w:spacing w:after="60"/>
                    <w:rPr>
                      <w:del w:id="1946" w:author="Lorenzo Fabbri" w:date="2024-09-24T14:48:00Z" w16du:dateUtc="2024-09-24T12:48:00Z"/>
                    </w:rPr>
                  </w:pPr>
                  <w:del w:id="1947" w:author="Lorenzo Fabbri" w:date="2024-09-24T14:48:00Z" w16du:dateUtc="2024-09-24T12:48:00Z">
                    <w:r w:rsidRPr="005A6AA3" w:rsidDel="00AE71EA">
                      <w:rPr>
                        <w:rFonts w:ascii="Calibri" w:hAnsi="Calibri"/>
                        <w:sz w:val="20"/>
                      </w:rPr>
                      <w:delText>triclosan</w:delText>
                    </w:r>
                  </w:del>
                </w:p>
              </w:tc>
              <w:tc>
                <w:tcPr>
                  <w:tcW w:w="0" w:type="dxa"/>
                  <w:tcPrChange w:id="194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B33088" w14:textId="1A65D2D2" w:rsidR="00066508" w:rsidRPr="005A6AA3" w:rsidDel="00AE71EA" w:rsidRDefault="00000000">
                  <w:pPr>
                    <w:keepNext/>
                    <w:widowControl w:val="0"/>
                    <w:spacing w:after="60"/>
                    <w:rPr>
                      <w:del w:id="1949" w:author="Lorenzo Fabbri" w:date="2024-09-24T14:48:00Z" w16du:dateUtc="2024-09-24T12:48:00Z"/>
                    </w:rPr>
                  </w:pPr>
                  <w:del w:id="1950" w:author="Lorenzo Fabbri" w:date="2024-09-24T14:48:00Z" w16du:dateUtc="2024-09-24T12:48:00Z">
                    <w:r w:rsidRPr="005A6AA3" w:rsidDel="00AE71EA">
                      <w:rPr>
                        <w:rFonts w:ascii="Calibri" w:hAnsi="Calibri"/>
                        <w:sz w:val="20"/>
                      </w:rPr>
                      <w:delText>TRCS</w:delText>
                    </w:r>
                  </w:del>
                </w:p>
              </w:tc>
              <w:tc>
                <w:tcPr>
                  <w:tcW w:w="0" w:type="dxa"/>
                  <w:tcPrChange w:id="195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9CDDD" w14:textId="1EC438A9" w:rsidR="00066508" w:rsidRPr="005A6AA3" w:rsidDel="00AE71EA" w:rsidRDefault="00000000">
                  <w:pPr>
                    <w:keepNext/>
                    <w:widowControl w:val="0"/>
                    <w:spacing w:after="60"/>
                    <w:rPr>
                      <w:del w:id="1952" w:author="Lorenzo Fabbri" w:date="2024-09-24T14:48:00Z" w16du:dateUtc="2024-09-24T12:48:00Z"/>
                    </w:rPr>
                  </w:pPr>
                  <w:del w:id="1953" w:author="Lorenzo Fabbri" w:date="2024-09-24T14:48:00Z" w16du:dateUtc="2024-09-24T12:48:00Z">
                    <w:r w:rsidRPr="005A6AA3" w:rsidDel="00AE71EA">
                      <w:rPr>
                        <w:rFonts w:ascii="Calibri" w:hAnsi="Calibri"/>
                        <w:sz w:val="20"/>
                      </w:rPr>
                      <w:delText>trcs</w:delText>
                    </w:r>
                  </w:del>
                </w:p>
              </w:tc>
              <w:tc>
                <w:tcPr>
                  <w:tcW w:w="0" w:type="dxa"/>
                  <w:tcPrChange w:id="195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3B65E2" w14:textId="6A86BFF7" w:rsidR="00066508" w:rsidRPr="005A6AA3" w:rsidDel="00AE71EA" w:rsidRDefault="00000000">
                  <w:pPr>
                    <w:keepNext/>
                    <w:widowControl w:val="0"/>
                    <w:spacing w:after="60"/>
                    <w:jc w:val="right"/>
                    <w:rPr>
                      <w:del w:id="1955" w:author="Lorenzo Fabbri" w:date="2024-09-24T14:48:00Z" w16du:dateUtc="2024-09-24T12:48:00Z"/>
                    </w:rPr>
                  </w:pPr>
                  <w:del w:id="1956" w:author="Lorenzo Fabbri" w:date="2024-09-24T14:48:00Z" w16du:dateUtc="2024-09-24T12:48:00Z">
                    <w:r w:rsidRPr="005A6AA3" w:rsidDel="00AE71EA">
                      <w:rPr>
                        <w:rFonts w:ascii="Calibri" w:hAnsi="Calibri"/>
                        <w:sz w:val="20"/>
                      </w:rPr>
                      <w:delText>5564</w:delText>
                    </w:r>
                  </w:del>
                </w:p>
              </w:tc>
              <w:tc>
                <w:tcPr>
                  <w:tcW w:w="0" w:type="dxa"/>
                  <w:tcPrChange w:id="1957"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6DC07DB1" w14:textId="4E7F5CAB" w:rsidR="00066508" w:rsidRPr="005A6AA3" w:rsidDel="00AE71EA" w:rsidRDefault="00066508">
                  <w:pPr>
                    <w:keepNext/>
                    <w:widowControl w:val="0"/>
                    <w:spacing w:after="60"/>
                    <w:rPr>
                      <w:del w:id="1958" w:author="Lorenzo Fabbri" w:date="2024-09-24T14:48:00Z" w16du:dateUtc="2024-09-24T12:48:00Z"/>
                    </w:rPr>
                  </w:pPr>
                </w:p>
              </w:tc>
            </w:tr>
            <w:tr w:rsidR="00066508" w:rsidRPr="005A6AA3" w:rsidDel="00AE71EA" w14:paraId="29243859" w14:textId="2A0E3F58" w:rsidTr="006C3DDD">
              <w:trPr>
                <w:del w:id="1959" w:author="Lorenzo Fabbri" w:date="2024-09-24T14:48:00Z"/>
                <w:trPrChange w:id="1960" w:author="Lorenzo Fabbri" w:date="2024-09-19T20:37:00Z" w16du:dateUtc="2024-09-19T18:37:00Z">
                  <w:trPr>
                    <w:gridBefore w:val="1"/>
                    <w:cantSplit/>
                    <w:jc w:val="center"/>
                  </w:trPr>
                </w:trPrChange>
              </w:trPr>
              <w:tc>
                <w:tcPr>
                  <w:tcW w:w="0" w:type="dxa"/>
                  <w:gridSpan w:val="5"/>
                  <w:tcPrChange w:id="1961" w:author="Lorenzo Fabbri" w:date="2024-09-19T20:37:00Z" w16du:dateUtc="2024-09-19T18:37:00Z">
                    <w:tcPr>
                      <w:tcW w:w="9144" w:type="dxa"/>
                      <w:gridSpan w:val="10"/>
                      <w:tcBorders>
                        <w:top w:val="single" w:sz="16" w:space="0" w:color="D3D3D3"/>
                        <w:left w:val="single" w:sz="6" w:space="0" w:color="D3D3D3"/>
                        <w:bottom w:val="single" w:sz="16" w:space="0" w:color="D3D3D3"/>
                        <w:right w:val="single" w:sz="6" w:space="0" w:color="D3D3D3"/>
                      </w:tcBorders>
                      <w:tcMar>
                        <w:top w:w="25" w:type="dxa"/>
                      </w:tcMar>
                    </w:tcPr>
                  </w:tcPrChange>
                </w:tcPr>
                <w:p w14:paraId="626072E2" w14:textId="2E3B0A7E" w:rsidR="00066508" w:rsidRPr="005A6AA3" w:rsidDel="00AE71EA" w:rsidRDefault="00000000">
                  <w:pPr>
                    <w:keepNext/>
                    <w:widowControl w:val="0"/>
                    <w:spacing w:after="60"/>
                    <w:rPr>
                      <w:del w:id="1962" w:author="Lorenzo Fabbri" w:date="2024-09-24T14:48:00Z" w16du:dateUtc="2024-09-24T12:48:00Z"/>
                    </w:rPr>
                  </w:pPr>
                  <w:del w:id="1963"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7B5F96F6" w14:textId="6330D4B0" w:rsidTr="006C3DDD">
              <w:trPr>
                <w:del w:id="1964" w:author="Lorenzo Fabbri" w:date="2024-09-24T14:48:00Z"/>
                <w:trPrChange w:id="1965" w:author="Lorenzo Fabbri" w:date="2024-09-19T20:37:00Z" w16du:dateUtc="2024-09-19T18:37:00Z">
                  <w:trPr>
                    <w:gridBefore w:val="1"/>
                    <w:cantSplit/>
                    <w:jc w:val="center"/>
                  </w:trPr>
                </w:trPrChange>
              </w:trPr>
              <w:tc>
                <w:tcPr>
                  <w:tcW w:w="0" w:type="dxa"/>
                  <w:tcPrChange w:id="196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D92658D" w14:textId="319025D3" w:rsidR="00066508" w:rsidRPr="005A6AA3" w:rsidDel="00AE71EA" w:rsidRDefault="00000000">
                  <w:pPr>
                    <w:keepNext/>
                    <w:widowControl w:val="0"/>
                    <w:spacing w:after="60"/>
                    <w:rPr>
                      <w:del w:id="1967" w:author="Lorenzo Fabbri" w:date="2024-09-24T14:48:00Z" w16du:dateUtc="2024-09-24T12:48:00Z"/>
                    </w:rPr>
                  </w:pPr>
                  <w:del w:id="1968" w:author="Lorenzo Fabbri" w:date="2024-09-24T14:48:00Z" w16du:dateUtc="2024-09-24T12:48:00Z">
                    <w:r w:rsidRPr="005A6AA3" w:rsidDel="00AE71EA">
                      <w:rPr>
                        <w:rFonts w:ascii="Calibri" w:hAnsi="Calibri"/>
                        <w:sz w:val="20"/>
                      </w:rPr>
                      <w:delText>mono benzyl phthalate</w:delText>
                    </w:r>
                  </w:del>
                </w:p>
              </w:tc>
              <w:tc>
                <w:tcPr>
                  <w:tcW w:w="0" w:type="dxa"/>
                  <w:tcPrChange w:id="196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4ECD68" w14:textId="0402BF0B" w:rsidR="00066508" w:rsidRPr="005A6AA3" w:rsidDel="00AE71EA" w:rsidRDefault="00000000">
                  <w:pPr>
                    <w:keepNext/>
                    <w:widowControl w:val="0"/>
                    <w:spacing w:after="60"/>
                    <w:rPr>
                      <w:del w:id="1970" w:author="Lorenzo Fabbri" w:date="2024-09-24T14:48:00Z" w16du:dateUtc="2024-09-24T12:48:00Z"/>
                    </w:rPr>
                  </w:pPr>
                  <w:del w:id="1971" w:author="Lorenzo Fabbri" w:date="2024-09-24T14:48:00Z" w16du:dateUtc="2024-09-24T12:48:00Z">
                    <w:r w:rsidRPr="005A6AA3" w:rsidDel="00AE71EA">
                      <w:rPr>
                        <w:rFonts w:ascii="Calibri" w:hAnsi="Calibri"/>
                        <w:sz w:val="20"/>
                      </w:rPr>
                      <w:delText>MBzP</w:delText>
                    </w:r>
                  </w:del>
                </w:p>
              </w:tc>
              <w:tc>
                <w:tcPr>
                  <w:tcW w:w="0" w:type="dxa"/>
                  <w:tcPrChange w:id="197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E2AD9EE" w14:textId="416557B8" w:rsidR="00066508" w:rsidRPr="005A6AA3" w:rsidDel="00AE71EA" w:rsidRDefault="00000000">
                  <w:pPr>
                    <w:keepNext/>
                    <w:widowControl w:val="0"/>
                    <w:spacing w:after="60"/>
                    <w:rPr>
                      <w:del w:id="1973" w:author="Lorenzo Fabbri" w:date="2024-09-24T14:48:00Z" w16du:dateUtc="2024-09-24T12:48:00Z"/>
                    </w:rPr>
                  </w:pPr>
                  <w:del w:id="1974" w:author="Lorenzo Fabbri" w:date="2024-09-24T14:48:00Z" w16du:dateUtc="2024-09-24T12:48:00Z">
                    <w:r w:rsidRPr="005A6AA3" w:rsidDel="00AE71EA">
                      <w:rPr>
                        <w:rFonts w:ascii="Calibri" w:hAnsi="Calibri"/>
                        <w:sz w:val="20"/>
                      </w:rPr>
                      <w:delText>mbzp</w:delText>
                    </w:r>
                  </w:del>
                </w:p>
              </w:tc>
              <w:tc>
                <w:tcPr>
                  <w:tcW w:w="0" w:type="dxa"/>
                  <w:tcPrChange w:id="197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CF786C8" w14:textId="0AF85E45" w:rsidR="00066508" w:rsidRPr="005A6AA3" w:rsidDel="00AE71EA" w:rsidRDefault="00000000">
                  <w:pPr>
                    <w:keepNext/>
                    <w:widowControl w:val="0"/>
                    <w:spacing w:after="60"/>
                    <w:jc w:val="right"/>
                    <w:rPr>
                      <w:del w:id="1976" w:author="Lorenzo Fabbri" w:date="2024-09-24T14:48:00Z" w16du:dateUtc="2024-09-24T12:48:00Z"/>
                    </w:rPr>
                  </w:pPr>
                  <w:del w:id="1977" w:author="Lorenzo Fabbri" w:date="2024-09-24T14:48:00Z" w16du:dateUtc="2024-09-24T12:48:00Z">
                    <w:r w:rsidRPr="005A6AA3" w:rsidDel="00AE71EA">
                      <w:rPr>
                        <w:rFonts w:ascii="Calibri" w:hAnsi="Calibri"/>
                        <w:sz w:val="20"/>
                      </w:rPr>
                      <w:delText>31736</w:delText>
                    </w:r>
                  </w:del>
                </w:p>
              </w:tc>
              <w:tc>
                <w:tcPr>
                  <w:tcW w:w="0" w:type="dxa"/>
                  <w:tcPrChange w:id="197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4EFA8225" w14:textId="785EAD72" w:rsidR="00066508" w:rsidRPr="005A6AA3" w:rsidDel="00AE71EA" w:rsidRDefault="00000000">
                  <w:pPr>
                    <w:keepNext/>
                    <w:widowControl w:val="0"/>
                    <w:spacing w:after="60"/>
                    <w:rPr>
                      <w:del w:id="1979" w:author="Lorenzo Fabbri" w:date="2024-09-24T14:48:00Z" w16du:dateUtc="2024-09-24T12:48:00Z"/>
                    </w:rPr>
                  </w:pPr>
                  <w:del w:id="1980" w:author="Lorenzo Fabbri" w:date="2024-09-24T14:48:00Z" w16du:dateUtc="2024-09-24T12:48:00Z">
                    <w:r w:rsidRPr="005A6AA3" w:rsidDel="00AE71EA">
                      <w:rPr>
                        <w:rFonts w:ascii="Calibri" w:hAnsi="Calibri"/>
                        <w:sz w:val="20"/>
                      </w:rPr>
                      <w:delText>BBzP</w:delText>
                    </w:r>
                  </w:del>
                </w:p>
              </w:tc>
            </w:tr>
            <w:tr w:rsidR="00066508" w:rsidRPr="005A6AA3" w:rsidDel="00AE71EA" w14:paraId="329D9C81" w14:textId="6D3E6B9E" w:rsidTr="006C3DDD">
              <w:trPr>
                <w:del w:id="1981" w:author="Lorenzo Fabbri" w:date="2024-09-24T14:48:00Z"/>
                <w:trPrChange w:id="1982" w:author="Lorenzo Fabbri" w:date="2024-09-19T20:37:00Z" w16du:dateUtc="2024-09-19T18:37:00Z">
                  <w:trPr>
                    <w:gridBefore w:val="1"/>
                    <w:cantSplit/>
                    <w:jc w:val="center"/>
                  </w:trPr>
                </w:trPrChange>
              </w:trPr>
              <w:tc>
                <w:tcPr>
                  <w:tcW w:w="0" w:type="dxa"/>
                  <w:tcPrChange w:id="1983"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D2F4D30" w14:textId="6A244EA1" w:rsidR="00066508" w:rsidRPr="005A6AA3" w:rsidDel="00AE71EA" w:rsidRDefault="00000000">
                  <w:pPr>
                    <w:keepNext/>
                    <w:widowControl w:val="0"/>
                    <w:spacing w:after="60"/>
                    <w:rPr>
                      <w:del w:id="1984" w:author="Lorenzo Fabbri" w:date="2024-09-24T14:48:00Z" w16du:dateUtc="2024-09-24T12:48:00Z"/>
                    </w:rPr>
                  </w:pPr>
                  <w:del w:id="1985" w:author="Lorenzo Fabbri" w:date="2024-09-24T14:48:00Z" w16du:dateUtc="2024-09-24T12:48:00Z">
                    <w:r w:rsidRPr="005A6AA3" w:rsidDel="00AE71EA">
                      <w:rPr>
                        <w:rFonts w:ascii="Calibri" w:hAnsi="Calibri"/>
                        <w:sz w:val="20"/>
                      </w:rPr>
                      <w:delText>mono</w:delText>
                    </w:r>
                    <w:r w:rsidRPr="005A6AA3" w:rsidDel="00AE71EA">
                      <w:rPr>
                        <w:rFonts w:ascii="Calibri" w:hAnsi="Calibri"/>
                        <w:sz w:val="20"/>
                      </w:rPr>
                      <w:noBreakHyphen/>
                      <w:delText>2</w:delText>
                    </w:r>
                    <w:r w:rsidRPr="005A6AA3" w:rsidDel="00AE71EA">
                      <w:rPr>
                        <w:rFonts w:ascii="Calibri" w:hAnsi="Calibri"/>
                        <w:sz w:val="20"/>
                      </w:rPr>
                      <w:noBreakHyphen/>
                      <w:delText>ethyl 5</w:delText>
                    </w:r>
                    <w:r w:rsidRPr="005A6AA3" w:rsidDel="00AE71EA">
                      <w:rPr>
                        <w:rFonts w:ascii="Calibri" w:hAnsi="Calibri"/>
                        <w:sz w:val="20"/>
                      </w:rPr>
                      <w:noBreakHyphen/>
                      <w:delText>carboxypentyl phthalate</w:delText>
                    </w:r>
                  </w:del>
                </w:p>
              </w:tc>
              <w:tc>
                <w:tcPr>
                  <w:tcW w:w="0" w:type="dxa"/>
                  <w:tcPrChange w:id="198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AB0DA9E" w14:textId="4BF1EA38" w:rsidR="00066508" w:rsidRPr="005A6AA3" w:rsidDel="00AE71EA" w:rsidRDefault="00000000">
                  <w:pPr>
                    <w:keepNext/>
                    <w:widowControl w:val="0"/>
                    <w:spacing w:after="60"/>
                    <w:rPr>
                      <w:del w:id="1987" w:author="Lorenzo Fabbri" w:date="2024-09-24T14:48:00Z" w16du:dateUtc="2024-09-24T12:48:00Z"/>
                    </w:rPr>
                  </w:pPr>
                  <w:del w:id="1988" w:author="Lorenzo Fabbri" w:date="2024-09-24T14:48:00Z" w16du:dateUtc="2024-09-24T12:48:00Z">
                    <w:r w:rsidRPr="005A6AA3" w:rsidDel="00AE71EA">
                      <w:rPr>
                        <w:rFonts w:ascii="Calibri" w:hAnsi="Calibri"/>
                        <w:sz w:val="20"/>
                      </w:rPr>
                      <w:delText>MECPP</w:delText>
                    </w:r>
                  </w:del>
                </w:p>
              </w:tc>
              <w:tc>
                <w:tcPr>
                  <w:tcW w:w="0" w:type="dxa"/>
                  <w:tcPrChange w:id="198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BFB15F" w14:textId="6BEB4323" w:rsidR="00066508" w:rsidRPr="005A6AA3" w:rsidDel="00AE71EA" w:rsidRDefault="00000000">
                  <w:pPr>
                    <w:keepNext/>
                    <w:widowControl w:val="0"/>
                    <w:spacing w:after="60"/>
                    <w:rPr>
                      <w:del w:id="1990" w:author="Lorenzo Fabbri" w:date="2024-09-24T14:48:00Z" w16du:dateUtc="2024-09-24T12:48:00Z"/>
                    </w:rPr>
                  </w:pPr>
                  <w:del w:id="1991" w:author="Lorenzo Fabbri" w:date="2024-09-24T14:48:00Z" w16du:dateUtc="2024-09-24T12:48:00Z">
                    <w:r w:rsidRPr="005A6AA3" w:rsidDel="00AE71EA">
                      <w:rPr>
                        <w:rFonts w:ascii="Calibri" w:hAnsi="Calibri"/>
                        <w:sz w:val="20"/>
                      </w:rPr>
                      <w:delText>mecpp</w:delText>
                    </w:r>
                  </w:del>
                </w:p>
              </w:tc>
              <w:tc>
                <w:tcPr>
                  <w:tcW w:w="0" w:type="dxa"/>
                  <w:tcPrChange w:id="199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04586A" w14:textId="0D953CBF" w:rsidR="00066508" w:rsidRPr="005A6AA3" w:rsidDel="00AE71EA" w:rsidRDefault="00000000">
                  <w:pPr>
                    <w:keepNext/>
                    <w:widowControl w:val="0"/>
                    <w:spacing w:after="60"/>
                    <w:jc w:val="right"/>
                    <w:rPr>
                      <w:del w:id="1993" w:author="Lorenzo Fabbri" w:date="2024-09-24T14:48:00Z" w16du:dateUtc="2024-09-24T12:48:00Z"/>
                    </w:rPr>
                  </w:pPr>
                  <w:del w:id="1994" w:author="Lorenzo Fabbri" w:date="2024-09-24T14:48:00Z" w16du:dateUtc="2024-09-24T12:48:00Z">
                    <w:r w:rsidRPr="005A6AA3" w:rsidDel="00AE71EA">
                      <w:rPr>
                        <w:rFonts w:ascii="Calibri" w:hAnsi="Calibri"/>
                        <w:sz w:val="20"/>
                      </w:rPr>
                      <w:delText>148386</w:delText>
                    </w:r>
                  </w:del>
                </w:p>
              </w:tc>
              <w:tc>
                <w:tcPr>
                  <w:tcW w:w="0" w:type="dxa"/>
                  <w:tcPrChange w:id="1995"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77C0983F" w14:textId="34C10DE2" w:rsidR="00066508" w:rsidRPr="005A6AA3" w:rsidDel="00AE71EA" w:rsidRDefault="00000000">
                  <w:pPr>
                    <w:keepNext/>
                    <w:widowControl w:val="0"/>
                    <w:spacing w:after="60"/>
                    <w:rPr>
                      <w:del w:id="1996" w:author="Lorenzo Fabbri" w:date="2024-09-24T14:48:00Z" w16du:dateUtc="2024-09-24T12:48:00Z"/>
                    </w:rPr>
                  </w:pPr>
                  <w:del w:id="1997" w:author="Lorenzo Fabbri" w:date="2024-09-24T14:48:00Z" w16du:dateUtc="2024-09-24T12:48:00Z">
                    <w:r w:rsidRPr="005A6AA3" w:rsidDel="00AE71EA">
                      <w:rPr>
                        <w:rFonts w:ascii="Calibri" w:hAnsi="Calibri"/>
                        <w:sz w:val="20"/>
                      </w:rPr>
                      <w:delText>DEHP</w:delText>
                    </w:r>
                  </w:del>
                </w:p>
              </w:tc>
            </w:tr>
            <w:tr w:rsidR="00066508" w:rsidRPr="005A6AA3" w:rsidDel="00AE71EA" w14:paraId="66566473" w14:textId="74CE7821" w:rsidTr="006C3DDD">
              <w:trPr>
                <w:del w:id="1998" w:author="Lorenzo Fabbri" w:date="2024-09-24T14:48:00Z"/>
                <w:trPrChange w:id="1999" w:author="Lorenzo Fabbri" w:date="2024-09-19T20:37:00Z" w16du:dateUtc="2024-09-19T18:37:00Z">
                  <w:trPr>
                    <w:gridBefore w:val="1"/>
                    <w:cantSplit/>
                    <w:jc w:val="center"/>
                  </w:trPr>
                </w:trPrChange>
              </w:trPr>
              <w:tc>
                <w:tcPr>
                  <w:tcW w:w="0" w:type="dxa"/>
                  <w:tcPrChange w:id="200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389BED4" w14:textId="1884C8F0" w:rsidR="00066508" w:rsidRPr="005A6AA3" w:rsidDel="00AE71EA" w:rsidRDefault="00000000">
                  <w:pPr>
                    <w:keepNext/>
                    <w:widowControl w:val="0"/>
                    <w:spacing w:after="60"/>
                    <w:rPr>
                      <w:del w:id="2001" w:author="Lorenzo Fabbri" w:date="2024-09-24T14:48:00Z" w16du:dateUtc="2024-09-24T12:48:00Z"/>
                    </w:rPr>
                  </w:pPr>
                  <w:del w:id="2002" w:author="Lorenzo Fabbri" w:date="2024-09-24T14:48:00Z" w16du:dateUtc="2024-09-24T12:48:00Z">
                    <w:r w:rsidRPr="005A6AA3" w:rsidDel="00AE71EA">
                      <w:rPr>
                        <w:rFonts w:ascii="Calibri" w:hAnsi="Calibri"/>
                        <w:sz w:val="20"/>
                      </w:rPr>
                      <w:delText>mono</w:delText>
                    </w:r>
                    <w:r w:rsidRPr="005A6AA3" w:rsidDel="00AE71EA">
                      <w:rPr>
                        <w:rFonts w:ascii="Calibri" w:hAnsi="Calibri"/>
                        <w:sz w:val="20"/>
                      </w:rPr>
                      <w:noBreakHyphen/>
                      <w:delText>2</w:delText>
                    </w:r>
                    <w:r w:rsidRPr="005A6AA3" w:rsidDel="00AE71EA">
                      <w:rPr>
                        <w:rFonts w:ascii="Calibri" w:hAnsi="Calibri"/>
                        <w:sz w:val="20"/>
                      </w:rPr>
                      <w:noBreakHyphen/>
                      <w:delText>ethyl</w:delText>
                    </w:r>
                    <w:r w:rsidRPr="005A6AA3" w:rsidDel="00AE71EA">
                      <w:rPr>
                        <w:rFonts w:ascii="Calibri" w:hAnsi="Calibri"/>
                        <w:sz w:val="20"/>
                      </w:rPr>
                      <w:noBreakHyphen/>
                      <w:delText>5</w:delText>
                    </w:r>
                    <w:r w:rsidRPr="005A6AA3" w:rsidDel="00AE71EA">
                      <w:rPr>
                        <w:rFonts w:ascii="Calibri" w:hAnsi="Calibri"/>
                        <w:sz w:val="20"/>
                      </w:rPr>
                      <w:noBreakHyphen/>
                      <w:delText>hydroxyhexyl phthalate</w:delText>
                    </w:r>
                  </w:del>
                </w:p>
              </w:tc>
              <w:tc>
                <w:tcPr>
                  <w:tcW w:w="0" w:type="dxa"/>
                  <w:tcPrChange w:id="200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6AAD2C" w14:textId="360A2925" w:rsidR="00066508" w:rsidRPr="005A6AA3" w:rsidDel="00AE71EA" w:rsidRDefault="00000000">
                  <w:pPr>
                    <w:keepNext/>
                    <w:widowControl w:val="0"/>
                    <w:spacing w:after="60"/>
                    <w:rPr>
                      <w:del w:id="2004" w:author="Lorenzo Fabbri" w:date="2024-09-24T14:48:00Z" w16du:dateUtc="2024-09-24T12:48:00Z"/>
                    </w:rPr>
                  </w:pPr>
                  <w:del w:id="2005" w:author="Lorenzo Fabbri" w:date="2024-09-24T14:48:00Z" w16du:dateUtc="2024-09-24T12:48:00Z">
                    <w:r w:rsidRPr="005A6AA3" w:rsidDel="00AE71EA">
                      <w:rPr>
                        <w:rFonts w:ascii="Calibri" w:hAnsi="Calibri"/>
                        <w:sz w:val="20"/>
                      </w:rPr>
                      <w:delText>MEHHP</w:delText>
                    </w:r>
                  </w:del>
                </w:p>
              </w:tc>
              <w:tc>
                <w:tcPr>
                  <w:tcW w:w="0" w:type="dxa"/>
                  <w:tcPrChange w:id="200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58248E0" w14:textId="2FC46C2F" w:rsidR="00066508" w:rsidRPr="005A6AA3" w:rsidDel="00AE71EA" w:rsidRDefault="00000000">
                  <w:pPr>
                    <w:keepNext/>
                    <w:widowControl w:val="0"/>
                    <w:spacing w:after="60"/>
                    <w:rPr>
                      <w:del w:id="2007" w:author="Lorenzo Fabbri" w:date="2024-09-24T14:48:00Z" w16du:dateUtc="2024-09-24T12:48:00Z"/>
                    </w:rPr>
                  </w:pPr>
                  <w:del w:id="2008" w:author="Lorenzo Fabbri" w:date="2024-09-24T14:48:00Z" w16du:dateUtc="2024-09-24T12:48:00Z">
                    <w:r w:rsidRPr="005A6AA3" w:rsidDel="00AE71EA">
                      <w:rPr>
                        <w:rFonts w:ascii="Calibri" w:hAnsi="Calibri"/>
                        <w:sz w:val="20"/>
                      </w:rPr>
                      <w:delText>mehhp</w:delText>
                    </w:r>
                  </w:del>
                </w:p>
              </w:tc>
              <w:tc>
                <w:tcPr>
                  <w:tcW w:w="0" w:type="dxa"/>
                  <w:tcPrChange w:id="200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3295AF" w14:textId="7DB5287F" w:rsidR="00066508" w:rsidRPr="005A6AA3" w:rsidDel="00AE71EA" w:rsidRDefault="00000000">
                  <w:pPr>
                    <w:keepNext/>
                    <w:widowControl w:val="0"/>
                    <w:spacing w:after="60"/>
                    <w:jc w:val="right"/>
                    <w:rPr>
                      <w:del w:id="2010" w:author="Lorenzo Fabbri" w:date="2024-09-24T14:48:00Z" w16du:dateUtc="2024-09-24T12:48:00Z"/>
                    </w:rPr>
                  </w:pPr>
                  <w:del w:id="2011" w:author="Lorenzo Fabbri" w:date="2024-09-24T14:48:00Z" w16du:dateUtc="2024-09-24T12:48:00Z">
                    <w:r w:rsidRPr="005A6AA3" w:rsidDel="00AE71EA">
                      <w:rPr>
                        <w:rFonts w:ascii="Calibri" w:hAnsi="Calibri"/>
                        <w:sz w:val="20"/>
                      </w:rPr>
                      <w:delText>170295</w:delText>
                    </w:r>
                  </w:del>
                </w:p>
              </w:tc>
              <w:tc>
                <w:tcPr>
                  <w:tcW w:w="0" w:type="dxa"/>
                  <w:tcPrChange w:id="201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49A55262" w14:textId="7FAB970B" w:rsidR="00066508" w:rsidRPr="005A6AA3" w:rsidDel="00AE71EA" w:rsidRDefault="00000000">
                  <w:pPr>
                    <w:keepNext/>
                    <w:widowControl w:val="0"/>
                    <w:spacing w:after="60"/>
                    <w:rPr>
                      <w:del w:id="2013" w:author="Lorenzo Fabbri" w:date="2024-09-24T14:48:00Z" w16du:dateUtc="2024-09-24T12:48:00Z"/>
                    </w:rPr>
                  </w:pPr>
                  <w:del w:id="2014" w:author="Lorenzo Fabbri" w:date="2024-09-24T14:48:00Z" w16du:dateUtc="2024-09-24T12:48:00Z">
                    <w:r w:rsidRPr="005A6AA3" w:rsidDel="00AE71EA">
                      <w:rPr>
                        <w:rFonts w:ascii="Calibri" w:hAnsi="Calibri"/>
                        <w:sz w:val="20"/>
                      </w:rPr>
                      <w:delText>DEHP</w:delText>
                    </w:r>
                  </w:del>
                </w:p>
              </w:tc>
            </w:tr>
            <w:tr w:rsidR="00066508" w:rsidRPr="005A6AA3" w:rsidDel="00AE71EA" w14:paraId="57286157" w14:textId="336F35E2" w:rsidTr="006C3DDD">
              <w:trPr>
                <w:del w:id="2015" w:author="Lorenzo Fabbri" w:date="2024-09-24T14:48:00Z"/>
                <w:trPrChange w:id="2016" w:author="Lorenzo Fabbri" w:date="2024-09-19T20:37:00Z" w16du:dateUtc="2024-09-19T18:37:00Z">
                  <w:trPr>
                    <w:gridBefore w:val="1"/>
                    <w:cantSplit/>
                    <w:jc w:val="center"/>
                  </w:trPr>
                </w:trPrChange>
              </w:trPr>
              <w:tc>
                <w:tcPr>
                  <w:tcW w:w="0" w:type="dxa"/>
                  <w:tcPrChange w:id="2017"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B586A5E" w14:textId="461F9839" w:rsidR="00066508" w:rsidRPr="005A6AA3" w:rsidDel="00AE71EA" w:rsidRDefault="00000000">
                  <w:pPr>
                    <w:keepNext/>
                    <w:widowControl w:val="0"/>
                    <w:spacing w:after="60"/>
                    <w:rPr>
                      <w:del w:id="2018" w:author="Lorenzo Fabbri" w:date="2024-09-24T14:48:00Z" w16du:dateUtc="2024-09-24T12:48:00Z"/>
                    </w:rPr>
                  </w:pPr>
                  <w:del w:id="2019" w:author="Lorenzo Fabbri" w:date="2024-09-24T14:48:00Z" w16du:dateUtc="2024-09-24T12:48:00Z">
                    <w:r w:rsidRPr="005A6AA3" w:rsidDel="00AE71EA">
                      <w:rPr>
                        <w:rFonts w:ascii="Calibri" w:hAnsi="Calibri"/>
                        <w:sz w:val="20"/>
                      </w:rPr>
                      <w:delText>mono</w:delText>
                    </w:r>
                    <w:r w:rsidRPr="005A6AA3" w:rsidDel="00AE71EA">
                      <w:rPr>
                        <w:rFonts w:ascii="Calibri" w:hAnsi="Calibri"/>
                        <w:sz w:val="20"/>
                      </w:rPr>
                      <w:noBreakHyphen/>
                      <w:delText>2</w:delText>
                    </w:r>
                    <w:r w:rsidRPr="005A6AA3" w:rsidDel="00AE71EA">
                      <w:rPr>
                        <w:rFonts w:ascii="Calibri" w:hAnsi="Calibri"/>
                        <w:sz w:val="20"/>
                      </w:rPr>
                      <w:noBreakHyphen/>
                      <w:delText>ethylhexyl phthalate</w:delText>
                    </w:r>
                  </w:del>
                </w:p>
              </w:tc>
              <w:tc>
                <w:tcPr>
                  <w:tcW w:w="0" w:type="dxa"/>
                  <w:tcPrChange w:id="202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562C7" w14:textId="6707EC93" w:rsidR="00066508" w:rsidRPr="005A6AA3" w:rsidDel="00AE71EA" w:rsidRDefault="00000000">
                  <w:pPr>
                    <w:keepNext/>
                    <w:widowControl w:val="0"/>
                    <w:spacing w:after="60"/>
                    <w:rPr>
                      <w:del w:id="2021" w:author="Lorenzo Fabbri" w:date="2024-09-24T14:48:00Z" w16du:dateUtc="2024-09-24T12:48:00Z"/>
                    </w:rPr>
                  </w:pPr>
                  <w:del w:id="2022" w:author="Lorenzo Fabbri" w:date="2024-09-24T14:48:00Z" w16du:dateUtc="2024-09-24T12:48:00Z">
                    <w:r w:rsidRPr="005A6AA3" w:rsidDel="00AE71EA">
                      <w:rPr>
                        <w:rFonts w:ascii="Calibri" w:hAnsi="Calibri"/>
                        <w:sz w:val="20"/>
                      </w:rPr>
                      <w:delText>MEHP</w:delText>
                    </w:r>
                  </w:del>
                </w:p>
              </w:tc>
              <w:tc>
                <w:tcPr>
                  <w:tcW w:w="0" w:type="dxa"/>
                  <w:tcPrChange w:id="202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DB42D6" w14:textId="7A481AE7" w:rsidR="00066508" w:rsidRPr="005A6AA3" w:rsidDel="00AE71EA" w:rsidRDefault="00000000">
                  <w:pPr>
                    <w:keepNext/>
                    <w:widowControl w:val="0"/>
                    <w:spacing w:after="60"/>
                    <w:rPr>
                      <w:del w:id="2024" w:author="Lorenzo Fabbri" w:date="2024-09-24T14:48:00Z" w16du:dateUtc="2024-09-24T12:48:00Z"/>
                    </w:rPr>
                  </w:pPr>
                  <w:del w:id="2025" w:author="Lorenzo Fabbri" w:date="2024-09-24T14:48:00Z" w16du:dateUtc="2024-09-24T12:48:00Z">
                    <w:r w:rsidRPr="005A6AA3" w:rsidDel="00AE71EA">
                      <w:rPr>
                        <w:rFonts w:ascii="Calibri" w:hAnsi="Calibri"/>
                        <w:sz w:val="20"/>
                      </w:rPr>
                      <w:delText>mehp</w:delText>
                    </w:r>
                  </w:del>
                </w:p>
              </w:tc>
              <w:tc>
                <w:tcPr>
                  <w:tcW w:w="0" w:type="dxa"/>
                  <w:tcPrChange w:id="202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9FDDB8" w14:textId="2FD4301E" w:rsidR="00066508" w:rsidRPr="005A6AA3" w:rsidDel="00AE71EA" w:rsidRDefault="00000000">
                  <w:pPr>
                    <w:keepNext/>
                    <w:widowControl w:val="0"/>
                    <w:spacing w:after="60"/>
                    <w:jc w:val="right"/>
                    <w:rPr>
                      <w:del w:id="2027" w:author="Lorenzo Fabbri" w:date="2024-09-24T14:48:00Z" w16du:dateUtc="2024-09-24T12:48:00Z"/>
                    </w:rPr>
                  </w:pPr>
                  <w:del w:id="2028" w:author="Lorenzo Fabbri" w:date="2024-09-24T14:48:00Z" w16du:dateUtc="2024-09-24T12:48:00Z">
                    <w:r w:rsidRPr="005A6AA3" w:rsidDel="00AE71EA">
                      <w:rPr>
                        <w:rFonts w:ascii="Calibri" w:hAnsi="Calibri"/>
                        <w:sz w:val="20"/>
                      </w:rPr>
                      <w:delText>21924291</w:delText>
                    </w:r>
                  </w:del>
                </w:p>
              </w:tc>
              <w:tc>
                <w:tcPr>
                  <w:tcW w:w="0" w:type="dxa"/>
                  <w:tcPrChange w:id="2029"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1B098462" w14:textId="065985D0" w:rsidR="00066508" w:rsidRPr="005A6AA3" w:rsidDel="00AE71EA" w:rsidRDefault="00000000">
                  <w:pPr>
                    <w:keepNext/>
                    <w:widowControl w:val="0"/>
                    <w:spacing w:after="60"/>
                    <w:rPr>
                      <w:del w:id="2030" w:author="Lorenzo Fabbri" w:date="2024-09-24T14:48:00Z" w16du:dateUtc="2024-09-24T12:48:00Z"/>
                    </w:rPr>
                  </w:pPr>
                  <w:del w:id="2031" w:author="Lorenzo Fabbri" w:date="2024-09-24T14:48:00Z" w16du:dateUtc="2024-09-24T12:48:00Z">
                    <w:r w:rsidRPr="005A6AA3" w:rsidDel="00AE71EA">
                      <w:rPr>
                        <w:rFonts w:ascii="Calibri" w:hAnsi="Calibri"/>
                        <w:sz w:val="20"/>
                      </w:rPr>
                      <w:delText>DEHP</w:delText>
                    </w:r>
                  </w:del>
                </w:p>
              </w:tc>
            </w:tr>
            <w:tr w:rsidR="00066508" w:rsidRPr="005A6AA3" w:rsidDel="00AE71EA" w14:paraId="6F49083F" w14:textId="6A93298A" w:rsidTr="006C3DDD">
              <w:trPr>
                <w:del w:id="2032" w:author="Lorenzo Fabbri" w:date="2024-09-24T14:48:00Z"/>
                <w:trPrChange w:id="2033" w:author="Lorenzo Fabbri" w:date="2024-09-19T20:37:00Z" w16du:dateUtc="2024-09-19T18:37:00Z">
                  <w:trPr>
                    <w:gridBefore w:val="1"/>
                    <w:cantSplit/>
                    <w:jc w:val="center"/>
                  </w:trPr>
                </w:trPrChange>
              </w:trPr>
              <w:tc>
                <w:tcPr>
                  <w:tcW w:w="0" w:type="dxa"/>
                  <w:tcPrChange w:id="203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432B3A38" w14:textId="7182EA32" w:rsidR="00066508" w:rsidRPr="005A6AA3" w:rsidDel="00AE71EA" w:rsidRDefault="00000000">
                  <w:pPr>
                    <w:keepNext/>
                    <w:widowControl w:val="0"/>
                    <w:spacing w:after="60"/>
                    <w:rPr>
                      <w:del w:id="2035" w:author="Lorenzo Fabbri" w:date="2024-09-24T14:48:00Z" w16du:dateUtc="2024-09-24T12:48:00Z"/>
                    </w:rPr>
                  </w:pPr>
                  <w:del w:id="2036" w:author="Lorenzo Fabbri" w:date="2024-09-24T14:48:00Z" w16du:dateUtc="2024-09-24T12:48:00Z">
                    <w:r w:rsidRPr="005A6AA3" w:rsidDel="00AE71EA">
                      <w:rPr>
                        <w:rFonts w:ascii="Calibri" w:hAnsi="Calibri"/>
                        <w:sz w:val="20"/>
                      </w:rPr>
                      <w:delText>mono</w:delText>
                    </w:r>
                    <w:r w:rsidRPr="005A6AA3" w:rsidDel="00AE71EA">
                      <w:rPr>
                        <w:rFonts w:ascii="Calibri" w:hAnsi="Calibri"/>
                        <w:sz w:val="20"/>
                      </w:rPr>
                      <w:noBreakHyphen/>
                      <w:delText>2</w:delText>
                    </w:r>
                    <w:r w:rsidRPr="005A6AA3" w:rsidDel="00AE71EA">
                      <w:rPr>
                        <w:rFonts w:ascii="Calibri" w:hAnsi="Calibri"/>
                        <w:sz w:val="20"/>
                      </w:rPr>
                      <w:noBreakHyphen/>
                      <w:delText>ethyl</w:delText>
                    </w:r>
                    <w:r w:rsidRPr="005A6AA3" w:rsidDel="00AE71EA">
                      <w:rPr>
                        <w:rFonts w:ascii="Calibri" w:hAnsi="Calibri"/>
                        <w:sz w:val="20"/>
                      </w:rPr>
                      <w:noBreakHyphen/>
                      <w:delText>5</w:delText>
                    </w:r>
                    <w:r w:rsidRPr="005A6AA3" w:rsidDel="00AE71EA">
                      <w:rPr>
                        <w:rFonts w:ascii="Calibri" w:hAnsi="Calibri"/>
                        <w:sz w:val="20"/>
                      </w:rPr>
                      <w:noBreakHyphen/>
                      <w:delText>oxohexyl phthalate</w:delText>
                    </w:r>
                  </w:del>
                </w:p>
              </w:tc>
              <w:tc>
                <w:tcPr>
                  <w:tcW w:w="0" w:type="dxa"/>
                  <w:tcPrChange w:id="203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C655A98" w14:textId="55B02BA4" w:rsidR="00066508" w:rsidRPr="005A6AA3" w:rsidDel="00AE71EA" w:rsidRDefault="00000000">
                  <w:pPr>
                    <w:keepNext/>
                    <w:widowControl w:val="0"/>
                    <w:spacing w:after="60"/>
                    <w:rPr>
                      <w:del w:id="2038" w:author="Lorenzo Fabbri" w:date="2024-09-24T14:48:00Z" w16du:dateUtc="2024-09-24T12:48:00Z"/>
                    </w:rPr>
                  </w:pPr>
                  <w:del w:id="2039" w:author="Lorenzo Fabbri" w:date="2024-09-24T14:48:00Z" w16du:dateUtc="2024-09-24T12:48:00Z">
                    <w:r w:rsidRPr="005A6AA3" w:rsidDel="00AE71EA">
                      <w:rPr>
                        <w:rFonts w:ascii="Calibri" w:hAnsi="Calibri"/>
                        <w:sz w:val="20"/>
                      </w:rPr>
                      <w:delText>MEOHP</w:delText>
                    </w:r>
                  </w:del>
                </w:p>
              </w:tc>
              <w:tc>
                <w:tcPr>
                  <w:tcW w:w="0" w:type="dxa"/>
                  <w:tcPrChange w:id="204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517AC6" w14:textId="763B6544" w:rsidR="00066508" w:rsidRPr="005A6AA3" w:rsidDel="00AE71EA" w:rsidRDefault="00000000">
                  <w:pPr>
                    <w:keepNext/>
                    <w:widowControl w:val="0"/>
                    <w:spacing w:after="60"/>
                    <w:rPr>
                      <w:del w:id="2041" w:author="Lorenzo Fabbri" w:date="2024-09-24T14:48:00Z" w16du:dateUtc="2024-09-24T12:48:00Z"/>
                    </w:rPr>
                  </w:pPr>
                  <w:del w:id="2042" w:author="Lorenzo Fabbri" w:date="2024-09-24T14:48:00Z" w16du:dateUtc="2024-09-24T12:48:00Z">
                    <w:r w:rsidRPr="005A6AA3" w:rsidDel="00AE71EA">
                      <w:rPr>
                        <w:rFonts w:ascii="Calibri" w:hAnsi="Calibri"/>
                        <w:sz w:val="20"/>
                      </w:rPr>
                      <w:delText>meohp</w:delText>
                    </w:r>
                  </w:del>
                </w:p>
              </w:tc>
              <w:tc>
                <w:tcPr>
                  <w:tcW w:w="0" w:type="dxa"/>
                  <w:tcPrChange w:id="204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DFB3A7" w14:textId="6D486EF1" w:rsidR="00066508" w:rsidRPr="005A6AA3" w:rsidDel="00AE71EA" w:rsidRDefault="00000000">
                  <w:pPr>
                    <w:keepNext/>
                    <w:widowControl w:val="0"/>
                    <w:spacing w:after="60"/>
                    <w:jc w:val="right"/>
                    <w:rPr>
                      <w:del w:id="2044" w:author="Lorenzo Fabbri" w:date="2024-09-24T14:48:00Z" w16du:dateUtc="2024-09-24T12:48:00Z"/>
                    </w:rPr>
                  </w:pPr>
                  <w:del w:id="2045" w:author="Lorenzo Fabbri" w:date="2024-09-24T14:48:00Z" w16du:dateUtc="2024-09-24T12:48:00Z">
                    <w:r w:rsidRPr="005A6AA3" w:rsidDel="00AE71EA">
                      <w:rPr>
                        <w:rFonts w:ascii="Calibri" w:hAnsi="Calibri"/>
                        <w:sz w:val="20"/>
                      </w:rPr>
                      <w:delText>119096</w:delText>
                    </w:r>
                  </w:del>
                </w:p>
              </w:tc>
              <w:tc>
                <w:tcPr>
                  <w:tcW w:w="0" w:type="dxa"/>
                  <w:tcPrChange w:id="2046"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FFBF093" w14:textId="1D6C9B6B" w:rsidR="00066508" w:rsidRPr="005A6AA3" w:rsidDel="00AE71EA" w:rsidRDefault="00000000">
                  <w:pPr>
                    <w:keepNext/>
                    <w:widowControl w:val="0"/>
                    <w:spacing w:after="60"/>
                    <w:rPr>
                      <w:del w:id="2047" w:author="Lorenzo Fabbri" w:date="2024-09-24T14:48:00Z" w16du:dateUtc="2024-09-24T12:48:00Z"/>
                    </w:rPr>
                  </w:pPr>
                  <w:del w:id="2048" w:author="Lorenzo Fabbri" w:date="2024-09-24T14:48:00Z" w16du:dateUtc="2024-09-24T12:48:00Z">
                    <w:r w:rsidRPr="005A6AA3" w:rsidDel="00AE71EA">
                      <w:rPr>
                        <w:rFonts w:ascii="Calibri" w:hAnsi="Calibri"/>
                        <w:sz w:val="20"/>
                      </w:rPr>
                      <w:delText>DEHP</w:delText>
                    </w:r>
                  </w:del>
                </w:p>
              </w:tc>
            </w:tr>
            <w:tr w:rsidR="00066508" w:rsidRPr="005A6AA3" w:rsidDel="00AE71EA" w14:paraId="137404C5" w14:textId="2A8B4513" w:rsidTr="006C3DDD">
              <w:trPr>
                <w:del w:id="2049" w:author="Lorenzo Fabbri" w:date="2024-09-24T14:48:00Z"/>
                <w:trPrChange w:id="2050" w:author="Lorenzo Fabbri" w:date="2024-09-19T20:37:00Z" w16du:dateUtc="2024-09-19T18:37:00Z">
                  <w:trPr>
                    <w:gridBefore w:val="1"/>
                    <w:cantSplit/>
                    <w:jc w:val="center"/>
                  </w:trPr>
                </w:trPrChange>
              </w:trPr>
              <w:tc>
                <w:tcPr>
                  <w:tcW w:w="0" w:type="dxa"/>
                  <w:tcPrChange w:id="2051"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FCE58B6" w14:textId="5FE8DCB0" w:rsidR="00066508" w:rsidRPr="005A6AA3" w:rsidDel="00AE71EA" w:rsidRDefault="00000000">
                  <w:pPr>
                    <w:keepNext/>
                    <w:widowControl w:val="0"/>
                    <w:spacing w:after="60"/>
                    <w:rPr>
                      <w:del w:id="2052" w:author="Lorenzo Fabbri" w:date="2024-09-24T14:48:00Z" w16du:dateUtc="2024-09-24T12:48:00Z"/>
                    </w:rPr>
                  </w:pPr>
                  <w:del w:id="2053" w:author="Lorenzo Fabbri" w:date="2024-09-24T14:48:00Z" w16du:dateUtc="2024-09-24T12:48:00Z">
                    <w:r w:rsidRPr="005A6AA3" w:rsidDel="00AE71EA">
                      <w:rPr>
                        <w:rFonts w:ascii="Calibri" w:hAnsi="Calibri"/>
                        <w:sz w:val="20"/>
                      </w:rPr>
                      <w:delText>monoethyl phthalate</w:delText>
                    </w:r>
                  </w:del>
                </w:p>
              </w:tc>
              <w:tc>
                <w:tcPr>
                  <w:tcW w:w="0" w:type="dxa"/>
                  <w:tcPrChange w:id="205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2E39AD" w14:textId="2AC46B11" w:rsidR="00066508" w:rsidRPr="005A6AA3" w:rsidDel="00AE71EA" w:rsidRDefault="00000000">
                  <w:pPr>
                    <w:keepNext/>
                    <w:widowControl w:val="0"/>
                    <w:spacing w:after="60"/>
                    <w:rPr>
                      <w:del w:id="2055" w:author="Lorenzo Fabbri" w:date="2024-09-24T14:48:00Z" w16du:dateUtc="2024-09-24T12:48:00Z"/>
                    </w:rPr>
                  </w:pPr>
                  <w:del w:id="2056" w:author="Lorenzo Fabbri" w:date="2024-09-24T14:48:00Z" w16du:dateUtc="2024-09-24T12:48:00Z">
                    <w:r w:rsidRPr="005A6AA3" w:rsidDel="00AE71EA">
                      <w:rPr>
                        <w:rFonts w:ascii="Calibri" w:hAnsi="Calibri"/>
                        <w:sz w:val="20"/>
                      </w:rPr>
                      <w:delText>MEP</w:delText>
                    </w:r>
                  </w:del>
                </w:p>
              </w:tc>
              <w:tc>
                <w:tcPr>
                  <w:tcW w:w="0" w:type="dxa"/>
                  <w:tcPrChange w:id="205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67697B" w14:textId="204EF22F" w:rsidR="00066508" w:rsidRPr="005A6AA3" w:rsidDel="00AE71EA" w:rsidRDefault="00000000">
                  <w:pPr>
                    <w:keepNext/>
                    <w:widowControl w:val="0"/>
                    <w:spacing w:after="60"/>
                    <w:rPr>
                      <w:del w:id="2058" w:author="Lorenzo Fabbri" w:date="2024-09-24T14:48:00Z" w16du:dateUtc="2024-09-24T12:48:00Z"/>
                    </w:rPr>
                  </w:pPr>
                  <w:del w:id="2059" w:author="Lorenzo Fabbri" w:date="2024-09-24T14:48:00Z" w16du:dateUtc="2024-09-24T12:48:00Z">
                    <w:r w:rsidRPr="005A6AA3" w:rsidDel="00AE71EA">
                      <w:rPr>
                        <w:rFonts w:ascii="Calibri" w:hAnsi="Calibri"/>
                        <w:sz w:val="20"/>
                      </w:rPr>
                      <w:delText>mep</w:delText>
                    </w:r>
                  </w:del>
                </w:p>
              </w:tc>
              <w:tc>
                <w:tcPr>
                  <w:tcW w:w="0" w:type="dxa"/>
                  <w:tcPrChange w:id="206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466009" w14:textId="1946BFED" w:rsidR="00066508" w:rsidRPr="005A6AA3" w:rsidDel="00AE71EA" w:rsidRDefault="00000000">
                  <w:pPr>
                    <w:keepNext/>
                    <w:widowControl w:val="0"/>
                    <w:spacing w:after="60"/>
                    <w:jc w:val="right"/>
                    <w:rPr>
                      <w:del w:id="2061" w:author="Lorenzo Fabbri" w:date="2024-09-24T14:48:00Z" w16du:dateUtc="2024-09-24T12:48:00Z"/>
                    </w:rPr>
                  </w:pPr>
                  <w:del w:id="2062" w:author="Lorenzo Fabbri" w:date="2024-09-24T14:48:00Z" w16du:dateUtc="2024-09-24T12:48:00Z">
                    <w:r w:rsidRPr="005A6AA3" w:rsidDel="00AE71EA">
                      <w:rPr>
                        <w:rFonts w:ascii="Calibri" w:hAnsi="Calibri"/>
                        <w:sz w:val="20"/>
                      </w:rPr>
                      <w:delText>75318</w:delText>
                    </w:r>
                  </w:del>
                </w:p>
              </w:tc>
              <w:tc>
                <w:tcPr>
                  <w:tcW w:w="0" w:type="dxa"/>
                  <w:tcPrChange w:id="2063"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12DF16A2" w14:textId="38658AD1" w:rsidR="00066508" w:rsidRPr="005A6AA3" w:rsidDel="00AE71EA" w:rsidRDefault="00000000">
                  <w:pPr>
                    <w:keepNext/>
                    <w:widowControl w:val="0"/>
                    <w:spacing w:after="60"/>
                    <w:rPr>
                      <w:del w:id="2064" w:author="Lorenzo Fabbri" w:date="2024-09-24T14:48:00Z" w16du:dateUtc="2024-09-24T12:48:00Z"/>
                    </w:rPr>
                  </w:pPr>
                  <w:del w:id="2065" w:author="Lorenzo Fabbri" w:date="2024-09-24T14:48:00Z" w16du:dateUtc="2024-09-24T12:48:00Z">
                    <w:r w:rsidRPr="005A6AA3" w:rsidDel="00AE71EA">
                      <w:rPr>
                        <w:rFonts w:ascii="Calibri" w:hAnsi="Calibri"/>
                        <w:sz w:val="20"/>
                      </w:rPr>
                      <w:delText>DEP</w:delText>
                    </w:r>
                  </w:del>
                </w:p>
              </w:tc>
            </w:tr>
            <w:tr w:rsidR="00066508" w:rsidRPr="005A6AA3" w:rsidDel="00AE71EA" w14:paraId="0F032218" w14:textId="5D6883E0" w:rsidTr="006C3DDD">
              <w:trPr>
                <w:del w:id="2066" w:author="Lorenzo Fabbri" w:date="2024-09-24T14:48:00Z"/>
                <w:trPrChange w:id="2067" w:author="Lorenzo Fabbri" w:date="2024-09-19T20:37:00Z" w16du:dateUtc="2024-09-19T18:37:00Z">
                  <w:trPr>
                    <w:gridBefore w:val="1"/>
                    <w:cantSplit/>
                    <w:jc w:val="center"/>
                  </w:trPr>
                </w:trPrChange>
              </w:trPr>
              <w:tc>
                <w:tcPr>
                  <w:tcW w:w="0" w:type="dxa"/>
                  <w:tcPrChange w:id="206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4E7AAB8" w14:textId="76F25472" w:rsidR="00066508" w:rsidRPr="005A6AA3" w:rsidDel="00AE71EA" w:rsidRDefault="00000000">
                  <w:pPr>
                    <w:keepNext/>
                    <w:widowControl w:val="0"/>
                    <w:spacing w:after="60"/>
                    <w:rPr>
                      <w:del w:id="2069" w:author="Lorenzo Fabbri" w:date="2024-09-24T14:48:00Z" w16du:dateUtc="2024-09-24T12:48:00Z"/>
                    </w:rPr>
                  </w:pPr>
                  <w:del w:id="2070" w:author="Lorenzo Fabbri" w:date="2024-09-24T14:48:00Z" w16du:dateUtc="2024-09-24T12:48:00Z">
                    <w:r w:rsidRPr="005A6AA3" w:rsidDel="00AE71EA">
                      <w:rPr>
                        <w:rFonts w:ascii="Calibri" w:hAnsi="Calibri"/>
                        <w:sz w:val="20"/>
                      </w:rPr>
                      <w:delText>mono</w:delText>
                    </w:r>
                    <w:r w:rsidRPr="005A6AA3" w:rsidDel="00AE71EA">
                      <w:rPr>
                        <w:rFonts w:ascii="Calibri" w:hAnsi="Calibri"/>
                        <w:sz w:val="20"/>
                      </w:rPr>
                      <w:noBreakHyphen/>
                      <w:delText>iso</w:delText>
                    </w:r>
                    <w:r w:rsidRPr="005A6AA3" w:rsidDel="00AE71EA">
                      <w:rPr>
                        <w:rFonts w:ascii="Calibri" w:hAnsi="Calibri"/>
                        <w:sz w:val="20"/>
                      </w:rPr>
                      <w:noBreakHyphen/>
                      <w:delText>butyl phthalate</w:delText>
                    </w:r>
                  </w:del>
                </w:p>
              </w:tc>
              <w:tc>
                <w:tcPr>
                  <w:tcW w:w="0" w:type="dxa"/>
                  <w:tcPrChange w:id="207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8D34AE" w14:textId="61F710E8" w:rsidR="00066508" w:rsidRPr="005A6AA3" w:rsidDel="00AE71EA" w:rsidRDefault="00000000">
                  <w:pPr>
                    <w:keepNext/>
                    <w:widowControl w:val="0"/>
                    <w:spacing w:after="60"/>
                    <w:rPr>
                      <w:del w:id="2072" w:author="Lorenzo Fabbri" w:date="2024-09-24T14:48:00Z" w16du:dateUtc="2024-09-24T12:48:00Z"/>
                    </w:rPr>
                  </w:pPr>
                  <w:del w:id="2073" w:author="Lorenzo Fabbri" w:date="2024-09-24T14:48:00Z" w16du:dateUtc="2024-09-24T12:48:00Z">
                    <w:r w:rsidRPr="005A6AA3" w:rsidDel="00AE71EA">
                      <w:rPr>
                        <w:rFonts w:ascii="Calibri" w:hAnsi="Calibri"/>
                        <w:sz w:val="20"/>
                      </w:rPr>
                      <w:delText>MiBP</w:delText>
                    </w:r>
                  </w:del>
                </w:p>
              </w:tc>
              <w:tc>
                <w:tcPr>
                  <w:tcW w:w="0" w:type="dxa"/>
                  <w:tcPrChange w:id="207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2AB6E7" w14:textId="5409CE78" w:rsidR="00066508" w:rsidRPr="005A6AA3" w:rsidDel="00AE71EA" w:rsidRDefault="00000000">
                  <w:pPr>
                    <w:keepNext/>
                    <w:widowControl w:val="0"/>
                    <w:spacing w:after="60"/>
                    <w:rPr>
                      <w:del w:id="2075" w:author="Lorenzo Fabbri" w:date="2024-09-24T14:48:00Z" w16du:dateUtc="2024-09-24T12:48:00Z"/>
                    </w:rPr>
                  </w:pPr>
                  <w:del w:id="2076" w:author="Lorenzo Fabbri" w:date="2024-09-24T14:48:00Z" w16du:dateUtc="2024-09-24T12:48:00Z">
                    <w:r w:rsidRPr="005A6AA3" w:rsidDel="00AE71EA">
                      <w:rPr>
                        <w:rFonts w:ascii="Calibri" w:hAnsi="Calibri"/>
                        <w:sz w:val="20"/>
                      </w:rPr>
                      <w:delText>mibp</w:delText>
                    </w:r>
                  </w:del>
                </w:p>
              </w:tc>
              <w:tc>
                <w:tcPr>
                  <w:tcW w:w="0" w:type="dxa"/>
                  <w:tcPrChange w:id="207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B77E88" w14:textId="744FEC24" w:rsidR="00066508" w:rsidRPr="005A6AA3" w:rsidDel="00AE71EA" w:rsidRDefault="00000000">
                  <w:pPr>
                    <w:keepNext/>
                    <w:widowControl w:val="0"/>
                    <w:spacing w:after="60"/>
                    <w:jc w:val="right"/>
                    <w:rPr>
                      <w:del w:id="2078" w:author="Lorenzo Fabbri" w:date="2024-09-24T14:48:00Z" w16du:dateUtc="2024-09-24T12:48:00Z"/>
                    </w:rPr>
                  </w:pPr>
                  <w:del w:id="2079" w:author="Lorenzo Fabbri" w:date="2024-09-24T14:48:00Z" w16du:dateUtc="2024-09-24T12:48:00Z">
                    <w:r w:rsidRPr="005A6AA3" w:rsidDel="00AE71EA">
                      <w:rPr>
                        <w:rFonts w:ascii="Calibri" w:hAnsi="Calibri"/>
                        <w:sz w:val="20"/>
                      </w:rPr>
                      <w:delText>92272</w:delText>
                    </w:r>
                  </w:del>
                </w:p>
              </w:tc>
              <w:tc>
                <w:tcPr>
                  <w:tcW w:w="0" w:type="dxa"/>
                  <w:tcPrChange w:id="2080"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197DED3E" w14:textId="0FB2E785" w:rsidR="00066508" w:rsidRPr="005A6AA3" w:rsidDel="00AE71EA" w:rsidRDefault="00000000">
                  <w:pPr>
                    <w:keepNext/>
                    <w:widowControl w:val="0"/>
                    <w:spacing w:after="60"/>
                    <w:rPr>
                      <w:del w:id="2081" w:author="Lorenzo Fabbri" w:date="2024-09-24T14:48:00Z" w16du:dateUtc="2024-09-24T12:48:00Z"/>
                    </w:rPr>
                  </w:pPr>
                  <w:del w:id="2082" w:author="Lorenzo Fabbri" w:date="2024-09-24T14:48:00Z" w16du:dateUtc="2024-09-24T12:48:00Z">
                    <w:r w:rsidRPr="005A6AA3" w:rsidDel="00AE71EA">
                      <w:rPr>
                        <w:rFonts w:ascii="Calibri" w:hAnsi="Calibri"/>
                        <w:sz w:val="20"/>
                      </w:rPr>
                      <w:delText>DiBP</w:delText>
                    </w:r>
                  </w:del>
                </w:p>
              </w:tc>
            </w:tr>
            <w:tr w:rsidR="00066508" w:rsidRPr="005A6AA3" w:rsidDel="00AE71EA" w14:paraId="40CF5E1B" w14:textId="58B15123" w:rsidTr="006C3DDD">
              <w:trPr>
                <w:del w:id="2083" w:author="Lorenzo Fabbri" w:date="2024-09-24T14:48:00Z"/>
                <w:trPrChange w:id="2084" w:author="Lorenzo Fabbri" w:date="2024-09-19T20:37:00Z" w16du:dateUtc="2024-09-19T18:37:00Z">
                  <w:trPr>
                    <w:gridBefore w:val="1"/>
                    <w:cantSplit/>
                    <w:jc w:val="center"/>
                  </w:trPr>
                </w:trPrChange>
              </w:trPr>
              <w:tc>
                <w:tcPr>
                  <w:tcW w:w="0" w:type="dxa"/>
                  <w:tcPrChange w:id="208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3F9989" w14:textId="1C96BE46" w:rsidR="00066508" w:rsidRPr="005A6AA3" w:rsidDel="00AE71EA" w:rsidRDefault="00000000">
                  <w:pPr>
                    <w:keepNext/>
                    <w:widowControl w:val="0"/>
                    <w:spacing w:after="60"/>
                    <w:rPr>
                      <w:del w:id="2086" w:author="Lorenzo Fabbri" w:date="2024-09-24T14:48:00Z" w16du:dateUtc="2024-09-24T12:48:00Z"/>
                    </w:rPr>
                  </w:pPr>
                  <w:del w:id="2087" w:author="Lorenzo Fabbri" w:date="2024-09-24T14:48:00Z" w16du:dateUtc="2024-09-24T12:48:00Z">
                    <w:r w:rsidRPr="005A6AA3" w:rsidDel="00AE71EA">
                      <w:rPr>
                        <w:rFonts w:ascii="Calibri" w:hAnsi="Calibri"/>
                        <w:sz w:val="20"/>
                      </w:rPr>
                      <w:delText>mono</w:delText>
                    </w:r>
                    <w:r w:rsidRPr="005A6AA3" w:rsidDel="00AE71EA">
                      <w:rPr>
                        <w:rFonts w:ascii="Calibri" w:hAnsi="Calibri"/>
                        <w:sz w:val="20"/>
                      </w:rPr>
                      <w:noBreakHyphen/>
                      <w:delText>n</w:delText>
                    </w:r>
                    <w:r w:rsidRPr="005A6AA3" w:rsidDel="00AE71EA">
                      <w:rPr>
                        <w:rFonts w:ascii="Calibri" w:hAnsi="Calibri"/>
                        <w:sz w:val="20"/>
                      </w:rPr>
                      <w:noBreakHyphen/>
                      <w:delText>butyl phthalate</w:delText>
                    </w:r>
                  </w:del>
                </w:p>
              </w:tc>
              <w:tc>
                <w:tcPr>
                  <w:tcW w:w="0" w:type="dxa"/>
                  <w:tcPrChange w:id="208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F1D3B1" w14:textId="6570D084" w:rsidR="00066508" w:rsidRPr="005A6AA3" w:rsidDel="00AE71EA" w:rsidRDefault="00000000">
                  <w:pPr>
                    <w:keepNext/>
                    <w:widowControl w:val="0"/>
                    <w:spacing w:after="60"/>
                    <w:rPr>
                      <w:del w:id="2089" w:author="Lorenzo Fabbri" w:date="2024-09-24T14:48:00Z" w16du:dateUtc="2024-09-24T12:48:00Z"/>
                    </w:rPr>
                  </w:pPr>
                  <w:del w:id="2090" w:author="Lorenzo Fabbri" w:date="2024-09-24T14:48:00Z" w16du:dateUtc="2024-09-24T12:48:00Z">
                    <w:r w:rsidRPr="005A6AA3" w:rsidDel="00AE71EA">
                      <w:rPr>
                        <w:rFonts w:ascii="Calibri" w:hAnsi="Calibri"/>
                        <w:sz w:val="20"/>
                      </w:rPr>
                      <w:delText>MnBP</w:delText>
                    </w:r>
                  </w:del>
                </w:p>
              </w:tc>
              <w:tc>
                <w:tcPr>
                  <w:tcW w:w="0" w:type="dxa"/>
                  <w:tcPrChange w:id="209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8530C9C" w14:textId="703F65B0" w:rsidR="00066508" w:rsidRPr="005A6AA3" w:rsidDel="00AE71EA" w:rsidRDefault="00000000">
                  <w:pPr>
                    <w:keepNext/>
                    <w:widowControl w:val="0"/>
                    <w:spacing w:after="60"/>
                    <w:rPr>
                      <w:del w:id="2092" w:author="Lorenzo Fabbri" w:date="2024-09-24T14:48:00Z" w16du:dateUtc="2024-09-24T12:48:00Z"/>
                    </w:rPr>
                  </w:pPr>
                  <w:del w:id="2093" w:author="Lorenzo Fabbri" w:date="2024-09-24T14:48:00Z" w16du:dateUtc="2024-09-24T12:48:00Z">
                    <w:r w:rsidRPr="005A6AA3" w:rsidDel="00AE71EA">
                      <w:rPr>
                        <w:rFonts w:ascii="Calibri" w:hAnsi="Calibri"/>
                        <w:sz w:val="20"/>
                      </w:rPr>
                      <w:delText>mnbp</w:delText>
                    </w:r>
                  </w:del>
                </w:p>
              </w:tc>
              <w:tc>
                <w:tcPr>
                  <w:tcW w:w="0" w:type="dxa"/>
                  <w:tcPrChange w:id="209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17984F" w14:textId="17FAC63A" w:rsidR="00066508" w:rsidRPr="005A6AA3" w:rsidDel="00AE71EA" w:rsidRDefault="00000000">
                  <w:pPr>
                    <w:keepNext/>
                    <w:widowControl w:val="0"/>
                    <w:spacing w:after="60"/>
                    <w:jc w:val="right"/>
                    <w:rPr>
                      <w:del w:id="2095" w:author="Lorenzo Fabbri" w:date="2024-09-24T14:48:00Z" w16du:dateUtc="2024-09-24T12:48:00Z"/>
                    </w:rPr>
                  </w:pPr>
                  <w:del w:id="2096" w:author="Lorenzo Fabbri" w:date="2024-09-24T14:48:00Z" w16du:dateUtc="2024-09-24T12:48:00Z">
                    <w:r w:rsidRPr="005A6AA3" w:rsidDel="00AE71EA">
                      <w:rPr>
                        <w:rFonts w:ascii="Calibri" w:hAnsi="Calibri"/>
                        <w:sz w:val="20"/>
                      </w:rPr>
                      <w:delText>8575</w:delText>
                    </w:r>
                  </w:del>
                </w:p>
              </w:tc>
              <w:tc>
                <w:tcPr>
                  <w:tcW w:w="0" w:type="dxa"/>
                  <w:tcPrChange w:id="2097"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53AEE29" w14:textId="5519C542" w:rsidR="00066508" w:rsidRPr="005A6AA3" w:rsidDel="00AE71EA" w:rsidRDefault="00000000">
                  <w:pPr>
                    <w:keepNext/>
                    <w:widowControl w:val="0"/>
                    <w:spacing w:after="60"/>
                    <w:rPr>
                      <w:del w:id="2098" w:author="Lorenzo Fabbri" w:date="2024-09-24T14:48:00Z" w16du:dateUtc="2024-09-24T12:48:00Z"/>
                    </w:rPr>
                  </w:pPr>
                  <w:del w:id="2099" w:author="Lorenzo Fabbri" w:date="2024-09-24T14:48:00Z" w16du:dateUtc="2024-09-24T12:48:00Z">
                    <w:r w:rsidRPr="005A6AA3" w:rsidDel="00AE71EA">
                      <w:rPr>
                        <w:rFonts w:ascii="Calibri" w:hAnsi="Calibri"/>
                        <w:sz w:val="20"/>
                      </w:rPr>
                      <w:delText>DnBP</w:delText>
                    </w:r>
                  </w:del>
                </w:p>
              </w:tc>
            </w:tr>
            <w:tr w:rsidR="00066508" w:rsidRPr="005A6AA3" w:rsidDel="00AE71EA" w14:paraId="556BD029" w14:textId="37312344" w:rsidTr="006C3DDD">
              <w:trPr>
                <w:del w:id="2100" w:author="Lorenzo Fabbri" w:date="2024-09-24T14:48:00Z"/>
                <w:trPrChange w:id="2101" w:author="Lorenzo Fabbri" w:date="2024-09-19T20:37:00Z" w16du:dateUtc="2024-09-19T18:37:00Z">
                  <w:trPr>
                    <w:gridBefore w:val="1"/>
                    <w:cantSplit/>
                    <w:jc w:val="center"/>
                  </w:trPr>
                </w:trPrChange>
              </w:trPr>
              <w:tc>
                <w:tcPr>
                  <w:tcW w:w="0" w:type="dxa"/>
                  <w:tcPrChange w:id="210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E5A0906" w14:textId="1DB18E96" w:rsidR="00066508" w:rsidRPr="005A6AA3" w:rsidDel="00AE71EA" w:rsidRDefault="00000000">
                  <w:pPr>
                    <w:keepNext/>
                    <w:widowControl w:val="0"/>
                    <w:spacing w:after="60"/>
                    <w:rPr>
                      <w:del w:id="2103" w:author="Lorenzo Fabbri" w:date="2024-09-24T14:48:00Z" w16du:dateUtc="2024-09-24T12:48:00Z"/>
                    </w:rPr>
                  </w:pPr>
                  <w:del w:id="2104" w:author="Lorenzo Fabbri" w:date="2024-09-24T14:48:00Z" w16du:dateUtc="2024-09-24T12:48:00Z">
                    <w:r w:rsidRPr="005A6AA3" w:rsidDel="00AE71EA">
                      <w:rPr>
                        <w:rFonts w:ascii="Calibri" w:hAnsi="Calibri"/>
                        <w:sz w:val="20"/>
                      </w:rPr>
                      <w:delText>mono</w:delText>
                    </w:r>
                    <w:r w:rsidRPr="005A6AA3" w:rsidDel="00AE71EA">
                      <w:rPr>
                        <w:rFonts w:ascii="Calibri" w:hAnsi="Calibri"/>
                        <w:sz w:val="20"/>
                      </w:rPr>
                      <w:noBreakHyphen/>
                      <w:delText>4</w:delText>
                    </w:r>
                    <w:r w:rsidRPr="005A6AA3" w:rsidDel="00AE71EA">
                      <w:rPr>
                        <w:rFonts w:ascii="Calibri" w:hAnsi="Calibri"/>
                        <w:sz w:val="20"/>
                      </w:rPr>
                      <w:noBreakHyphen/>
                      <w:delText>methyl</w:delText>
                    </w:r>
                    <w:r w:rsidRPr="005A6AA3" w:rsidDel="00AE71EA">
                      <w:rPr>
                        <w:rFonts w:ascii="Calibri" w:hAnsi="Calibri"/>
                        <w:sz w:val="20"/>
                      </w:rPr>
                      <w:noBreakHyphen/>
                      <w:delText>7</w:delText>
                    </w:r>
                    <w:r w:rsidRPr="005A6AA3" w:rsidDel="00AE71EA">
                      <w:rPr>
                        <w:rFonts w:ascii="Calibri" w:hAnsi="Calibri"/>
                        <w:sz w:val="20"/>
                      </w:rPr>
                      <w:noBreakHyphen/>
                      <w:delText>hydroxyoctyl phthalate</w:delText>
                    </w:r>
                  </w:del>
                </w:p>
              </w:tc>
              <w:tc>
                <w:tcPr>
                  <w:tcW w:w="0" w:type="dxa"/>
                  <w:tcPrChange w:id="210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191582" w14:textId="07E5D2C5" w:rsidR="00066508" w:rsidRPr="005A6AA3" w:rsidDel="00AE71EA" w:rsidRDefault="00000000">
                  <w:pPr>
                    <w:keepNext/>
                    <w:widowControl w:val="0"/>
                    <w:spacing w:after="60"/>
                    <w:rPr>
                      <w:del w:id="2106" w:author="Lorenzo Fabbri" w:date="2024-09-24T14:48:00Z" w16du:dateUtc="2024-09-24T12:48:00Z"/>
                    </w:rPr>
                  </w:pPr>
                  <w:del w:id="2107" w:author="Lorenzo Fabbri" w:date="2024-09-24T14:48:00Z" w16du:dateUtc="2024-09-24T12:48:00Z">
                    <w:r w:rsidRPr="005A6AA3" w:rsidDel="00AE71EA">
                      <w:rPr>
                        <w:rFonts w:ascii="Calibri" w:hAnsi="Calibri"/>
                        <w:sz w:val="20"/>
                      </w:rPr>
                      <w:delText>oh-MiNP</w:delText>
                    </w:r>
                  </w:del>
                </w:p>
              </w:tc>
              <w:tc>
                <w:tcPr>
                  <w:tcW w:w="0" w:type="dxa"/>
                  <w:tcPrChange w:id="210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5AC61C" w14:textId="4B45CF72" w:rsidR="00066508" w:rsidRPr="005A6AA3" w:rsidDel="00AE71EA" w:rsidRDefault="00000000">
                  <w:pPr>
                    <w:keepNext/>
                    <w:widowControl w:val="0"/>
                    <w:spacing w:after="60"/>
                    <w:rPr>
                      <w:del w:id="2109" w:author="Lorenzo Fabbri" w:date="2024-09-24T14:48:00Z" w16du:dateUtc="2024-09-24T12:48:00Z"/>
                    </w:rPr>
                  </w:pPr>
                  <w:del w:id="2110" w:author="Lorenzo Fabbri" w:date="2024-09-24T14:48:00Z" w16du:dateUtc="2024-09-24T12:48:00Z">
                    <w:r w:rsidRPr="005A6AA3" w:rsidDel="00AE71EA">
                      <w:rPr>
                        <w:rFonts w:ascii="Calibri" w:hAnsi="Calibri"/>
                        <w:sz w:val="20"/>
                      </w:rPr>
                      <w:delText>ohminp</w:delText>
                    </w:r>
                  </w:del>
                </w:p>
              </w:tc>
              <w:tc>
                <w:tcPr>
                  <w:tcW w:w="0" w:type="dxa"/>
                  <w:tcPrChange w:id="211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6F0E9E" w14:textId="78F68198" w:rsidR="00066508" w:rsidRPr="005A6AA3" w:rsidDel="00AE71EA" w:rsidRDefault="00000000">
                  <w:pPr>
                    <w:keepNext/>
                    <w:widowControl w:val="0"/>
                    <w:spacing w:after="60"/>
                    <w:jc w:val="right"/>
                    <w:rPr>
                      <w:del w:id="2112" w:author="Lorenzo Fabbri" w:date="2024-09-24T14:48:00Z" w16du:dateUtc="2024-09-24T12:48:00Z"/>
                    </w:rPr>
                  </w:pPr>
                  <w:del w:id="2113" w:author="Lorenzo Fabbri" w:date="2024-09-24T14:48:00Z" w16du:dateUtc="2024-09-24T12:48:00Z">
                    <w:r w:rsidRPr="005A6AA3" w:rsidDel="00AE71EA">
                      <w:rPr>
                        <w:rFonts w:ascii="Calibri" w:hAnsi="Calibri"/>
                        <w:sz w:val="20"/>
                      </w:rPr>
                      <w:delText>102401880</w:delText>
                    </w:r>
                  </w:del>
                </w:p>
              </w:tc>
              <w:tc>
                <w:tcPr>
                  <w:tcW w:w="0" w:type="dxa"/>
                  <w:tcPrChange w:id="2114"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50909332" w14:textId="7D7CC8D2" w:rsidR="00066508" w:rsidRPr="005A6AA3" w:rsidDel="00AE71EA" w:rsidRDefault="00000000">
                  <w:pPr>
                    <w:keepNext/>
                    <w:widowControl w:val="0"/>
                    <w:spacing w:after="60"/>
                    <w:rPr>
                      <w:del w:id="2115" w:author="Lorenzo Fabbri" w:date="2024-09-24T14:48:00Z" w16du:dateUtc="2024-09-24T12:48:00Z"/>
                    </w:rPr>
                  </w:pPr>
                  <w:del w:id="2116" w:author="Lorenzo Fabbri" w:date="2024-09-24T14:48:00Z" w16du:dateUtc="2024-09-24T12:48:00Z">
                    <w:r w:rsidRPr="005A6AA3" w:rsidDel="00AE71EA">
                      <w:rPr>
                        <w:rFonts w:ascii="Calibri" w:hAnsi="Calibri"/>
                        <w:sz w:val="20"/>
                      </w:rPr>
                      <w:delText>MiNP</w:delText>
                    </w:r>
                  </w:del>
                </w:p>
              </w:tc>
            </w:tr>
            <w:tr w:rsidR="00066508" w:rsidRPr="005A6AA3" w:rsidDel="00AE71EA" w14:paraId="2F9E62B7" w14:textId="1650617E" w:rsidTr="006C3DDD">
              <w:trPr>
                <w:del w:id="2117" w:author="Lorenzo Fabbri" w:date="2024-09-24T14:48:00Z"/>
                <w:trPrChange w:id="2118" w:author="Lorenzo Fabbri" w:date="2024-09-19T20:37:00Z" w16du:dateUtc="2024-09-19T18:37:00Z">
                  <w:trPr>
                    <w:gridBefore w:val="1"/>
                    <w:cantSplit/>
                    <w:jc w:val="center"/>
                  </w:trPr>
                </w:trPrChange>
              </w:trPr>
              <w:tc>
                <w:tcPr>
                  <w:tcW w:w="0" w:type="dxa"/>
                  <w:tcPrChange w:id="211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241D9D6C" w14:textId="7566E58F" w:rsidR="00066508" w:rsidRPr="005A6AA3" w:rsidDel="00AE71EA" w:rsidRDefault="00000000">
                  <w:pPr>
                    <w:keepNext/>
                    <w:widowControl w:val="0"/>
                    <w:spacing w:after="60"/>
                    <w:rPr>
                      <w:del w:id="2120" w:author="Lorenzo Fabbri" w:date="2024-09-24T14:48:00Z" w16du:dateUtc="2024-09-24T12:48:00Z"/>
                    </w:rPr>
                  </w:pPr>
                  <w:del w:id="2121" w:author="Lorenzo Fabbri" w:date="2024-09-24T14:48:00Z" w16du:dateUtc="2024-09-24T12:48:00Z">
                    <w:r w:rsidRPr="005A6AA3" w:rsidDel="00AE71EA">
                      <w:rPr>
                        <w:rFonts w:ascii="Calibri" w:hAnsi="Calibri"/>
                        <w:sz w:val="20"/>
                      </w:rPr>
                      <w:delText>mono</w:delText>
                    </w:r>
                    <w:r w:rsidRPr="005A6AA3" w:rsidDel="00AE71EA">
                      <w:rPr>
                        <w:rFonts w:ascii="Calibri" w:hAnsi="Calibri"/>
                        <w:sz w:val="20"/>
                      </w:rPr>
                      <w:noBreakHyphen/>
                      <w:delText>4</w:delText>
                    </w:r>
                    <w:r w:rsidRPr="005A6AA3" w:rsidDel="00AE71EA">
                      <w:rPr>
                        <w:rFonts w:ascii="Calibri" w:hAnsi="Calibri"/>
                        <w:sz w:val="20"/>
                      </w:rPr>
                      <w:noBreakHyphen/>
                      <w:delText>methyl</w:delText>
                    </w:r>
                    <w:r w:rsidRPr="005A6AA3" w:rsidDel="00AE71EA">
                      <w:rPr>
                        <w:rFonts w:ascii="Calibri" w:hAnsi="Calibri"/>
                        <w:sz w:val="20"/>
                      </w:rPr>
                      <w:noBreakHyphen/>
                      <w:delText>7</w:delText>
                    </w:r>
                    <w:r w:rsidRPr="005A6AA3" w:rsidDel="00AE71EA">
                      <w:rPr>
                        <w:rFonts w:ascii="Calibri" w:hAnsi="Calibri"/>
                        <w:sz w:val="20"/>
                      </w:rPr>
                      <w:noBreakHyphen/>
                      <w:delText>oxooctyl phthalate</w:delText>
                    </w:r>
                  </w:del>
                </w:p>
              </w:tc>
              <w:tc>
                <w:tcPr>
                  <w:tcW w:w="0" w:type="dxa"/>
                  <w:tcPrChange w:id="212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F2CFAA0" w14:textId="141F3D32" w:rsidR="00066508" w:rsidRPr="005A6AA3" w:rsidDel="00AE71EA" w:rsidRDefault="00000000">
                  <w:pPr>
                    <w:keepNext/>
                    <w:widowControl w:val="0"/>
                    <w:spacing w:after="60"/>
                    <w:rPr>
                      <w:del w:id="2123" w:author="Lorenzo Fabbri" w:date="2024-09-24T14:48:00Z" w16du:dateUtc="2024-09-24T12:48:00Z"/>
                    </w:rPr>
                  </w:pPr>
                  <w:del w:id="2124" w:author="Lorenzo Fabbri" w:date="2024-09-24T14:48:00Z" w16du:dateUtc="2024-09-24T12:48:00Z">
                    <w:r w:rsidRPr="005A6AA3" w:rsidDel="00AE71EA">
                      <w:rPr>
                        <w:rFonts w:ascii="Calibri" w:hAnsi="Calibri"/>
                        <w:sz w:val="20"/>
                      </w:rPr>
                      <w:delText>oxo-MiNP</w:delText>
                    </w:r>
                  </w:del>
                </w:p>
              </w:tc>
              <w:tc>
                <w:tcPr>
                  <w:tcW w:w="0" w:type="dxa"/>
                  <w:tcPrChange w:id="212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B977D0E" w14:textId="5042B7E5" w:rsidR="00066508" w:rsidRPr="005A6AA3" w:rsidDel="00AE71EA" w:rsidRDefault="00000000">
                  <w:pPr>
                    <w:keepNext/>
                    <w:widowControl w:val="0"/>
                    <w:spacing w:after="60"/>
                    <w:rPr>
                      <w:del w:id="2126" w:author="Lorenzo Fabbri" w:date="2024-09-24T14:48:00Z" w16du:dateUtc="2024-09-24T12:48:00Z"/>
                    </w:rPr>
                  </w:pPr>
                  <w:del w:id="2127" w:author="Lorenzo Fabbri" w:date="2024-09-24T14:48:00Z" w16du:dateUtc="2024-09-24T12:48:00Z">
                    <w:r w:rsidRPr="005A6AA3" w:rsidDel="00AE71EA">
                      <w:rPr>
                        <w:rFonts w:ascii="Calibri" w:hAnsi="Calibri"/>
                        <w:sz w:val="20"/>
                      </w:rPr>
                      <w:delText>oxominp</w:delText>
                    </w:r>
                  </w:del>
                </w:p>
              </w:tc>
              <w:tc>
                <w:tcPr>
                  <w:tcW w:w="0" w:type="dxa"/>
                  <w:tcPrChange w:id="212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A54D04" w14:textId="4D148FCA" w:rsidR="00066508" w:rsidRPr="005A6AA3" w:rsidDel="00AE71EA" w:rsidRDefault="00000000">
                  <w:pPr>
                    <w:keepNext/>
                    <w:widowControl w:val="0"/>
                    <w:spacing w:after="60"/>
                    <w:jc w:val="right"/>
                    <w:rPr>
                      <w:del w:id="2129" w:author="Lorenzo Fabbri" w:date="2024-09-24T14:48:00Z" w16du:dateUtc="2024-09-24T12:48:00Z"/>
                    </w:rPr>
                  </w:pPr>
                  <w:del w:id="2130" w:author="Lorenzo Fabbri" w:date="2024-09-24T14:48:00Z" w16du:dateUtc="2024-09-24T12:48:00Z">
                    <w:r w:rsidRPr="005A6AA3" w:rsidDel="00AE71EA">
                      <w:rPr>
                        <w:rFonts w:ascii="Calibri" w:hAnsi="Calibri"/>
                        <w:sz w:val="20"/>
                      </w:rPr>
                      <w:delText>102401881</w:delText>
                    </w:r>
                  </w:del>
                </w:p>
              </w:tc>
              <w:tc>
                <w:tcPr>
                  <w:tcW w:w="0" w:type="dxa"/>
                  <w:tcPrChange w:id="2131"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69885E81" w14:textId="4498004D" w:rsidR="00066508" w:rsidRPr="005A6AA3" w:rsidDel="00AE71EA" w:rsidRDefault="00000000">
                  <w:pPr>
                    <w:keepNext/>
                    <w:widowControl w:val="0"/>
                    <w:spacing w:after="60"/>
                    <w:rPr>
                      <w:del w:id="2132" w:author="Lorenzo Fabbri" w:date="2024-09-24T14:48:00Z" w16du:dateUtc="2024-09-24T12:48:00Z"/>
                    </w:rPr>
                  </w:pPr>
                  <w:del w:id="2133" w:author="Lorenzo Fabbri" w:date="2024-09-24T14:48:00Z" w16du:dateUtc="2024-09-24T12:48:00Z">
                    <w:r w:rsidRPr="005A6AA3" w:rsidDel="00AE71EA">
                      <w:rPr>
                        <w:rFonts w:ascii="Calibri" w:hAnsi="Calibri"/>
                        <w:sz w:val="20"/>
                      </w:rPr>
                      <w:delText>MiNP</w:delText>
                    </w:r>
                  </w:del>
                </w:p>
              </w:tc>
            </w:tr>
          </w:tbl>
          <w:p w14:paraId="6A3DD6E0" w14:textId="6CF4CE80" w:rsidR="00066508" w:rsidRPr="005A6AA3" w:rsidDel="00AE71EA" w:rsidRDefault="00000000">
            <w:pPr>
              <w:pStyle w:val="ImageCaption"/>
              <w:widowControl w:val="0"/>
              <w:spacing w:before="200"/>
              <w:rPr>
                <w:del w:id="2134" w:author="Lorenzo Fabbri" w:date="2024-09-24T14:48:00Z" w16du:dateUtc="2024-09-24T12:48:00Z"/>
              </w:rPr>
            </w:pPr>
            <w:del w:id="2135" w:author="Lorenzo Fabbri" w:date="2024-09-24T14:48:00Z" w16du:dateUtc="2024-09-24T12:48:00Z">
              <w:r w:rsidRPr="005A6AA3" w:rsidDel="00AE71EA">
                <w:delText xml:space="preserve">Table </w:delText>
              </w:r>
            </w:del>
            <w:del w:id="2136" w:author="Lorenzo Fabbri" w:date="2024-09-24T11:05:00Z" w16du:dateUtc="2024-09-24T09:05:00Z">
              <w:r w:rsidRPr="005A6AA3" w:rsidDel="0020742D">
                <w:delText>S</w:delText>
              </w:r>
            </w:del>
            <w:del w:id="2137" w:author="Lorenzo Fabbri" w:date="2024-09-24T14:48:00Z" w16du:dateUtc="2024-09-24T12:48:00Z">
              <w:r w:rsidRPr="005A6AA3" w:rsidDel="00AE71EA">
                <w:delText>1</w:delText>
              </w:r>
            </w:del>
            <w:del w:id="2138" w:author="Lorenzo Fabbri" w:date="2024-09-19T18:30:00Z" w16du:dateUtc="2024-09-19T16:30:00Z">
              <w:r w:rsidRPr="005A6AA3" w:rsidDel="00A42D3A">
                <w:delText>:</w:delText>
              </w:r>
            </w:del>
            <w:del w:id="2139" w:author="Lorenzo Fabbri" w:date="2024-09-24T14:48:00Z" w16du:dateUtc="2024-09-24T12:48:00Z">
              <w:r w:rsidRPr="005A6AA3" w:rsidDel="00AE71EA">
                <w:delText xml:space="preserve"> </w:delText>
              </w:r>
              <w:r w:rsidRPr="005A6AA3" w:rsidDel="00AE71EA">
                <w:rPr>
                  <w:b/>
                  <w:bCs/>
                </w:rPr>
                <w:delText>Information about non-persistent endocrine disrupting chemicals (EDCs), including the full compound name, the standard symbol, the used variable name, the identifier from PubChem, and the parental compound.</w:delText>
              </w:r>
              <w:bookmarkEnd w:id="1717"/>
              <w:bookmarkEnd w:id="1727"/>
            </w:del>
          </w:p>
        </w:tc>
      </w:tr>
    </w:tbl>
    <w:p w14:paraId="1F8C1909" w14:textId="2E655FFC" w:rsidR="00066508" w:rsidRPr="005A6AA3" w:rsidDel="00AE71EA" w:rsidRDefault="00000000">
      <w:pPr>
        <w:pStyle w:val="Heading3"/>
        <w:rPr>
          <w:del w:id="2140" w:author="Lorenzo Fabbri" w:date="2024-09-24T14:48:00Z" w16du:dateUtc="2024-09-24T12:48:00Z"/>
        </w:rPr>
      </w:pPr>
      <w:del w:id="2141" w:author="Lorenzo Fabbri" w:date="2024-09-24T14:44:00Z" w16du:dateUtc="2024-09-24T12:44:00Z">
        <w:r w:rsidRPr="005A6AA3" w:rsidDel="00386E56">
          <w:delText xml:space="preserve">11.1.2 </w:delText>
        </w:r>
      </w:del>
      <w:del w:id="2142" w:author="Lorenzo Fabbri" w:date="2024-09-24T14:48:00Z" w16du:dateUtc="2024-09-24T12:48:00Z">
        <w:r w:rsidRPr="005A6AA3" w:rsidDel="00AE71EA">
          <w:delText>Information about the glucocorticosteroids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5C25B83C" w14:textId="18FC6BC7" w:rsidTr="00066508">
        <w:trPr>
          <w:del w:id="2143" w:author="Lorenzo Fabbri" w:date="2024-09-24T14:48:00Z"/>
        </w:trPr>
        <w:tc>
          <w:tcPr>
            <w:tcW w:w="9360" w:type="dxa"/>
          </w:tcPr>
          <w:tbl>
            <w:tblPr>
              <w:tblStyle w:val="ListTable6Colorful"/>
              <w:tblW w:w="5000" w:type="pct"/>
              <w:tblLayout w:type="fixed"/>
              <w:tblLook w:val="0600" w:firstRow="0" w:lastRow="0" w:firstColumn="0" w:lastColumn="0" w:noHBand="1" w:noVBand="1"/>
              <w:tblPrChange w:id="2144"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3490"/>
              <w:gridCol w:w="2326"/>
              <w:gridCol w:w="2226"/>
              <w:gridCol w:w="1318"/>
              <w:tblGridChange w:id="2145">
                <w:tblGrid>
                  <w:gridCol w:w="56"/>
                  <w:gridCol w:w="2336"/>
                  <w:gridCol w:w="1098"/>
                  <w:gridCol w:w="1238"/>
                  <w:gridCol w:w="1088"/>
                  <w:gridCol w:w="1248"/>
                  <w:gridCol w:w="978"/>
                  <w:gridCol w:w="1318"/>
                  <w:gridCol w:w="40"/>
                </w:tblGrid>
              </w:tblGridChange>
            </w:tblGrid>
            <w:tr w:rsidR="00066508" w:rsidRPr="005A6AA3" w:rsidDel="00AE71EA" w14:paraId="0285C5D3" w14:textId="27A9CA00" w:rsidTr="006C3DDD">
              <w:trPr>
                <w:del w:id="2146" w:author="Lorenzo Fabbri" w:date="2024-09-24T14:48:00Z"/>
                <w:trPrChange w:id="2147" w:author="Lorenzo Fabbri" w:date="2024-09-19T20:37:00Z" w16du:dateUtc="2024-09-19T18:37:00Z">
                  <w:trPr>
                    <w:gridBefore w:val="1"/>
                    <w:cantSplit/>
                    <w:tblHeader/>
                    <w:jc w:val="center"/>
                  </w:trPr>
                </w:trPrChange>
              </w:trPr>
              <w:tc>
                <w:tcPr>
                  <w:tcW w:w="0" w:type="dxa"/>
                  <w:tcPrChange w:id="2148" w:author="Lorenzo Fabbri" w:date="2024-09-19T20:37:00Z" w16du:dateUtc="2024-09-19T18:37:00Z">
                    <w:tcPr>
                      <w:tcW w:w="2285" w:type="dxa"/>
                      <w:tcBorders>
                        <w:top w:val="single" w:sz="16" w:space="0" w:color="D3D3D3"/>
                        <w:left w:val="single" w:sz="6" w:space="0" w:color="D3D3D3"/>
                        <w:bottom w:val="single" w:sz="16" w:space="0" w:color="D3D3D3"/>
                      </w:tcBorders>
                    </w:tcPr>
                  </w:tcPrChange>
                </w:tcPr>
                <w:p w14:paraId="5CA933A7" w14:textId="223FED67" w:rsidR="00066508" w:rsidRPr="005A6AA3" w:rsidDel="00AE71EA" w:rsidRDefault="00000000">
                  <w:pPr>
                    <w:keepNext/>
                    <w:widowControl w:val="0"/>
                    <w:spacing w:after="60"/>
                    <w:rPr>
                      <w:del w:id="2149" w:author="Lorenzo Fabbri" w:date="2024-09-24T14:48:00Z" w16du:dateUtc="2024-09-24T12:48:00Z"/>
                    </w:rPr>
                  </w:pPr>
                  <w:bookmarkStart w:id="2150" w:name="supptbl-info-mets"/>
                  <w:del w:id="2151" w:author="Lorenzo Fabbri" w:date="2024-09-24T14:48:00Z" w16du:dateUtc="2024-09-24T12:48:00Z">
                    <w:r w:rsidRPr="005A6AA3" w:rsidDel="00AE71EA">
                      <w:rPr>
                        <w:rFonts w:ascii="Calibri" w:hAnsi="Calibri"/>
                        <w:sz w:val="20"/>
                      </w:rPr>
                      <w:delText>Metabolite</w:delText>
                    </w:r>
                  </w:del>
                </w:p>
              </w:tc>
              <w:tc>
                <w:tcPr>
                  <w:tcW w:w="0" w:type="dxa"/>
                  <w:tcPrChange w:id="2152" w:author="Lorenzo Fabbri" w:date="2024-09-19T20:37:00Z" w16du:dateUtc="2024-09-19T18:37:00Z">
                    <w:tcPr>
                      <w:tcW w:w="2286" w:type="dxa"/>
                      <w:gridSpan w:val="2"/>
                      <w:tcBorders>
                        <w:top w:val="single" w:sz="16" w:space="0" w:color="D3D3D3"/>
                        <w:bottom w:val="single" w:sz="16" w:space="0" w:color="D3D3D3"/>
                      </w:tcBorders>
                    </w:tcPr>
                  </w:tcPrChange>
                </w:tcPr>
                <w:p w14:paraId="622F6F26" w14:textId="0CA8D155" w:rsidR="00066508" w:rsidRPr="005A6AA3" w:rsidDel="00AE71EA" w:rsidRDefault="00000000">
                  <w:pPr>
                    <w:keepNext/>
                    <w:widowControl w:val="0"/>
                    <w:spacing w:after="60"/>
                    <w:rPr>
                      <w:del w:id="2153" w:author="Lorenzo Fabbri" w:date="2024-09-24T14:48:00Z" w16du:dateUtc="2024-09-24T12:48:00Z"/>
                    </w:rPr>
                  </w:pPr>
                  <w:del w:id="2154" w:author="Lorenzo Fabbri" w:date="2024-09-24T14:48:00Z" w16du:dateUtc="2024-09-24T12:48:00Z">
                    <w:r w:rsidRPr="005A6AA3" w:rsidDel="00AE71EA">
                      <w:rPr>
                        <w:rFonts w:ascii="Calibri" w:hAnsi="Calibri"/>
                        <w:sz w:val="20"/>
                      </w:rPr>
                      <w:delText>Symbol</w:delText>
                    </w:r>
                  </w:del>
                </w:p>
              </w:tc>
              <w:tc>
                <w:tcPr>
                  <w:tcW w:w="0" w:type="dxa"/>
                  <w:tcPrChange w:id="2155" w:author="Lorenzo Fabbri" w:date="2024-09-19T20:37:00Z" w16du:dateUtc="2024-09-19T18:37:00Z">
                    <w:tcPr>
                      <w:tcW w:w="2286" w:type="dxa"/>
                      <w:gridSpan w:val="2"/>
                      <w:tcBorders>
                        <w:top w:val="single" w:sz="16" w:space="0" w:color="D3D3D3"/>
                        <w:bottom w:val="single" w:sz="16" w:space="0" w:color="D3D3D3"/>
                      </w:tcBorders>
                    </w:tcPr>
                  </w:tcPrChange>
                </w:tcPr>
                <w:p w14:paraId="50C7EAB5" w14:textId="3CF95069" w:rsidR="00066508" w:rsidRPr="005A6AA3" w:rsidDel="00AE71EA" w:rsidRDefault="00000000">
                  <w:pPr>
                    <w:keepNext/>
                    <w:widowControl w:val="0"/>
                    <w:spacing w:after="60"/>
                    <w:rPr>
                      <w:del w:id="2156" w:author="Lorenzo Fabbri" w:date="2024-09-24T14:48:00Z" w16du:dateUtc="2024-09-24T12:48:00Z"/>
                    </w:rPr>
                  </w:pPr>
                  <w:del w:id="2157" w:author="Lorenzo Fabbri" w:date="2024-09-24T14:48:00Z" w16du:dateUtc="2024-09-24T12:48:00Z">
                    <w:r w:rsidRPr="005A6AA3" w:rsidDel="00AE71EA">
                      <w:rPr>
                        <w:rFonts w:ascii="Calibri" w:hAnsi="Calibri"/>
                        <w:sz w:val="20"/>
                      </w:rPr>
                      <w:delText>HMDB ID</w:delText>
                    </w:r>
                  </w:del>
                </w:p>
              </w:tc>
              <w:tc>
                <w:tcPr>
                  <w:tcW w:w="0" w:type="dxa"/>
                  <w:tcPrChange w:id="2158" w:author="Lorenzo Fabbri" w:date="2024-09-19T20:37:00Z" w16du:dateUtc="2024-09-19T18:37:00Z">
                    <w:tcPr>
                      <w:tcW w:w="2286" w:type="dxa"/>
                      <w:gridSpan w:val="3"/>
                      <w:tcBorders>
                        <w:top w:val="single" w:sz="16" w:space="0" w:color="D3D3D3"/>
                        <w:bottom w:val="single" w:sz="16" w:space="0" w:color="D3D3D3"/>
                        <w:right w:val="single" w:sz="6" w:space="0" w:color="D3D3D3"/>
                      </w:tcBorders>
                    </w:tcPr>
                  </w:tcPrChange>
                </w:tcPr>
                <w:p w14:paraId="2083FCCB" w14:textId="52126B43" w:rsidR="00066508" w:rsidRPr="005A6AA3" w:rsidDel="00AE71EA" w:rsidRDefault="00000000">
                  <w:pPr>
                    <w:keepNext/>
                    <w:widowControl w:val="0"/>
                    <w:spacing w:after="60"/>
                    <w:rPr>
                      <w:del w:id="2159" w:author="Lorenzo Fabbri" w:date="2024-09-24T14:48:00Z" w16du:dateUtc="2024-09-24T12:48:00Z"/>
                    </w:rPr>
                  </w:pPr>
                  <w:del w:id="2160" w:author="Lorenzo Fabbri" w:date="2024-09-24T14:48:00Z" w16du:dateUtc="2024-09-24T12:48:00Z">
                    <w:r w:rsidRPr="005A6AA3" w:rsidDel="00AE71EA">
                      <w:rPr>
                        <w:rFonts w:ascii="Calibri" w:hAnsi="Calibri"/>
                        <w:sz w:val="20"/>
                      </w:rPr>
                      <w:delText>CAS number</w:delText>
                    </w:r>
                  </w:del>
                </w:p>
              </w:tc>
            </w:tr>
            <w:tr w:rsidR="00066508" w:rsidRPr="005A6AA3" w:rsidDel="00AE71EA" w14:paraId="485CE8D1" w14:textId="70047DF3" w:rsidTr="006C3DDD">
              <w:trPr>
                <w:del w:id="2161" w:author="Lorenzo Fabbri" w:date="2024-09-24T14:48:00Z"/>
                <w:trPrChange w:id="2162" w:author="Lorenzo Fabbri" w:date="2024-09-19T20:37:00Z" w16du:dateUtc="2024-09-19T18:37:00Z">
                  <w:trPr>
                    <w:gridBefore w:val="1"/>
                    <w:cantSplit/>
                    <w:jc w:val="center"/>
                  </w:trPr>
                </w:trPrChange>
              </w:trPr>
              <w:tc>
                <w:tcPr>
                  <w:tcW w:w="0" w:type="dxa"/>
                  <w:gridSpan w:val="4"/>
                  <w:tcPrChange w:id="2163"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102ED77" w14:textId="0791660C" w:rsidR="00066508" w:rsidRPr="005A6AA3" w:rsidDel="00AE71EA" w:rsidRDefault="00000000">
                  <w:pPr>
                    <w:keepNext/>
                    <w:widowControl w:val="0"/>
                    <w:spacing w:after="60"/>
                    <w:rPr>
                      <w:del w:id="2164" w:author="Lorenzo Fabbri" w:date="2024-09-24T14:48:00Z" w16du:dateUtc="2024-09-24T12:48:00Z"/>
                    </w:rPr>
                  </w:pPr>
                  <w:del w:id="2165" w:author="Lorenzo Fabbri" w:date="2024-09-24T14:48:00Z" w16du:dateUtc="2024-09-24T12:48:00Z">
                    <w:r w:rsidRPr="005A6AA3" w:rsidDel="00AE71EA">
                      <w:rPr>
                        <w:rFonts w:ascii="Calibri" w:hAnsi="Calibri"/>
                        <w:b/>
                        <w:sz w:val="20"/>
                      </w:rPr>
                      <w:delText>Androgen</w:delText>
                    </w:r>
                  </w:del>
                </w:p>
              </w:tc>
            </w:tr>
            <w:tr w:rsidR="00066508" w:rsidRPr="005A6AA3" w:rsidDel="00AE71EA" w14:paraId="15DCE211" w14:textId="7C501189" w:rsidTr="006C3DDD">
              <w:trPr>
                <w:del w:id="2166" w:author="Lorenzo Fabbri" w:date="2024-09-24T14:48:00Z"/>
                <w:trPrChange w:id="2167" w:author="Lorenzo Fabbri" w:date="2024-09-19T20:37:00Z" w16du:dateUtc="2024-09-19T18:37:00Z">
                  <w:trPr>
                    <w:gridBefore w:val="1"/>
                    <w:cantSplit/>
                    <w:jc w:val="center"/>
                  </w:trPr>
                </w:trPrChange>
              </w:trPr>
              <w:tc>
                <w:tcPr>
                  <w:tcW w:w="0" w:type="dxa"/>
                  <w:tcPrChange w:id="216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F5C6AB3" w14:textId="54793713" w:rsidR="00066508" w:rsidRPr="005A6AA3" w:rsidDel="00AE71EA" w:rsidRDefault="00000000">
                  <w:pPr>
                    <w:keepNext/>
                    <w:widowControl w:val="0"/>
                    <w:spacing w:after="60"/>
                    <w:rPr>
                      <w:del w:id="2169" w:author="Lorenzo Fabbri" w:date="2024-09-24T14:48:00Z" w16du:dateUtc="2024-09-24T12:48:00Z"/>
                    </w:rPr>
                  </w:pPr>
                  <w:del w:id="2170" w:author="Lorenzo Fabbri" w:date="2024-09-24T14:48:00Z" w16du:dateUtc="2024-09-24T12:48:00Z">
                    <w:r w:rsidRPr="005A6AA3" w:rsidDel="00AE71EA">
                      <w:rPr>
                        <w:rFonts w:ascii="Calibri" w:hAnsi="Calibri"/>
                        <w:sz w:val="20"/>
                      </w:rPr>
                      <w:delText>Androsternedione</w:delText>
                    </w:r>
                  </w:del>
                </w:p>
              </w:tc>
              <w:tc>
                <w:tcPr>
                  <w:tcW w:w="0" w:type="dxa"/>
                  <w:tcPrChange w:id="217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7762787" w14:textId="21ADBA0E" w:rsidR="00066508" w:rsidRPr="005A6AA3" w:rsidDel="00AE71EA" w:rsidRDefault="00000000">
                  <w:pPr>
                    <w:keepNext/>
                    <w:widowControl w:val="0"/>
                    <w:spacing w:after="60"/>
                    <w:rPr>
                      <w:del w:id="2172" w:author="Lorenzo Fabbri" w:date="2024-09-24T14:48:00Z" w16du:dateUtc="2024-09-24T12:48:00Z"/>
                    </w:rPr>
                  </w:pPr>
                  <w:del w:id="2173" w:author="Lorenzo Fabbri" w:date="2024-09-24T14:48:00Z" w16du:dateUtc="2024-09-24T12:48:00Z">
                    <w:r w:rsidRPr="005A6AA3" w:rsidDel="00AE71EA">
                      <w:rPr>
                        <w:rFonts w:ascii="Calibri" w:hAnsi="Calibri"/>
                        <w:sz w:val="20"/>
                      </w:rPr>
                      <w:delText>AED</w:delText>
                    </w:r>
                  </w:del>
                </w:p>
              </w:tc>
              <w:tc>
                <w:tcPr>
                  <w:tcW w:w="0" w:type="dxa"/>
                  <w:tcPrChange w:id="217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D718FE" w14:textId="1DCDF19B" w:rsidR="00066508" w:rsidRPr="005A6AA3" w:rsidDel="00AE71EA" w:rsidRDefault="00000000">
                  <w:pPr>
                    <w:keepNext/>
                    <w:widowControl w:val="0"/>
                    <w:spacing w:after="60"/>
                    <w:rPr>
                      <w:del w:id="2175" w:author="Lorenzo Fabbri" w:date="2024-09-24T14:48:00Z" w16du:dateUtc="2024-09-24T12:48:00Z"/>
                    </w:rPr>
                  </w:pPr>
                  <w:del w:id="2176" w:author="Lorenzo Fabbri" w:date="2024-09-24T14:48:00Z" w16du:dateUtc="2024-09-24T12:48:00Z">
                    <w:r w:rsidRPr="005A6AA3" w:rsidDel="00AE71EA">
                      <w:rPr>
                        <w:rFonts w:ascii="Calibri" w:hAnsi="Calibri"/>
                        <w:sz w:val="20"/>
                      </w:rPr>
                      <w:delText>HMDB0000053</w:delText>
                    </w:r>
                  </w:del>
                </w:p>
              </w:tc>
              <w:tc>
                <w:tcPr>
                  <w:tcW w:w="0" w:type="dxa"/>
                  <w:tcPrChange w:id="217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8E6B5E6" w14:textId="0D727DC8" w:rsidR="00066508" w:rsidRPr="005A6AA3" w:rsidDel="00AE71EA" w:rsidRDefault="00000000">
                  <w:pPr>
                    <w:keepNext/>
                    <w:widowControl w:val="0"/>
                    <w:spacing w:after="60"/>
                    <w:rPr>
                      <w:del w:id="2178" w:author="Lorenzo Fabbri" w:date="2024-09-24T14:48:00Z" w16du:dateUtc="2024-09-24T12:48:00Z"/>
                    </w:rPr>
                  </w:pPr>
                  <w:del w:id="2179" w:author="Lorenzo Fabbri" w:date="2024-09-24T14:48:00Z" w16du:dateUtc="2024-09-24T12:48:00Z">
                    <w:r w:rsidRPr="005A6AA3" w:rsidDel="00AE71EA">
                      <w:rPr>
                        <w:rFonts w:ascii="Calibri" w:hAnsi="Calibri"/>
                        <w:sz w:val="20"/>
                      </w:rPr>
                      <w:delText>63-05-8</w:delText>
                    </w:r>
                  </w:del>
                </w:p>
              </w:tc>
            </w:tr>
            <w:tr w:rsidR="00066508" w:rsidRPr="005A6AA3" w:rsidDel="00AE71EA" w14:paraId="308795DB" w14:textId="09C01FE4" w:rsidTr="006C3DDD">
              <w:trPr>
                <w:del w:id="2180" w:author="Lorenzo Fabbri" w:date="2024-09-24T14:48:00Z"/>
                <w:trPrChange w:id="2181" w:author="Lorenzo Fabbri" w:date="2024-09-19T20:37:00Z" w16du:dateUtc="2024-09-19T18:37:00Z">
                  <w:trPr>
                    <w:gridBefore w:val="1"/>
                    <w:cantSplit/>
                    <w:jc w:val="center"/>
                  </w:trPr>
                </w:trPrChange>
              </w:trPr>
              <w:tc>
                <w:tcPr>
                  <w:tcW w:w="0" w:type="dxa"/>
                  <w:tcPrChange w:id="218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5D971C7" w14:textId="5332A001" w:rsidR="00066508" w:rsidRPr="005A6AA3" w:rsidDel="00AE71EA" w:rsidRDefault="00000000">
                  <w:pPr>
                    <w:keepNext/>
                    <w:widowControl w:val="0"/>
                    <w:spacing w:after="60"/>
                    <w:rPr>
                      <w:del w:id="2183" w:author="Lorenzo Fabbri" w:date="2024-09-24T14:48:00Z" w16du:dateUtc="2024-09-24T12:48:00Z"/>
                    </w:rPr>
                  </w:pPr>
                  <w:del w:id="2184" w:author="Lorenzo Fabbri" w:date="2024-09-24T14:48:00Z" w16du:dateUtc="2024-09-24T12:48:00Z">
                    <w:r w:rsidRPr="005A6AA3" w:rsidDel="00AE71EA">
                      <w:rPr>
                        <w:rFonts w:ascii="Calibri" w:hAnsi="Calibri"/>
                        <w:sz w:val="20"/>
                      </w:rPr>
                      <w:delText>Testosterone</w:delText>
                    </w:r>
                  </w:del>
                </w:p>
              </w:tc>
              <w:tc>
                <w:tcPr>
                  <w:tcW w:w="0" w:type="dxa"/>
                  <w:tcPrChange w:id="218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1EEC3B3" w14:textId="6EB327D0" w:rsidR="00066508" w:rsidRPr="005A6AA3" w:rsidDel="00AE71EA" w:rsidRDefault="00000000">
                  <w:pPr>
                    <w:keepNext/>
                    <w:widowControl w:val="0"/>
                    <w:spacing w:after="60"/>
                    <w:rPr>
                      <w:del w:id="2186" w:author="Lorenzo Fabbri" w:date="2024-09-24T14:48:00Z" w16du:dateUtc="2024-09-24T12:48:00Z"/>
                    </w:rPr>
                  </w:pPr>
                  <w:del w:id="2187" w:author="Lorenzo Fabbri" w:date="2024-09-24T14:48:00Z" w16du:dateUtc="2024-09-24T12:48:00Z">
                    <w:r w:rsidRPr="005A6AA3" w:rsidDel="00AE71EA">
                      <w:rPr>
                        <w:rFonts w:ascii="Calibri" w:hAnsi="Calibri"/>
                        <w:sz w:val="20"/>
                      </w:rPr>
                      <w:delText>T</w:delText>
                    </w:r>
                  </w:del>
                </w:p>
              </w:tc>
              <w:tc>
                <w:tcPr>
                  <w:tcW w:w="0" w:type="dxa"/>
                  <w:tcPrChange w:id="218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FD66CCB" w14:textId="4C383AFA" w:rsidR="00066508" w:rsidRPr="005A6AA3" w:rsidDel="00AE71EA" w:rsidRDefault="00000000">
                  <w:pPr>
                    <w:keepNext/>
                    <w:widowControl w:val="0"/>
                    <w:spacing w:after="60"/>
                    <w:rPr>
                      <w:del w:id="2189" w:author="Lorenzo Fabbri" w:date="2024-09-24T14:48:00Z" w16du:dateUtc="2024-09-24T12:48:00Z"/>
                    </w:rPr>
                  </w:pPr>
                  <w:del w:id="2190" w:author="Lorenzo Fabbri" w:date="2024-09-24T14:48:00Z" w16du:dateUtc="2024-09-24T12:48:00Z">
                    <w:r w:rsidRPr="005A6AA3" w:rsidDel="00AE71EA">
                      <w:rPr>
                        <w:rFonts w:ascii="Calibri" w:hAnsi="Calibri"/>
                        <w:sz w:val="20"/>
                      </w:rPr>
                      <w:delText>HMDB0000234</w:delText>
                    </w:r>
                  </w:del>
                </w:p>
              </w:tc>
              <w:tc>
                <w:tcPr>
                  <w:tcW w:w="0" w:type="dxa"/>
                  <w:tcPrChange w:id="219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0185527" w14:textId="1314384A" w:rsidR="00066508" w:rsidRPr="005A6AA3" w:rsidDel="00AE71EA" w:rsidRDefault="00000000">
                  <w:pPr>
                    <w:keepNext/>
                    <w:widowControl w:val="0"/>
                    <w:spacing w:after="60"/>
                    <w:rPr>
                      <w:del w:id="2192" w:author="Lorenzo Fabbri" w:date="2024-09-24T14:48:00Z" w16du:dateUtc="2024-09-24T12:48:00Z"/>
                    </w:rPr>
                  </w:pPr>
                  <w:del w:id="2193" w:author="Lorenzo Fabbri" w:date="2024-09-24T14:48:00Z" w16du:dateUtc="2024-09-24T12:48:00Z">
                    <w:r w:rsidRPr="005A6AA3" w:rsidDel="00AE71EA">
                      <w:rPr>
                        <w:rFonts w:ascii="Calibri" w:hAnsi="Calibri"/>
                        <w:sz w:val="20"/>
                      </w:rPr>
                      <w:delText>58-22-0</w:delText>
                    </w:r>
                  </w:del>
                </w:p>
              </w:tc>
            </w:tr>
            <w:tr w:rsidR="00066508" w:rsidRPr="005A6AA3" w:rsidDel="00AE71EA" w14:paraId="1EC12B4B" w14:textId="56C370B4" w:rsidTr="006C3DDD">
              <w:trPr>
                <w:del w:id="2194" w:author="Lorenzo Fabbri" w:date="2024-09-24T14:48:00Z"/>
                <w:trPrChange w:id="2195" w:author="Lorenzo Fabbri" w:date="2024-09-19T20:37:00Z" w16du:dateUtc="2024-09-19T18:37:00Z">
                  <w:trPr>
                    <w:gridBefore w:val="1"/>
                    <w:cantSplit/>
                    <w:jc w:val="center"/>
                  </w:trPr>
                </w:trPrChange>
              </w:trPr>
              <w:tc>
                <w:tcPr>
                  <w:tcW w:w="0" w:type="dxa"/>
                  <w:gridSpan w:val="4"/>
                  <w:tcPrChange w:id="2196"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C8CC07C" w14:textId="0E9DCCB8" w:rsidR="00066508" w:rsidRPr="005A6AA3" w:rsidDel="00AE71EA" w:rsidRDefault="00000000">
                  <w:pPr>
                    <w:keepNext/>
                    <w:widowControl w:val="0"/>
                    <w:spacing w:after="60"/>
                    <w:rPr>
                      <w:del w:id="2197" w:author="Lorenzo Fabbri" w:date="2024-09-24T14:48:00Z" w16du:dateUtc="2024-09-24T12:48:00Z"/>
                    </w:rPr>
                  </w:pPr>
                  <w:del w:id="2198" w:author="Lorenzo Fabbri" w:date="2024-09-24T14:48:00Z" w16du:dateUtc="2024-09-24T12:48:00Z">
                    <w:r w:rsidRPr="005A6AA3" w:rsidDel="00AE71EA">
                      <w:rPr>
                        <w:rFonts w:ascii="Calibri" w:hAnsi="Calibri"/>
                        <w:b/>
                        <w:sz w:val="20"/>
                      </w:rPr>
                      <w:delText>Androgen metabolite</w:delText>
                    </w:r>
                  </w:del>
                </w:p>
              </w:tc>
            </w:tr>
            <w:tr w:rsidR="00066508" w:rsidRPr="005A6AA3" w:rsidDel="00AE71EA" w14:paraId="1106EF8B" w14:textId="2BC561FF" w:rsidTr="006C3DDD">
              <w:trPr>
                <w:del w:id="2199" w:author="Lorenzo Fabbri" w:date="2024-09-24T14:48:00Z"/>
                <w:trPrChange w:id="2200" w:author="Lorenzo Fabbri" w:date="2024-09-19T20:37:00Z" w16du:dateUtc="2024-09-19T18:37:00Z">
                  <w:trPr>
                    <w:gridBefore w:val="1"/>
                    <w:cantSplit/>
                    <w:jc w:val="center"/>
                  </w:trPr>
                </w:trPrChange>
              </w:trPr>
              <w:tc>
                <w:tcPr>
                  <w:tcW w:w="0" w:type="dxa"/>
                  <w:tcPrChange w:id="2201"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3A69257" w14:textId="5ED0B443" w:rsidR="00066508" w:rsidRPr="005A6AA3" w:rsidDel="00AE71EA" w:rsidRDefault="00000000">
                  <w:pPr>
                    <w:keepNext/>
                    <w:widowControl w:val="0"/>
                    <w:spacing w:after="60"/>
                    <w:rPr>
                      <w:del w:id="2202" w:author="Lorenzo Fabbri" w:date="2024-09-24T14:48:00Z" w16du:dateUtc="2024-09-24T12:48:00Z"/>
                    </w:rPr>
                  </w:pPr>
                  <w:del w:id="2203" w:author="Lorenzo Fabbri" w:date="2024-09-24T14:48:00Z" w16du:dateUtc="2024-09-24T12:48:00Z">
                    <w:r w:rsidRPr="005A6AA3" w:rsidDel="00AE71EA">
                      <w:rPr>
                        <w:rFonts w:ascii="Calibri" w:hAnsi="Calibri"/>
                        <w:sz w:val="20"/>
                      </w:rPr>
                      <w:delText>Androsterone</w:delText>
                    </w:r>
                  </w:del>
                </w:p>
              </w:tc>
              <w:tc>
                <w:tcPr>
                  <w:tcW w:w="0" w:type="dxa"/>
                  <w:tcPrChange w:id="220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849195A" w14:textId="2E48187E" w:rsidR="00066508" w:rsidRPr="005A6AA3" w:rsidDel="00AE71EA" w:rsidRDefault="00000000">
                  <w:pPr>
                    <w:keepNext/>
                    <w:widowControl w:val="0"/>
                    <w:spacing w:after="60"/>
                    <w:rPr>
                      <w:del w:id="2205" w:author="Lorenzo Fabbri" w:date="2024-09-24T14:48:00Z" w16du:dateUtc="2024-09-24T12:48:00Z"/>
                    </w:rPr>
                  </w:pPr>
                  <w:del w:id="2206" w:author="Lorenzo Fabbri" w:date="2024-09-24T14:48:00Z" w16du:dateUtc="2024-09-24T12:48:00Z">
                    <w:r w:rsidRPr="005A6AA3" w:rsidDel="00AE71EA">
                      <w:rPr>
                        <w:rFonts w:ascii="Calibri" w:hAnsi="Calibri"/>
                        <w:sz w:val="20"/>
                      </w:rPr>
                      <w:delText>Andros</w:delText>
                    </w:r>
                  </w:del>
                </w:p>
              </w:tc>
              <w:tc>
                <w:tcPr>
                  <w:tcW w:w="0" w:type="dxa"/>
                  <w:tcPrChange w:id="220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75E7461" w14:textId="20F45FE9" w:rsidR="00066508" w:rsidRPr="005A6AA3" w:rsidDel="00AE71EA" w:rsidRDefault="00000000">
                  <w:pPr>
                    <w:keepNext/>
                    <w:widowControl w:val="0"/>
                    <w:spacing w:after="60"/>
                    <w:rPr>
                      <w:del w:id="2208" w:author="Lorenzo Fabbri" w:date="2024-09-24T14:48:00Z" w16du:dateUtc="2024-09-24T12:48:00Z"/>
                    </w:rPr>
                  </w:pPr>
                  <w:del w:id="2209" w:author="Lorenzo Fabbri" w:date="2024-09-24T14:48:00Z" w16du:dateUtc="2024-09-24T12:48:00Z">
                    <w:r w:rsidRPr="005A6AA3" w:rsidDel="00AE71EA">
                      <w:rPr>
                        <w:rFonts w:ascii="Calibri" w:hAnsi="Calibri"/>
                        <w:sz w:val="20"/>
                      </w:rPr>
                      <w:delText>HMDB0000031</w:delText>
                    </w:r>
                  </w:del>
                </w:p>
              </w:tc>
              <w:tc>
                <w:tcPr>
                  <w:tcW w:w="0" w:type="dxa"/>
                  <w:tcPrChange w:id="2210"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4DA3692E" w14:textId="3C0F232E" w:rsidR="00066508" w:rsidRPr="005A6AA3" w:rsidDel="00AE71EA" w:rsidRDefault="00000000">
                  <w:pPr>
                    <w:keepNext/>
                    <w:widowControl w:val="0"/>
                    <w:spacing w:after="60"/>
                    <w:rPr>
                      <w:del w:id="2211" w:author="Lorenzo Fabbri" w:date="2024-09-24T14:48:00Z" w16du:dateUtc="2024-09-24T12:48:00Z"/>
                    </w:rPr>
                  </w:pPr>
                  <w:del w:id="2212" w:author="Lorenzo Fabbri" w:date="2024-09-24T14:48:00Z" w16du:dateUtc="2024-09-24T12:48:00Z">
                    <w:r w:rsidRPr="005A6AA3" w:rsidDel="00AE71EA">
                      <w:rPr>
                        <w:rFonts w:ascii="Calibri" w:hAnsi="Calibri"/>
                        <w:sz w:val="20"/>
                      </w:rPr>
                      <w:delText>53-41-8</w:delText>
                    </w:r>
                  </w:del>
                </w:p>
              </w:tc>
            </w:tr>
            <w:tr w:rsidR="00066508" w:rsidRPr="005A6AA3" w:rsidDel="00AE71EA" w14:paraId="6697FB91" w14:textId="4AEE40CC" w:rsidTr="006C3DDD">
              <w:trPr>
                <w:del w:id="2213" w:author="Lorenzo Fabbri" w:date="2024-09-24T14:48:00Z"/>
                <w:trPrChange w:id="2214" w:author="Lorenzo Fabbri" w:date="2024-09-19T20:37:00Z" w16du:dateUtc="2024-09-19T18:37:00Z">
                  <w:trPr>
                    <w:gridBefore w:val="1"/>
                    <w:cantSplit/>
                    <w:jc w:val="center"/>
                  </w:trPr>
                </w:trPrChange>
              </w:trPr>
              <w:tc>
                <w:tcPr>
                  <w:tcW w:w="0" w:type="dxa"/>
                  <w:tcPrChange w:id="221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2205534" w14:textId="030FFC1F" w:rsidR="00066508" w:rsidRPr="005A6AA3" w:rsidDel="00AE71EA" w:rsidRDefault="00000000">
                  <w:pPr>
                    <w:keepNext/>
                    <w:widowControl w:val="0"/>
                    <w:spacing w:after="60"/>
                    <w:rPr>
                      <w:del w:id="2216" w:author="Lorenzo Fabbri" w:date="2024-09-24T14:48:00Z" w16du:dateUtc="2024-09-24T12:48:00Z"/>
                    </w:rPr>
                  </w:pPr>
                  <w:del w:id="2217" w:author="Lorenzo Fabbri" w:date="2024-09-24T14:48:00Z" w16du:dateUtc="2024-09-24T12:48:00Z">
                    <w:r w:rsidRPr="005A6AA3" w:rsidDel="00AE71EA">
                      <w:rPr>
                        <w:rFonts w:ascii="Calibri" w:hAnsi="Calibri"/>
                        <w:sz w:val="20"/>
                      </w:rPr>
                      <w:delText>Etiocholanolone</w:delText>
                    </w:r>
                  </w:del>
                </w:p>
              </w:tc>
              <w:tc>
                <w:tcPr>
                  <w:tcW w:w="0" w:type="dxa"/>
                  <w:tcPrChange w:id="221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D717E16" w14:textId="3CF96E82" w:rsidR="00066508" w:rsidRPr="005A6AA3" w:rsidDel="00AE71EA" w:rsidRDefault="00000000">
                  <w:pPr>
                    <w:keepNext/>
                    <w:widowControl w:val="0"/>
                    <w:spacing w:after="60"/>
                    <w:rPr>
                      <w:del w:id="2219" w:author="Lorenzo Fabbri" w:date="2024-09-24T14:48:00Z" w16du:dateUtc="2024-09-24T12:48:00Z"/>
                    </w:rPr>
                  </w:pPr>
                  <w:del w:id="2220" w:author="Lorenzo Fabbri" w:date="2024-09-24T14:48:00Z" w16du:dateUtc="2024-09-24T12:48:00Z">
                    <w:r w:rsidRPr="005A6AA3" w:rsidDel="00AE71EA">
                      <w:rPr>
                        <w:rFonts w:ascii="Calibri" w:hAnsi="Calibri"/>
                        <w:sz w:val="20"/>
                      </w:rPr>
                      <w:delText>Etio</w:delText>
                    </w:r>
                  </w:del>
                </w:p>
              </w:tc>
              <w:tc>
                <w:tcPr>
                  <w:tcW w:w="0" w:type="dxa"/>
                  <w:tcPrChange w:id="222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5FEF5CC" w14:textId="5729A2FF" w:rsidR="00066508" w:rsidRPr="005A6AA3" w:rsidDel="00AE71EA" w:rsidRDefault="00000000">
                  <w:pPr>
                    <w:keepNext/>
                    <w:widowControl w:val="0"/>
                    <w:spacing w:after="60"/>
                    <w:rPr>
                      <w:del w:id="2222" w:author="Lorenzo Fabbri" w:date="2024-09-24T14:48:00Z" w16du:dateUtc="2024-09-24T12:48:00Z"/>
                    </w:rPr>
                  </w:pPr>
                  <w:del w:id="2223" w:author="Lorenzo Fabbri" w:date="2024-09-24T14:48:00Z" w16du:dateUtc="2024-09-24T12:48:00Z">
                    <w:r w:rsidRPr="005A6AA3" w:rsidDel="00AE71EA">
                      <w:rPr>
                        <w:rFonts w:ascii="Calibri" w:hAnsi="Calibri"/>
                        <w:sz w:val="20"/>
                      </w:rPr>
                      <w:delText>HMDB0000490</w:delText>
                    </w:r>
                  </w:del>
                </w:p>
              </w:tc>
              <w:tc>
                <w:tcPr>
                  <w:tcW w:w="0" w:type="dxa"/>
                  <w:tcPrChange w:id="2224"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61286AD9" w14:textId="1F3B8F1E" w:rsidR="00066508" w:rsidRPr="005A6AA3" w:rsidDel="00AE71EA" w:rsidRDefault="00000000">
                  <w:pPr>
                    <w:keepNext/>
                    <w:widowControl w:val="0"/>
                    <w:spacing w:after="60"/>
                    <w:rPr>
                      <w:del w:id="2225" w:author="Lorenzo Fabbri" w:date="2024-09-24T14:48:00Z" w16du:dateUtc="2024-09-24T12:48:00Z"/>
                    </w:rPr>
                  </w:pPr>
                  <w:del w:id="2226" w:author="Lorenzo Fabbri" w:date="2024-09-24T14:48:00Z" w16du:dateUtc="2024-09-24T12:48:00Z">
                    <w:r w:rsidRPr="005A6AA3" w:rsidDel="00AE71EA">
                      <w:rPr>
                        <w:rFonts w:ascii="Calibri" w:hAnsi="Calibri"/>
                        <w:sz w:val="20"/>
                      </w:rPr>
                      <w:delText>53-42-9</w:delText>
                    </w:r>
                  </w:del>
                </w:p>
              </w:tc>
            </w:tr>
            <w:tr w:rsidR="00066508" w:rsidRPr="005A6AA3" w:rsidDel="00AE71EA" w14:paraId="25056EAC" w14:textId="5F41A0B0" w:rsidTr="006C3DDD">
              <w:trPr>
                <w:del w:id="2227" w:author="Lorenzo Fabbri" w:date="2024-09-24T14:48:00Z"/>
                <w:trPrChange w:id="2228" w:author="Lorenzo Fabbri" w:date="2024-09-19T20:37:00Z" w16du:dateUtc="2024-09-19T18:37:00Z">
                  <w:trPr>
                    <w:gridBefore w:val="1"/>
                    <w:cantSplit/>
                    <w:jc w:val="center"/>
                  </w:trPr>
                </w:trPrChange>
              </w:trPr>
              <w:tc>
                <w:tcPr>
                  <w:tcW w:w="0" w:type="dxa"/>
                  <w:gridSpan w:val="4"/>
                  <w:tcPrChange w:id="2229"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F9AE9BA" w14:textId="67B3293B" w:rsidR="00066508" w:rsidRPr="005A6AA3" w:rsidDel="00AE71EA" w:rsidRDefault="00000000">
                  <w:pPr>
                    <w:keepNext/>
                    <w:widowControl w:val="0"/>
                    <w:spacing w:after="60"/>
                    <w:rPr>
                      <w:del w:id="2230" w:author="Lorenzo Fabbri" w:date="2024-09-24T14:48:00Z" w16du:dateUtc="2024-09-24T12:48:00Z"/>
                    </w:rPr>
                  </w:pPr>
                  <w:del w:id="2231" w:author="Lorenzo Fabbri" w:date="2024-09-24T14:48:00Z" w16du:dateUtc="2024-09-24T12:48:00Z">
                    <w:r w:rsidRPr="005A6AA3" w:rsidDel="00AE71EA">
                      <w:rPr>
                        <w:rFonts w:ascii="Calibri" w:hAnsi="Calibri"/>
                        <w:b/>
                        <w:sz w:val="20"/>
                      </w:rPr>
                      <w:delText>Glucocorticosteroid</w:delText>
                    </w:r>
                  </w:del>
                </w:p>
              </w:tc>
            </w:tr>
            <w:tr w:rsidR="00066508" w:rsidRPr="005A6AA3" w:rsidDel="00AE71EA" w14:paraId="47B62EE9" w14:textId="5A3B2ACF" w:rsidTr="006C3DDD">
              <w:trPr>
                <w:del w:id="2232" w:author="Lorenzo Fabbri" w:date="2024-09-24T14:48:00Z"/>
                <w:trPrChange w:id="2233" w:author="Lorenzo Fabbri" w:date="2024-09-19T20:37:00Z" w16du:dateUtc="2024-09-19T18:37:00Z">
                  <w:trPr>
                    <w:gridBefore w:val="1"/>
                    <w:cantSplit/>
                    <w:jc w:val="center"/>
                  </w:trPr>
                </w:trPrChange>
              </w:trPr>
              <w:tc>
                <w:tcPr>
                  <w:tcW w:w="0" w:type="dxa"/>
                  <w:tcPrChange w:id="223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C7377C0" w14:textId="68BAB6A3" w:rsidR="00066508" w:rsidRPr="005A6AA3" w:rsidDel="00AE71EA" w:rsidRDefault="00000000">
                  <w:pPr>
                    <w:keepNext/>
                    <w:widowControl w:val="0"/>
                    <w:spacing w:after="60"/>
                    <w:rPr>
                      <w:del w:id="2235" w:author="Lorenzo Fabbri" w:date="2024-09-24T14:48:00Z" w16du:dateUtc="2024-09-24T12:48:00Z"/>
                    </w:rPr>
                  </w:pPr>
                  <w:del w:id="2236" w:author="Lorenzo Fabbri" w:date="2024-09-24T14:48:00Z" w16du:dateUtc="2024-09-24T12:48:00Z">
                    <w:r w:rsidRPr="005A6AA3" w:rsidDel="00AE71EA">
                      <w:rPr>
                        <w:rFonts w:ascii="Calibri" w:hAnsi="Calibri"/>
                        <w:sz w:val="20"/>
                      </w:rPr>
                      <w:delText>11-dehydrocorticosterone</w:delText>
                    </w:r>
                  </w:del>
                </w:p>
              </w:tc>
              <w:tc>
                <w:tcPr>
                  <w:tcW w:w="0" w:type="dxa"/>
                  <w:tcPrChange w:id="223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4C5F497" w14:textId="5D6B1823" w:rsidR="00066508" w:rsidRPr="005A6AA3" w:rsidDel="00AE71EA" w:rsidRDefault="00000000">
                  <w:pPr>
                    <w:keepNext/>
                    <w:widowControl w:val="0"/>
                    <w:spacing w:after="60"/>
                    <w:rPr>
                      <w:del w:id="2238" w:author="Lorenzo Fabbri" w:date="2024-09-24T14:48:00Z" w16du:dateUtc="2024-09-24T12:48:00Z"/>
                    </w:rPr>
                  </w:pPr>
                  <w:del w:id="2239" w:author="Lorenzo Fabbri" w:date="2024-09-24T14:48:00Z" w16du:dateUtc="2024-09-24T12:48:00Z">
                    <w:r w:rsidRPr="005A6AA3" w:rsidDel="00AE71EA">
                      <w:rPr>
                        <w:rFonts w:ascii="Calibri" w:hAnsi="Calibri"/>
                        <w:sz w:val="20"/>
                      </w:rPr>
                      <w:delText>A</w:delText>
                    </w:r>
                  </w:del>
                </w:p>
              </w:tc>
              <w:tc>
                <w:tcPr>
                  <w:tcW w:w="0" w:type="dxa"/>
                  <w:tcPrChange w:id="224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94517A7" w14:textId="71F5EA8C" w:rsidR="00066508" w:rsidRPr="005A6AA3" w:rsidDel="00AE71EA" w:rsidRDefault="00000000">
                  <w:pPr>
                    <w:keepNext/>
                    <w:widowControl w:val="0"/>
                    <w:spacing w:after="60"/>
                    <w:rPr>
                      <w:del w:id="2241" w:author="Lorenzo Fabbri" w:date="2024-09-24T14:48:00Z" w16du:dateUtc="2024-09-24T12:48:00Z"/>
                    </w:rPr>
                  </w:pPr>
                  <w:del w:id="2242" w:author="Lorenzo Fabbri" w:date="2024-09-24T14:48:00Z" w16du:dateUtc="2024-09-24T12:48:00Z">
                    <w:r w:rsidRPr="005A6AA3" w:rsidDel="00AE71EA">
                      <w:rPr>
                        <w:rFonts w:ascii="Calibri" w:hAnsi="Calibri"/>
                        <w:sz w:val="20"/>
                      </w:rPr>
                      <w:delText>HMDB0004029</w:delText>
                    </w:r>
                  </w:del>
                </w:p>
              </w:tc>
              <w:tc>
                <w:tcPr>
                  <w:tcW w:w="0" w:type="dxa"/>
                  <w:tcPrChange w:id="224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7AA9307D" w14:textId="1FDC1C6C" w:rsidR="00066508" w:rsidRPr="005A6AA3" w:rsidDel="00AE71EA" w:rsidRDefault="00000000">
                  <w:pPr>
                    <w:keepNext/>
                    <w:widowControl w:val="0"/>
                    <w:spacing w:after="60"/>
                    <w:rPr>
                      <w:del w:id="2244" w:author="Lorenzo Fabbri" w:date="2024-09-24T14:48:00Z" w16du:dateUtc="2024-09-24T12:48:00Z"/>
                    </w:rPr>
                  </w:pPr>
                  <w:del w:id="2245" w:author="Lorenzo Fabbri" w:date="2024-09-24T14:48:00Z" w16du:dateUtc="2024-09-24T12:48:00Z">
                    <w:r w:rsidRPr="005A6AA3" w:rsidDel="00AE71EA">
                      <w:rPr>
                        <w:rFonts w:ascii="Calibri" w:hAnsi="Calibri"/>
                        <w:sz w:val="20"/>
                      </w:rPr>
                      <w:delText>72-23-1</w:delText>
                    </w:r>
                  </w:del>
                </w:p>
              </w:tc>
            </w:tr>
            <w:tr w:rsidR="00066508" w:rsidRPr="005A6AA3" w:rsidDel="00AE71EA" w14:paraId="02F3F89C" w14:textId="34963F38" w:rsidTr="006C3DDD">
              <w:trPr>
                <w:del w:id="2246" w:author="Lorenzo Fabbri" w:date="2024-09-24T14:48:00Z"/>
                <w:trPrChange w:id="2247" w:author="Lorenzo Fabbri" w:date="2024-09-19T20:37:00Z" w16du:dateUtc="2024-09-19T18:37:00Z">
                  <w:trPr>
                    <w:gridBefore w:val="1"/>
                    <w:cantSplit/>
                    <w:jc w:val="center"/>
                  </w:trPr>
                </w:trPrChange>
              </w:trPr>
              <w:tc>
                <w:tcPr>
                  <w:tcW w:w="0" w:type="dxa"/>
                  <w:tcPrChange w:id="224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3327218" w14:textId="5C710D11" w:rsidR="00066508" w:rsidRPr="005A6AA3" w:rsidDel="00AE71EA" w:rsidRDefault="00000000">
                  <w:pPr>
                    <w:keepNext/>
                    <w:widowControl w:val="0"/>
                    <w:spacing w:after="60"/>
                    <w:rPr>
                      <w:del w:id="2249" w:author="Lorenzo Fabbri" w:date="2024-09-24T14:48:00Z" w16du:dateUtc="2024-09-24T12:48:00Z"/>
                    </w:rPr>
                  </w:pPr>
                  <w:del w:id="2250" w:author="Lorenzo Fabbri" w:date="2024-09-24T14:48:00Z" w16du:dateUtc="2024-09-24T12:48:00Z">
                    <w:r w:rsidRPr="005A6AA3" w:rsidDel="00AE71EA">
                      <w:rPr>
                        <w:rFonts w:ascii="Calibri" w:hAnsi="Calibri"/>
                        <w:sz w:val="20"/>
                      </w:rPr>
                      <w:delText>Corticosterone</w:delText>
                    </w:r>
                  </w:del>
                </w:p>
              </w:tc>
              <w:tc>
                <w:tcPr>
                  <w:tcW w:w="0" w:type="dxa"/>
                  <w:tcPrChange w:id="225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14FC734" w14:textId="795634E7" w:rsidR="00066508" w:rsidRPr="005A6AA3" w:rsidDel="00AE71EA" w:rsidRDefault="00000000">
                  <w:pPr>
                    <w:keepNext/>
                    <w:widowControl w:val="0"/>
                    <w:spacing w:after="60"/>
                    <w:rPr>
                      <w:del w:id="2252" w:author="Lorenzo Fabbri" w:date="2024-09-24T14:48:00Z" w16du:dateUtc="2024-09-24T12:48:00Z"/>
                    </w:rPr>
                  </w:pPr>
                  <w:del w:id="2253" w:author="Lorenzo Fabbri" w:date="2024-09-24T14:48:00Z" w16du:dateUtc="2024-09-24T12:48:00Z">
                    <w:r w:rsidRPr="005A6AA3" w:rsidDel="00AE71EA">
                      <w:rPr>
                        <w:rFonts w:ascii="Calibri" w:hAnsi="Calibri"/>
                        <w:sz w:val="20"/>
                      </w:rPr>
                      <w:delText>B</w:delText>
                    </w:r>
                  </w:del>
                </w:p>
              </w:tc>
              <w:tc>
                <w:tcPr>
                  <w:tcW w:w="0" w:type="dxa"/>
                  <w:tcPrChange w:id="225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C99F07A" w14:textId="4223EE2A" w:rsidR="00066508" w:rsidRPr="005A6AA3" w:rsidDel="00AE71EA" w:rsidRDefault="00000000">
                  <w:pPr>
                    <w:keepNext/>
                    <w:widowControl w:val="0"/>
                    <w:spacing w:after="60"/>
                    <w:rPr>
                      <w:del w:id="2255" w:author="Lorenzo Fabbri" w:date="2024-09-24T14:48:00Z" w16du:dateUtc="2024-09-24T12:48:00Z"/>
                    </w:rPr>
                  </w:pPr>
                  <w:del w:id="2256" w:author="Lorenzo Fabbri" w:date="2024-09-24T14:48:00Z" w16du:dateUtc="2024-09-24T12:48:00Z">
                    <w:r w:rsidRPr="005A6AA3" w:rsidDel="00AE71EA">
                      <w:rPr>
                        <w:rFonts w:ascii="Calibri" w:hAnsi="Calibri"/>
                        <w:sz w:val="20"/>
                      </w:rPr>
                      <w:delText>HMDB0001547</w:delText>
                    </w:r>
                  </w:del>
                </w:p>
              </w:tc>
              <w:tc>
                <w:tcPr>
                  <w:tcW w:w="0" w:type="dxa"/>
                  <w:tcPrChange w:id="225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8AB6951" w14:textId="4E552C6D" w:rsidR="00066508" w:rsidRPr="005A6AA3" w:rsidDel="00AE71EA" w:rsidRDefault="00000000">
                  <w:pPr>
                    <w:keepNext/>
                    <w:widowControl w:val="0"/>
                    <w:spacing w:after="60"/>
                    <w:rPr>
                      <w:del w:id="2258" w:author="Lorenzo Fabbri" w:date="2024-09-24T14:48:00Z" w16du:dateUtc="2024-09-24T12:48:00Z"/>
                    </w:rPr>
                  </w:pPr>
                  <w:del w:id="2259" w:author="Lorenzo Fabbri" w:date="2024-09-24T14:48:00Z" w16du:dateUtc="2024-09-24T12:48:00Z">
                    <w:r w:rsidRPr="005A6AA3" w:rsidDel="00AE71EA">
                      <w:rPr>
                        <w:rFonts w:ascii="Calibri" w:hAnsi="Calibri"/>
                        <w:sz w:val="20"/>
                      </w:rPr>
                      <w:delText>50-22-6</w:delText>
                    </w:r>
                  </w:del>
                </w:p>
              </w:tc>
            </w:tr>
            <w:tr w:rsidR="00066508" w:rsidRPr="005A6AA3" w:rsidDel="00AE71EA" w14:paraId="71194A68" w14:textId="25EBDE3F" w:rsidTr="006C3DDD">
              <w:trPr>
                <w:del w:id="2260" w:author="Lorenzo Fabbri" w:date="2024-09-24T14:48:00Z"/>
                <w:trPrChange w:id="2261" w:author="Lorenzo Fabbri" w:date="2024-09-19T20:37:00Z" w16du:dateUtc="2024-09-19T18:37:00Z">
                  <w:trPr>
                    <w:gridBefore w:val="1"/>
                    <w:cantSplit/>
                    <w:jc w:val="center"/>
                  </w:trPr>
                </w:trPrChange>
              </w:trPr>
              <w:tc>
                <w:tcPr>
                  <w:tcW w:w="0" w:type="dxa"/>
                  <w:tcPrChange w:id="226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4952447" w14:textId="4EFB8AF2" w:rsidR="00066508" w:rsidRPr="005A6AA3" w:rsidDel="00AE71EA" w:rsidRDefault="00000000">
                  <w:pPr>
                    <w:keepNext/>
                    <w:widowControl w:val="0"/>
                    <w:spacing w:after="60"/>
                    <w:rPr>
                      <w:del w:id="2263" w:author="Lorenzo Fabbri" w:date="2024-09-24T14:48:00Z" w16du:dateUtc="2024-09-24T12:48:00Z"/>
                    </w:rPr>
                  </w:pPr>
                  <w:del w:id="2264" w:author="Lorenzo Fabbri" w:date="2024-09-24T14:48:00Z" w16du:dateUtc="2024-09-24T12:48:00Z">
                    <w:r w:rsidRPr="005A6AA3" w:rsidDel="00AE71EA">
                      <w:rPr>
                        <w:rFonts w:ascii="Calibri" w:hAnsi="Calibri"/>
                        <w:sz w:val="20"/>
                      </w:rPr>
                      <w:delText>Cortisol</w:delText>
                    </w:r>
                  </w:del>
                </w:p>
              </w:tc>
              <w:tc>
                <w:tcPr>
                  <w:tcW w:w="0" w:type="dxa"/>
                  <w:tcPrChange w:id="226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89DAD0F" w14:textId="7646058D" w:rsidR="00066508" w:rsidRPr="005A6AA3" w:rsidDel="00AE71EA" w:rsidRDefault="00000000">
                  <w:pPr>
                    <w:keepNext/>
                    <w:widowControl w:val="0"/>
                    <w:spacing w:after="60"/>
                    <w:rPr>
                      <w:del w:id="2266" w:author="Lorenzo Fabbri" w:date="2024-09-24T14:48:00Z" w16du:dateUtc="2024-09-24T12:48:00Z"/>
                    </w:rPr>
                  </w:pPr>
                  <w:del w:id="2267" w:author="Lorenzo Fabbri" w:date="2024-09-24T14:48:00Z" w16du:dateUtc="2024-09-24T12:48:00Z">
                    <w:r w:rsidRPr="005A6AA3" w:rsidDel="00AE71EA">
                      <w:rPr>
                        <w:rFonts w:ascii="Calibri" w:hAnsi="Calibri"/>
                        <w:sz w:val="20"/>
                      </w:rPr>
                      <w:delText>F</w:delText>
                    </w:r>
                  </w:del>
                </w:p>
              </w:tc>
              <w:tc>
                <w:tcPr>
                  <w:tcW w:w="0" w:type="dxa"/>
                  <w:tcPrChange w:id="226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404ED31" w14:textId="4ECF6B78" w:rsidR="00066508" w:rsidRPr="005A6AA3" w:rsidDel="00AE71EA" w:rsidRDefault="00000000">
                  <w:pPr>
                    <w:keepNext/>
                    <w:widowControl w:val="0"/>
                    <w:spacing w:after="60"/>
                    <w:rPr>
                      <w:del w:id="2269" w:author="Lorenzo Fabbri" w:date="2024-09-24T14:48:00Z" w16du:dateUtc="2024-09-24T12:48:00Z"/>
                    </w:rPr>
                  </w:pPr>
                  <w:del w:id="2270" w:author="Lorenzo Fabbri" w:date="2024-09-24T14:48:00Z" w16du:dateUtc="2024-09-24T12:48:00Z">
                    <w:r w:rsidRPr="005A6AA3" w:rsidDel="00AE71EA">
                      <w:rPr>
                        <w:rFonts w:ascii="Calibri" w:hAnsi="Calibri"/>
                        <w:sz w:val="20"/>
                      </w:rPr>
                      <w:delText>HMDB0000063</w:delText>
                    </w:r>
                  </w:del>
                </w:p>
              </w:tc>
              <w:tc>
                <w:tcPr>
                  <w:tcW w:w="0" w:type="dxa"/>
                  <w:tcPrChange w:id="227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C0C5B5A" w14:textId="600B2088" w:rsidR="00066508" w:rsidRPr="005A6AA3" w:rsidDel="00AE71EA" w:rsidRDefault="00000000">
                  <w:pPr>
                    <w:keepNext/>
                    <w:widowControl w:val="0"/>
                    <w:spacing w:after="60"/>
                    <w:rPr>
                      <w:del w:id="2272" w:author="Lorenzo Fabbri" w:date="2024-09-24T14:48:00Z" w16du:dateUtc="2024-09-24T12:48:00Z"/>
                    </w:rPr>
                  </w:pPr>
                  <w:del w:id="2273" w:author="Lorenzo Fabbri" w:date="2024-09-24T14:48:00Z" w16du:dateUtc="2024-09-24T12:48:00Z">
                    <w:r w:rsidRPr="005A6AA3" w:rsidDel="00AE71EA">
                      <w:rPr>
                        <w:rFonts w:ascii="Calibri" w:hAnsi="Calibri"/>
                        <w:sz w:val="20"/>
                      </w:rPr>
                      <w:delText>50-23-7</w:delText>
                    </w:r>
                  </w:del>
                </w:p>
              </w:tc>
            </w:tr>
            <w:tr w:rsidR="00066508" w:rsidRPr="005A6AA3" w:rsidDel="00AE71EA" w14:paraId="12395E99" w14:textId="3A7A89AB" w:rsidTr="006C3DDD">
              <w:trPr>
                <w:del w:id="2274" w:author="Lorenzo Fabbri" w:date="2024-09-24T14:48:00Z"/>
                <w:trPrChange w:id="2275" w:author="Lorenzo Fabbri" w:date="2024-09-19T20:37:00Z" w16du:dateUtc="2024-09-19T18:37:00Z">
                  <w:trPr>
                    <w:gridBefore w:val="1"/>
                    <w:cantSplit/>
                    <w:jc w:val="center"/>
                  </w:trPr>
                </w:trPrChange>
              </w:trPr>
              <w:tc>
                <w:tcPr>
                  <w:tcW w:w="0" w:type="dxa"/>
                  <w:tcPrChange w:id="2276"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2487941" w14:textId="46E2BFF7" w:rsidR="00066508" w:rsidRPr="005A6AA3" w:rsidDel="00AE71EA" w:rsidRDefault="00000000">
                  <w:pPr>
                    <w:keepNext/>
                    <w:widowControl w:val="0"/>
                    <w:spacing w:after="60"/>
                    <w:rPr>
                      <w:del w:id="2277" w:author="Lorenzo Fabbri" w:date="2024-09-24T14:48:00Z" w16du:dateUtc="2024-09-24T12:48:00Z"/>
                    </w:rPr>
                  </w:pPr>
                  <w:del w:id="2278" w:author="Lorenzo Fabbri" w:date="2024-09-24T14:48:00Z" w16du:dateUtc="2024-09-24T12:48:00Z">
                    <w:r w:rsidRPr="005A6AA3" w:rsidDel="00AE71EA">
                      <w:rPr>
                        <w:rFonts w:ascii="Calibri" w:hAnsi="Calibri"/>
                        <w:sz w:val="20"/>
                      </w:rPr>
                      <w:delText>Cortisone</w:delText>
                    </w:r>
                  </w:del>
                </w:p>
              </w:tc>
              <w:tc>
                <w:tcPr>
                  <w:tcW w:w="0" w:type="dxa"/>
                  <w:tcPrChange w:id="227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160AE05" w14:textId="739A4CE3" w:rsidR="00066508" w:rsidRPr="005A6AA3" w:rsidDel="00AE71EA" w:rsidRDefault="00000000">
                  <w:pPr>
                    <w:keepNext/>
                    <w:widowControl w:val="0"/>
                    <w:spacing w:after="60"/>
                    <w:rPr>
                      <w:del w:id="2280" w:author="Lorenzo Fabbri" w:date="2024-09-24T14:48:00Z" w16du:dateUtc="2024-09-24T12:48:00Z"/>
                    </w:rPr>
                  </w:pPr>
                  <w:del w:id="2281" w:author="Lorenzo Fabbri" w:date="2024-09-24T14:48:00Z" w16du:dateUtc="2024-09-24T12:48:00Z">
                    <w:r w:rsidRPr="005A6AA3" w:rsidDel="00AE71EA">
                      <w:rPr>
                        <w:rFonts w:ascii="Calibri" w:hAnsi="Calibri"/>
                        <w:sz w:val="20"/>
                      </w:rPr>
                      <w:delText>E</w:delText>
                    </w:r>
                  </w:del>
                </w:p>
              </w:tc>
              <w:tc>
                <w:tcPr>
                  <w:tcW w:w="0" w:type="dxa"/>
                  <w:tcPrChange w:id="228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00D5F3" w14:textId="58F7A793" w:rsidR="00066508" w:rsidRPr="005A6AA3" w:rsidDel="00AE71EA" w:rsidRDefault="00000000">
                  <w:pPr>
                    <w:keepNext/>
                    <w:widowControl w:val="0"/>
                    <w:spacing w:after="60"/>
                    <w:rPr>
                      <w:del w:id="2283" w:author="Lorenzo Fabbri" w:date="2024-09-24T14:48:00Z" w16du:dateUtc="2024-09-24T12:48:00Z"/>
                    </w:rPr>
                  </w:pPr>
                  <w:del w:id="2284" w:author="Lorenzo Fabbri" w:date="2024-09-24T14:48:00Z" w16du:dateUtc="2024-09-24T12:48:00Z">
                    <w:r w:rsidRPr="005A6AA3" w:rsidDel="00AE71EA">
                      <w:rPr>
                        <w:rFonts w:ascii="Calibri" w:hAnsi="Calibri"/>
                        <w:sz w:val="20"/>
                      </w:rPr>
                      <w:delText>HMDB0002802</w:delText>
                    </w:r>
                  </w:del>
                </w:p>
              </w:tc>
              <w:tc>
                <w:tcPr>
                  <w:tcW w:w="0" w:type="dxa"/>
                  <w:tcPrChange w:id="2285"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C1CA6D8" w14:textId="70C7C26B" w:rsidR="00066508" w:rsidRPr="005A6AA3" w:rsidDel="00AE71EA" w:rsidRDefault="00000000">
                  <w:pPr>
                    <w:keepNext/>
                    <w:widowControl w:val="0"/>
                    <w:spacing w:after="60"/>
                    <w:rPr>
                      <w:del w:id="2286" w:author="Lorenzo Fabbri" w:date="2024-09-24T14:48:00Z" w16du:dateUtc="2024-09-24T12:48:00Z"/>
                    </w:rPr>
                  </w:pPr>
                  <w:del w:id="2287" w:author="Lorenzo Fabbri" w:date="2024-09-24T14:48:00Z" w16du:dateUtc="2024-09-24T12:48:00Z">
                    <w:r w:rsidRPr="005A6AA3" w:rsidDel="00AE71EA">
                      <w:rPr>
                        <w:rFonts w:ascii="Calibri" w:hAnsi="Calibri"/>
                        <w:sz w:val="20"/>
                      </w:rPr>
                      <w:delText>53-06-5</w:delText>
                    </w:r>
                  </w:del>
                </w:p>
              </w:tc>
            </w:tr>
            <w:tr w:rsidR="00066508" w:rsidRPr="005A6AA3" w:rsidDel="00AE71EA" w14:paraId="0F5119DA" w14:textId="2E239EB5" w:rsidTr="006C3DDD">
              <w:trPr>
                <w:del w:id="2288" w:author="Lorenzo Fabbri" w:date="2024-09-24T14:48:00Z"/>
                <w:trPrChange w:id="2289" w:author="Lorenzo Fabbri" w:date="2024-09-19T20:37:00Z" w16du:dateUtc="2024-09-19T18:37:00Z">
                  <w:trPr>
                    <w:gridBefore w:val="1"/>
                    <w:cantSplit/>
                    <w:jc w:val="center"/>
                  </w:trPr>
                </w:trPrChange>
              </w:trPr>
              <w:tc>
                <w:tcPr>
                  <w:tcW w:w="0" w:type="dxa"/>
                  <w:gridSpan w:val="4"/>
                  <w:tcPrChange w:id="2290"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3DEEDAEA" w14:textId="452EC40A" w:rsidR="00066508" w:rsidRPr="005A6AA3" w:rsidDel="00AE71EA" w:rsidRDefault="00000000">
                  <w:pPr>
                    <w:keepNext/>
                    <w:widowControl w:val="0"/>
                    <w:spacing w:after="60"/>
                    <w:rPr>
                      <w:del w:id="2291" w:author="Lorenzo Fabbri" w:date="2024-09-24T14:48:00Z" w16du:dateUtc="2024-09-24T12:48:00Z"/>
                    </w:rPr>
                  </w:pPr>
                  <w:del w:id="2292" w:author="Lorenzo Fabbri" w:date="2024-09-24T14:48:00Z" w16du:dateUtc="2024-09-24T12:48:00Z">
                    <w:r w:rsidRPr="005A6AA3" w:rsidDel="00AE71EA">
                      <w:rPr>
                        <w:rFonts w:ascii="Calibri" w:hAnsi="Calibri"/>
                        <w:b/>
                        <w:sz w:val="20"/>
                      </w:rPr>
                      <w:delText>Glucocorticosteroid metabolite</w:delText>
                    </w:r>
                  </w:del>
                </w:p>
              </w:tc>
            </w:tr>
            <w:tr w:rsidR="00066508" w:rsidRPr="005A6AA3" w:rsidDel="00AE71EA" w14:paraId="012691B8" w14:textId="28E6F61B" w:rsidTr="006C3DDD">
              <w:trPr>
                <w:del w:id="2293" w:author="Lorenzo Fabbri" w:date="2024-09-24T14:48:00Z"/>
                <w:trPrChange w:id="2294" w:author="Lorenzo Fabbri" w:date="2024-09-19T20:37:00Z" w16du:dateUtc="2024-09-19T18:37:00Z">
                  <w:trPr>
                    <w:gridBefore w:val="1"/>
                    <w:cantSplit/>
                    <w:jc w:val="center"/>
                  </w:trPr>
                </w:trPrChange>
              </w:trPr>
              <w:tc>
                <w:tcPr>
                  <w:tcW w:w="0" w:type="dxa"/>
                  <w:tcPrChange w:id="229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55987AE" w14:textId="4CBB18BB" w:rsidR="00066508" w:rsidRPr="005A6AA3" w:rsidDel="00AE71EA" w:rsidRDefault="00000000">
                  <w:pPr>
                    <w:keepNext/>
                    <w:widowControl w:val="0"/>
                    <w:spacing w:after="60"/>
                    <w:rPr>
                      <w:del w:id="2296" w:author="Lorenzo Fabbri" w:date="2024-09-24T14:48:00Z" w16du:dateUtc="2024-09-24T12:48:00Z"/>
                    </w:rPr>
                  </w:pPr>
                  <w:del w:id="2297" w:author="Lorenzo Fabbri" w:date="2024-09-24T14:48:00Z" w16du:dateUtc="2024-09-24T12:48:00Z">
                    <w:r w:rsidRPr="005A6AA3" w:rsidDel="00AE71EA">
                      <w:rPr>
                        <w:rFonts w:ascii="Calibri" w:hAnsi="Calibri"/>
                        <w:sz w:val="20"/>
                      </w:rPr>
                      <w:delText>11β-hydroxyandrosterone</w:delText>
                    </w:r>
                  </w:del>
                </w:p>
              </w:tc>
              <w:tc>
                <w:tcPr>
                  <w:tcW w:w="0" w:type="dxa"/>
                  <w:tcPrChange w:id="229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6B6DCA0" w14:textId="5167FC5A" w:rsidR="00066508" w:rsidRPr="005A6AA3" w:rsidDel="00AE71EA" w:rsidRDefault="00000000">
                  <w:pPr>
                    <w:keepNext/>
                    <w:widowControl w:val="0"/>
                    <w:spacing w:after="60"/>
                    <w:rPr>
                      <w:del w:id="2299" w:author="Lorenzo Fabbri" w:date="2024-09-24T14:48:00Z" w16du:dateUtc="2024-09-24T12:48:00Z"/>
                    </w:rPr>
                  </w:pPr>
                  <w:del w:id="2300" w:author="Lorenzo Fabbri" w:date="2024-09-24T14:48:00Z" w16du:dateUtc="2024-09-24T12:48:00Z">
                    <w:r w:rsidRPr="005A6AA3" w:rsidDel="00AE71EA">
                      <w:rPr>
                        <w:rFonts w:ascii="Calibri" w:hAnsi="Calibri"/>
                        <w:sz w:val="20"/>
                      </w:rPr>
                      <w:delText>11OHAndros</w:delText>
                    </w:r>
                  </w:del>
                </w:p>
              </w:tc>
              <w:tc>
                <w:tcPr>
                  <w:tcW w:w="0" w:type="dxa"/>
                  <w:tcPrChange w:id="230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03ACBBA" w14:textId="10BFCC97" w:rsidR="00066508" w:rsidRPr="005A6AA3" w:rsidDel="00AE71EA" w:rsidRDefault="00000000">
                  <w:pPr>
                    <w:keepNext/>
                    <w:widowControl w:val="0"/>
                    <w:spacing w:after="60"/>
                    <w:rPr>
                      <w:del w:id="2302" w:author="Lorenzo Fabbri" w:date="2024-09-24T14:48:00Z" w16du:dateUtc="2024-09-24T12:48:00Z"/>
                    </w:rPr>
                  </w:pPr>
                  <w:del w:id="2303" w:author="Lorenzo Fabbri" w:date="2024-09-24T14:48:00Z" w16du:dateUtc="2024-09-24T12:48:00Z">
                    <w:r w:rsidRPr="005A6AA3" w:rsidDel="00AE71EA">
                      <w:rPr>
                        <w:rFonts w:ascii="Calibri" w:hAnsi="Calibri"/>
                        <w:sz w:val="20"/>
                      </w:rPr>
                      <w:delText>HMDB0002984</w:delText>
                    </w:r>
                  </w:del>
                </w:p>
              </w:tc>
              <w:tc>
                <w:tcPr>
                  <w:tcW w:w="0" w:type="dxa"/>
                  <w:tcPrChange w:id="2304"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AA6841A" w14:textId="2B4C4B06" w:rsidR="00066508" w:rsidRPr="005A6AA3" w:rsidDel="00AE71EA" w:rsidRDefault="00000000">
                  <w:pPr>
                    <w:keepNext/>
                    <w:widowControl w:val="0"/>
                    <w:spacing w:after="60"/>
                    <w:rPr>
                      <w:del w:id="2305" w:author="Lorenzo Fabbri" w:date="2024-09-24T14:48:00Z" w16du:dateUtc="2024-09-24T12:48:00Z"/>
                    </w:rPr>
                  </w:pPr>
                  <w:del w:id="2306" w:author="Lorenzo Fabbri" w:date="2024-09-24T14:48:00Z" w16du:dateUtc="2024-09-24T12:48:00Z">
                    <w:r w:rsidRPr="005A6AA3" w:rsidDel="00AE71EA">
                      <w:rPr>
                        <w:rFonts w:ascii="Calibri" w:hAnsi="Calibri"/>
                        <w:sz w:val="20"/>
                      </w:rPr>
                      <w:delText>57-61-4</w:delText>
                    </w:r>
                  </w:del>
                </w:p>
              </w:tc>
            </w:tr>
            <w:tr w:rsidR="00066508" w:rsidRPr="005A6AA3" w:rsidDel="00AE71EA" w14:paraId="7397BEC5" w14:textId="791EC58A" w:rsidTr="006C3DDD">
              <w:trPr>
                <w:del w:id="2307" w:author="Lorenzo Fabbri" w:date="2024-09-24T14:48:00Z"/>
                <w:trPrChange w:id="2308" w:author="Lorenzo Fabbri" w:date="2024-09-19T20:37:00Z" w16du:dateUtc="2024-09-19T18:37:00Z">
                  <w:trPr>
                    <w:gridBefore w:val="1"/>
                    <w:cantSplit/>
                    <w:jc w:val="center"/>
                  </w:trPr>
                </w:trPrChange>
              </w:trPr>
              <w:tc>
                <w:tcPr>
                  <w:tcW w:w="0" w:type="dxa"/>
                  <w:tcPrChange w:id="230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FB10321" w14:textId="18793FD0" w:rsidR="00066508" w:rsidRPr="005A6AA3" w:rsidDel="00AE71EA" w:rsidRDefault="00000000">
                  <w:pPr>
                    <w:keepNext/>
                    <w:widowControl w:val="0"/>
                    <w:spacing w:after="60"/>
                    <w:rPr>
                      <w:del w:id="2310" w:author="Lorenzo Fabbri" w:date="2024-09-24T14:48:00Z" w16du:dateUtc="2024-09-24T12:48:00Z"/>
                    </w:rPr>
                  </w:pPr>
                  <w:del w:id="2311" w:author="Lorenzo Fabbri" w:date="2024-09-24T14:48:00Z" w16du:dateUtc="2024-09-24T12:48:00Z">
                    <w:r w:rsidRPr="005A6AA3" w:rsidDel="00AE71EA">
                      <w:rPr>
                        <w:rFonts w:ascii="Calibri" w:hAnsi="Calibri"/>
                        <w:sz w:val="20"/>
                      </w:rPr>
                      <w:delText>17-deoxycortolone</w:delText>
                    </w:r>
                  </w:del>
                </w:p>
              </w:tc>
              <w:tc>
                <w:tcPr>
                  <w:tcW w:w="0" w:type="dxa"/>
                  <w:tcPrChange w:id="231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4D1E72E" w14:textId="3BE167DF" w:rsidR="00066508" w:rsidRPr="005A6AA3" w:rsidDel="00AE71EA" w:rsidRDefault="00000000">
                  <w:pPr>
                    <w:keepNext/>
                    <w:widowControl w:val="0"/>
                    <w:spacing w:after="60"/>
                    <w:rPr>
                      <w:del w:id="2313" w:author="Lorenzo Fabbri" w:date="2024-09-24T14:48:00Z" w16du:dateUtc="2024-09-24T12:48:00Z"/>
                    </w:rPr>
                  </w:pPr>
                  <w:del w:id="2314" w:author="Lorenzo Fabbri" w:date="2024-09-24T14:48:00Z" w16du:dateUtc="2024-09-24T12:48:00Z">
                    <w:r w:rsidRPr="005A6AA3" w:rsidDel="00AE71EA">
                      <w:rPr>
                        <w:rFonts w:ascii="Calibri" w:hAnsi="Calibri"/>
                        <w:sz w:val="20"/>
                      </w:rPr>
                      <w:delText>17-DO-cortolone</w:delText>
                    </w:r>
                  </w:del>
                </w:p>
              </w:tc>
              <w:tc>
                <w:tcPr>
                  <w:tcW w:w="0" w:type="dxa"/>
                  <w:tcPrChange w:id="231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9E74A8" w14:textId="1C89AD5B" w:rsidR="00066508" w:rsidRPr="005A6AA3" w:rsidDel="00AE71EA" w:rsidRDefault="00000000">
                  <w:pPr>
                    <w:keepNext/>
                    <w:widowControl w:val="0"/>
                    <w:spacing w:after="60"/>
                    <w:rPr>
                      <w:del w:id="2316" w:author="Lorenzo Fabbri" w:date="2024-09-24T14:48:00Z" w16du:dateUtc="2024-09-24T12:48:00Z"/>
                    </w:rPr>
                  </w:pPr>
                  <w:del w:id="2317" w:author="Lorenzo Fabbri" w:date="2024-09-24T14:48:00Z" w16du:dateUtc="2024-09-24T12:48:00Z">
                    <w:r w:rsidRPr="005A6AA3" w:rsidDel="00AE71EA">
                      <w:rPr>
                        <w:rFonts w:ascii="Calibri" w:hAnsi="Calibri"/>
                        <w:sz w:val="20"/>
                      </w:rPr>
                      <w:delText>NA</w:delText>
                    </w:r>
                  </w:del>
                </w:p>
              </w:tc>
              <w:tc>
                <w:tcPr>
                  <w:tcW w:w="0" w:type="dxa"/>
                  <w:tcPrChange w:id="231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70EDF332" w14:textId="7F0B8CA0" w:rsidR="00066508" w:rsidRPr="005A6AA3" w:rsidDel="00AE71EA" w:rsidRDefault="00000000">
                  <w:pPr>
                    <w:keepNext/>
                    <w:widowControl w:val="0"/>
                    <w:spacing w:after="60"/>
                    <w:rPr>
                      <w:del w:id="2319" w:author="Lorenzo Fabbri" w:date="2024-09-24T14:48:00Z" w16du:dateUtc="2024-09-24T12:48:00Z"/>
                    </w:rPr>
                  </w:pPr>
                  <w:del w:id="2320" w:author="Lorenzo Fabbri" w:date="2024-09-24T14:48:00Z" w16du:dateUtc="2024-09-24T12:48:00Z">
                    <w:r w:rsidRPr="005A6AA3" w:rsidDel="00AE71EA">
                      <w:rPr>
                        <w:rFonts w:ascii="Calibri" w:hAnsi="Calibri"/>
                        <w:sz w:val="20"/>
                      </w:rPr>
                      <w:delText>NA</w:delText>
                    </w:r>
                  </w:del>
                </w:p>
              </w:tc>
            </w:tr>
            <w:tr w:rsidR="00066508" w:rsidRPr="005A6AA3" w:rsidDel="00AE71EA" w14:paraId="0078DCD6" w14:textId="53C83B3C" w:rsidTr="006C3DDD">
              <w:trPr>
                <w:del w:id="2321" w:author="Lorenzo Fabbri" w:date="2024-09-24T14:48:00Z"/>
                <w:trPrChange w:id="2322" w:author="Lorenzo Fabbri" w:date="2024-09-19T20:37:00Z" w16du:dateUtc="2024-09-19T18:37:00Z">
                  <w:trPr>
                    <w:gridBefore w:val="1"/>
                    <w:cantSplit/>
                    <w:jc w:val="center"/>
                  </w:trPr>
                </w:trPrChange>
              </w:trPr>
              <w:tc>
                <w:tcPr>
                  <w:tcW w:w="0" w:type="dxa"/>
                  <w:tcPrChange w:id="232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F7E8447" w14:textId="42591144" w:rsidR="00066508" w:rsidRPr="005A6AA3" w:rsidDel="00AE71EA" w:rsidRDefault="00000000">
                  <w:pPr>
                    <w:keepNext/>
                    <w:widowControl w:val="0"/>
                    <w:spacing w:after="60"/>
                    <w:rPr>
                      <w:del w:id="2324" w:author="Lorenzo Fabbri" w:date="2024-09-24T14:48:00Z" w16du:dateUtc="2024-09-24T12:48:00Z"/>
                    </w:rPr>
                  </w:pPr>
                  <w:del w:id="2325" w:author="Lorenzo Fabbri" w:date="2024-09-24T14:48:00Z" w16du:dateUtc="2024-09-24T12:48:00Z">
                    <w:r w:rsidRPr="005A6AA3" w:rsidDel="00AE71EA">
                      <w:rPr>
                        <w:rFonts w:ascii="Calibri" w:hAnsi="Calibri"/>
                        <w:sz w:val="20"/>
                      </w:rPr>
                      <w:delText>20α-dihydrocortisol</w:delText>
                    </w:r>
                  </w:del>
                </w:p>
              </w:tc>
              <w:tc>
                <w:tcPr>
                  <w:tcW w:w="0" w:type="dxa"/>
                  <w:tcPrChange w:id="232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3A5633F" w14:textId="64135CB6" w:rsidR="00066508" w:rsidRPr="005A6AA3" w:rsidDel="00AE71EA" w:rsidRDefault="00000000">
                  <w:pPr>
                    <w:keepNext/>
                    <w:widowControl w:val="0"/>
                    <w:spacing w:after="60"/>
                    <w:rPr>
                      <w:del w:id="2327" w:author="Lorenzo Fabbri" w:date="2024-09-24T14:48:00Z" w16du:dateUtc="2024-09-24T12:48:00Z"/>
                    </w:rPr>
                  </w:pPr>
                  <w:del w:id="2328" w:author="Lorenzo Fabbri" w:date="2024-09-24T14:48:00Z" w16du:dateUtc="2024-09-24T12:48:00Z">
                    <w:r w:rsidRPr="005A6AA3" w:rsidDel="00AE71EA">
                      <w:rPr>
                        <w:rFonts w:ascii="Calibri" w:hAnsi="Calibri"/>
                        <w:sz w:val="20"/>
                      </w:rPr>
                      <w:delText>20aDHF</w:delText>
                    </w:r>
                  </w:del>
                </w:p>
              </w:tc>
              <w:tc>
                <w:tcPr>
                  <w:tcW w:w="0" w:type="dxa"/>
                  <w:tcPrChange w:id="232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ADD3E5C" w14:textId="74800DFE" w:rsidR="00066508" w:rsidRPr="005A6AA3" w:rsidDel="00AE71EA" w:rsidRDefault="00000000">
                  <w:pPr>
                    <w:keepNext/>
                    <w:widowControl w:val="0"/>
                    <w:spacing w:after="60"/>
                    <w:rPr>
                      <w:del w:id="2330" w:author="Lorenzo Fabbri" w:date="2024-09-24T14:48:00Z" w16du:dateUtc="2024-09-24T12:48:00Z"/>
                    </w:rPr>
                  </w:pPr>
                  <w:del w:id="2331" w:author="Lorenzo Fabbri" w:date="2024-09-24T14:48:00Z" w16du:dateUtc="2024-09-24T12:48:00Z">
                    <w:r w:rsidRPr="005A6AA3" w:rsidDel="00AE71EA">
                      <w:rPr>
                        <w:rFonts w:ascii="Calibri" w:hAnsi="Calibri"/>
                        <w:sz w:val="20"/>
                      </w:rPr>
                      <w:delText>NA</w:delText>
                    </w:r>
                  </w:del>
                </w:p>
              </w:tc>
              <w:tc>
                <w:tcPr>
                  <w:tcW w:w="0" w:type="dxa"/>
                  <w:tcPrChange w:id="233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64ADF40F" w14:textId="46A219E5" w:rsidR="00066508" w:rsidRPr="005A6AA3" w:rsidDel="00AE71EA" w:rsidRDefault="00000000">
                  <w:pPr>
                    <w:keepNext/>
                    <w:widowControl w:val="0"/>
                    <w:spacing w:after="60"/>
                    <w:rPr>
                      <w:del w:id="2333" w:author="Lorenzo Fabbri" w:date="2024-09-24T14:48:00Z" w16du:dateUtc="2024-09-24T12:48:00Z"/>
                    </w:rPr>
                  </w:pPr>
                  <w:del w:id="2334" w:author="Lorenzo Fabbri" w:date="2024-09-24T14:48:00Z" w16du:dateUtc="2024-09-24T12:48:00Z">
                    <w:r w:rsidRPr="005A6AA3" w:rsidDel="00AE71EA">
                      <w:rPr>
                        <w:rFonts w:ascii="Calibri" w:hAnsi="Calibri"/>
                        <w:sz w:val="20"/>
                      </w:rPr>
                      <w:delText>NA</w:delText>
                    </w:r>
                  </w:del>
                </w:p>
              </w:tc>
            </w:tr>
            <w:tr w:rsidR="00066508" w:rsidRPr="005A6AA3" w:rsidDel="00AE71EA" w14:paraId="62B2DB65" w14:textId="029883EC" w:rsidTr="006C3DDD">
              <w:trPr>
                <w:del w:id="2335" w:author="Lorenzo Fabbri" w:date="2024-09-24T14:48:00Z"/>
                <w:trPrChange w:id="2336" w:author="Lorenzo Fabbri" w:date="2024-09-19T20:37:00Z" w16du:dateUtc="2024-09-19T18:37:00Z">
                  <w:trPr>
                    <w:gridBefore w:val="1"/>
                    <w:cantSplit/>
                    <w:jc w:val="center"/>
                  </w:trPr>
                </w:trPrChange>
              </w:trPr>
              <w:tc>
                <w:tcPr>
                  <w:tcW w:w="0" w:type="dxa"/>
                  <w:tcPrChange w:id="233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7BCBB1C" w14:textId="51B24227" w:rsidR="00066508" w:rsidRPr="005A6AA3" w:rsidDel="00AE71EA" w:rsidRDefault="00000000">
                  <w:pPr>
                    <w:keepNext/>
                    <w:widowControl w:val="0"/>
                    <w:spacing w:after="60"/>
                    <w:rPr>
                      <w:del w:id="2338" w:author="Lorenzo Fabbri" w:date="2024-09-24T14:48:00Z" w16du:dateUtc="2024-09-24T12:48:00Z"/>
                    </w:rPr>
                  </w:pPr>
                  <w:del w:id="2339" w:author="Lorenzo Fabbri" w:date="2024-09-24T14:48:00Z" w16du:dateUtc="2024-09-24T12:48:00Z">
                    <w:r w:rsidRPr="005A6AA3" w:rsidDel="00AE71EA">
                      <w:rPr>
                        <w:rFonts w:ascii="Calibri" w:hAnsi="Calibri"/>
                        <w:sz w:val="20"/>
                      </w:rPr>
                      <w:delText>20α-dihydrocortisone</w:delText>
                    </w:r>
                  </w:del>
                </w:p>
              </w:tc>
              <w:tc>
                <w:tcPr>
                  <w:tcW w:w="0" w:type="dxa"/>
                  <w:tcPrChange w:id="234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E62F1F2" w14:textId="355DF59D" w:rsidR="00066508" w:rsidRPr="005A6AA3" w:rsidDel="00AE71EA" w:rsidRDefault="00000000">
                  <w:pPr>
                    <w:keepNext/>
                    <w:widowControl w:val="0"/>
                    <w:spacing w:after="60"/>
                    <w:rPr>
                      <w:del w:id="2341" w:author="Lorenzo Fabbri" w:date="2024-09-24T14:48:00Z" w16du:dateUtc="2024-09-24T12:48:00Z"/>
                    </w:rPr>
                  </w:pPr>
                  <w:del w:id="2342" w:author="Lorenzo Fabbri" w:date="2024-09-24T14:48:00Z" w16du:dateUtc="2024-09-24T12:48:00Z">
                    <w:r w:rsidRPr="005A6AA3" w:rsidDel="00AE71EA">
                      <w:rPr>
                        <w:rFonts w:ascii="Calibri" w:hAnsi="Calibri"/>
                        <w:sz w:val="20"/>
                      </w:rPr>
                      <w:delText>20aDHE</w:delText>
                    </w:r>
                  </w:del>
                </w:p>
              </w:tc>
              <w:tc>
                <w:tcPr>
                  <w:tcW w:w="0" w:type="dxa"/>
                  <w:tcPrChange w:id="234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4E8AEE1" w14:textId="6D5FBF24" w:rsidR="00066508" w:rsidRPr="005A6AA3" w:rsidDel="00AE71EA" w:rsidRDefault="00000000">
                  <w:pPr>
                    <w:keepNext/>
                    <w:widowControl w:val="0"/>
                    <w:spacing w:after="60"/>
                    <w:rPr>
                      <w:del w:id="2344" w:author="Lorenzo Fabbri" w:date="2024-09-24T14:48:00Z" w16du:dateUtc="2024-09-24T12:48:00Z"/>
                    </w:rPr>
                  </w:pPr>
                  <w:del w:id="2345" w:author="Lorenzo Fabbri" w:date="2024-09-24T14:48:00Z" w16du:dateUtc="2024-09-24T12:48:00Z">
                    <w:r w:rsidRPr="005A6AA3" w:rsidDel="00AE71EA">
                      <w:rPr>
                        <w:rFonts w:ascii="Calibri" w:hAnsi="Calibri"/>
                        <w:sz w:val="20"/>
                      </w:rPr>
                      <w:delText>NA</w:delText>
                    </w:r>
                  </w:del>
                </w:p>
              </w:tc>
              <w:tc>
                <w:tcPr>
                  <w:tcW w:w="0" w:type="dxa"/>
                  <w:tcPrChange w:id="2346"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D8998AC" w14:textId="38933657" w:rsidR="00066508" w:rsidRPr="005A6AA3" w:rsidDel="00AE71EA" w:rsidRDefault="00000000">
                  <w:pPr>
                    <w:keepNext/>
                    <w:widowControl w:val="0"/>
                    <w:spacing w:after="60"/>
                    <w:rPr>
                      <w:del w:id="2347" w:author="Lorenzo Fabbri" w:date="2024-09-24T14:48:00Z" w16du:dateUtc="2024-09-24T12:48:00Z"/>
                    </w:rPr>
                  </w:pPr>
                  <w:del w:id="2348" w:author="Lorenzo Fabbri" w:date="2024-09-24T14:48:00Z" w16du:dateUtc="2024-09-24T12:48:00Z">
                    <w:r w:rsidRPr="005A6AA3" w:rsidDel="00AE71EA">
                      <w:rPr>
                        <w:rFonts w:ascii="Calibri" w:hAnsi="Calibri"/>
                        <w:sz w:val="20"/>
                      </w:rPr>
                      <w:delText>NA</w:delText>
                    </w:r>
                  </w:del>
                </w:p>
              </w:tc>
            </w:tr>
            <w:tr w:rsidR="00066508" w:rsidRPr="005A6AA3" w:rsidDel="00AE71EA" w14:paraId="4B080155" w14:textId="46AFDBD1" w:rsidTr="006C3DDD">
              <w:trPr>
                <w:del w:id="2349" w:author="Lorenzo Fabbri" w:date="2024-09-24T14:48:00Z"/>
                <w:trPrChange w:id="2350" w:author="Lorenzo Fabbri" w:date="2024-09-19T20:37:00Z" w16du:dateUtc="2024-09-19T18:37:00Z">
                  <w:trPr>
                    <w:gridBefore w:val="1"/>
                    <w:cantSplit/>
                    <w:jc w:val="center"/>
                  </w:trPr>
                </w:trPrChange>
              </w:trPr>
              <w:tc>
                <w:tcPr>
                  <w:tcW w:w="0" w:type="dxa"/>
                  <w:tcPrChange w:id="2351"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2979487" w14:textId="7C44FFC6" w:rsidR="00066508" w:rsidRPr="005A6AA3" w:rsidDel="00AE71EA" w:rsidRDefault="00000000">
                  <w:pPr>
                    <w:keepNext/>
                    <w:widowControl w:val="0"/>
                    <w:spacing w:after="60"/>
                    <w:rPr>
                      <w:del w:id="2352" w:author="Lorenzo Fabbri" w:date="2024-09-24T14:48:00Z" w16du:dateUtc="2024-09-24T12:48:00Z"/>
                    </w:rPr>
                  </w:pPr>
                  <w:del w:id="2353" w:author="Lorenzo Fabbri" w:date="2024-09-24T14:48:00Z" w16du:dateUtc="2024-09-24T12:48:00Z">
                    <w:r w:rsidRPr="005A6AA3" w:rsidDel="00AE71EA">
                      <w:rPr>
                        <w:rFonts w:ascii="Calibri" w:hAnsi="Calibri"/>
                        <w:sz w:val="20"/>
                      </w:rPr>
                      <w:delText>20β-dihydrocortisol</w:delText>
                    </w:r>
                  </w:del>
                </w:p>
              </w:tc>
              <w:tc>
                <w:tcPr>
                  <w:tcW w:w="0" w:type="dxa"/>
                  <w:tcPrChange w:id="235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C29A290" w14:textId="1059163F" w:rsidR="00066508" w:rsidRPr="005A6AA3" w:rsidDel="00AE71EA" w:rsidRDefault="00000000">
                  <w:pPr>
                    <w:keepNext/>
                    <w:widowControl w:val="0"/>
                    <w:spacing w:after="60"/>
                    <w:rPr>
                      <w:del w:id="2355" w:author="Lorenzo Fabbri" w:date="2024-09-24T14:48:00Z" w16du:dateUtc="2024-09-24T12:48:00Z"/>
                    </w:rPr>
                  </w:pPr>
                  <w:del w:id="2356" w:author="Lorenzo Fabbri" w:date="2024-09-24T14:48:00Z" w16du:dateUtc="2024-09-24T12:48:00Z">
                    <w:r w:rsidRPr="005A6AA3" w:rsidDel="00AE71EA">
                      <w:rPr>
                        <w:rFonts w:ascii="Calibri" w:hAnsi="Calibri"/>
                        <w:sz w:val="20"/>
                      </w:rPr>
                      <w:delText>20bDHF</w:delText>
                    </w:r>
                  </w:del>
                </w:p>
              </w:tc>
              <w:tc>
                <w:tcPr>
                  <w:tcW w:w="0" w:type="dxa"/>
                  <w:tcPrChange w:id="235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44E258A" w14:textId="40521F99" w:rsidR="00066508" w:rsidRPr="005A6AA3" w:rsidDel="00AE71EA" w:rsidRDefault="00000000">
                  <w:pPr>
                    <w:keepNext/>
                    <w:widowControl w:val="0"/>
                    <w:spacing w:after="60"/>
                    <w:rPr>
                      <w:del w:id="2358" w:author="Lorenzo Fabbri" w:date="2024-09-24T14:48:00Z" w16du:dateUtc="2024-09-24T12:48:00Z"/>
                    </w:rPr>
                  </w:pPr>
                  <w:del w:id="2359" w:author="Lorenzo Fabbri" w:date="2024-09-24T14:48:00Z" w16du:dateUtc="2024-09-24T12:48:00Z">
                    <w:r w:rsidRPr="005A6AA3" w:rsidDel="00AE71EA">
                      <w:rPr>
                        <w:rFonts w:ascii="Calibri" w:hAnsi="Calibri"/>
                        <w:sz w:val="20"/>
                      </w:rPr>
                      <w:delText>NA</w:delText>
                    </w:r>
                  </w:del>
                </w:p>
              </w:tc>
              <w:tc>
                <w:tcPr>
                  <w:tcW w:w="0" w:type="dxa"/>
                  <w:tcPrChange w:id="2360"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502E495" w14:textId="05B688EF" w:rsidR="00066508" w:rsidRPr="005A6AA3" w:rsidDel="00AE71EA" w:rsidRDefault="00000000">
                  <w:pPr>
                    <w:keepNext/>
                    <w:widowControl w:val="0"/>
                    <w:spacing w:after="60"/>
                    <w:rPr>
                      <w:del w:id="2361" w:author="Lorenzo Fabbri" w:date="2024-09-24T14:48:00Z" w16du:dateUtc="2024-09-24T12:48:00Z"/>
                    </w:rPr>
                  </w:pPr>
                  <w:del w:id="2362" w:author="Lorenzo Fabbri" w:date="2024-09-24T14:48:00Z" w16du:dateUtc="2024-09-24T12:48:00Z">
                    <w:r w:rsidRPr="005A6AA3" w:rsidDel="00AE71EA">
                      <w:rPr>
                        <w:rFonts w:ascii="Calibri" w:hAnsi="Calibri"/>
                        <w:sz w:val="20"/>
                      </w:rPr>
                      <w:delText>NA</w:delText>
                    </w:r>
                  </w:del>
                </w:p>
              </w:tc>
            </w:tr>
            <w:tr w:rsidR="00066508" w:rsidRPr="005A6AA3" w:rsidDel="00AE71EA" w14:paraId="5E08D712" w14:textId="49C41F93" w:rsidTr="006C3DDD">
              <w:trPr>
                <w:del w:id="2363" w:author="Lorenzo Fabbri" w:date="2024-09-24T14:48:00Z"/>
                <w:trPrChange w:id="2364" w:author="Lorenzo Fabbri" w:date="2024-09-19T20:37:00Z" w16du:dateUtc="2024-09-19T18:37:00Z">
                  <w:trPr>
                    <w:gridBefore w:val="1"/>
                    <w:cantSplit/>
                    <w:jc w:val="center"/>
                  </w:trPr>
                </w:trPrChange>
              </w:trPr>
              <w:tc>
                <w:tcPr>
                  <w:tcW w:w="0" w:type="dxa"/>
                  <w:tcPrChange w:id="236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D27E9DE" w14:textId="4159EE63" w:rsidR="00066508" w:rsidRPr="005A6AA3" w:rsidDel="00AE71EA" w:rsidRDefault="00000000">
                  <w:pPr>
                    <w:keepNext/>
                    <w:widowControl w:val="0"/>
                    <w:spacing w:after="60"/>
                    <w:rPr>
                      <w:del w:id="2366" w:author="Lorenzo Fabbri" w:date="2024-09-24T14:48:00Z" w16du:dateUtc="2024-09-24T12:48:00Z"/>
                    </w:rPr>
                  </w:pPr>
                  <w:del w:id="2367" w:author="Lorenzo Fabbri" w:date="2024-09-24T14:48:00Z" w16du:dateUtc="2024-09-24T12:48:00Z">
                    <w:r w:rsidRPr="005A6AA3" w:rsidDel="00AE71EA">
                      <w:rPr>
                        <w:rFonts w:ascii="Calibri" w:hAnsi="Calibri"/>
                        <w:sz w:val="20"/>
                      </w:rPr>
                      <w:delText>20β-dihydrocortisone</w:delText>
                    </w:r>
                  </w:del>
                </w:p>
              </w:tc>
              <w:tc>
                <w:tcPr>
                  <w:tcW w:w="0" w:type="dxa"/>
                  <w:tcPrChange w:id="236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F43AC8F" w14:textId="53EE1F62" w:rsidR="00066508" w:rsidRPr="005A6AA3" w:rsidDel="00AE71EA" w:rsidRDefault="00000000">
                  <w:pPr>
                    <w:keepNext/>
                    <w:widowControl w:val="0"/>
                    <w:spacing w:after="60"/>
                    <w:rPr>
                      <w:del w:id="2369" w:author="Lorenzo Fabbri" w:date="2024-09-24T14:48:00Z" w16du:dateUtc="2024-09-24T12:48:00Z"/>
                    </w:rPr>
                  </w:pPr>
                  <w:del w:id="2370" w:author="Lorenzo Fabbri" w:date="2024-09-24T14:48:00Z" w16du:dateUtc="2024-09-24T12:48:00Z">
                    <w:r w:rsidRPr="005A6AA3" w:rsidDel="00AE71EA">
                      <w:rPr>
                        <w:rFonts w:ascii="Calibri" w:hAnsi="Calibri"/>
                        <w:sz w:val="20"/>
                      </w:rPr>
                      <w:delText>20bDHE</w:delText>
                    </w:r>
                  </w:del>
                </w:p>
              </w:tc>
              <w:tc>
                <w:tcPr>
                  <w:tcW w:w="0" w:type="dxa"/>
                  <w:tcPrChange w:id="237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23FCBA7" w14:textId="5D2B89C8" w:rsidR="00066508" w:rsidRPr="005A6AA3" w:rsidDel="00AE71EA" w:rsidRDefault="00000000">
                  <w:pPr>
                    <w:keepNext/>
                    <w:widowControl w:val="0"/>
                    <w:spacing w:after="60"/>
                    <w:rPr>
                      <w:del w:id="2372" w:author="Lorenzo Fabbri" w:date="2024-09-24T14:48:00Z" w16du:dateUtc="2024-09-24T12:48:00Z"/>
                    </w:rPr>
                  </w:pPr>
                  <w:del w:id="2373" w:author="Lorenzo Fabbri" w:date="2024-09-24T14:48:00Z" w16du:dateUtc="2024-09-24T12:48:00Z">
                    <w:r w:rsidRPr="005A6AA3" w:rsidDel="00AE71EA">
                      <w:rPr>
                        <w:rFonts w:ascii="Calibri" w:hAnsi="Calibri"/>
                        <w:sz w:val="20"/>
                      </w:rPr>
                      <w:delText>NA</w:delText>
                    </w:r>
                  </w:del>
                </w:p>
              </w:tc>
              <w:tc>
                <w:tcPr>
                  <w:tcW w:w="0" w:type="dxa"/>
                  <w:tcPrChange w:id="2374"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474C07A" w14:textId="5C01BD32" w:rsidR="00066508" w:rsidRPr="005A6AA3" w:rsidDel="00AE71EA" w:rsidRDefault="00000000">
                  <w:pPr>
                    <w:keepNext/>
                    <w:widowControl w:val="0"/>
                    <w:spacing w:after="60"/>
                    <w:rPr>
                      <w:del w:id="2375" w:author="Lorenzo Fabbri" w:date="2024-09-24T14:48:00Z" w16du:dateUtc="2024-09-24T12:48:00Z"/>
                    </w:rPr>
                  </w:pPr>
                  <w:del w:id="2376" w:author="Lorenzo Fabbri" w:date="2024-09-24T14:48:00Z" w16du:dateUtc="2024-09-24T12:48:00Z">
                    <w:r w:rsidRPr="005A6AA3" w:rsidDel="00AE71EA">
                      <w:rPr>
                        <w:rFonts w:ascii="Calibri" w:hAnsi="Calibri"/>
                        <w:sz w:val="20"/>
                      </w:rPr>
                      <w:delText>NA</w:delText>
                    </w:r>
                  </w:del>
                </w:p>
              </w:tc>
            </w:tr>
            <w:tr w:rsidR="00066508" w:rsidRPr="005A6AA3" w:rsidDel="00AE71EA" w14:paraId="376AD9CE" w14:textId="2CCAB606" w:rsidTr="006C3DDD">
              <w:trPr>
                <w:del w:id="2377" w:author="Lorenzo Fabbri" w:date="2024-09-24T14:48:00Z"/>
                <w:trPrChange w:id="2378" w:author="Lorenzo Fabbri" w:date="2024-09-19T20:37:00Z" w16du:dateUtc="2024-09-19T18:37:00Z">
                  <w:trPr>
                    <w:gridBefore w:val="1"/>
                    <w:cantSplit/>
                    <w:jc w:val="center"/>
                  </w:trPr>
                </w:trPrChange>
              </w:trPr>
              <w:tc>
                <w:tcPr>
                  <w:tcW w:w="0" w:type="dxa"/>
                  <w:tcPrChange w:id="237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42FA3B6" w14:textId="7A6ED70C" w:rsidR="00066508" w:rsidRPr="005A6AA3" w:rsidDel="00AE71EA" w:rsidRDefault="00000000">
                  <w:pPr>
                    <w:keepNext/>
                    <w:widowControl w:val="0"/>
                    <w:spacing w:after="60"/>
                    <w:rPr>
                      <w:del w:id="2380" w:author="Lorenzo Fabbri" w:date="2024-09-24T14:48:00Z" w16du:dateUtc="2024-09-24T12:48:00Z"/>
                    </w:rPr>
                  </w:pPr>
                  <w:del w:id="2381" w:author="Lorenzo Fabbri" w:date="2024-09-24T14:48:00Z" w16du:dateUtc="2024-09-24T12:48:00Z">
                    <w:r w:rsidRPr="005A6AA3" w:rsidDel="00AE71EA">
                      <w:rPr>
                        <w:rFonts w:ascii="Calibri" w:hAnsi="Calibri"/>
                        <w:sz w:val="20"/>
                      </w:rPr>
                      <w:delText>5α,20α-cortol</w:delText>
                    </w:r>
                  </w:del>
                </w:p>
              </w:tc>
              <w:tc>
                <w:tcPr>
                  <w:tcW w:w="0" w:type="dxa"/>
                  <w:tcPrChange w:id="238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2A82C40" w14:textId="7EB7C610" w:rsidR="00066508" w:rsidRPr="005A6AA3" w:rsidDel="00AE71EA" w:rsidRDefault="00000000">
                  <w:pPr>
                    <w:keepNext/>
                    <w:widowControl w:val="0"/>
                    <w:spacing w:after="60"/>
                    <w:rPr>
                      <w:del w:id="2383" w:author="Lorenzo Fabbri" w:date="2024-09-24T14:48:00Z" w16du:dateUtc="2024-09-24T12:48:00Z"/>
                    </w:rPr>
                  </w:pPr>
                  <w:del w:id="2384" w:author="Lorenzo Fabbri" w:date="2024-09-24T14:48:00Z" w16du:dateUtc="2024-09-24T12:48:00Z">
                    <w:r w:rsidRPr="005A6AA3" w:rsidDel="00AE71EA">
                      <w:rPr>
                        <w:rFonts w:ascii="Calibri" w:hAnsi="Calibri"/>
                        <w:sz w:val="20"/>
                      </w:rPr>
                      <w:delText>5a20acortol</w:delText>
                    </w:r>
                  </w:del>
                </w:p>
              </w:tc>
              <w:tc>
                <w:tcPr>
                  <w:tcW w:w="0" w:type="dxa"/>
                  <w:tcPrChange w:id="238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8B65065" w14:textId="1B5F305D" w:rsidR="00066508" w:rsidRPr="005A6AA3" w:rsidDel="00AE71EA" w:rsidRDefault="00000000">
                  <w:pPr>
                    <w:keepNext/>
                    <w:widowControl w:val="0"/>
                    <w:spacing w:after="60"/>
                    <w:rPr>
                      <w:del w:id="2386" w:author="Lorenzo Fabbri" w:date="2024-09-24T14:48:00Z" w16du:dateUtc="2024-09-24T12:48:00Z"/>
                    </w:rPr>
                  </w:pPr>
                  <w:del w:id="2387" w:author="Lorenzo Fabbri" w:date="2024-09-24T14:48:00Z" w16du:dateUtc="2024-09-24T12:48:00Z">
                    <w:r w:rsidRPr="005A6AA3" w:rsidDel="00AE71EA">
                      <w:rPr>
                        <w:rFonts w:ascii="Calibri" w:hAnsi="Calibri"/>
                        <w:sz w:val="20"/>
                      </w:rPr>
                      <w:delText>HMDB0003180</w:delText>
                    </w:r>
                  </w:del>
                </w:p>
              </w:tc>
              <w:tc>
                <w:tcPr>
                  <w:tcW w:w="0" w:type="dxa"/>
                  <w:tcPrChange w:id="238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536EE8F" w14:textId="7F925B6F" w:rsidR="00066508" w:rsidRPr="005A6AA3" w:rsidDel="00AE71EA" w:rsidRDefault="00000000">
                  <w:pPr>
                    <w:keepNext/>
                    <w:widowControl w:val="0"/>
                    <w:spacing w:after="60"/>
                    <w:rPr>
                      <w:del w:id="2389" w:author="Lorenzo Fabbri" w:date="2024-09-24T14:48:00Z" w16du:dateUtc="2024-09-24T12:48:00Z"/>
                    </w:rPr>
                  </w:pPr>
                  <w:del w:id="2390" w:author="Lorenzo Fabbri" w:date="2024-09-24T14:48:00Z" w16du:dateUtc="2024-09-24T12:48:00Z">
                    <w:r w:rsidRPr="005A6AA3" w:rsidDel="00AE71EA">
                      <w:rPr>
                        <w:rFonts w:ascii="Calibri" w:hAnsi="Calibri"/>
                        <w:sz w:val="20"/>
                      </w:rPr>
                      <w:delText>516-38-1</w:delText>
                    </w:r>
                  </w:del>
                </w:p>
              </w:tc>
            </w:tr>
            <w:tr w:rsidR="00066508" w:rsidRPr="005A6AA3" w:rsidDel="00AE71EA" w14:paraId="51B6A6E5" w14:textId="3EB94E1F" w:rsidTr="006C3DDD">
              <w:trPr>
                <w:del w:id="2391" w:author="Lorenzo Fabbri" w:date="2024-09-24T14:48:00Z"/>
                <w:trPrChange w:id="2392" w:author="Lorenzo Fabbri" w:date="2024-09-19T20:37:00Z" w16du:dateUtc="2024-09-19T18:37:00Z">
                  <w:trPr>
                    <w:gridBefore w:val="1"/>
                    <w:cantSplit/>
                    <w:jc w:val="center"/>
                  </w:trPr>
                </w:trPrChange>
              </w:trPr>
              <w:tc>
                <w:tcPr>
                  <w:tcW w:w="0" w:type="dxa"/>
                  <w:tcPrChange w:id="239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93273AD" w14:textId="15474C2F" w:rsidR="00066508" w:rsidRPr="005A6AA3" w:rsidDel="00AE71EA" w:rsidRDefault="00000000">
                  <w:pPr>
                    <w:keepNext/>
                    <w:widowControl w:val="0"/>
                    <w:spacing w:after="60"/>
                    <w:rPr>
                      <w:del w:id="2394" w:author="Lorenzo Fabbri" w:date="2024-09-24T14:48:00Z" w16du:dateUtc="2024-09-24T12:48:00Z"/>
                    </w:rPr>
                  </w:pPr>
                  <w:del w:id="2395" w:author="Lorenzo Fabbri" w:date="2024-09-24T14:48:00Z" w16du:dateUtc="2024-09-24T12:48:00Z">
                    <w:r w:rsidRPr="005A6AA3" w:rsidDel="00AE71EA">
                      <w:rPr>
                        <w:rFonts w:ascii="Calibri" w:hAnsi="Calibri"/>
                        <w:sz w:val="20"/>
                      </w:rPr>
                      <w:delText>5α,20β-cortol</w:delText>
                    </w:r>
                  </w:del>
                </w:p>
              </w:tc>
              <w:tc>
                <w:tcPr>
                  <w:tcW w:w="0" w:type="dxa"/>
                  <w:tcPrChange w:id="239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F8C8465" w14:textId="6C9B5941" w:rsidR="00066508" w:rsidRPr="005A6AA3" w:rsidDel="00AE71EA" w:rsidRDefault="00000000">
                  <w:pPr>
                    <w:keepNext/>
                    <w:widowControl w:val="0"/>
                    <w:spacing w:after="60"/>
                    <w:rPr>
                      <w:del w:id="2397" w:author="Lorenzo Fabbri" w:date="2024-09-24T14:48:00Z" w16du:dateUtc="2024-09-24T12:48:00Z"/>
                    </w:rPr>
                  </w:pPr>
                  <w:del w:id="2398" w:author="Lorenzo Fabbri" w:date="2024-09-24T14:48:00Z" w16du:dateUtc="2024-09-24T12:48:00Z">
                    <w:r w:rsidRPr="005A6AA3" w:rsidDel="00AE71EA">
                      <w:rPr>
                        <w:rFonts w:ascii="Calibri" w:hAnsi="Calibri"/>
                        <w:sz w:val="20"/>
                      </w:rPr>
                      <w:delText>5a20bcortol</w:delText>
                    </w:r>
                  </w:del>
                </w:p>
              </w:tc>
              <w:tc>
                <w:tcPr>
                  <w:tcW w:w="0" w:type="dxa"/>
                  <w:tcPrChange w:id="239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CBFFAA6" w14:textId="2C425AAE" w:rsidR="00066508" w:rsidRPr="005A6AA3" w:rsidDel="00AE71EA" w:rsidRDefault="00000000">
                  <w:pPr>
                    <w:keepNext/>
                    <w:widowControl w:val="0"/>
                    <w:spacing w:after="60"/>
                    <w:rPr>
                      <w:del w:id="2400" w:author="Lorenzo Fabbri" w:date="2024-09-24T14:48:00Z" w16du:dateUtc="2024-09-24T12:48:00Z"/>
                    </w:rPr>
                  </w:pPr>
                  <w:del w:id="2401" w:author="Lorenzo Fabbri" w:date="2024-09-24T14:48:00Z" w16du:dateUtc="2024-09-24T12:48:00Z">
                    <w:r w:rsidRPr="005A6AA3" w:rsidDel="00AE71EA">
                      <w:rPr>
                        <w:rFonts w:ascii="Calibri" w:hAnsi="Calibri"/>
                        <w:sz w:val="20"/>
                      </w:rPr>
                      <w:delText>HMDB0005821</w:delText>
                    </w:r>
                  </w:del>
                </w:p>
              </w:tc>
              <w:tc>
                <w:tcPr>
                  <w:tcW w:w="0" w:type="dxa"/>
                  <w:tcPrChange w:id="240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BFF719F" w14:textId="1F594503" w:rsidR="00066508" w:rsidRPr="005A6AA3" w:rsidDel="00AE71EA" w:rsidRDefault="00000000">
                  <w:pPr>
                    <w:keepNext/>
                    <w:widowControl w:val="0"/>
                    <w:spacing w:after="60"/>
                    <w:rPr>
                      <w:del w:id="2403" w:author="Lorenzo Fabbri" w:date="2024-09-24T14:48:00Z" w16du:dateUtc="2024-09-24T12:48:00Z"/>
                    </w:rPr>
                  </w:pPr>
                  <w:del w:id="2404" w:author="Lorenzo Fabbri" w:date="2024-09-24T14:48:00Z" w16du:dateUtc="2024-09-24T12:48:00Z">
                    <w:r w:rsidRPr="005A6AA3" w:rsidDel="00AE71EA">
                      <w:rPr>
                        <w:rFonts w:ascii="Calibri" w:hAnsi="Calibri"/>
                        <w:sz w:val="20"/>
                      </w:rPr>
                      <w:delText>667-65-2</w:delText>
                    </w:r>
                  </w:del>
                </w:p>
              </w:tc>
            </w:tr>
            <w:tr w:rsidR="00066508" w:rsidRPr="005A6AA3" w:rsidDel="00AE71EA" w14:paraId="422D112E" w14:textId="4D4349C7" w:rsidTr="006C3DDD">
              <w:trPr>
                <w:del w:id="2405" w:author="Lorenzo Fabbri" w:date="2024-09-24T14:48:00Z"/>
                <w:trPrChange w:id="2406" w:author="Lorenzo Fabbri" w:date="2024-09-19T20:37:00Z" w16du:dateUtc="2024-09-19T18:37:00Z">
                  <w:trPr>
                    <w:gridBefore w:val="1"/>
                    <w:cantSplit/>
                    <w:jc w:val="center"/>
                  </w:trPr>
                </w:trPrChange>
              </w:trPr>
              <w:tc>
                <w:tcPr>
                  <w:tcW w:w="0" w:type="dxa"/>
                  <w:tcPrChange w:id="240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72D79A1" w14:textId="4640BBD0" w:rsidR="00066508" w:rsidRPr="005A6AA3" w:rsidDel="00AE71EA" w:rsidRDefault="00000000">
                  <w:pPr>
                    <w:keepNext/>
                    <w:widowControl w:val="0"/>
                    <w:spacing w:after="60"/>
                    <w:rPr>
                      <w:del w:id="2408" w:author="Lorenzo Fabbri" w:date="2024-09-24T14:48:00Z" w16du:dateUtc="2024-09-24T12:48:00Z"/>
                    </w:rPr>
                  </w:pPr>
                  <w:del w:id="2409" w:author="Lorenzo Fabbri" w:date="2024-09-24T14:48:00Z" w16du:dateUtc="2024-09-24T12:48:00Z">
                    <w:r w:rsidRPr="005A6AA3" w:rsidDel="00AE71EA">
                      <w:rPr>
                        <w:rFonts w:ascii="Calibri" w:hAnsi="Calibri"/>
                        <w:sz w:val="20"/>
                      </w:rPr>
                      <w:delText>5α-tetrahydrocorticosterone</w:delText>
                    </w:r>
                  </w:del>
                </w:p>
              </w:tc>
              <w:tc>
                <w:tcPr>
                  <w:tcW w:w="0" w:type="dxa"/>
                  <w:tcPrChange w:id="241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69FF88B" w14:textId="78A33D24" w:rsidR="00066508" w:rsidRPr="005A6AA3" w:rsidDel="00AE71EA" w:rsidRDefault="00000000">
                  <w:pPr>
                    <w:keepNext/>
                    <w:widowControl w:val="0"/>
                    <w:spacing w:after="60"/>
                    <w:rPr>
                      <w:del w:id="2411" w:author="Lorenzo Fabbri" w:date="2024-09-24T14:48:00Z" w16du:dateUtc="2024-09-24T12:48:00Z"/>
                    </w:rPr>
                  </w:pPr>
                  <w:del w:id="2412" w:author="Lorenzo Fabbri" w:date="2024-09-24T14:48:00Z" w16du:dateUtc="2024-09-24T12:48:00Z">
                    <w:r w:rsidRPr="005A6AA3" w:rsidDel="00AE71EA">
                      <w:rPr>
                        <w:rFonts w:ascii="Calibri" w:hAnsi="Calibri"/>
                        <w:sz w:val="20"/>
                      </w:rPr>
                      <w:delText>5aTHB</w:delText>
                    </w:r>
                  </w:del>
                </w:p>
              </w:tc>
              <w:tc>
                <w:tcPr>
                  <w:tcW w:w="0" w:type="dxa"/>
                  <w:tcPrChange w:id="241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20ECB48" w14:textId="6ACA33F8" w:rsidR="00066508" w:rsidRPr="005A6AA3" w:rsidDel="00AE71EA" w:rsidRDefault="00000000">
                  <w:pPr>
                    <w:keepNext/>
                    <w:widowControl w:val="0"/>
                    <w:spacing w:after="60"/>
                    <w:rPr>
                      <w:del w:id="2414" w:author="Lorenzo Fabbri" w:date="2024-09-24T14:48:00Z" w16du:dateUtc="2024-09-24T12:48:00Z"/>
                    </w:rPr>
                  </w:pPr>
                  <w:del w:id="2415" w:author="Lorenzo Fabbri" w:date="2024-09-24T14:48:00Z" w16du:dateUtc="2024-09-24T12:48:00Z">
                    <w:r w:rsidRPr="005A6AA3" w:rsidDel="00AE71EA">
                      <w:rPr>
                        <w:rFonts w:ascii="Calibri" w:hAnsi="Calibri"/>
                        <w:sz w:val="20"/>
                      </w:rPr>
                      <w:delText>HMDB0000449</w:delText>
                    </w:r>
                  </w:del>
                </w:p>
              </w:tc>
              <w:tc>
                <w:tcPr>
                  <w:tcW w:w="0" w:type="dxa"/>
                  <w:tcPrChange w:id="2416"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C995A62" w14:textId="1B52A9A8" w:rsidR="00066508" w:rsidRPr="005A6AA3" w:rsidDel="00AE71EA" w:rsidRDefault="00000000">
                  <w:pPr>
                    <w:keepNext/>
                    <w:widowControl w:val="0"/>
                    <w:spacing w:after="60"/>
                    <w:rPr>
                      <w:del w:id="2417" w:author="Lorenzo Fabbri" w:date="2024-09-24T14:48:00Z" w16du:dateUtc="2024-09-24T12:48:00Z"/>
                    </w:rPr>
                  </w:pPr>
                  <w:del w:id="2418" w:author="Lorenzo Fabbri" w:date="2024-09-24T14:48:00Z" w16du:dateUtc="2024-09-24T12:48:00Z">
                    <w:r w:rsidRPr="005A6AA3" w:rsidDel="00AE71EA">
                      <w:rPr>
                        <w:rFonts w:ascii="Calibri" w:hAnsi="Calibri"/>
                        <w:sz w:val="20"/>
                      </w:rPr>
                      <w:delText>600-63-5</w:delText>
                    </w:r>
                  </w:del>
                </w:p>
              </w:tc>
            </w:tr>
            <w:tr w:rsidR="00066508" w:rsidRPr="005A6AA3" w:rsidDel="00AE71EA" w14:paraId="6F659175" w14:textId="6545DC1F" w:rsidTr="006C3DDD">
              <w:trPr>
                <w:del w:id="2419" w:author="Lorenzo Fabbri" w:date="2024-09-24T14:48:00Z"/>
                <w:trPrChange w:id="2420" w:author="Lorenzo Fabbri" w:date="2024-09-19T20:37:00Z" w16du:dateUtc="2024-09-19T18:37:00Z">
                  <w:trPr>
                    <w:gridBefore w:val="1"/>
                    <w:cantSplit/>
                    <w:jc w:val="center"/>
                  </w:trPr>
                </w:trPrChange>
              </w:trPr>
              <w:tc>
                <w:tcPr>
                  <w:tcW w:w="0" w:type="dxa"/>
                  <w:tcPrChange w:id="2421"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5F8F8A9" w14:textId="1DA2ADB7" w:rsidR="00066508" w:rsidRPr="005A6AA3" w:rsidDel="00AE71EA" w:rsidRDefault="00000000">
                  <w:pPr>
                    <w:keepNext/>
                    <w:widowControl w:val="0"/>
                    <w:spacing w:after="60"/>
                    <w:rPr>
                      <w:del w:id="2422" w:author="Lorenzo Fabbri" w:date="2024-09-24T14:48:00Z" w16du:dateUtc="2024-09-24T12:48:00Z"/>
                    </w:rPr>
                  </w:pPr>
                  <w:del w:id="2423" w:author="Lorenzo Fabbri" w:date="2024-09-24T14:48:00Z" w16du:dateUtc="2024-09-24T12:48:00Z">
                    <w:r w:rsidRPr="005A6AA3" w:rsidDel="00AE71EA">
                      <w:rPr>
                        <w:rFonts w:ascii="Calibri" w:hAnsi="Calibri"/>
                        <w:sz w:val="20"/>
                      </w:rPr>
                      <w:delText>5α-tetrahydrocortisol</w:delText>
                    </w:r>
                  </w:del>
                </w:p>
              </w:tc>
              <w:tc>
                <w:tcPr>
                  <w:tcW w:w="0" w:type="dxa"/>
                  <w:tcPrChange w:id="242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B685B43" w14:textId="60474FDD" w:rsidR="00066508" w:rsidRPr="005A6AA3" w:rsidDel="00AE71EA" w:rsidRDefault="00000000">
                  <w:pPr>
                    <w:keepNext/>
                    <w:widowControl w:val="0"/>
                    <w:spacing w:after="60"/>
                    <w:rPr>
                      <w:del w:id="2425" w:author="Lorenzo Fabbri" w:date="2024-09-24T14:48:00Z" w16du:dateUtc="2024-09-24T12:48:00Z"/>
                    </w:rPr>
                  </w:pPr>
                  <w:del w:id="2426" w:author="Lorenzo Fabbri" w:date="2024-09-24T14:48:00Z" w16du:dateUtc="2024-09-24T12:48:00Z">
                    <w:r w:rsidRPr="005A6AA3" w:rsidDel="00AE71EA">
                      <w:rPr>
                        <w:rFonts w:ascii="Calibri" w:hAnsi="Calibri"/>
                        <w:sz w:val="20"/>
                      </w:rPr>
                      <w:delText>5aTHF</w:delText>
                    </w:r>
                  </w:del>
                </w:p>
              </w:tc>
              <w:tc>
                <w:tcPr>
                  <w:tcW w:w="0" w:type="dxa"/>
                  <w:tcPrChange w:id="242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D81FA72" w14:textId="7C073ABE" w:rsidR="00066508" w:rsidRPr="005A6AA3" w:rsidDel="00AE71EA" w:rsidRDefault="00000000">
                  <w:pPr>
                    <w:keepNext/>
                    <w:widowControl w:val="0"/>
                    <w:spacing w:after="60"/>
                    <w:rPr>
                      <w:del w:id="2428" w:author="Lorenzo Fabbri" w:date="2024-09-24T14:48:00Z" w16du:dateUtc="2024-09-24T12:48:00Z"/>
                    </w:rPr>
                  </w:pPr>
                  <w:del w:id="2429" w:author="Lorenzo Fabbri" w:date="2024-09-24T14:48:00Z" w16du:dateUtc="2024-09-24T12:48:00Z">
                    <w:r w:rsidRPr="005A6AA3" w:rsidDel="00AE71EA">
                      <w:rPr>
                        <w:rFonts w:ascii="Calibri" w:hAnsi="Calibri"/>
                        <w:sz w:val="20"/>
                      </w:rPr>
                      <w:delText>HMDB0000526</w:delText>
                    </w:r>
                  </w:del>
                </w:p>
              </w:tc>
              <w:tc>
                <w:tcPr>
                  <w:tcW w:w="0" w:type="dxa"/>
                  <w:tcPrChange w:id="2430"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7E71D0D6" w14:textId="1CE055BC" w:rsidR="00066508" w:rsidRPr="005A6AA3" w:rsidDel="00AE71EA" w:rsidRDefault="00000000">
                  <w:pPr>
                    <w:keepNext/>
                    <w:widowControl w:val="0"/>
                    <w:spacing w:after="60"/>
                    <w:rPr>
                      <w:del w:id="2431" w:author="Lorenzo Fabbri" w:date="2024-09-24T14:48:00Z" w16du:dateUtc="2024-09-24T12:48:00Z"/>
                    </w:rPr>
                  </w:pPr>
                  <w:del w:id="2432" w:author="Lorenzo Fabbri" w:date="2024-09-24T14:48:00Z" w16du:dateUtc="2024-09-24T12:48:00Z">
                    <w:r w:rsidRPr="005A6AA3" w:rsidDel="00AE71EA">
                      <w:rPr>
                        <w:rFonts w:ascii="Calibri" w:hAnsi="Calibri"/>
                        <w:sz w:val="20"/>
                      </w:rPr>
                      <w:delText>302-91-0</w:delText>
                    </w:r>
                  </w:del>
                </w:p>
              </w:tc>
            </w:tr>
            <w:tr w:rsidR="00066508" w:rsidRPr="005A6AA3" w:rsidDel="00AE71EA" w14:paraId="77E84232" w14:textId="0001354B" w:rsidTr="006C3DDD">
              <w:trPr>
                <w:del w:id="2433" w:author="Lorenzo Fabbri" w:date="2024-09-24T14:48:00Z"/>
                <w:trPrChange w:id="2434" w:author="Lorenzo Fabbri" w:date="2024-09-19T20:37:00Z" w16du:dateUtc="2024-09-19T18:37:00Z">
                  <w:trPr>
                    <w:gridBefore w:val="1"/>
                    <w:cantSplit/>
                    <w:jc w:val="center"/>
                  </w:trPr>
                </w:trPrChange>
              </w:trPr>
              <w:tc>
                <w:tcPr>
                  <w:tcW w:w="0" w:type="dxa"/>
                  <w:tcPrChange w:id="243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68A2F1D" w14:textId="2E25097A" w:rsidR="00066508" w:rsidRPr="005A6AA3" w:rsidDel="00AE71EA" w:rsidRDefault="00000000">
                  <w:pPr>
                    <w:keepNext/>
                    <w:widowControl w:val="0"/>
                    <w:spacing w:after="60"/>
                    <w:rPr>
                      <w:del w:id="2436" w:author="Lorenzo Fabbri" w:date="2024-09-24T14:48:00Z" w16du:dateUtc="2024-09-24T12:48:00Z"/>
                    </w:rPr>
                  </w:pPr>
                  <w:del w:id="2437" w:author="Lorenzo Fabbri" w:date="2024-09-24T14:48:00Z" w16du:dateUtc="2024-09-24T12:48:00Z">
                    <w:r w:rsidRPr="005A6AA3" w:rsidDel="00AE71EA">
                      <w:rPr>
                        <w:rFonts w:ascii="Calibri" w:hAnsi="Calibri"/>
                        <w:sz w:val="20"/>
                      </w:rPr>
                      <w:delText>5α-tetrahydrocortisone</w:delText>
                    </w:r>
                  </w:del>
                </w:p>
              </w:tc>
              <w:tc>
                <w:tcPr>
                  <w:tcW w:w="0" w:type="dxa"/>
                  <w:tcPrChange w:id="243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E3E3DE2" w14:textId="5EE23929" w:rsidR="00066508" w:rsidRPr="005A6AA3" w:rsidDel="00AE71EA" w:rsidRDefault="00000000">
                  <w:pPr>
                    <w:keepNext/>
                    <w:widowControl w:val="0"/>
                    <w:spacing w:after="60"/>
                    <w:rPr>
                      <w:del w:id="2439" w:author="Lorenzo Fabbri" w:date="2024-09-24T14:48:00Z" w16du:dateUtc="2024-09-24T12:48:00Z"/>
                    </w:rPr>
                  </w:pPr>
                  <w:del w:id="2440" w:author="Lorenzo Fabbri" w:date="2024-09-24T14:48:00Z" w16du:dateUtc="2024-09-24T12:48:00Z">
                    <w:r w:rsidRPr="005A6AA3" w:rsidDel="00AE71EA">
                      <w:rPr>
                        <w:rFonts w:ascii="Calibri" w:hAnsi="Calibri"/>
                        <w:sz w:val="20"/>
                      </w:rPr>
                      <w:delText>5aTHE</w:delText>
                    </w:r>
                  </w:del>
                </w:p>
              </w:tc>
              <w:tc>
                <w:tcPr>
                  <w:tcW w:w="0" w:type="dxa"/>
                  <w:tcPrChange w:id="244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4D8D27A" w14:textId="4D7FA495" w:rsidR="00066508" w:rsidRPr="005A6AA3" w:rsidDel="00AE71EA" w:rsidRDefault="00000000">
                  <w:pPr>
                    <w:keepNext/>
                    <w:widowControl w:val="0"/>
                    <w:spacing w:after="60"/>
                    <w:rPr>
                      <w:del w:id="2442" w:author="Lorenzo Fabbri" w:date="2024-09-24T14:48:00Z" w16du:dateUtc="2024-09-24T12:48:00Z"/>
                    </w:rPr>
                  </w:pPr>
                  <w:del w:id="2443" w:author="Lorenzo Fabbri" w:date="2024-09-24T14:48:00Z" w16du:dateUtc="2024-09-24T12:48:00Z">
                    <w:r w:rsidRPr="005A6AA3" w:rsidDel="00AE71EA">
                      <w:rPr>
                        <w:rFonts w:ascii="Calibri" w:hAnsi="Calibri"/>
                        <w:sz w:val="20"/>
                      </w:rPr>
                      <w:delText>NA</w:delText>
                    </w:r>
                  </w:del>
                </w:p>
              </w:tc>
              <w:tc>
                <w:tcPr>
                  <w:tcW w:w="0" w:type="dxa"/>
                  <w:tcPrChange w:id="2444"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D0F882F" w14:textId="1F078EE2" w:rsidR="00066508" w:rsidRPr="005A6AA3" w:rsidDel="00AE71EA" w:rsidRDefault="00000000">
                  <w:pPr>
                    <w:keepNext/>
                    <w:widowControl w:val="0"/>
                    <w:spacing w:after="60"/>
                    <w:rPr>
                      <w:del w:id="2445" w:author="Lorenzo Fabbri" w:date="2024-09-24T14:48:00Z" w16du:dateUtc="2024-09-24T12:48:00Z"/>
                    </w:rPr>
                  </w:pPr>
                  <w:del w:id="2446" w:author="Lorenzo Fabbri" w:date="2024-09-24T14:48:00Z" w16du:dateUtc="2024-09-24T12:48:00Z">
                    <w:r w:rsidRPr="005A6AA3" w:rsidDel="00AE71EA">
                      <w:rPr>
                        <w:rFonts w:ascii="Calibri" w:hAnsi="Calibri"/>
                        <w:sz w:val="20"/>
                      </w:rPr>
                      <w:delText>NA</w:delText>
                    </w:r>
                  </w:del>
                </w:p>
              </w:tc>
            </w:tr>
            <w:tr w:rsidR="00066508" w:rsidRPr="005A6AA3" w:rsidDel="00AE71EA" w14:paraId="3B1FF238" w14:textId="48A88F84" w:rsidTr="006C3DDD">
              <w:trPr>
                <w:del w:id="2447" w:author="Lorenzo Fabbri" w:date="2024-09-24T14:48:00Z"/>
                <w:trPrChange w:id="2448" w:author="Lorenzo Fabbri" w:date="2024-09-19T20:37:00Z" w16du:dateUtc="2024-09-19T18:37:00Z">
                  <w:trPr>
                    <w:gridBefore w:val="1"/>
                    <w:cantSplit/>
                    <w:jc w:val="center"/>
                  </w:trPr>
                </w:trPrChange>
              </w:trPr>
              <w:tc>
                <w:tcPr>
                  <w:tcW w:w="0" w:type="dxa"/>
                  <w:tcPrChange w:id="244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440712D" w14:textId="70B69611" w:rsidR="00066508" w:rsidRPr="005A6AA3" w:rsidDel="00AE71EA" w:rsidRDefault="00000000">
                  <w:pPr>
                    <w:keepNext/>
                    <w:widowControl w:val="0"/>
                    <w:spacing w:after="60"/>
                    <w:rPr>
                      <w:del w:id="2450" w:author="Lorenzo Fabbri" w:date="2024-09-24T14:48:00Z" w16du:dateUtc="2024-09-24T12:48:00Z"/>
                    </w:rPr>
                  </w:pPr>
                  <w:del w:id="2451" w:author="Lorenzo Fabbri" w:date="2024-09-24T14:48:00Z" w16du:dateUtc="2024-09-24T12:48:00Z">
                    <w:r w:rsidRPr="005A6AA3" w:rsidDel="00AE71EA">
                      <w:rPr>
                        <w:rFonts w:ascii="Calibri" w:hAnsi="Calibri"/>
                        <w:sz w:val="20"/>
                      </w:rPr>
                      <w:delText>5β,20α-cortol</w:delText>
                    </w:r>
                  </w:del>
                </w:p>
              </w:tc>
              <w:tc>
                <w:tcPr>
                  <w:tcW w:w="0" w:type="dxa"/>
                  <w:tcPrChange w:id="245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7428C4F" w14:textId="73BFE720" w:rsidR="00066508" w:rsidRPr="005A6AA3" w:rsidDel="00AE71EA" w:rsidRDefault="00000000">
                  <w:pPr>
                    <w:keepNext/>
                    <w:widowControl w:val="0"/>
                    <w:spacing w:after="60"/>
                    <w:rPr>
                      <w:del w:id="2453" w:author="Lorenzo Fabbri" w:date="2024-09-24T14:48:00Z" w16du:dateUtc="2024-09-24T12:48:00Z"/>
                    </w:rPr>
                  </w:pPr>
                  <w:del w:id="2454" w:author="Lorenzo Fabbri" w:date="2024-09-24T14:48:00Z" w16du:dateUtc="2024-09-24T12:48:00Z">
                    <w:r w:rsidRPr="005A6AA3" w:rsidDel="00AE71EA">
                      <w:rPr>
                        <w:rFonts w:ascii="Calibri" w:hAnsi="Calibri"/>
                        <w:sz w:val="20"/>
                      </w:rPr>
                      <w:delText>5b20acortol</w:delText>
                    </w:r>
                  </w:del>
                </w:p>
              </w:tc>
              <w:tc>
                <w:tcPr>
                  <w:tcW w:w="0" w:type="dxa"/>
                  <w:tcPrChange w:id="245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F0D9F0C" w14:textId="79F77779" w:rsidR="00066508" w:rsidRPr="005A6AA3" w:rsidDel="00AE71EA" w:rsidRDefault="00000000">
                  <w:pPr>
                    <w:keepNext/>
                    <w:widowControl w:val="0"/>
                    <w:spacing w:after="60"/>
                    <w:rPr>
                      <w:del w:id="2456" w:author="Lorenzo Fabbri" w:date="2024-09-24T14:48:00Z" w16du:dateUtc="2024-09-24T12:48:00Z"/>
                    </w:rPr>
                  </w:pPr>
                  <w:del w:id="2457" w:author="Lorenzo Fabbri" w:date="2024-09-24T14:48:00Z" w16du:dateUtc="2024-09-24T12:48:00Z">
                    <w:r w:rsidRPr="005A6AA3" w:rsidDel="00AE71EA">
                      <w:rPr>
                        <w:rFonts w:ascii="Calibri" w:hAnsi="Calibri"/>
                        <w:sz w:val="20"/>
                      </w:rPr>
                      <w:delText>HMDB0003180</w:delText>
                    </w:r>
                  </w:del>
                </w:p>
              </w:tc>
              <w:tc>
                <w:tcPr>
                  <w:tcW w:w="0" w:type="dxa"/>
                  <w:tcPrChange w:id="245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89B5BDD" w14:textId="52EC2732" w:rsidR="00066508" w:rsidRPr="005A6AA3" w:rsidDel="00AE71EA" w:rsidRDefault="00000000">
                  <w:pPr>
                    <w:keepNext/>
                    <w:widowControl w:val="0"/>
                    <w:spacing w:after="60"/>
                    <w:rPr>
                      <w:del w:id="2459" w:author="Lorenzo Fabbri" w:date="2024-09-24T14:48:00Z" w16du:dateUtc="2024-09-24T12:48:00Z"/>
                    </w:rPr>
                  </w:pPr>
                  <w:del w:id="2460" w:author="Lorenzo Fabbri" w:date="2024-09-24T14:48:00Z" w16du:dateUtc="2024-09-24T12:48:00Z">
                    <w:r w:rsidRPr="005A6AA3" w:rsidDel="00AE71EA">
                      <w:rPr>
                        <w:rFonts w:ascii="Calibri" w:hAnsi="Calibri"/>
                        <w:sz w:val="20"/>
                      </w:rPr>
                      <w:delText>516-38-1</w:delText>
                    </w:r>
                  </w:del>
                </w:p>
              </w:tc>
            </w:tr>
            <w:tr w:rsidR="00066508" w:rsidRPr="005A6AA3" w:rsidDel="00AE71EA" w14:paraId="2F8B22BC" w14:textId="7DC28A89" w:rsidTr="006C3DDD">
              <w:trPr>
                <w:del w:id="2461" w:author="Lorenzo Fabbri" w:date="2024-09-24T14:48:00Z"/>
                <w:trPrChange w:id="2462" w:author="Lorenzo Fabbri" w:date="2024-09-19T20:37:00Z" w16du:dateUtc="2024-09-19T18:37:00Z">
                  <w:trPr>
                    <w:gridBefore w:val="1"/>
                    <w:cantSplit/>
                    <w:jc w:val="center"/>
                  </w:trPr>
                </w:trPrChange>
              </w:trPr>
              <w:tc>
                <w:tcPr>
                  <w:tcW w:w="0" w:type="dxa"/>
                  <w:tcPrChange w:id="246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39C2C61" w14:textId="7D893965" w:rsidR="00066508" w:rsidRPr="005A6AA3" w:rsidDel="00AE71EA" w:rsidRDefault="00000000">
                  <w:pPr>
                    <w:keepNext/>
                    <w:widowControl w:val="0"/>
                    <w:spacing w:after="60"/>
                    <w:rPr>
                      <w:del w:id="2464" w:author="Lorenzo Fabbri" w:date="2024-09-24T14:48:00Z" w16du:dateUtc="2024-09-24T12:48:00Z"/>
                    </w:rPr>
                  </w:pPr>
                  <w:del w:id="2465" w:author="Lorenzo Fabbri" w:date="2024-09-24T14:48:00Z" w16du:dateUtc="2024-09-24T12:48:00Z">
                    <w:r w:rsidRPr="005A6AA3" w:rsidDel="00AE71EA">
                      <w:rPr>
                        <w:rFonts w:ascii="Calibri" w:hAnsi="Calibri"/>
                        <w:sz w:val="20"/>
                      </w:rPr>
                      <w:delText>5β,20α-cortolone</w:delText>
                    </w:r>
                  </w:del>
                </w:p>
              </w:tc>
              <w:tc>
                <w:tcPr>
                  <w:tcW w:w="0" w:type="dxa"/>
                  <w:tcPrChange w:id="246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95F5D81" w14:textId="0A292837" w:rsidR="00066508" w:rsidRPr="005A6AA3" w:rsidDel="00AE71EA" w:rsidRDefault="00000000">
                  <w:pPr>
                    <w:keepNext/>
                    <w:widowControl w:val="0"/>
                    <w:spacing w:after="60"/>
                    <w:rPr>
                      <w:del w:id="2467" w:author="Lorenzo Fabbri" w:date="2024-09-24T14:48:00Z" w16du:dateUtc="2024-09-24T12:48:00Z"/>
                    </w:rPr>
                  </w:pPr>
                  <w:del w:id="2468" w:author="Lorenzo Fabbri" w:date="2024-09-24T14:48:00Z" w16du:dateUtc="2024-09-24T12:48:00Z">
                    <w:r w:rsidRPr="005A6AA3" w:rsidDel="00AE71EA">
                      <w:rPr>
                        <w:rFonts w:ascii="Calibri" w:hAnsi="Calibri"/>
                        <w:sz w:val="20"/>
                      </w:rPr>
                      <w:delText>5b20acortolone</w:delText>
                    </w:r>
                  </w:del>
                </w:p>
              </w:tc>
              <w:tc>
                <w:tcPr>
                  <w:tcW w:w="0" w:type="dxa"/>
                  <w:tcPrChange w:id="246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A92F6A7" w14:textId="430D6707" w:rsidR="00066508" w:rsidRPr="005A6AA3" w:rsidDel="00AE71EA" w:rsidRDefault="00000000">
                  <w:pPr>
                    <w:keepNext/>
                    <w:widowControl w:val="0"/>
                    <w:spacing w:after="60"/>
                    <w:rPr>
                      <w:del w:id="2470" w:author="Lorenzo Fabbri" w:date="2024-09-24T14:48:00Z" w16du:dateUtc="2024-09-24T12:48:00Z"/>
                    </w:rPr>
                  </w:pPr>
                  <w:del w:id="2471" w:author="Lorenzo Fabbri" w:date="2024-09-24T14:48:00Z" w16du:dateUtc="2024-09-24T12:48:00Z">
                    <w:r w:rsidRPr="005A6AA3" w:rsidDel="00AE71EA">
                      <w:rPr>
                        <w:rFonts w:ascii="Calibri" w:hAnsi="Calibri"/>
                        <w:sz w:val="20"/>
                      </w:rPr>
                      <w:delText>HMDB0003128</w:delText>
                    </w:r>
                  </w:del>
                </w:p>
              </w:tc>
              <w:tc>
                <w:tcPr>
                  <w:tcW w:w="0" w:type="dxa"/>
                  <w:tcPrChange w:id="247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30D47E1" w14:textId="6421BFA8" w:rsidR="00066508" w:rsidRPr="005A6AA3" w:rsidDel="00AE71EA" w:rsidRDefault="00000000">
                  <w:pPr>
                    <w:keepNext/>
                    <w:widowControl w:val="0"/>
                    <w:spacing w:after="60"/>
                    <w:rPr>
                      <w:del w:id="2473" w:author="Lorenzo Fabbri" w:date="2024-09-24T14:48:00Z" w16du:dateUtc="2024-09-24T12:48:00Z"/>
                    </w:rPr>
                  </w:pPr>
                  <w:del w:id="2474" w:author="Lorenzo Fabbri" w:date="2024-09-24T14:48:00Z" w16du:dateUtc="2024-09-24T12:48:00Z">
                    <w:r w:rsidRPr="005A6AA3" w:rsidDel="00AE71EA">
                      <w:rPr>
                        <w:rFonts w:ascii="Calibri" w:hAnsi="Calibri"/>
                        <w:sz w:val="20"/>
                      </w:rPr>
                      <w:delText>516-42-7</w:delText>
                    </w:r>
                  </w:del>
                </w:p>
              </w:tc>
            </w:tr>
            <w:tr w:rsidR="00066508" w:rsidRPr="005A6AA3" w:rsidDel="00AE71EA" w14:paraId="5A1AA471" w14:textId="2699DC18" w:rsidTr="006C3DDD">
              <w:trPr>
                <w:del w:id="2475" w:author="Lorenzo Fabbri" w:date="2024-09-24T14:48:00Z"/>
                <w:trPrChange w:id="2476" w:author="Lorenzo Fabbri" w:date="2024-09-19T20:37:00Z" w16du:dateUtc="2024-09-19T18:37:00Z">
                  <w:trPr>
                    <w:gridBefore w:val="1"/>
                    <w:cantSplit/>
                    <w:jc w:val="center"/>
                  </w:trPr>
                </w:trPrChange>
              </w:trPr>
              <w:tc>
                <w:tcPr>
                  <w:tcW w:w="0" w:type="dxa"/>
                  <w:tcPrChange w:id="247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7C04F48" w14:textId="43F0A84B" w:rsidR="00066508" w:rsidRPr="005A6AA3" w:rsidDel="00AE71EA" w:rsidRDefault="00000000">
                  <w:pPr>
                    <w:keepNext/>
                    <w:widowControl w:val="0"/>
                    <w:spacing w:after="60"/>
                    <w:rPr>
                      <w:del w:id="2478" w:author="Lorenzo Fabbri" w:date="2024-09-24T14:48:00Z" w16du:dateUtc="2024-09-24T12:48:00Z"/>
                    </w:rPr>
                  </w:pPr>
                  <w:del w:id="2479" w:author="Lorenzo Fabbri" w:date="2024-09-24T14:48:00Z" w16du:dateUtc="2024-09-24T12:48:00Z">
                    <w:r w:rsidRPr="005A6AA3" w:rsidDel="00AE71EA">
                      <w:rPr>
                        <w:rFonts w:ascii="Calibri" w:hAnsi="Calibri"/>
                        <w:sz w:val="20"/>
                      </w:rPr>
                      <w:delText>5β,20β-cortol</w:delText>
                    </w:r>
                  </w:del>
                </w:p>
              </w:tc>
              <w:tc>
                <w:tcPr>
                  <w:tcW w:w="0" w:type="dxa"/>
                  <w:tcPrChange w:id="248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7AE447C" w14:textId="61F443A3" w:rsidR="00066508" w:rsidRPr="005A6AA3" w:rsidDel="00AE71EA" w:rsidRDefault="00000000">
                  <w:pPr>
                    <w:keepNext/>
                    <w:widowControl w:val="0"/>
                    <w:spacing w:after="60"/>
                    <w:rPr>
                      <w:del w:id="2481" w:author="Lorenzo Fabbri" w:date="2024-09-24T14:48:00Z" w16du:dateUtc="2024-09-24T12:48:00Z"/>
                    </w:rPr>
                  </w:pPr>
                  <w:del w:id="2482" w:author="Lorenzo Fabbri" w:date="2024-09-24T14:48:00Z" w16du:dateUtc="2024-09-24T12:48:00Z">
                    <w:r w:rsidRPr="005A6AA3" w:rsidDel="00AE71EA">
                      <w:rPr>
                        <w:rFonts w:ascii="Calibri" w:hAnsi="Calibri"/>
                        <w:sz w:val="20"/>
                      </w:rPr>
                      <w:delText>5b20bcortol</w:delText>
                    </w:r>
                  </w:del>
                </w:p>
              </w:tc>
              <w:tc>
                <w:tcPr>
                  <w:tcW w:w="0" w:type="dxa"/>
                  <w:tcPrChange w:id="248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3864640" w14:textId="3E06E95F" w:rsidR="00066508" w:rsidRPr="005A6AA3" w:rsidDel="00AE71EA" w:rsidRDefault="00000000">
                  <w:pPr>
                    <w:keepNext/>
                    <w:widowControl w:val="0"/>
                    <w:spacing w:after="60"/>
                    <w:rPr>
                      <w:del w:id="2484" w:author="Lorenzo Fabbri" w:date="2024-09-24T14:48:00Z" w16du:dateUtc="2024-09-24T12:48:00Z"/>
                    </w:rPr>
                  </w:pPr>
                  <w:del w:id="2485" w:author="Lorenzo Fabbri" w:date="2024-09-24T14:48:00Z" w16du:dateUtc="2024-09-24T12:48:00Z">
                    <w:r w:rsidRPr="005A6AA3" w:rsidDel="00AE71EA">
                      <w:rPr>
                        <w:rFonts w:ascii="Calibri" w:hAnsi="Calibri"/>
                        <w:sz w:val="20"/>
                      </w:rPr>
                      <w:delText>HMDB0005821</w:delText>
                    </w:r>
                  </w:del>
                </w:p>
              </w:tc>
              <w:tc>
                <w:tcPr>
                  <w:tcW w:w="0" w:type="dxa"/>
                  <w:tcPrChange w:id="2486"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141F32D" w14:textId="1AD2DDF6" w:rsidR="00066508" w:rsidRPr="005A6AA3" w:rsidDel="00AE71EA" w:rsidRDefault="00000000">
                  <w:pPr>
                    <w:keepNext/>
                    <w:widowControl w:val="0"/>
                    <w:spacing w:after="60"/>
                    <w:rPr>
                      <w:del w:id="2487" w:author="Lorenzo Fabbri" w:date="2024-09-24T14:48:00Z" w16du:dateUtc="2024-09-24T12:48:00Z"/>
                    </w:rPr>
                  </w:pPr>
                  <w:del w:id="2488" w:author="Lorenzo Fabbri" w:date="2024-09-24T14:48:00Z" w16du:dateUtc="2024-09-24T12:48:00Z">
                    <w:r w:rsidRPr="005A6AA3" w:rsidDel="00AE71EA">
                      <w:rPr>
                        <w:rFonts w:ascii="Calibri" w:hAnsi="Calibri"/>
                        <w:sz w:val="20"/>
                      </w:rPr>
                      <w:delText>667-65-2</w:delText>
                    </w:r>
                  </w:del>
                </w:p>
              </w:tc>
            </w:tr>
            <w:tr w:rsidR="00066508" w:rsidRPr="005A6AA3" w:rsidDel="00AE71EA" w14:paraId="2632DCD1" w14:textId="65B4A98F" w:rsidTr="006C3DDD">
              <w:trPr>
                <w:del w:id="2489" w:author="Lorenzo Fabbri" w:date="2024-09-24T14:48:00Z"/>
                <w:trPrChange w:id="2490" w:author="Lorenzo Fabbri" w:date="2024-09-19T20:37:00Z" w16du:dateUtc="2024-09-19T18:37:00Z">
                  <w:trPr>
                    <w:gridBefore w:val="1"/>
                    <w:cantSplit/>
                    <w:jc w:val="center"/>
                  </w:trPr>
                </w:trPrChange>
              </w:trPr>
              <w:tc>
                <w:tcPr>
                  <w:tcW w:w="0" w:type="dxa"/>
                  <w:tcPrChange w:id="2491"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4B236B80" w14:textId="66DD782F" w:rsidR="00066508" w:rsidRPr="005A6AA3" w:rsidDel="00AE71EA" w:rsidRDefault="00000000">
                  <w:pPr>
                    <w:keepNext/>
                    <w:widowControl w:val="0"/>
                    <w:spacing w:after="60"/>
                    <w:rPr>
                      <w:del w:id="2492" w:author="Lorenzo Fabbri" w:date="2024-09-24T14:48:00Z" w16du:dateUtc="2024-09-24T12:48:00Z"/>
                    </w:rPr>
                  </w:pPr>
                  <w:del w:id="2493" w:author="Lorenzo Fabbri" w:date="2024-09-24T14:48:00Z" w16du:dateUtc="2024-09-24T12:48:00Z">
                    <w:r w:rsidRPr="005A6AA3" w:rsidDel="00AE71EA">
                      <w:rPr>
                        <w:rFonts w:ascii="Calibri" w:hAnsi="Calibri"/>
                        <w:sz w:val="20"/>
                      </w:rPr>
                      <w:delText>5β,20β-cortolone</w:delText>
                    </w:r>
                  </w:del>
                </w:p>
              </w:tc>
              <w:tc>
                <w:tcPr>
                  <w:tcW w:w="0" w:type="dxa"/>
                  <w:tcPrChange w:id="249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8DFFABF" w14:textId="38712CFC" w:rsidR="00066508" w:rsidRPr="005A6AA3" w:rsidDel="00AE71EA" w:rsidRDefault="00000000">
                  <w:pPr>
                    <w:keepNext/>
                    <w:widowControl w:val="0"/>
                    <w:spacing w:after="60"/>
                    <w:rPr>
                      <w:del w:id="2495" w:author="Lorenzo Fabbri" w:date="2024-09-24T14:48:00Z" w16du:dateUtc="2024-09-24T12:48:00Z"/>
                    </w:rPr>
                  </w:pPr>
                  <w:del w:id="2496" w:author="Lorenzo Fabbri" w:date="2024-09-24T14:48:00Z" w16du:dateUtc="2024-09-24T12:48:00Z">
                    <w:r w:rsidRPr="005A6AA3" w:rsidDel="00AE71EA">
                      <w:rPr>
                        <w:rFonts w:ascii="Calibri" w:hAnsi="Calibri"/>
                        <w:sz w:val="20"/>
                      </w:rPr>
                      <w:delText>5b20bcortolone</w:delText>
                    </w:r>
                  </w:del>
                </w:p>
              </w:tc>
              <w:tc>
                <w:tcPr>
                  <w:tcW w:w="0" w:type="dxa"/>
                  <w:tcPrChange w:id="249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3A344C8" w14:textId="2ECBA32D" w:rsidR="00066508" w:rsidRPr="005A6AA3" w:rsidDel="00AE71EA" w:rsidRDefault="00000000">
                  <w:pPr>
                    <w:keepNext/>
                    <w:widowControl w:val="0"/>
                    <w:spacing w:after="60"/>
                    <w:rPr>
                      <w:del w:id="2498" w:author="Lorenzo Fabbri" w:date="2024-09-24T14:48:00Z" w16du:dateUtc="2024-09-24T12:48:00Z"/>
                    </w:rPr>
                  </w:pPr>
                  <w:del w:id="2499" w:author="Lorenzo Fabbri" w:date="2024-09-24T14:48:00Z" w16du:dateUtc="2024-09-24T12:48:00Z">
                    <w:r w:rsidRPr="005A6AA3" w:rsidDel="00AE71EA">
                      <w:rPr>
                        <w:rFonts w:ascii="Calibri" w:hAnsi="Calibri"/>
                        <w:sz w:val="20"/>
                      </w:rPr>
                      <w:delText>NA</w:delText>
                    </w:r>
                  </w:del>
                </w:p>
              </w:tc>
              <w:tc>
                <w:tcPr>
                  <w:tcW w:w="0" w:type="dxa"/>
                  <w:tcPrChange w:id="2500"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9928CDE" w14:textId="0BFC361D" w:rsidR="00066508" w:rsidRPr="005A6AA3" w:rsidDel="00AE71EA" w:rsidRDefault="00000000">
                  <w:pPr>
                    <w:keepNext/>
                    <w:widowControl w:val="0"/>
                    <w:spacing w:after="60"/>
                    <w:rPr>
                      <w:del w:id="2501" w:author="Lorenzo Fabbri" w:date="2024-09-24T14:48:00Z" w16du:dateUtc="2024-09-24T12:48:00Z"/>
                    </w:rPr>
                  </w:pPr>
                  <w:del w:id="2502" w:author="Lorenzo Fabbri" w:date="2024-09-24T14:48:00Z" w16du:dateUtc="2024-09-24T12:48:00Z">
                    <w:r w:rsidRPr="005A6AA3" w:rsidDel="00AE71EA">
                      <w:rPr>
                        <w:rFonts w:ascii="Calibri" w:hAnsi="Calibri"/>
                        <w:sz w:val="20"/>
                      </w:rPr>
                      <w:delText>NA</w:delText>
                    </w:r>
                  </w:del>
                </w:p>
              </w:tc>
            </w:tr>
            <w:tr w:rsidR="00066508" w:rsidRPr="005A6AA3" w:rsidDel="00AE71EA" w14:paraId="2A4827C7" w14:textId="4081554A" w:rsidTr="006C3DDD">
              <w:trPr>
                <w:del w:id="2503" w:author="Lorenzo Fabbri" w:date="2024-09-24T14:48:00Z"/>
                <w:trPrChange w:id="2504" w:author="Lorenzo Fabbri" w:date="2024-09-19T20:37:00Z" w16du:dateUtc="2024-09-19T18:37:00Z">
                  <w:trPr>
                    <w:gridBefore w:val="1"/>
                    <w:cantSplit/>
                    <w:jc w:val="center"/>
                  </w:trPr>
                </w:trPrChange>
              </w:trPr>
              <w:tc>
                <w:tcPr>
                  <w:tcW w:w="0" w:type="dxa"/>
                  <w:tcPrChange w:id="250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84E124C" w14:textId="63C8C4E2" w:rsidR="00066508" w:rsidRPr="005A6AA3" w:rsidDel="00AE71EA" w:rsidRDefault="00000000">
                  <w:pPr>
                    <w:keepNext/>
                    <w:widowControl w:val="0"/>
                    <w:spacing w:after="60"/>
                    <w:rPr>
                      <w:del w:id="2506" w:author="Lorenzo Fabbri" w:date="2024-09-24T14:48:00Z" w16du:dateUtc="2024-09-24T12:48:00Z"/>
                    </w:rPr>
                  </w:pPr>
                  <w:del w:id="2507" w:author="Lorenzo Fabbri" w:date="2024-09-24T14:48:00Z" w16du:dateUtc="2024-09-24T12:48:00Z">
                    <w:r w:rsidRPr="005A6AA3" w:rsidDel="00AE71EA">
                      <w:rPr>
                        <w:rFonts w:ascii="Calibri" w:hAnsi="Calibri"/>
                        <w:sz w:val="20"/>
                      </w:rPr>
                      <w:delText>5β-dihydrocortisol</w:delText>
                    </w:r>
                  </w:del>
                </w:p>
              </w:tc>
              <w:tc>
                <w:tcPr>
                  <w:tcW w:w="0" w:type="dxa"/>
                  <w:tcPrChange w:id="250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620B551" w14:textId="3B5543EF" w:rsidR="00066508" w:rsidRPr="005A6AA3" w:rsidDel="00AE71EA" w:rsidRDefault="00000000">
                  <w:pPr>
                    <w:keepNext/>
                    <w:widowControl w:val="0"/>
                    <w:spacing w:after="60"/>
                    <w:rPr>
                      <w:del w:id="2509" w:author="Lorenzo Fabbri" w:date="2024-09-24T14:48:00Z" w16du:dateUtc="2024-09-24T12:48:00Z"/>
                    </w:rPr>
                  </w:pPr>
                  <w:del w:id="2510" w:author="Lorenzo Fabbri" w:date="2024-09-24T14:48:00Z" w16du:dateUtc="2024-09-24T12:48:00Z">
                    <w:r w:rsidRPr="005A6AA3" w:rsidDel="00AE71EA">
                      <w:rPr>
                        <w:rFonts w:ascii="Calibri" w:hAnsi="Calibri"/>
                        <w:sz w:val="20"/>
                      </w:rPr>
                      <w:delText>5bDHF</w:delText>
                    </w:r>
                  </w:del>
                </w:p>
              </w:tc>
              <w:tc>
                <w:tcPr>
                  <w:tcW w:w="0" w:type="dxa"/>
                  <w:tcPrChange w:id="251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FD8B7C0" w14:textId="39AC919D" w:rsidR="00066508" w:rsidRPr="005A6AA3" w:rsidDel="00AE71EA" w:rsidRDefault="00000000">
                  <w:pPr>
                    <w:keepNext/>
                    <w:widowControl w:val="0"/>
                    <w:spacing w:after="60"/>
                    <w:rPr>
                      <w:del w:id="2512" w:author="Lorenzo Fabbri" w:date="2024-09-24T14:48:00Z" w16du:dateUtc="2024-09-24T12:48:00Z"/>
                    </w:rPr>
                  </w:pPr>
                  <w:del w:id="2513" w:author="Lorenzo Fabbri" w:date="2024-09-24T14:48:00Z" w16du:dateUtc="2024-09-24T12:48:00Z">
                    <w:r w:rsidRPr="005A6AA3" w:rsidDel="00AE71EA">
                      <w:rPr>
                        <w:rFonts w:ascii="Calibri" w:hAnsi="Calibri"/>
                        <w:sz w:val="20"/>
                      </w:rPr>
                      <w:delText>HMDB0003259</w:delText>
                    </w:r>
                  </w:del>
                </w:p>
              </w:tc>
              <w:tc>
                <w:tcPr>
                  <w:tcW w:w="0" w:type="dxa"/>
                  <w:tcPrChange w:id="2514"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80DF3A0" w14:textId="39F9D586" w:rsidR="00066508" w:rsidRPr="005A6AA3" w:rsidDel="00AE71EA" w:rsidRDefault="00000000">
                  <w:pPr>
                    <w:keepNext/>
                    <w:widowControl w:val="0"/>
                    <w:spacing w:after="60"/>
                    <w:rPr>
                      <w:del w:id="2515" w:author="Lorenzo Fabbri" w:date="2024-09-24T14:48:00Z" w16du:dateUtc="2024-09-24T12:48:00Z"/>
                    </w:rPr>
                  </w:pPr>
                  <w:del w:id="2516" w:author="Lorenzo Fabbri" w:date="2024-09-24T14:48:00Z" w16du:dateUtc="2024-09-24T12:48:00Z">
                    <w:r w:rsidRPr="005A6AA3" w:rsidDel="00AE71EA">
                      <w:rPr>
                        <w:rFonts w:ascii="Calibri" w:hAnsi="Calibri"/>
                        <w:sz w:val="20"/>
                      </w:rPr>
                      <w:delText>1482-50-4</w:delText>
                    </w:r>
                  </w:del>
                </w:p>
              </w:tc>
            </w:tr>
            <w:tr w:rsidR="00066508" w:rsidRPr="005A6AA3" w:rsidDel="00AE71EA" w14:paraId="5D1B00AD" w14:textId="6C58F16D" w:rsidTr="006C3DDD">
              <w:trPr>
                <w:del w:id="2517" w:author="Lorenzo Fabbri" w:date="2024-09-24T14:48:00Z"/>
                <w:trPrChange w:id="2518" w:author="Lorenzo Fabbri" w:date="2024-09-19T20:37:00Z" w16du:dateUtc="2024-09-19T18:37:00Z">
                  <w:trPr>
                    <w:gridBefore w:val="1"/>
                    <w:cantSplit/>
                    <w:jc w:val="center"/>
                  </w:trPr>
                </w:trPrChange>
              </w:trPr>
              <w:tc>
                <w:tcPr>
                  <w:tcW w:w="0" w:type="dxa"/>
                  <w:tcPrChange w:id="251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D2AD14A" w14:textId="0B7A06E2" w:rsidR="00066508" w:rsidRPr="005A6AA3" w:rsidDel="00AE71EA" w:rsidRDefault="00000000">
                  <w:pPr>
                    <w:keepNext/>
                    <w:widowControl w:val="0"/>
                    <w:spacing w:after="60"/>
                    <w:rPr>
                      <w:del w:id="2520" w:author="Lorenzo Fabbri" w:date="2024-09-24T14:48:00Z" w16du:dateUtc="2024-09-24T12:48:00Z"/>
                    </w:rPr>
                  </w:pPr>
                  <w:del w:id="2521" w:author="Lorenzo Fabbri" w:date="2024-09-24T14:48:00Z" w16du:dateUtc="2024-09-24T12:48:00Z">
                    <w:r w:rsidRPr="005A6AA3" w:rsidDel="00AE71EA">
                      <w:rPr>
                        <w:rFonts w:ascii="Calibri" w:hAnsi="Calibri"/>
                        <w:sz w:val="20"/>
                      </w:rPr>
                      <w:delText>5β-tetrahydrocorticosterone</w:delText>
                    </w:r>
                  </w:del>
                </w:p>
              </w:tc>
              <w:tc>
                <w:tcPr>
                  <w:tcW w:w="0" w:type="dxa"/>
                  <w:tcPrChange w:id="252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EABCF1C" w14:textId="7A6584B0" w:rsidR="00066508" w:rsidRPr="005A6AA3" w:rsidDel="00AE71EA" w:rsidRDefault="00000000">
                  <w:pPr>
                    <w:keepNext/>
                    <w:widowControl w:val="0"/>
                    <w:spacing w:after="60"/>
                    <w:rPr>
                      <w:del w:id="2523" w:author="Lorenzo Fabbri" w:date="2024-09-24T14:48:00Z" w16du:dateUtc="2024-09-24T12:48:00Z"/>
                    </w:rPr>
                  </w:pPr>
                  <w:del w:id="2524" w:author="Lorenzo Fabbri" w:date="2024-09-24T14:48:00Z" w16du:dateUtc="2024-09-24T12:48:00Z">
                    <w:r w:rsidRPr="005A6AA3" w:rsidDel="00AE71EA">
                      <w:rPr>
                        <w:rFonts w:ascii="Calibri" w:hAnsi="Calibri"/>
                        <w:sz w:val="20"/>
                      </w:rPr>
                      <w:delText>5bTHB</w:delText>
                    </w:r>
                  </w:del>
                </w:p>
              </w:tc>
              <w:tc>
                <w:tcPr>
                  <w:tcW w:w="0" w:type="dxa"/>
                  <w:tcPrChange w:id="252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354D1A" w14:textId="5A66A833" w:rsidR="00066508" w:rsidRPr="005A6AA3" w:rsidDel="00AE71EA" w:rsidRDefault="00000000">
                  <w:pPr>
                    <w:keepNext/>
                    <w:widowControl w:val="0"/>
                    <w:spacing w:after="60"/>
                    <w:rPr>
                      <w:del w:id="2526" w:author="Lorenzo Fabbri" w:date="2024-09-24T14:48:00Z" w16du:dateUtc="2024-09-24T12:48:00Z"/>
                    </w:rPr>
                  </w:pPr>
                  <w:del w:id="2527" w:author="Lorenzo Fabbri" w:date="2024-09-24T14:48:00Z" w16du:dateUtc="2024-09-24T12:48:00Z">
                    <w:r w:rsidRPr="005A6AA3" w:rsidDel="00AE71EA">
                      <w:rPr>
                        <w:rFonts w:ascii="Calibri" w:hAnsi="Calibri"/>
                        <w:sz w:val="20"/>
                      </w:rPr>
                      <w:delText>HMDB0000268</w:delText>
                    </w:r>
                  </w:del>
                </w:p>
              </w:tc>
              <w:tc>
                <w:tcPr>
                  <w:tcW w:w="0" w:type="dxa"/>
                  <w:tcPrChange w:id="252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7DB8F74" w14:textId="1CEA8765" w:rsidR="00066508" w:rsidRPr="005A6AA3" w:rsidDel="00AE71EA" w:rsidRDefault="00000000">
                  <w:pPr>
                    <w:keepNext/>
                    <w:widowControl w:val="0"/>
                    <w:spacing w:after="60"/>
                    <w:rPr>
                      <w:del w:id="2529" w:author="Lorenzo Fabbri" w:date="2024-09-24T14:48:00Z" w16du:dateUtc="2024-09-24T12:48:00Z"/>
                    </w:rPr>
                  </w:pPr>
                  <w:del w:id="2530" w:author="Lorenzo Fabbri" w:date="2024-09-24T14:48:00Z" w16du:dateUtc="2024-09-24T12:48:00Z">
                    <w:r w:rsidRPr="005A6AA3" w:rsidDel="00AE71EA">
                      <w:rPr>
                        <w:rFonts w:ascii="Calibri" w:hAnsi="Calibri"/>
                        <w:sz w:val="20"/>
                      </w:rPr>
                      <w:delText>68-42-8</w:delText>
                    </w:r>
                  </w:del>
                </w:p>
              </w:tc>
            </w:tr>
            <w:tr w:rsidR="00066508" w:rsidRPr="005A6AA3" w:rsidDel="00AE71EA" w14:paraId="408FA840" w14:textId="2BAECEC3" w:rsidTr="006C3DDD">
              <w:trPr>
                <w:del w:id="2531" w:author="Lorenzo Fabbri" w:date="2024-09-24T14:48:00Z"/>
                <w:trPrChange w:id="2532" w:author="Lorenzo Fabbri" w:date="2024-09-19T20:37:00Z" w16du:dateUtc="2024-09-19T18:37:00Z">
                  <w:trPr>
                    <w:gridBefore w:val="1"/>
                    <w:cantSplit/>
                    <w:jc w:val="center"/>
                  </w:trPr>
                </w:trPrChange>
              </w:trPr>
              <w:tc>
                <w:tcPr>
                  <w:tcW w:w="0" w:type="dxa"/>
                  <w:tcPrChange w:id="253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FF5C325" w14:textId="559ED8FC" w:rsidR="00066508" w:rsidRPr="005A6AA3" w:rsidDel="00AE71EA" w:rsidRDefault="00000000">
                  <w:pPr>
                    <w:keepNext/>
                    <w:widowControl w:val="0"/>
                    <w:spacing w:after="60"/>
                    <w:rPr>
                      <w:del w:id="2534" w:author="Lorenzo Fabbri" w:date="2024-09-24T14:48:00Z" w16du:dateUtc="2024-09-24T12:48:00Z"/>
                    </w:rPr>
                  </w:pPr>
                  <w:del w:id="2535" w:author="Lorenzo Fabbri" w:date="2024-09-24T14:48:00Z" w16du:dateUtc="2024-09-24T12:48:00Z">
                    <w:r w:rsidRPr="005A6AA3" w:rsidDel="00AE71EA">
                      <w:rPr>
                        <w:rFonts w:ascii="Calibri" w:hAnsi="Calibri"/>
                        <w:sz w:val="20"/>
                      </w:rPr>
                      <w:delText>5β-tetrahydrocortisol</w:delText>
                    </w:r>
                  </w:del>
                </w:p>
              </w:tc>
              <w:tc>
                <w:tcPr>
                  <w:tcW w:w="0" w:type="dxa"/>
                  <w:tcPrChange w:id="253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24C4DBD" w14:textId="26F968C5" w:rsidR="00066508" w:rsidRPr="005A6AA3" w:rsidDel="00AE71EA" w:rsidRDefault="00000000">
                  <w:pPr>
                    <w:keepNext/>
                    <w:widowControl w:val="0"/>
                    <w:spacing w:after="60"/>
                    <w:rPr>
                      <w:del w:id="2537" w:author="Lorenzo Fabbri" w:date="2024-09-24T14:48:00Z" w16du:dateUtc="2024-09-24T12:48:00Z"/>
                    </w:rPr>
                  </w:pPr>
                  <w:del w:id="2538" w:author="Lorenzo Fabbri" w:date="2024-09-24T14:48:00Z" w16du:dateUtc="2024-09-24T12:48:00Z">
                    <w:r w:rsidRPr="005A6AA3" w:rsidDel="00AE71EA">
                      <w:rPr>
                        <w:rFonts w:ascii="Calibri" w:hAnsi="Calibri"/>
                        <w:sz w:val="20"/>
                      </w:rPr>
                      <w:delText>5bTHF</w:delText>
                    </w:r>
                  </w:del>
                </w:p>
              </w:tc>
              <w:tc>
                <w:tcPr>
                  <w:tcW w:w="0" w:type="dxa"/>
                  <w:tcPrChange w:id="253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44F29B3" w14:textId="1202AE56" w:rsidR="00066508" w:rsidRPr="005A6AA3" w:rsidDel="00AE71EA" w:rsidRDefault="00000000">
                  <w:pPr>
                    <w:keepNext/>
                    <w:widowControl w:val="0"/>
                    <w:spacing w:after="60"/>
                    <w:rPr>
                      <w:del w:id="2540" w:author="Lorenzo Fabbri" w:date="2024-09-24T14:48:00Z" w16du:dateUtc="2024-09-24T12:48:00Z"/>
                    </w:rPr>
                  </w:pPr>
                  <w:del w:id="2541" w:author="Lorenzo Fabbri" w:date="2024-09-24T14:48:00Z" w16du:dateUtc="2024-09-24T12:48:00Z">
                    <w:r w:rsidRPr="005A6AA3" w:rsidDel="00AE71EA">
                      <w:rPr>
                        <w:rFonts w:ascii="Calibri" w:hAnsi="Calibri"/>
                        <w:sz w:val="20"/>
                      </w:rPr>
                      <w:delText>HMDB0000949</w:delText>
                    </w:r>
                  </w:del>
                </w:p>
              </w:tc>
              <w:tc>
                <w:tcPr>
                  <w:tcW w:w="0" w:type="dxa"/>
                  <w:tcPrChange w:id="254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6BFF69ED" w14:textId="2EB332C0" w:rsidR="00066508" w:rsidRPr="005A6AA3" w:rsidDel="00AE71EA" w:rsidRDefault="00000000">
                  <w:pPr>
                    <w:keepNext/>
                    <w:widowControl w:val="0"/>
                    <w:spacing w:after="60"/>
                    <w:rPr>
                      <w:del w:id="2543" w:author="Lorenzo Fabbri" w:date="2024-09-24T14:48:00Z" w16du:dateUtc="2024-09-24T12:48:00Z"/>
                    </w:rPr>
                  </w:pPr>
                  <w:del w:id="2544" w:author="Lorenzo Fabbri" w:date="2024-09-24T14:48:00Z" w16du:dateUtc="2024-09-24T12:48:00Z">
                    <w:r w:rsidRPr="005A6AA3" w:rsidDel="00AE71EA">
                      <w:rPr>
                        <w:rFonts w:ascii="Calibri" w:hAnsi="Calibri"/>
                        <w:sz w:val="20"/>
                      </w:rPr>
                      <w:delText>1953-02-01</w:delText>
                    </w:r>
                  </w:del>
                </w:p>
              </w:tc>
            </w:tr>
            <w:tr w:rsidR="00066508" w:rsidRPr="005A6AA3" w:rsidDel="00AE71EA" w14:paraId="530F6BF8" w14:textId="6E238835" w:rsidTr="006C3DDD">
              <w:trPr>
                <w:del w:id="2545" w:author="Lorenzo Fabbri" w:date="2024-09-24T14:48:00Z"/>
                <w:trPrChange w:id="2546" w:author="Lorenzo Fabbri" w:date="2024-09-19T20:37:00Z" w16du:dateUtc="2024-09-19T18:37:00Z">
                  <w:trPr>
                    <w:gridBefore w:val="1"/>
                    <w:cantSplit/>
                    <w:jc w:val="center"/>
                  </w:trPr>
                </w:trPrChange>
              </w:trPr>
              <w:tc>
                <w:tcPr>
                  <w:tcW w:w="0" w:type="dxa"/>
                  <w:tcPrChange w:id="254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2368287" w14:textId="4088D9E3" w:rsidR="00066508" w:rsidRPr="005A6AA3" w:rsidDel="00AE71EA" w:rsidRDefault="00000000">
                  <w:pPr>
                    <w:keepNext/>
                    <w:widowControl w:val="0"/>
                    <w:spacing w:after="60"/>
                    <w:rPr>
                      <w:del w:id="2548" w:author="Lorenzo Fabbri" w:date="2024-09-24T14:48:00Z" w16du:dateUtc="2024-09-24T12:48:00Z"/>
                    </w:rPr>
                  </w:pPr>
                  <w:del w:id="2549" w:author="Lorenzo Fabbri" w:date="2024-09-24T14:48:00Z" w16du:dateUtc="2024-09-24T12:48:00Z">
                    <w:r w:rsidRPr="005A6AA3" w:rsidDel="00AE71EA">
                      <w:rPr>
                        <w:rFonts w:ascii="Calibri" w:hAnsi="Calibri"/>
                        <w:sz w:val="20"/>
                      </w:rPr>
                      <w:delText>5β-tetrahydrocortisone</w:delText>
                    </w:r>
                  </w:del>
                </w:p>
              </w:tc>
              <w:tc>
                <w:tcPr>
                  <w:tcW w:w="0" w:type="dxa"/>
                  <w:tcPrChange w:id="255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03A68BB" w14:textId="0CDCB070" w:rsidR="00066508" w:rsidRPr="005A6AA3" w:rsidDel="00AE71EA" w:rsidRDefault="00000000">
                  <w:pPr>
                    <w:keepNext/>
                    <w:widowControl w:val="0"/>
                    <w:spacing w:after="60"/>
                    <w:rPr>
                      <w:del w:id="2551" w:author="Lorenzo Fabbri" w:date="2024-09-24T14:48:00Z" w16du:dateUtc="2024-09-24T12:48:00Z"/>
                    </w:rPr>
                  </w:pPr>
                  <w:del w:id="2552" w:author="Lorenzo Fabbri" w:date="2024-09-24T14:48:00Z" w16du:dateUtc="2024-09-24T12:48:00Z">
                    <w:r w:rsidRPr="005A6AA3" w:rsidDel="00AE71EA">
                      <w:rPr>
                        <w:rFonts w:ascii="Calibri" w:hAnsi="Calibri"/>
                        <w:sz w:val="20"/>
                      </w:rPr>
                      <w:delText>5bTHE</w:delText>
                    </w:r>
                  </w:del>
                </w:p>
              </w:tc>
              <w:tc>
                <w:tcPr>
                  <w:tcW w:w="0" w:type="dxa"/>
                  <w:tcPrChange w:id="255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BD0B928" w14:textId="2FBA32A7" w:rsidR="00066508" w:rsidRPr="005A6AA3" w:rsidDel="00AE71EA" w:rsidRDefault="00000000">
                  <w:pPr>
                    <w:keepNext/>
                    <w:widowControl w:val="0"/>
                    <w:spacing w:after="60"/>
                    <w:rPr>
                      <w:del w:id="2554" w:author="Lorenzo Fabbri" w:date="2024-09-24T14:48:00Z" w16du:dateUtc="2024-09-24T12:48:00Z"/>
                    </w:rPr>
                  </w:pPr>
                  <w:del w:id="2555" w:author="Lorenzo Fabbri" w:date="2024-09-24T14:48:00Z" w16du:dateUtc="2024-09-24T12:48:00Z">
                    <w:r w:rsidRPr="005A6AA3" w:rsidDel="00AE71EA">
                      <w:rPr>
                        <w:rFonts w:ascii="Calibri" w:hAnsi="Calibri"/>
                        <w:sz w:val="20"/>
                      </w:rPr>
                      <w:delText>NA</w:delText>
                    </w:r>
                  </w:del>
                </w:p>
              </w:tc>
              <w:tc>
                <w:tcPr>
                  <w:tcW w:w="0" w:type="dxa"/>
                  <w:tcPrChange w:id="2556"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15C0A99" w14:textId="5097E470" w:rsidR="00066508" w:rsidRPr="005A6AA3" w:rsidDel="00AE71EA" w:rsidRDefault="00000000">
                  <w:pPr>
                    <w:keepNext/>
                    <w:widowControl w:val="0"/>
                    <w:spacing w:after="60"/>
                    <w:rPr>
                      <w:del w:id="2557" w:author="Lorenzo Fabbri" w:date="2024-09-24T14:48:00Z" w16du:dateUtc="2024-09-24T12:48:00Z"/>
                    </w:rPr>
                  </w:pPr>
                  <w:del w:id="2558" w:author="Lorenzo Fabbri" w:date="2024-09-24T14:48:00Z" w16du:dateUtc="2024-09-24T12:48:00Z">
                    <w:r w:rsidRPr="005A6AA3" w:rsidDel="00AE71EA">
                      <w:rPr>
                        <w:rFonts w:ascii="Calibri" w:hAnsi="Calibri"/>
                        <w:sz w:val="20"/>
                      </w:rPr>
                      <w:delText>NA</w:delText>
                    </w:r>
                  </w:del>
                </w:p>
              </w:tc>
            </w:tr>
            <w:tr w:rsidR="00066508" w:rsidRPr="005A6AA3" w:rsidDel="00AE71EA" w14:paraId="4508C0CF" w14:textId="21EFEF7D" w:rsidTr="006C3DDD">
              <w:trPr>
                <w:del w:id="2559" w:author="Lorenzo Fabbri" w:date="2024-09-24T14:48:00Z"/>
                <w:trPrChange w:id="2560" w:author="Lorenzo Fabbri" w:date="2024-09-19T20:37:00Z" w16du:dateUtc="2024-09-19T18:37:00Z">
                  <w:trPr>
                    <w:gridBefore w:val="1"/>
                    <w:cantSplit/>
                    <w:jc w:val="center"/>
                  </w:trPr>
                </w:trPrChange>
              </w:trPr>
              <w:tc>
                <w:tcPr>
                  <w:tcW w:w="0" w:type="dxa"/>
                  <w:tcPrChange w:id="2561"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1ADE183" w14:textId="38D0E611" w:rsidR="00066508" w:rsidRPr="005A6AA3" w:rsidDel="00AE71EA" w:rsidRDefault="00000000">
                  <w:pPr>
                    <w:keepNext/>
                    <w:widowControl w:val="0"/>
                    <w:spacing w:after="60"/>
                    <w:rPr>
                      <w:del w:id="2562" w:author="Lorenzo Fabbri" w:date="2024-09-24T14:48:00Z" w16du:dateUtc="2024-09-24T12:48:00Z"/>
                    </w:rPr>
                  </w:pPr>
                  <w:del w:id="2563" w:author="Lorenzo Fabbri" w:date="2024-09-24T14:48:00Z" w16du:dateUtc="2024-09-24T12:48:00Z">
                    <w:r w:rsidRPr="005A6AA3" w:rsidDel="00AE71EA">
                      <w:rPr>
                        <w:rFonts w:ascii="Calibri" w:hAnsi="Calibri"/>
                        <w:sz w:val="20"/>
                      </w:rPr>
                      <w:delText>6β-hydroxycortisol</w:delText>
                    </w:r>
                  </w:del>
                </w:p>
              </w:tc>
              <w:tc>
                <w:tcPr>
                  <w:tcW w:w="0" w:type="dxa"/>
                  <w:tcPrChange w:id="256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6B11EF4" w14:textId="289EEEFF" w:rsidR="00066508" w:rsidRPr="005A6AA3" w:rsidDel="00AE71EA" w:rsidRDefault="00000000">
                  <w:pPr>
                    <w:keepNext/>
                    <w:widowControl w:val="0"/>
                    <w:spacing w:after="60"/>
                    <w:rPr>
                      <w:del w:id="2565" w:author="Lorenzo Fabbri" w:date="2024-09-24T14:48:00Z" w16du:dateUtc="2024-09-24T12:48:00Z"/>
                    </w:rPr>
                  </w:pPr>
                  <w:del w:id="2566" w:author="Lorenzo Fabbri" w:date="2024-09-24T14:48:00Z" w16du:dateUtc="2024-09-24T12:48:00Z">
                    <w:r w:rsidRPr="005A6AA3" w:rsidDel="00AE71EA">
                      <w:rPr>
                        <w:rFonts w:ascii="Calibri" w:hAnsi="Calibri"/>
                        <w:sz w:val="20"/>
                      </w:rPr>
                      <w:delText>6OHF</w:delText>
                    </w:r>
                  </w:del>
                </w:p>
              </w:tc>
              <w:tc>
                <w:tcPr>
                  <w:tcW w:w="0" w:type="dxa"/>
                  <w:tcPrChange w:id="256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3FD519A" w14:textId="5CDB6FE1" w:rsidR="00066508" w:rsidRPr="005A6AA3" w:rsidDel="00AE71EA" w:rsidRDefault="00000000">
                  <w:pPr>
                    <w:keepNext/>
                    <w:widowControl w:val="0"/>
                    <w:spacing w:after="60"/>
                    <w:rPr>
                      <w:del w:id="2568" w:author="Lorenzo Fabbri" w:date="2024-09-24T14:48:00Z" w16du:dateUtc="2024-09-24T12:48:00Z"/>
                    </w:rPr>
                  </w:pPr>
                  <w:del w:id="2569" w:author="Lorenzo Fabbri" w:date="2024-09-24T14:48:00Z" w16du:dateUtc="2024-09-24T12:48:00Z">
                    <w:r w:rsidRPr="005A6AA3" w:rsidDel="00AE71EA">
                      <w:rPr>
                        <w:rFonts w:ascii="Calibri" w:hAnsi="Calibri"/>
                        <w:sz w:val="20"/>
                      </w:rPr>
                      <w:delText>HMDB0247074</w:delText>
                    </w:r>
                  </w:del>
                </w:p>
              </w:tc>
              <w:tc>
                <w:tcPr>
                  <w:tcW w:w="0" w:type="dxa"/>
                  <w:tcPrChange w:id="2570"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8306E6B" w14:textId="695FF968" w:rsidR="00066508" w:rsidRPr="005A6AA3" w:rsidDel="00AE71EA" w:rsidRDefault="00066508">
                  <w:pPr>
                    <w:keepNext/>
                    <w:widowControl w:val="0"/>
                    <w:spacing w:after="60"/>
                    <w:rPr>
                      <w:del w:id="2571" w:author="Lorenzo Fabbri" w:date="2024-09-24T14:48:00Z" w16du:dateUtc="2024-09-24T12:48:00Z"/>
                    </w:rPr>
                  </w:pPr>
                </w:p>
              </w:tc>
            </w:tr>
            <w:tr w:rsidR="00066508" w:rsidRPr="005A6AA3" w:rsidDel="00AE71EA" w14:paraId="0FF8DE58" w14:textId="30932F40" w:rsidTr="006C3DDD">
              <w:trPr>
                <w:del w:id="2572" w:author="Lorenzo Fabbri" w:date="2024-09-24T14:48:00Z"/>
                <w:trPrChange w:id="2573" w:author="Lorenzo Fabbri" w:date="2024-09-19T20:37:00Z" w16du:dateUtc="2024-09-19T18:37:00Z">
                  <w:trPr>
                    <w:gridBefore w:val="1"/>
                    <w:cantSplit/>
                    <w:jc w:val="center"/>
                  </w:trPr>
                </w:trPrChange>
              </w:trPr>
              <w:tc>
                <w:tcPr>
                  <w:tcW w:w="0" w:type="dxa"/>
                  <w:tcPrChange w:id="257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BD9990A" w14:textId="3A7B6ADC" w:rsidR="00066508" w:rsidRPr="005A6AA3" w:rsidDel="00AE71EA" w:rsidRDefault="00000000">
                  <w:pPr>
                    <w:keepNext/>
                    <w:widowControl w:val="0"/>
                    <w:spacing w:after="60"/>
                    <w:rPr>
                      <w:del w:id="2575" w:author="Lorenzo Fabbri" w:date="2024-09-24T14:48:00Z" w16du:dateUtc="2024-09-24T12:48:00Z"/>
                    </w:rPr>
                  </w:pPr>
                  <w:del w:id="2576" w:author="Lorenzo Fabbri" w:date="2024-09-24T14:48:00Z" w16du:dateUtc="2024-09-24T12:48:00Z">
                    <w:r w:rsidRPr="005A6AA3" w:rsidDel="00AE71EA">
                      <w:rPr>
                        <w:rFonts w:ascii="Calibri" w:hAnsi="Calibri"/>
                        <w:sz w:val="20"/>
                      </w:rPr>
                      <w:delText>6β-hydroxycortisone</w:delText>
                    </w:r>
                  </w:del>
                </w:p>
              </w:tc>
              <w:tc>
                <w:tcPr>
                  <w:tcW w:w="0" w:type="dxa"/>
                  <w:tcPrChange w:id="257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5D11EA6" w14:textId="66A3EA02" w:rsidR="00066508" w:rsidRPr="005A6AA3" w:rsidDel="00AE71EA" w:rsidRDefault="00000000">
                  <w:pPr>
                    <w:keepNext/>
                    <w:widowControl w:val="0"/>
                    <w:spacing w:after="60"/>
                    <w:rPr>
                      <w:del w:id="2578" w:author="Lorenzo Fabbri" w:date="2024-09-24T14:48:00Z" w16du:dateUtc="2024-09-24T12:48:00Z"/>
                    </w:rPr>
                  </w:pPr>
                  <w:del w:id="2579" w:author="Lorenzo Fabbri" w:date="2024-09-24T14:48:00Z" w16du:dateUtc="2024-09-24T12:48:00Z">
                    <w:r w:rsidRPr="005A6AA3" w:rsidDel="00AE71EA">
                      <w:rPr>
                        <w:rFonts w:ascii="Calibri" w:hAnsi="Calibri"/>
                        <w:sz w:val="20"/>
                      </w:rPr>
                      <w:delText>6OHE</w:delText>
                    </w:r>
                  </w:del>
                </w:p>
              </w:tc>
              <w:tc>
                <w:tcPr>
                  <w:tcW w:w="0" w:type="dxa"/>
                  <w:tcPrChange w:id="258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291B679" w14:textId="175D622C" w:rsidR="00066508" w:rsidRPr="005A6AA3" w:rsidDel="00AE71EA" w:rsidRDefault="00000000">
                  <w:pPr>
                    <w:keepNext/>
                    <w:widowControl w:val="0"/>
                    <w:spacing w:after="60"/>
                    <w:rPr>
                      <w:del w:id="2581" w:author="Lorenzo Fabbri" w:date="2024-09-24T14:48:00Z" w16du:dateUtc="2024-09-24T12:48:00Z"/>
                    </w:rPr>
                  </w:pPr>
                  <w:del w:id="2582" w:author="Lorenzo Fabbri" w:date="2024-09-24T14:48:00Z" w16du:dateUtc="2024-09-24T12:48:00Z">
                    <w:r w:rsidRPr="005A6AA3" w:rsidDel="00AE71EA">
                      <w:rPr>
                        <w:rFonts w:ascii="Calibri" w:hAnsi="Calibri"/>
                        <w:sz w:val="20"/>
                      </w:rPr>
                      <w:delText>NA</w:delText>
                    </w:r>
                  </w:del>
                </w:p>
              </w:tc>
              <w:tc>
                <w:tcPr>
                  <w:tcW w:w="0" w:type="dxa"/>
                  <w:tcPrChange w:id="258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4B121693" w14:textId="37B4DD1B" w:rsidR="00066508" w:rsidRPr="005A6AA3" w:rsidDel="00AE71EA" w:rsidRDefault="00000000">
                  <w:pPr>
                    <w:keepNext/>
                    <w:widowControl w:val="0"/>
                    <w:spacing w:after="60"/>
                    <w:rPr>
                      <w:del w:id="2584" w:author="Lorenzo Fabbri" w:date="2024-09-24T14:48:00Z" w16du:dateUtc="2024-09-24T12:48:00Z"/>
                    </w:rPr>
                  </w:pPr>
                  <w:del w:id="2585" w:author="Lorenzo Fabbri" w:date="2024-09-24T14:48:00Z" w16du:dateUtc="2024-09-24T12:48:00Z">
                    <w:r w:rsidRPr="005A6AA3" w:rsidDel="00AE71EA">
                      <w:rPr>
                        <w:rFonts w:ascii="Calibri" w:hAnsi="Calibri"/>
                        <w:sz w:val="20"/>
                      </w:rPr>
                      <w:delText>NA</w:delText>
                    </w:r>
                  </w:del>
                </w:p>
              </w:tc>
            </w:tr>
            <w:tr w:rsidR="00066508" w:rsidRPr="005A6AA3" w:rsidDel="00AE71EA" w14:paraId="3701A3DE" w14:textId="1AB35678" w:rsidTr="006C3DDD">
              <w:trPr>
                <w:del w:id="2586" w:author="Lorenzo Fabbri" w:date="2024-09-24T14:48:00Z"/>
                <w:trPrChange w:id="2587" w:author="Lorenzo Fabbri" w:date="2024-09-19T20:37:00Z" w16du:dateUtc="2024-09-19T18:37:00Z">
                  <w:trPr>
                    <w:gridBefore w:val="1"/>
                    <w:cantSplit/>
                    <w:jc w:val="center"/>
                  </w:trPr>
                </w:trPrChange>
              </w:trPr>
              <w:tc>
                <w:tcPr>
                  <w:tcW w:w="0" w:type="dxa"/>
                  <w:gridSpan w:val="4"/>
                  <w:tcPrChange w:id="2588"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976A0BF" w14:textId="20E20A56" w:rsidR="00066508" w:rsidRPr="005A6AA3" w:rsidDel="00AE71EA" w:rsidRDefault="00000000">
                  <w:pPr>
                    <w:keepNext/>
                    <w:widowControl w:val="0"/>
                    <w:spacing w:after="60"/>
                    <w:rPr>
                      <w:del w:id="2589" w:author="Lorenzo Fabbri" w:date="2024-09-24T14:48:00Z" w16du:dateUtc="2024-09-24T12:48:00Z"/>
                    </w:rPr>
                  </w:pPr>
                  <w:del w:id="2590" w:author="Lorenzo Fabbri" w:date="2024-09-24T14:48:00Z" w16du:dateUtc="2024-09-24T12:48:00Z">
                    <w:r w:rsidRPr="005A6AA3" w:rsidDel="00AE71EA">
                      <w:rPr>
                        <w:rFonts w:ascii="Calibri" w:hAnsi="Calibri"/>
                        <w:b/>
                        <w:sz w:val="20"/>
                      </w:rPr>
                      <w:delText>Glucocorticosteroid precursor</w:delText>
                    </w:r>
                  </w:del>
                </w:p>
              </w:tc>
            </w:tr>
            <w:tr w:rsidR="00066508" w:rsidRPr="005A6AA3" w:rsidDel="00AE71EA" w14:paraId="7E82846A" w14:textId="6D835BB0" w:rsidTr="006C3DDD">
              <w:trPr>
                <w:del w:id="2591" w:author="Lorenzo Fabbri" w:date="2024-09-24T14:48:00Z"/>
                <w:trPrChange w:id="2592" w:author="Lorenzo Fabbri" w:date="2024-09-19T20:37:00Z" w16du:dateUtc="2024-09-19T18:37:00Z">
                  <w:trPr>
                    <w:gridBefore w:val="1"/>
                    <w:cantSplit/>
                    <w:jc w:val="center"/>
                  </w:trPr>
                </w:trPrChange>
              </w:trPr>
              <w:tc>
                <w:tcPr>
                  <w:tcW w:w="0" w:type="dxa"/>
                  <w:tcPrChange w:id="259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4F84560" w14:textId="09E623F1" w:rsidR="00066508" w:rsidRPr="005A6AA3" w:rsidDel="00AE71EA" w:rsidRDefault="00000000">
                  <w:pPr>
                    <w:keepNext/>
                    <w:widowControl w:val="0"/>
                    <w:spacing w:after="60"/>
                    <w:rPr>
                      <w:del w:id="2594" w:author="Lorenzo Fabbri" w:date="2024-09-24T14:48:00Z" w16du:dateUtc="2024-09-24T12:48:00Z"/>
                    </w:rPr>
                  </w:pPr>
                  <w:del w:id="2595" w:author="Lorenzo Fabbri" w:date="2024-09-24T14:48:00Z" w16du:dateUtc="2024-09-24T12:48:00Z">
                    <w:r w:rsidRPr="005A6AA3" w:rsidDel="00AE71EA">
                      <w:rPr>
                        <w:rFonts w:ascii="Calibri" w:hAnsi="Calibri"/>
                        <w:sz w:val="20"/>
                      </w:rPr>
                      <w:delText>17-hydroxyprogesterone</w:delText>
                    </w:r>
                  </w:del>
                </w:p>
              </w:tc>
              <w:tc>
                <w:tcPr>
                  <w:tcW w:w="0" w:type="dxa"/>
                  <w:tcPrChange w:id="259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38A69E3" w14:textId="02E5A269" w:rsidR="00066508" w:rsidRPr="005A6AA3" w:rsidDel="00AE71EA" w:rsidRDefault="00000000">
                  <w:pPr>
                    <w:keepNext/>
                    <w:widowControl w:val="0"/>
                    <w:spacing w:after="60"/>
                    <w:rPr>
                      <w:del w:id="2597" w:author="Lorenzo Fabbri" w:date="2024-09-24T14:48:00Z" w16du:dateUtc="2024-09-24T12:48:00Z"/>
                    </w:rPr>
                  </w:pPr>
                  <w:del w:id="2598" w:author="Lorenzo Fabbri" w:date="2024-09-24T14:48:00Z" w16du:dateUtc="2024-09-24T12:48:00Z">
                    <w:r w:rsidRPr="005A6AA3" w:rsidDel="00AE71EA">
                      <w:rPr>
                        <w:rFonts w:ascii="Calibri" w:hAnsi="Calibri"/>
                        <w:sz w:val="20"/>
                      </w:rPr>
                      <w:delText>17OHP</w:delText>
                    </w:r>
                  </w:del>
                </w:p>
              </w:tc>
              <w:tc>
                <w:tcPr>
                  <w:tcW w:w="0" w:type="dxa"/>
                  <w:tcPrChange w:id="259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0D0688" w14:textId="5C2F0F89" w:rsidR="00066508" w:rsidRPr="005A6AA3" w:rsidDel="00AE71EA" w:rsidRDefault="00000000">
                  <w:pPr>
                    <w:keepNext/>
                    <w:widowControl w:val="0"/>
                    <w:spacing w:after="60"/>
                    <w:rPr>
                      <w:del w:id="2600" w:author="Lorenzo Fabbri" w:date="2024-09-24T14:48:00Z" w16du:dateUtc="2024-09-24T12:48:00Z"/>
                    </w:rPr>
                  </w:pPr>
                  <w:del w:id="2601" w:author="Lorenzo Fabbri" w:date="2024-09-24T14:48:00Z" w16du:dateUtc="2024-09-24T12:48:00Z">
                    <w:r w:rsidRPr="005A6AA3" w:rsidDel="00AE71EA">
                      <w:rPr>
                        <w:rFonts w:ascii="Calibri" w:hAnsi="Calibri"/>
                        <w:sz w:val="20"/>
                      </w:rPr>
                      <w:delText>HMDB0000374</w:delText>
                    </w:r>
                  </w:del>
                </w:p>
              </w:tc>
              <w:tc>
                <w:tcPr>
                  <w:tcW w:w="0" w:type="dxa"/>
                  <w:tcPrChange w:id="260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EC03373" w14:textId="3C17862E" w:rsidR="00066508" w:rsidRPr="005A6AA3" w:rsidDel="00AE71EA" w:rsidRDefault="00000000">
                  <w:pPr>
                    <w:keepNext/>
                    <w:widowControl w:val="0"/>
                    <w:spacing w:after="60"/>
                    <w:rPr>
                      <w:del w:id="2603" w:author="Lorenzo Fabbri" w:date="2024-09-24T14:48:00Z" w16du:dateUtc="2024-09-24T12:48:00Z"/>
                    </w:rPr>
                  </w:pPr>
                  <w:del w:id="2604" w:author="Lorenzo Fabbri" w:date="2024-09-24T14:48:00Z" w16du:dateUtc="2024-09-24T12:48:00Z">
                    <w:r w:rsidRPr="005A6AA3" w:rsidDel="00AE71EA">
                      <w:rPr>
                        <w:rFonts w:ascii="Calibri" w:hAnsi="Calibri"/>
                        <w:sz w:val="20"/>
                      </w:rPr>
                      <w:delText>68-96-2</w:delText>
                    </w:r>
                  </w:del>
                </w:p>
              </w:tc>
            </w:tr>
            <w:tr w:rsidR="00066508" w:rsidRPr="005A6AA3" w:rsidDel="00AE71EA" w14:paraId="651D3956" w14:textId="6F6E037A" w:rsidTr="006C3DDD">
              <w:trPr>
                <w:del w:id="2605" w:author="Lorenzo Fabbri" w:date="2024-09-24T14:48:00Z"/>
                <w:trPrChange w:id="2606" w:author="Lorenzo Fabbri" w:date="2024-09-19T20:37:00Z" w16du:dateUtc="2024-09-19T18:37:00Z">
                  <w:trPr>
                    <w:gridBefore w:val="1"/>
                    <w:cantSplit/>
                    <w:jc w:val="center"/>
                  </w:trPr>
                </w:trPrChange>
              </w:trPr>
              <w:tc>
                <w:tcPr>
                  <w:tcW w:w="0" w:type="dxa"/>
                  <w:tcPrChange w:id="260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01EC27F" w14:textId="2B78CF42" w:rsidR="00066508" w:rsidRPr="005A6AA3" w:rsidDel="00AE71EA" w:rsidRDefault="00000000">
                  <w:pPr>
                    <w:keepNext/>
                    <w:widowControl w:val="0"/>
                    <w:spacing w:after="60"/>
                    <w:rPr>
                      <w:del w:id="2608" w:author="Lorenzo Fabbri" w:date="2024-09-24T14:48:00Z" w16du:dateUtc="2024-09-24T12:48:00Z"/>
                    </w:rPr>
                  </w:pPr>
                  <w:del w:id="2609" w:author="Lorenzo Fabbri" w:date="2024-09-24T14:48:00Z" w16du:dateUtc="2024-09-24T12:48:00Z">
                    <w:r w:rsidRPr="005A6AA3" w:rsidDel="00AE71EA">
                      <w:rPr>
                        <w:rFonts w:ascii="Calibri" w:hAnsi="Calibri"/>
                        <w:sz w:val="20"/>
                      </w:rPr>
                      <w:delText>Cortexolone</w:delText>
                    </w:r>
                  </w:del>
                </w:p>
              </w:tc>
              <w:tc>
                <w:tcPr>
                  <w:tcW w:w="0" w:type="dxa"/>
                  <w:tcPrChange w:id="261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71870A7" w14:textId="1455C8AE" w:rsidR="00066508" w:rsidRPr="005A6AA3" w:rsidDel="00AE71EA" w:rsidRDefault="00000000">
                  <w:pPr>
                    <w:keepNext/>
                    <w:widowControl w:val="0"/>
                    <w:spacing w:after="60"/>
                    <w:rPr>
                      <w:del w:id="2611" w:author="Lorenzo Fabbri" w:date="2024-09-24T14:48:00Z" w16du:dateUtc="2024-09-24T12:48:00Z"/>
                    </w:rPr>
                  </w:pPr>
                  <w:del w:id="2612" w:author="Lorenzo Fabbri" w:date="2024-09-24T14:48:00Z" w16du:dateUtc="2024-09-24T12:48:00Z">
                    <w:r w:rsidRPr="005A6AA3" w:rsidDel="00AE71EA">
                      <w:rPr>
                        <w:rFonts w:ascii="Calibri" w:hAnsi="Calibri"/>
                        <w:sz w:val="20"/>
                      </w:rPr>
                      <w:delText>S</w:delText>
                    </w:r>
                  </w:del>
                </w:p>
              </w:tc>
              <w:tc>
                <w:tcPr>
                  <w:tcW w:w="0" w:type="dxa"/>
                  <w:tcPrChange w:id="261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FA6B3E0" w14:textId="408026A2" w:rsidR="00066508" w:rsidRPr="005A6AA3" w:rsidDel="00AE71EA" w:rsidRDefault="00000000">
                  <w:pPr>
                    <w:keepNext/>
                    <w:widowControl w:val="0"/>
                    <w:spacing w:after="60"/>
                    <w:rPr>
                      <w:del w:id="2614" w:author="Lorenzo Fabbri" w:date="2024-09-24T14:48:00Z" w16du:dateUtc="2024-09-24T12:48:00Z"/>
                    </w:rPr>
                  </w:pPr>
                  <w:del w:id="2615" w:author="Lorenzo Fabbri" w:date="2024-09-24T14:48:00Z" w16du:dateUtc="2024-09-24T12:48:00Z">
                    <w:r w:rsidRPr="005A6AA3" w:rsidDel="00AE71EA">
                      <w:rPr>
                        <w:rFonts w:ascii="Calibri" w:hAnsi="Calibri"/>
                        <w:sz w:val="20"/>
                      </w:rPr>
                      <w:delText>HMDB0000015</w:delText>
                    </w:r>
                  </w:del>
                </w:p>
              </w:tc>
              <w:tc>
                <w:tcPr>
                  <w:tcW w:w="0" w:type="dxa"/>
                  <w:tcPrChange w:id="2616"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94F5FDC" w14:textId="12BCC8BF" w:rsidR="00066508" w:rsidRPr="005A6AA3" w:rsidDel="00AE71EA" w:rsidRDefault="00000000">
                  <w:pPr>
                    <w:keepNext/>
                    <w:widowControl w:val="0"/>
                    <w:spacing w:after="60"/>
                    <w:rPr>
                      <w:del w:id="2617" w:author="Lorenzo Fabbri" w:date="2024-09-24T14:48:00Z" w16du:dateUtc="2024-09-24T12:48:00Z"/>
                    </w:rPr>
                  </w:pPr>
                  <w:del w:id="2618" w:author="Lorenzo Fabbri" w:date="2024-09-24T14:48:00Z" w16du:dateUtc="2024-09-24T12:48:00Z">
                    <w:r w:rsidRPr="005A6AA3" w:rsidDel="00AE71EA">
                      <w:rPr>
                        <w:rFonts w:ascii="Calibri" w:hAnsi="Calibri"/>
                        <w:sz w:val="20"/>
                      </w:rPr>
                      <w:delText>152-58-9</w:delText>
                    </w:r>
                  </w:del>
                </w:p>
              </w:tc>
            </w:tr>
            <w:tr w:rsidR="00066508" w:rsidRPr="005A6AA3" w:rsidDel="00AE71EA" w14:paraId="2118F9C7" w14:textId="5B16FC12" w:rsidTr="006C3DDD">
              <w:trPr>
                <w:del w:id="2619" w:author="Lorenzo Fabbri" w:date="2024-09-24T14:48:00Z"/>
                <w:trPrChange w:id="2620" w:author="Lorenzo Fabbri" w:date="2024-09-19T20:37:00Z" w16du:dateUtc="2024-09-19T18:37:00Z">
                  <w:trPr>
                    <w:gridBefore w:val="1"/>
                    <w:cantSplit/>
                    <w:jc w:val="center"/>
                  </w:trPr>
                </w:trPrChange>
              </w:trPr>
              <w:tc>
                <w:tcPr>
                  <w:tcW w:w="0" w:type="dxa"/>
                  <w:tcPrChange w:id="2621"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D2D7DD9" w14:textId="0AE83EE6" w:rsidR="00066508" w:rsidRPr="005A6AA3" w:rsidDel="00AE71EA" w:rsidRDefault="00000000">
                  <w:pPr>
                    <w:keepNext/>
                    <w:widowControl w:val="0"/>
                    <w:spacing w:after="60"/>
                    <w:rPr>
                      <w:del w:id="2622" w:author="Lorenzo Fabbri" w:date="2024-09-24T14:48:00Z" w16du:dateUtc="2024-09-24T12:48:00Z"/>
                    </w:rPr>
                  </w:pPr>
                  <w:del w:id="2623" w:author="Lorenzo Fabbri" w:date="2024-09-24T14:48:00Z" w16du:dateUtc="2024-09-24T12:48:00Z">
                    <w:r w:rsidRPr="005A6AA3" w:rsidDel="00AE71EA">
                      <w:rPr>
                        <w:rFonts w:ascii="Calibri" w:hAnsi="Calibri"/>
                        <w:sz w:val="20"/>
                      </w:rPr>
                      <w:delText>Deoxycorticosterone</w:delText>
                    </w:r>
                  </w:del>
                </w:p>
              </w:tc>
              <w:tc>
                <w:tcPr>
                  <w:tcW w:w="0" w:type="dxa"/>
                  <w:tcPrChange w:id="262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541ACFF" w14:textId="43B43173" w:rsidR="00066508" w:rsidRPr="005A6AA3" w:rsidDel="00AE71EA" w:rsidRDefault="00000000">
                  <w:pPr>
                    <w:keepNext/>
                    <w:widowControl w:val="0"/>
                    <w:spacing w:after="60"/>
                    <w:rPr>
                      <w:del w:id="2625" w:author="Lorenzo Fabbri" w:date="2024-09-24T14:48:00Z" w16du:dateUtc="2024-09-24T12:48:00Z"/>
                    </w:rPr>
                  </w:pPr>
                  <w:del w:id="2626" w:author="Lorenzo Fabbri" w:date="2024-09-24T14:48:00Z" w16du:dateUtc="2024-09-24T12:48:00Z">
                    <w:r w:rsidRPr="005A6AA3" w:rsidDel="00AE71EA">
                      <w:rPr>
                        <w:rFonts w:ascii="Calibri" w:hAnsi="Calibri"/>
                        <w:sz w:val="20"/>
                      </w:rPr>
                      <w:delText>DOC</w:delText>
                    </w:r>
                  </w:del>
                </w:p>
              </w:tc>
              <w:tc>
                <w:tcPr>
                  <w:tcW w:w="0" w:type="dxa"/>
                  <w:tcPrChange w:id="262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969133" w14:textId="2B2840F6" w:rsidR="00066508" w:rsidRPr="005A6AA3" w:rsidDel="00AE71EA" w:rsidRDefault="00000000">
                  <w:pPr>
                    <w:keepNext/>
                    <w:widowControl w:val="0"/>
                    <w:spacing w:after="60"/>
                    <w:rPr>
                      <w:del w:id="2628" w:author="Lorenzo Fabbri" w:date="2024-09-24T14:48:00Z" w16du:dateUtc="2024-09-24T12:48:00Z"/>
                    </w:rPr>
                  </w:pPr>
                  <w:del w:id="2629" w:author="Lorenzo Fabbri" w:date="2024-09-24T14:48:00Z" w16du:dateUtc="2024-09-24T12:48:00Z">
                    <w:r w:rsidRPr="005A6AA3" w:rsidDel="00AE71EA">
                      <w:rPr>
                        <w:rFonts w:ascii="Calibri" w:hAnsi="Calibri"/>
                        <w:sz w:val="20"/>
                      </w:rPr>
                      <w:delText>HMDB0000016</w:delText>
                    </w:r>
                  </w:del>
                </w:p>
              </w:tc>
              <w:tc>
                <w:tcPr>
                  <w:tcW w:w="0" w:type="dxa"/>
                  <w:tcPrChange w:id="2630"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424D0DD8" w14:textId="3487DC30" w:rsidR="00066508" w:rsidRPr="005A6AA3" w:rsidDel="00AE71EA" w:rsidRDefault="00000000">
                  <w:pPr>
                    <w:keepNext/>
                    <w:widowControl w:val="0"/>
                    <w:spacing w:after="60"/>
                    <w:rPr>
                      <w:del w:id="2631" w:author="Lorenzo Fabbri" w:date="2024-09-24T14:48:00Z" w16du:dateUtc="2024-09-24T12:48:00Z"/>
                    </w:rPr>
                  </w:pPr>
                  <w:del w:id="2632" w:author="Lorenzo Fabbri" w:date="2024-09-24T14:48:00Z" w16du:dateUtc="2024-09-24T12:48:00Z">
                    <w:r w:rsidRPr="005A6AA3" w:rsidDel="00AE71EA">
                      <w:rPr>
                        <w:rFonts w:ascii="Calibri" w:hAnsi="Calibri"/>
                        <w:sz w:val="20"/>
                      </w:rPr>
                      <w:delText>64-85-7</w:delText>
                    </w:r>
                  </w:del>
                </w:p>
              </w:tc>
            </w:tr>
            <w:tr w:rsidR="00066508" w:rsidRPr="005A6AA3" w:rsidDel="00AE71EA" w14:paraId="7E97148B" w14:textId="056894F8" w:rsidTr="006C3DDD">
              <w:trPr>
                <w:del w:id="2633" w:author="Lorenzo Fabbri" w:date="2024-09-24T14:48:00Z"/>
                <w:trPrChange w:id="2634" w:author="Lorenzo Fabbri" w:date="2024-09-19T20:37:00Z" w16du:dateUtc="2024-09-19T18:37:00Z">
                  <w:trPr>
                    <w:gridBefore w:val="1"/>
                    <w:cantSplit/>
                    <w:jc w:val="center"/>
                  </w:trPr>
                </w:trPrChange>
              </w:trPr>
              <w:tc>
                <w:tcPr>
                  <w:tcW w:w="0" w:type="dxa"/>
                  <w:gridSpan w:val="4"/>
                  <w:tcPrChange w:id="2635"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63306C2" w14:textId="41FF979F" w:rsidR="00066508" w:rsidRPr="005A6AA3" w:rsidDel="00AE71EA" w:rsidRDefault="00000000">
                  <w:pPr>
                    <w:keepNext/>
                    <w:widowControl w:val="0"/>
                    <w:spacing w:after="60"/>
                    <w:rPr>
                      <w:del w:id="2636" w:author="Lorenzo Fabbri" w:date="2024-09-24T14:48:00Z" w16du:dateUtc="2024-09-24T12:48:00Z"/>
                    </w:rPr>
                  </w:pPr>
                  <w:del w:id="2637" w:author="Lorenzo Fabbri" w:date="2024-09-24T14:48:00Z" w16du:dateUtc="2024-09-24T12:48:00Z">
                    <w:r w:rsidRPr="005A6AA3" w:rsidDel="00AE71EA">
                      <w:rPr>
                        <w:rFonts w:ascii="Calibri" w:hAnsi="Calibri"/>
                        <w:b/>
                        <w:sz w:val="20"/>
                      </w:rPr>
                      <w:delText>Glucocorticosteroid precursor metabolite</w:delText>
                    </w:r>
                  </w:del>
                </w:p>
              </w:tc>
            </w:tr>
            <w:tr w:rsidR="00066508" w:rsidRPr="005A6AA3" w:rsidDel="00AE71EA" w14:paraId="372AFE67" w14:textId="1C0D4251" w:rsidTr="006C3DDD">
              <w:trPr>
                <w:del w:id="2638" w:author="Lorenzo Fabbri" w:date="2024-09-24T14:48:00Z"/>
                <w:trPrChange w:id="2639" w:author="Lorenzo Fabbri" w:date="2024-09-19T20:37:00Z" w16du:dateUtc="2024-09-19T18:37:00Z">
                  <w:trPr>
                    <w:gridBefore w:val="1"/>
                    <w:cantSplit/>
                    <w:jc w:val="center"/>
                  </w:trPr>
                </w:trPrChange>
              </w:trPr>
              <w:tc>
                <w:tcPr>
                  <w:tcW w:w="0" w:type="dxa"/>
                  <w:tcPrChange w:id="264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4FC110F" w14:textId="4209BFBF" w:rsidR="00066508" w:rsidRPr="005A6AA3" w:rsidDel="00AE71EA" w:rsidRDefault="00000000">
                  <w:pPr>
                    <w:keepNext/>
                    <w:widowControl w:val="0"/>
                    <w:spacing w:after="60"/>
                    <w:rPr>
                      <w:del w:id="2641" w:author="Lorenzo Fabbri" w:date="2024-09-24T14:48:00Z" w16du:dateUtc="2024-09-24T12:48:00Z"/>
                    </w:rPr>
                  </w:pPr>
                  <w:del w:id="2642" w:author="Lorenzo Fabbri" w:date="2024-09-24T14:48:00Z" w16du:dateUtc="2024-09-24T12:48:00Z">
                    <w:r w:rsidRPr="005A6AA3" w:rsidDel="00AE71EA">
                      <w:rPr>
                        <w:rFonts w:ascii="Calibri" w:hAnsi="Calibri"/>
                        <w:sz w:val="20"/>
                      </w:rPr>
                      <w:delText>17-hydroxypregnanolone</w:delText>
                    </w:r>
                  </w:del>
                </w:p>
              </w:tc>
              <w:tc>
                <w:tcPr>
                  <w:tcW w:w="0" w:type="dxa"/>
                  <w:tcPrChange w:id="264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2729F7" w14:textId="2F8C9A4F" w:rsidR="00066508" w:rsidRPr="005A6AA3" w:rsidDel="00AE71EA" w:rsidRDefault="00000000">
                  <w:pPr>
                    <w:keepNext/>
                    <w:widowControl w:val="0"/>
                    <w:spacing w:after="60"/>
                    <w:rPr>
                      <w:del w:id="2644" w:author="Lorenzo Fabbri" w:date="2024-09-24T14:48:00Z" w16du:dateUtc="2024-09-24T12:48:00Z"/>
                    </w:rPr>
                  </w:pPr>
                  <w:del w:id="2645" w:author="Lorenzo Fabbri" w:date="2024-09-24T14:48:00Z" w16du:dateUtc="2024-09-24T12:48:00Z">
                    <w:r w:rsidRPr="005A6AA3" w:rsidDel="00AE71EA">
                      <w:rPr>
                        <w:rFonts w:ascii="Calibri" w:hAnsi="Calibri"/>
                        <w:sz w:val="20"/>
                      </w:rPr>
                      <w:delText>17HP</w:delText>
                    </w:r>
                  </w:del>
                </w:p>
              </w:tc>
              <w:tc>
                <w:tcPr>
                  <w:tcW w:w="0" w:type="dxa"/>
                  <w:tcPrChange w:id="264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81C770" w14:textId="266758C6" w:rsidR="00066508" w:rsidRPr="005A6AA3" w:rsidDel="00AE71EA" w:rsidRDefault="00000000">
                  <w:pPr>
                    <w:keepNext/>
                    <w:widowControl w:val="0"/>
                    <w:spacing w:after="60"/>
                    <w:rPr>
                      <w:del w:id="2647" w:author="Lorenzo Fabbri" w:date="2024-09-24T14:48:00Z" w16du:dateUtc="2024-09-24T12:48:00Z"/>
                    </w:rPr>
                  </w:pPr>
                  <w:del w:id="2648" w:author="Lorenzo Fabbri" w:date="2024-09-24T14:48:00Z" w16du:dateUtc="2024-09-24T12:48:00Z">
                    <w:r w:rsidRPr="005A6AA3" w:rsidDel="00AE71EA">
                      <w:rPr>
                        <w:rFonts w:ascii="Calibri" w:hAnsi="Calibri"/>
                        <w:sz w:val="20"/>
                      </w:rPr>
                      <w:delText>HMDB0000363</w:delText>
                    </w:r>
                  </w:del>
                </w:p>
              </w:tc>
              <w:tc>
                <w:tcPr>
                  <w:tcW w:w="0" w:type="dxa"/>
                  <w:tcPrChange w:id="2649"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FCD044E" w14:textId="5F74B9EA" w:rsidR="00066508" w:rsidRPr="005A6AA3" w:rsidDel="00AE71EA" w:rsidRDefault="00000000">
                  <w:pPr>
                    <w:keepNext/>
                    <w:widowControl w:val="0"/>
                    <w:spacing w:after="60"/>
                    <w:rPr>
                      <w:del w:id="2650" w:author="Lorenzo Fabbri" w:date="2024-09-24T14:48:00Z" w16du:dateUtc="2024-09-24T12:48:00Z"/>
                    </w:rPr>
                  </w:pPr>
                  <w:del w:id="2651" w:author="Lorenzo Fabbri" w:date="2024-09-24T14:48:00Z" w16du:dateUtc="2024-09-24T12:48:00Z">
                    <w:r w:rsidRPr="005A6AA3" w:rsidDel="00AE71EA">
                      <w:rPr>
                        <w:rFonts w:ascii="Calibri" w:hAnsi="Calibri"/>
                        <w:sz w:val="20"/>
                      </w:rPr>
                      <w:delText>387-79-1</w:delText>
                    </w:r>
                  </w:del>
                </w:p>
              </w:tc>
            </w:tr>
            <w:tr w:rsidR="00066508" w:rsidRPr="005A6AA3" w:rsidDel="00AE71EA" w14:paraId="0B9B1963" w14:textId="36634BE5" w:rsidTr="006C3DDD">
              <w:trPr>
                <w:del w:id="2652" w:author="Lorenzo Fabbri" w:date="2024-09-24T14:48:00Z"/>
                <w:trPrChange w:id="2653" w:author="Lorenzo Fabbri" w:date="2024-09-19T20:37:00Z" w16du:dateUtc="2024-09-19T18:37:00Z">
                  <w:trPr>
                    <w:gridBefore w:val="1"/>
                    <w:cantSplit/>
                    <w:jc w:val="center"/>
                  </w:trPr>
                </w:trPrChange>
              </w:trPr>
              <w:tc>
                <w:tcPr>
                  <w:tcW w:w="0" w:type="dxa"/>
                  <w:tcPrChange w:id="265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76E75A3" w14:textId="331308F5" w:rsidR="00066508" w:rsidRPr="005A6AA3" w:rsidDel="00AE71EA" w:rsidRDefault="00000000">
                  <w:pPr>
                    <w:keepNext/>
                    <w:widowControl w:val="0"/>
                    <w:spacing w:after="60"/>
                    <w:rPr>
                      <w:del w:id="2655" w:author="Lorenzo Fabbri" w:date="2024-09-24T14:48:00Z" w16du:dateUtc="2024-09-24T12:48:00Z"/>
                    </w:rPr>
                  </w:pPr>
                  <w:del w:id="2656" w:author="Lorenzo Fabbri" w:date="2024-09-24T14:48:00Z" w16du:dateUtc="2024-09-24T12:48:00Z">
                    <w:r w:rsidRPr="005A6AA3" w:rsidDel="00AE71EA">
                      <w:rPr>
                        <w:rFonts w:ascii="Calibri" w:hAnsi="Calibri"/>
                        <w:sz w:val="20"/>
                      </w:rPr>
                      <w:delText>5β-dihydrocortexolone</w:delText>
                    </w:r>
                  </w:del>
                </w:p>
              </w:tc>
              <w:tc>
                <w:tcPr>
                  <w:tcW w:w="0" w:type="dxa"/>
                  <w:tcPrChange w:id="265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3A394E1" w14:textId="777E9B98" w:rsidR="00066508" w:rsidRPr="005A6AA3" w:rsidDel="00AE71EA" w:rsidRDefault="00000000">
                  <w:pPr>
                    <w:keepNext/>
                    <w:widowControl w:val="0"/>
                    <w:spacing w:after="60"/>
                    <w:rPr>
                      <w:del w:id="2658" w:author="Lorenzo Fabbri" w:date="2024-09-24T14:48:00Z" w16du:dateUtc="2024-09-24T12:48:00Z"/>
                    </w:rPr>
                  </w:pPr>
                  <w:del w:id="2659" w:author="Lorenzo Fabbri" w:date="2024-09-24T14:48:00Z" w16du:dateUtc="2024-09-24T12:48:00Z">
                    <w:r w:rsidRPr="005A6AA3" w:rsidDel="00AE71EA">
                      <w:rPr>
                        <w:rFonts w:ascii="Calibri" w:hAnsi="Calibri"/>
                        <w:sz w:val="20"/>
                      </w:rPr>
                      <w:delText>5bDHS</w:delText>
                    </w:r>
                  </w:del>
                </w:p>
              </w:tc>
              <w:tc>
                <w:tcPr>
                  <w:tcW w:w="0" w:type="dxa"/>
                  <w:tcPrChange w:id="266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5934B17" w14:textId="34049B6F" w:rsidR="00066508" w:rsidRPr="005A6AA3" w:rsidDel="00AE71EA" w:rsidRDefault="00000000">
                  <w:pPr>
                    <w:keepNext/>
                    <w:widowControl w:val="0"/>
                    <w:spacing w:after="60"/>
                    <w:rPr>
                      <w:del w:id="2661" w:author="Lorenzo Fabbri" w:date="2024-09-24T14:48:00Z" w16du:dateUtc="2024-09-24T12:48:00Z"/>
                    </w:rPr>
                  </w:pPr>
                  <w:del w:id="2662" w:author="Lorenzo Fabbri" w:date="2024-09-24T14:48:00Z" w16du:dateUtc="2024-09-24T12:48:00Z">
                    <w:r w:rsidRPr="005A6AA3" w:rsidDel="00AE71EA">
                      <w:rPr>
                        <w:rFonts w:ascii="Calibri" w:hAnsi="Calibri"/>
                        <w:sz w:val="20"/>
                      </w:rPr>
                      <w:delText>NA</w:delText>
                    </w:r>
                  </w:del>
                </w:p>
              </w:tc>
              <w:tc>
                <w:tcPr>
                  <w:tcW w:w="0" w:type="dxa"/>
                  <w:tcPrChange w:id="266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EB4728C" w14:textId="371B88FE" w:rsidR="00066508" w:rsidRPr="005A6AA3" w:rsidDel="00AE71EA" w:rsidRDefault="00000000">
                  <w:pPr>
                    <w:keepNext/>
                    <w:widowControl w:val="0"/>
                    <w:spacing w:after="60"/>
                    <w:rPr>
                      <w:del w:id="2664" w:author="Lorenzo Fabbri" w:date="2024-09-24T14:48:00Z" w16du:dateUtc="2024-09-24T12:48:00Z"/>
                    </w:rPr>
                  </w:pPr>
                  <w:del w:id="2665" w:author="Lorenzo Fabbri" w:date="2024-09-24T14:48:00Z" w16du:dateUtc="2024-09-24T12:48:00Z">
                    <w:r w:rsidRPr="005A6AA3" w:rsidDel="00AE71EA">
                      <w:rPr>
                        <w:rFonts w:ascii="Calibri" w:hAnsi="Calibri"/>
                        <w:sz w:val="20"/>
                      </w:rPr>
                      <w:delText>NA</w:delText>
                    </w:r>
                  </w:del>
                </w:p>
              </w:tc>
            </w:tr>
            <w:tr w:rsidR="00066508" w:rsidRPr="005A6AA3" w:rsidDel="00AE71EA" w14:paraId="57DC4D50" w14:textId="76245385" w:rsidTr="006C3DDD">
              <w:trPr>
                <w:del w:id="2666" w:author="Lorenzo Fabbri" w:date="2024-09-24T14:48:00Z"/>
                <w:trPrChange w:id="2667" w:author="Lorenzo Fabbri" w:date="2024-09-19T20:37:00Z" w16du:dateUtc="2024-09-19T18:37:00Z">
                  <w:trPr>
                    <w:gridBefore w:val="1"/>
                    <w:cantSplit/>
                    <w:jc w:val="center"/>
                  </w:trPr>
                </w:trPrChange>
              </w:trPr>
              <w:tc>
                <w:tcPr>
                  <w:tcW w:w="0" w:type="dxa"/>
                  <w:tcPrChange w:id="266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829AB1A" w14:textId="713E19B7" w:rsidR="00066508" w:rsidRPr="005A6AA3" w:rsidDel="00AE71EA" w:rsidRDefault="00000000">
                  <w:pPr>
                    <w:keepNext/>
                    <w:widowControl w:val="0"/>
                    <w:spacing w:after="60"/>
                    <w:rPr>
                      <w:del w:id="2669" w:author="Lorenzo Fabbri" w:date="2024-09-24T14:48:00Z" w16du:dateUtc="2024-09-24T12:48:00Z"/>
                    </w:rPr>
                  </w:pPr>
                  <w:del w:id="2670" w:author="Lorenzo Fabbri" w:date="2024-09-24T14:48:00Z" w16du:dateUtc="2024-09-24T12:48:00Z">
                    <w:r w:rsidRPr="005A6AA3" w:rsidDel="00AE71EA">
                      <w:rPr>
                        <w:rFonts w:ascii="Calibri" w:hAnsi="Calibri"/>
                        <w:sz w:val="20"/>
                      </w:rPr>
                      <w:delText>5β-tetrahydrocortexolone</w:delText>
                    </w:r>
                  </w:del>
                </w:p>
              </w:tc>
              <w:tc>
                <w:tcPr>
                  <w:tcW w:w="0" w:type="dxa"/>
                  <w:tcPrChange w:id="267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195F0DE" w14:textId="616E2FD2" w:rsidR="00066508" w:rsidRPr="005A6AA3" w:rsidDel="00AE71EA" w:rsidRDefault="00000000">
                  <w:pPr>
                    <w:keepNext/>
                    <w:widowControl w:val="0"/>
                    <w:spacing w:after="60"/>
                    <w:rPr>
                      <w:del w:id="2672" w:author="Lorenzo Fabbri" w:date="2024-09-24T14:48:00Z" w16du:dateUtc="2024-09-24T12:48:00Z"/>
                    </w:rPr>
                  </w:pPr>
                  <w:del w:id="2673" w:author="Lorenzo Fabbri" w:date="2024-09-24T14:48:00Z" w16du:dateUtc="2024-09-24T12:48:00Z">
                    <w:r w:rsidRPr="005A6AA3" w:rsidDel="00AE71EA">
                      <w:rPr>
                        <w:rFonts w:ascii="Calibri" w:hAnsi="Calibri"/>
                        <w:sz w:val="20"/>
                      </w:rPr>
                      <w:delText>5bTHS</w:delText>
                    </w:r>
                  </w:del>
                </w:p>
              </w:tc>
              <w:tc>
                <w:tcPr>
                  <w:tcW w:w="0" w:type="dxa"/>
                  <w:tcPrChange w:id="267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46481F" w14:textId="79DD9A04" w:rsidR="00066508" w:rsidRPr="005A6AA3" w:rsidDel="00AE71EA" w:rsidRDefault="00000000">
                  <w:pPr>
                    <w:keepNext/>
                    <w:widowControl w:val="0"/>
                    <w:spacing w:after="60"/>
                    <w:rPr>
                      <w:del w:id="2675" w:author="Lorenzo Fabbri" w:date="2024-09-24T14:48:00Z" w16du:dateUtc="2024-09-24T12:48:00Z"/>
                    </w:rPr>
                  </w:pPr>
                  <w:del w:id="2676" w:author="Lorenzo Fabbri" w:date="2024-09-24T14:48:00Z" w16du:dateUtc="2024-09-24T12:48:00Z">
                    <w:r w:rsidRPr="005A6AA3" w:rsidDel="00AE71EA">
                      <w:rPr>
                        <w:rFonts w:ascii="Calibri" w:hAnsi="Calibri"/>
                        <w:sz w:val="20"/>
                      </w:rPr>
                      <w:delText>NA</w:delText>
                    </w:r>
                  </w:del>
                </w:p>
              </w:tc>
              <w:tc>
                <w:tcPr>
                  <w:tcW w:w="0" w:type="dxa"/>
                  <w:tcPrChange w:id="267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3498E14" w14:textId="22AD8717" w:rsidR="00066508" w:rsidRPr="005A6AA3" w:rsidDel="00AE71EA" w:rsidRDefault="00000000">
                  <w:pPr>
                    <w:keepNext/>
                    <w:widowControl w:val="0"/>
                    <w:spacing w:after="60"/>
                    <w:rPr>
                      <w:del w:id="2678" w:author="Lorenzo Fabbri" w:date="2024-09-24T14:48:00Z" w16du:dateUtc="2024-09-24T12:48:00Z"/>
                    </w:rPr>
                  </w:pPr>
                  <w:del w:id="2679" w:author="Lorenzo Fabbri" w:date="2024-09-24T14:48:00Z" w16du:dateUtc="2024-09-24T12:48:00Z">
                    <w:r w:rsidRPr="005A6AA3" w:rsidDel="00AE71EA">
                      <w:rPr>
                        <w:rFonts w:ascii="Calibri" w:hAnsi="Calibri"/>
                        <w:sz w:val="20"/>
                      </w:rPr>
                      <w:delText>NA</w:delText>
                    </w:r>
                  </w:del>
                </w:p>
              </w:tc>
            </w:tr>
            <w:tr w:rsidR="00066508" w:rsidRPr="005A6AA3" w:rsidDel="00AE71EA" w14:paraId="61DA4D0B" w14:textId="264621B8" w:rsidTr="006C3DDD">
              <w:trPr>
                <w:del w:id="2680" w:author="Lorenzo Fabbri" w:date="2024-09-24T14:48:00Z"/>
                <w:trPrChange w:id="2681" w:author="Lorenzo Fabbri" w:date="2024-09-19T20:37:00Z" w16du:dateUtc="2024-09-19T18:37:00Z">
                  <w:trPr>
                    <w:gridBefore w:val="1"/>
                    <w:cantSplit/>
                    <w:jc w:val="center"/>
                  </w:trPr>
                </w:trPrChange>
              </w:trPr>
              <w:tc>
                <w:tcPr>
                  <w:tcW w:w="0" w:type="dxa"/>
                  <w:tcPrChange w:id="268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98ED931" w14:textId="5990A890" w:rsidR="00066508" w:rsidRPr="005A6AA3" w:rsidDel="00AE71EA" w:rsidRDefault="00000000">
                  <w:pPr>
                    <w:keepNext/>
                    <w:widowControl w:val="0"/>
                    <w:spacing w:after="60"/>
                    <w:rPr>
                      <w:del w:id="2683" w:author="Lorenzo Fabbri" w:date="2024-09-24T14:48:00Z" w16du:dateUtc="2024-09-24T12:48:00Z"/>
                    </w:rPr>
                  </w:pPr>
                  <w:del w:id="2684" w:author="Lorenzo Fabbri" w:date="2024-09-24T14:48:00Z" w16du:dateUtc="2024-09-24T12:48:00Z">
                    <w:r w:rsidRPr="005A6AA3" w:rsidDel="00AE71EA">
                      <w:rPr>
                        <w:rFonts w:ascii="Calibri" w:hAnsi="Calibri"/>
                        <w:sz w:val="20"/>
                      </w:rPr>
                      <w:delText>Pregnantriol</w:delText>
                    </w:r>
                  </w:del>
                </w:p>
              </w:tc>
              <w:tc>
                <w:tcPr>
                  <w:tcW w:w="0" w:type="dxa"/>
                  <w:tcPrChange w:id="268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82F128E" w14:textId="0BD1CD55" w:rsidR="00066508" w:rsidRPr="005A6AA3" w:rsidDel="00AE71EA" w:rsidRDefault="00000000">
                  <w:pPr>
                    <w:keepNext/>
                    <w:widowControl w:val="0"/>
                    <w:spacing w:after="60"/>
                    <w:rPr>
                      <w:del w:id="2686" w:author="Lorenzo Fabbri" w:date="2024-09-24T14:48:00Z" w16du:dateUtc="2024-09-24T12:48:00Z"/>
                    </w:rPr>
                  </w:pPr>
                  <w:del w:id="2687" w:author="Lorenzo Fabbri" w:date="2024-09-24T14:48:00Z" w16du:dateUtc="2024-09-24T12:48:00Z">
                    <w:r w:rsidRPr="005A6AA3" w:rsidDel="00AE71EA">
                      <w:rPr>
                        <w:rFonts w:ascii="Calibri" w:hAnsi="Calibri"/>
                        <w:sz w:val="20"/>
                      </w:rPr>
                      <w:delText>PT</w:delText>
                    </w:r>
                  </w:del>
                </w:p>
              </w:tc>
              <w:tc>
                <w:tcPr>
                  <w:tcW w:w="0" w:type="dxa"/>
                  <w:tcPrChange w:id="268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E79EB1" w14:textId="58DA3BEE" w:rsidR="00066508" w:rsidRPr="005A6AA3" w:rsidDel="00AE71EA" w:rsidRDefault="00000000">
                  <w:pPr>
                    <w:keepNext/>
                    <w:widowControl w:val="0"/>
                    <w:spacing w:after="60"/>
                    <w:rPr>
                      <w:del w:id="2689" w:author="Lorenzo Fabbri" w:date="2024-09-24T14:48:00Z" w16du:dateUtc="2024-09-24T12:48:00Z"/>
                    </w:rPr>
                  </w:pPr>
                  <w:del w:id="2690" w:author="Lorenzo Fabbri" w:date="2024-09-24T14:48:00Z" w16du:dateUtc="2024-09-24T12:48:00Z">
                    <w:r w:rsidRPr="005A6AA3" w:rsidDel="00AE71EA">
                      <w:rPr>
                        <w:rFonts w:ascii="Calibri" w:hAnsi="Calibri"/>
                        <w:sz w:val="20"/>
                      </w:rPr>
                      <w:delText>NA</w:delText>
                    </w:r>
                  </w:del>
                </w:p>
              </w:tc>
              <w:tc>
                <w:tcPr>
                  <w:tcW w:w="0" w:type="dxa"/>
                  <w:tcPrChange w:id="269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0BF9C41" w14:textId="14268EEF" w:rsidR="00066508" w:rsidRPr="005A6AA3" w:rsidDel="00AE71EA" w:rsidRDefault="00000000">
                  <w:pPr>
                    <w:keepNext/>
                    <w:widowControl w:val="0"/>
                    <w:spacing w:after="60"/>
                    <w:rPr>
                      <w:del w:id="2692" w:author="Lorenzo Fabbri" w:date="2024-09-24T14:48:00Z" w16du:dateUtc="2024-09-24T12:48:00Z"/>
                    </w:rPr>
                  </w:pPr>
                  <w:del w:id="2693" w:author="Lorenzo Fabbri" w:date="2024-09-24T14:48:00Z" w16du:dateUtc="2024-09-24T12:48:00Z">
                    <w:r w:rsidRPr="005A6AA3" w:rsidDel="00AE71EA">
                      <w:rPr>
                        <w:rFonts w:ascii="Calibri" w:hAnsi="Calibri"/>
                        <w:sz w:val="20"/>
                      </w:rPr>
                      <w:delText>1098-45-9</w:delText>
                    </w:r>
                  </w:del>
                </w:p>
              </w:tc>
            </w:tr>
            <w:tr w:rsidR="00066508" w:rsidRPr="005A6AA3" w:rsidDel="00AE71EA" w14:paraId="340FC2E1" w14:textId="5C08D735" w:rsidTr="006C3DDD">
              <w:trPr>
                <w:del w:id="2694" w:author="Lorenzo Fabbri" w:date="2024-09-24T14:48:00Z"/>
                <w:trPrChange w:id="2695" w:author="Lorenzo Fabbri" w:date="2024-09-19T20:37:00Z" w16du:dateUtc="2024-09-19T18:37:00Z">
                  <w:trPr>
                    <w:gridBefore w:val="1"/>
                    <w:cantSplit/>
                    <w:jc w:val="center"/>
                  </w:trPr>
                </w:trPrChange>
              </w:trPr>
              <w:tc>
                <w:tcPr>
                  <w:tcW w:w="0" w:type="dxa"/>
                  <w:tcPrChange w:id="2696"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ECA85BA" w14:textId="69F7FF81" w:rsidR="00066508" w:rsidRPr="005A6AA3" w:rsidDel="00AE71EA" w:rsidRDefault="00000000">
                  <w:pPr>
                    <w:keepNext/>
                    <w:widowControl w:val="0"/>
                    <w:spacing w:after="60"/>
                    <w:rPr>
                      <w:del w:id="2697" w:author="Lorenzo Fabbri" w:date="2024-09-24T14:48:00Z" w16du:dateUtc="2024-09-24T12:48:00Z"/>
                    </w:rPr>
                  </w:pPr>
                  <w:del w:id="2698" w:author="Lorenzo Fabbri" w:date="2024-09-24T14:48:00Z" w16du:dateUtc="2024-09-24T12:48:00Z">
                    <w:r w:rsidRPr="005A6AA3" w:rsidDel="00AE71EA">
                      <w:rPr>
                        <w:rFonts w:ascii="Calibri" w:hAnsi="Calibri"/>
                        <w:sz w:val="20"/>
                      </w:rPr>
                      <w:delText>Tetrahydrocortexolone</w:delText>
                    </w:r>
                  </w:del>
                </w:p>
              </w:tc>
              <w:tc>
                <w:tcPr>
                  <w:tcW w:w="0" w:type="dxa"/>
                  <w:tcPrChange w:id="269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A78E52C" w14:textId="4C780C17" w:rsidR="00066508" w:rsidRPr="005A6AA3" w:rsidDel="00AE71EA" w:rsidRDefault="00000000">
                  <w:pPr>
                    <w:keepNext/>
                    <w:widowControl w:val="0"/>
                    <w:spacing w:after="60"/>
                    <w:rPr>
                      <w:del w:id="2700" w:author="Lorenzo Fabbri" w:date="2024-09-24T14:48:00Z" w16du:dateUtc="2024-09-24T12:48:00Z"/>
                    </w:rPr>
                  </w:pPr>
                  <w:del w:id="2701" w:author="Lorenzo Fabbri" w:date="2024-09-24T14:48:00Z" w16du:dateUtc="2024-09-24T12:48:00Z">
                    <w:r w:rsidRPr="005A6AA3" w:rsidDel="00AE71EA">
                      <w:rPr>
                        <w:rFonts w:ascii="Calibri" w:hAnsi="Calibri"/>
                        <w:sz w:val="20"/>
                      </w:rPr>
                      <w:delText>THS</w:delText>
                    </w:r>
                  </w:del>
                </w:p>
              </w:tc>
              <w:tc>
                <w:tcPr>
                  <w:tcW w:w="0" w:type="dxa"/>
                  <w:tcPrChange w:id="270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FC9017" w14:textId="7D11790E" w:rsidR="00066508" w:rsidRPr="005A6AA3" w:rsidDel="00AE71EA" w:rsidRDefault="00000000">
                  <w:pPr>
                    <w:keepNext/>
                    <w:widowControl w:val="0"/>
                    <w:spacing w:after="60"/>
                    <w:rPr>
                      <w:del w:id="2703" w:author="Lorenzo Fabbri" w:date="2024-09-24T14:48:00Z" w16du:dateUtc="2024-09-24T12:48:00Z"/>
                    </w:rPr>
                  </w:pPr>
                  <w:del w:id="2704" w:author="Lorenzo Fabbri" w:date="2024-09-24T14:48:00Z" w16du:dateUtc="2024-09-24T12:48:00Z">
                    <w:r w:rsidRPr="005A6AA3" w:rsidDel="00AE71EA">
                      <w:rPr>
                        <w:rFonts w:ascii="Calibri" w:hAnsi="Calibri"/>
                        <w:sz w:val="20"/>
                      </w:rPr>
                      <w:delText>HMDB0005972</w:delText>
                    </w:r>
                  </w:del>
                </w:p>
              </w:tc>
              <w:tc>
                <w:tcPr>
                  <w:tcW w:w="0" w:type="dxa"/>
                  <w:tcPrChange w:id="2705"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630AAA8" w14:textId="0A0424EA" w:rsidR="00066508" w:rsidRPr="005A6AA3" w:rsidDel="00AE71EA" w:rsidRDefault="00000000">
                  <w:pPr>
                    <w:keepNext/>
                    <w:widowControl w:val="0"/>
                    <w:spacing w:after="60"/>
                    <w:rPr>
                      <w:del w:id="2706" w:author="Lorenzo Fabbri" w:date="2024-09-24T14:48:00Z" w16du:dateUtc="2024-09-24T12:48:00Z"/>
                    </w:rPr>
                  </w:pPr>
                  <w:del w:id="2707" w:author="Lorenzo Fabbri" w:date="2024-09-24T14:48:00Z" w16du:dateUtc="2024-09-24T12:48:00Z">
                    <w:r w:rsidRPr="005A6AA3" w:rsidDel="00AE71EA">
                      <w:rPr>
                        <w:rFonts w:ascii="Calibri" w:hAnsi="Calibri"/>
                        <w:sz w:val="20"/>
                      </w:rPr>
                      <w:delText>68-60-0</w:delText>
                    </w:r>
                  </w:del>
                </w:p>
              </w:tc>
            </w:tr>
            <w:tr w:rsidR="00066508" w:rsidRPr="005A6AA3" w:rsidDel="00AE71EA" w14:paraId="20E5CFB6" w14:textId="119D0294" w:rsidTr="006C3DDD">
              <w:trPr>
                <w:del w:id="2708" w:author="Lorenzo Fabbri" w:date="2024-09-24T14:48:00Z"/>
                <w:trPrChange w:id="2709" w:author="Lorenzo Fabbri" w:date="2024-09-19T20:37:00Z" w16du:dateUtc="2024-09-19T18:37:00Z">
                  <w:trPr>
                    <w:gridBefore w:val="1"/>
                    <w:cantSplit/>
                    <w:jc w:val="center"/>
                  </w:trPr>
                </w:trPrChange>
              </w:trPr>
              <w:tc>
                <w:tcPr>
                  <w:tcW w:w="0" w:type="dxa"/>
                  <w:gridSpan w:val="4"/>
                  <w:tcPrChange w:id="2710" w:author="Lorenzo Fabbri" w:date="2024-09-19T20:37:00Z" w16du:dateUtc="2024-09-19T18:37:00Z">
                    <w:tcPr>
                      <w:tcW w:w="9143" w:type="dxa"/>
                      <w:gridSpan w:val="8"/>
                    </w:tcPr>
                  </w:tcPrChange>
                </w:tcPr>
                <w:p w14:paraId="5BB3EF07" w14:textId="3E710A18" w:rsidR="00066508" w:rsidRPr="005A6AA3" w:rsidDel="00AE71EA" w:rsidRDefault="00000000">
                  <w:pPr>
                    <w:keepNext/>
                    <w:widowControl w:val="0"/>
                    <w:spacing w:after="60"/>
                    <w:rPr>
                      <w:del w:id="2711" w:author="Lorenzo Fabbri" w:date="2024-09-24T14:48:00Z" w16du:dateUtc="2024-09-24T12:48:00Z"/>
                    </w:rPr>
                  </w:pPr>
                  <w:del w:id="2712" w:author="Lorenzo Fabbri" w:date="2024-09-24T14:48:00Z" w16du:dateUtc="2024-09-24T12:48:00Z">
                    <w:r w:rsidRPr="005A6AA3" w:rsidDel="00AE71EA">
                      <w:rPr>
                        <w:rFonts w:ascii="Calibri" w:hAnsi="Calibri"/>
                        <w:sz w:val="20"/>
                      </w:rPr>
                      <w:delText>Abbreviations: Human Metabolome Database (HMDB); Chemical Abstracts Service (CAS).</w:delText>
                    </w:r>
                  </w:del>
                </w:p>
              </w:tc>
            </w:tr>
          </w:tbl>
          <w:p w14:paraId="2B5E4FBC" w14:textId="2E193B15" w:rsidR="00066508" w:rsidRPr="005A6AA3" w:rsidDel="00AE71EA" w:rsidRDefault="00000000">
            <w:pPr>
              <w:pStyle w:val="ImageCaption"/>
              <w:widowControl w:val="0"/>
              <w:spacing w:before="200"/>
              <w:rPr>
                <w:del w:id="2713" w:author="Lorenzo Fabbri" w:date="2024-09-24T14:48:00Z" w16du:dateUtc="2024-09-24T12:48:00Z"/>
              </w:rPr>
            </w:pPr>
            <w:del w:id="2714" w:author="Lorenzo Fabbri" w:date="2024-09-24T14:48:00Z" w16du:dateUtc="2024-09-24T12:48:00Z">
              <w:r w:rsidRPr="005A6AA3" w:rsidDel="00AE71EA">
                <w:delText xml:space="preserve">Table </w:delText>
              </w:r>
            </w:del>
            <w:del w:id="2715" w:author="Lorenzo Fabbri" w:date="2024-09-24T11:05:00Z" w16du:dateUtc="2024-09-24T09:05:00Z">
              <w:r w:rsidRPr="005A6AA3" w:rsidDel="0020742D">
                <w:delText>S</w:delText>
              </w:r>
            </w:del>
            <w:del w:id="2716" w:author="Lorenzo Fabbri" w:date="2024-09-24T14:48:00Z" w16du:dateUtc="2024-09-24T12:48:00Z">
              <w:r w:rsidRPr="005A6AA3" w:rsidDel="00AE71EA">
                <w:delText>2</w:delText>
              </w:r>
            </w:del>
            <w:del w:id="2717" w:author="Lorenzo Fabbri" w:date="2024-09-19T18:30:00Z" w16du:dateUtc="2024-09-19T16:30:00Z">
              <w:r w:rsidRPr="005A6AA3" w:rsidDel="00A42D3A">
                <w:delText>:</w:delText>
              </w:r>
            </w:del>
            <w:del w:id="2718" w:author="Lorenzo Fabbri" w:date="2024-09-24T14:48:00Z" w16du:dateUtc="2024-09-24T12:48:00Z">
              <w:r w:rsidRPr="005A6AA3" w:rsidDel="00AE71EA">
                <w:delText xml:space="preserve"> </w:delText>
              </w:r>
              <w:r w:rsidRPr="005A6AA3" w:rsidDel="00AE71EA">
                <w:rPr>
                  <w:b/>
                  <w:bCs/>
                </w:rPr>
                <w:delText>Information about the glucocorticosteroids, including the full metabolite name, the standard symbol, the identifier from the HMDB, and the CAS number.</w:delText>
              </w:r>
              <w:bookmarkEnd w:id="2150"/>
            </w:del>
          </w:p>
        </w:tc>
      </w:tr>
    </w:tbl>
    <w:p w14:paraId="2E19C6F1" w14:textId="16A97554" w:rsidR="00066508" w:rsidRPr="005A6AA3" w:rsidDel="00AE71EA" w:rsidRDefault="00000000">
      <w:pPr>
        <w:pStyle w:val="Heading3"/>
        <w:rPr>
          <w:del w:id="2719" w:author="Lorenzo Fabbri" w:date="2024-09-24T14:48:00Z" w16du:dateUtc="2024-09-24T12:48:00Z"/>
        </w:rPr>
      </w:pPr>
      <w:del w:id="2720" w:author="Lorenzo Fabbri" w:date="2024-09-24T14:44:00Z" w16du:dateUtc="2024-09-24T12:44:00Z">
        <w:r w:rsidRPr="005A6AA3" w:rsidDel="00386E56">
          <w:delText xml:space="preserve">11.1.3 </w:delText>
        </w:r>
      </w:del>
      <w:del w:id="2721" w:author="Lorenzo Fabbri" w:date="2024-09-24T14:48:00Z" w16du:dateUtc="2024-09-24T12:48:00Z">
        <w:r w:rsidRPr="005A6AA3" w:rsidDel="00AE71EA">
          <w:delText>Codebooks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6A1C0850" w14:textId="1AB82DC3" w:rsidTr="00066508">
        <w:trPr>
          <w:del w:id="2722" w:author="Lorenzo Fabbri" w:date="2024-09-24T14:48:00Z"/>
        </w:trPr>
        <w:tc>
          <w:tcPr>
            <w:tcW w:w="9360" w:type="dxa"/>
          </w:tcPr>
          <w:tbl>
            <w:tblPr>
              <w:tblStyle w:val="ListTable6Colorful"/>
              <w:tblW w:w="5000" w:type="pct"/>
              <w:tblLayout w:type="fixed"/>
              <w:tblLook w:val="0600" w:firstRow="0" w:lastRow="0" w:firstColumn="0" w:lastColumn="0" w:noHBand="1" w:noVBand="1"/>
              <w:tblPrChange w:id="2723"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1387"/>
              <w:gridCol w:w="753"/>
              <w:gridCol w:w="1166"/>
              <w:gridCol w:w="1854"/>
              <w:gridCol w:w="845"/>
              <w:gridCol w:w="687"/>
              <w:gridCol w:w="735"/>
              <w:gridCol w:w="784"/>
              <w:gridCol w:w="383"/>
              <w:gridCol w:w="383"/>
              <w:gridCol w:w="383"/>
              <w:tblGridChange w:id="2724">
                <w:tblGrid>
                  <w:gridCol w:w="56"/>
                  <w:gridCol w:w="1331"/>
                  <w:gridCol w:w="135"/>
                  <w:gridCol w:w="618"/>
                  <w:gridCol w:w="119"/>
                  <w:gridCol w:w="1047"/>
                  <w:gridCol w:w="164"/>
                  <w:gridCol w:w="1690"/>
                  <w:gridCol w:w="312"/>
                  <w:gridCol w:w="533"/>
                  <w:gridCol w:w="309"/>
                  <w:gridCol w:w="378"/>
                  <w:gridCol w:w="283"/>
                  <w:gridCol w:w="452"/>
                  <w:gridCol w:w="265"/>
                  <w:gridCol w:w="519"/>
                  <w:gridCol w:w="253"/>
                  <w:gridCol w:w="130"/>
                  <w:gridCol w:w="182"/>
                  <w:gridCol w:w="201"/>
                  <w:gridCol w:w="111"/>
                  <w:gridCol w:w="272"/>
                  <w:gridCol w:w="40"/>
                </w:tblGrid>
              </w:tblGridChange>
            </w:tblGrid>
            <w:tr w:rsidR="00066508" w:rsidRPr="005A6AA3" w:rsidDel="00AE71EA" w14:paraId="06B3894F" w14:textId="7F4610B0" w:rsidTr="006C3DDD">
              <w:trPr>
                <w:del w:id="2725" w:author="Lorenzo Fabbri" w:date="2024-09-24T14:48:00Z"/>
                <w:trPrChange w:id="2726" w:author="Lorenzo Fabbri" w:date="2024-09-19T20:37:00Z" w16du:dateUtc="2024-09-19T18:37:00Z">
                  <w:trPr>
                    <w:gridBefore w:val="1"/>
                    <w:cantSplit/>
                    <w:tblHeader/>
                    <w:jc w:val="center"/>
                  </w:trPr>
                </w:trPrChange>
              </w:trPr>
              <w:tc>
                <w:tcPr>
                  <w:tcW w:w="0" w:type="dxa"/>
                  <w:tcPrChange w:id="2727" w:author="Lorenzo Fabbri" w:date="2024-09-19T20:37:00Z" w16du:dateUtc="2024-09-19T18:37:00Z">
                    <w:tcPr>
                      <w:tcW w:w="831" w:type="dxa"/>
                      <w:gridSpan w:val="2"/>
                      <w:tcBorders>
                        <w:top w:val="single" w:sz="16" w:space="0" w:color="D3D3D3"/>
                        <w:left w:val="single" w:sz="6" w:space="0" w:color="D3D3D3"/>
                        <w:bottom w:val="single" w:sz="16" w:space="0" w:color="D3D3D3"/>
                        <w:right w:val="single" w:sz="6" w:space="0" w:color="D3D3D3"/>
                      </w:tcBorders>
                    </w:tcPr>
                  </w:tcPrChange>
                </w:tcPr>
                <w:p w14:paraId="2DF1C9AB" w14:textId="7E06D913" w:rsidR="00066508" w:rsidRPr="005A6AA3" w:rsidDel="00AE71EA" w:rsidRDefault="00066508">
                  <w:pPr>
                    <w:keepNext/>
                    <w:widowControl w:val="0"/>
                    <w:spacing w:after="60"/>
                    <w:rPr>
                      <w:del w:id="2728" w:author="Lorenzo Fabbri" w:date="2024-09-24T14:48:00Z" w16du:dateUtc="2024-09-24T12:48:00Z"/>
                    </w:rPr>
                  </w:pPr>
                  <w:bookmarkStart w:id="2729" w:name="supptbl-codebooks"/>
                </w:p>
              </w:tc>
              <w:tc>
                <w:tcPr>
                  <w:tcW w:w="0" w:type="dxa"/>
                  <w:tcPrChange w:id="2730" w:author="Lorenzo Fabbri" w:date="2024-09-19T20:37:00Z" w16du:dateUtc="2024-09-19T18:37:00Z">
                    <w:tcPr>
                      <w:tcW w:w="831" w:type="dxa"/>
                      <w:gridSpan w:val="2"/>
                      <w:tcBorders>
                        <w:top w:val="single" w:sz="16" w:space="0" w:color="D3D3D3"/>
                        <w:left w:val="single" w:sz="6" w:space="0" w:color="D3D3D3"/>
                        <w:bottom w:val="single" w:sz="16" w:space="0" w:color="D3D3D3"/>
                      </w:tcBorders>
                    </w:tcPr>
                  </w:tcPrChange>
                </w:tcPr>
                <w:p w14:paraId="2FD26EDA" w14:textId="323F37C0" w:rsidR="00066508" w:rsidRPr="005A6AA3" w:rsidDel="00AE71EA" w:rsidRDefault="00000000">
                  <w:pPr>
                    <w:keepNext/>
                    <w:widowControl w:val="0"/>
                    <w:spacing w:after="60"/>
                    <w:rPr>
                      <w:del w:id="2731" w:author="Lorenzo Fabbri" w:date="2024-09-24T14:48:00Z" w16du:dateUtc="2024-09-24T12:48:00Z"/>
                    </w:rPr>
                  </w:pPr>
                  <w:del w:id="2732" w:author="Lorenzo Fabbri" w:date="2024-09-24T14:48:00Z" w16du:dateUtc="2024-09-24T12:48:00Z">
                    <w:r w:rsidRPr="005A6AA3" w:rsidDel="00AE71EA">
                      <w:rPr>
                        <w:rFonts w:ascii="Calibri" w:hAnsi="Calibri"/>
                        <w:sz w:val="20"/>
                      </w:rPr>
                      <w:delText>type</w:delText>
                    </w:r>
                  </w:del>
                </w:p>
              </w:tc>
              <w:tc>
                <w:tcPr>
                  <w:tcW w:w="0" w:type="dxa"/>
                  <w:tcPrChange w:id="2733" w:author="Lorenzo Fabbri" w:date="2024-09-19T20:37:00Z" w16du:dateUtc="2024-09-19T18:37:00Z">
                    <w:tcPr>
                      <w:tcW w:w="831" w:type="dxa"/>
                      <w:gridSpan w:val="2"/>
                      <w:tcBorders>
                        <w:top w:val="single" w:sz="16" w:space="0" w:color="D3D3D3"/>
                        <w:bottom w:val="single" w:sz="16" w:space="0" w:color="D3D3D3"/>
                      </w:tcBorders>
                    </w:tcPr>
                  </w:tcPrChange>
                </w:tcPr>
                <w:p w14:paraId="36F370D8" w14:textId="4C6A6370" w:rsidR="00066508" w:rsidRPr="005A6AA3" w:rsidDel="00AE71EA" w:rsidRDefault="00000000">
                  <w:pPr>
                    <w:keepNext/>
                    <w:widowControl w:val="0"/>
                    <w:spacing w:after="60"/>
                    <w:rPr>
                      <w:del w:id="2734" w:author="Lorenzo Fabbri" w:date="2024-09-24T14:48:00Z" w16du:dateUtc="2024-09-24T12:48:00Z"/>
                    </w:rPr>
                  </w:pPr>
                  <w:del w:id="2735" w:author="Lorenzo Fabbri" w:date="2024-09-24T14:48:00Z" w16du:dateUtc="2024-09-24T12:48:00Z">
                    <w:r w:rsidRPr="005A6AA3" w:rsidDel="00AE71EA">
                      <w:rPr>
                        <w:rFonts w:ascii="Calibri" w:hAnsi="Calibri"/>
                        <w:sz w:val="20"/>
                      </w:rPr>
                      <w:delText>description</w:delText>
                    </w:r>
                  </w:del>
                </w:p>
              </w:tc>
              <w:tc>
                <w:tcPr>
                  <w:tcW w:w="0" w:type="dxa"/>
                  <w:tcPrChange w:id="2736" w:author="Lorenzo Fabbri" w:date="2024-09-19T20:37:00Z" w16du:dateUtc="2024-09-19T18:37:00Z">
                    <w:tcPr>
                      <w:tcW w:w="831" w:type="dxa"/>
                      <w:gridSpan w:val="2"/>
                      <w:tcBorders>
                        <w:top w:val="single" w:sz="16" w:space="0" w:color="D3D3D3"/>
                        <w:bottom w:val="single" w:sz="16" w:space="0" w:color="D3D3D3"/>
                      </w:tcBorders>
                    </w:tcPr>
                  </w:tcPrChange>
                </w:tcPr>
                <w:p w14:paraId="343CEB88" w14:textId="409E5817" w:rsidR="00066508" w:rsidRPr="005A6AA3" w:rsidDel="00AE71EA" w:rsidRDefault="00000000">
                  <w:pPr>
                    <w:keepNext/>
                    <w:widowControl w:val="0"/>
                    <w:spacing w:after="60"/>
                    <w:rPr>
                      <w:del w:id="2737" w:author="Lorenzo Fabbri" w:date="2024-09-24T14:48:00Z" w16du:dateUtc="2024-09-24T12:48:00Z"/>
                    </w:rPr>
                  </w:pPr>
                  <w:del w:id="2738" w:author="Lorenzo Fabbri" w:date="2024-09-24T14:48:00Z" w16du:dateUtc="2024-09-24T12:48:00Z">
                    <w:r w:rsidRPr="005A6AA3" w:rsidDel="00AE71EA">
                      <w:rPr>
                        <w:rFonts w:ascii="Calibri" w:hAnsi="Calibri"/>
                        <w:sz w:val="20"/>
                      </w:rPr>
                      <w:delText>coding</w:delText>
                    </w:r>
                  </w:del>
                </w:p>
              </w:tc>
              <w:tc>
                <w:tcPr>
                  <w:tcW w:w="0" w:type="dxa"/>
                  <w:tcPrChange w:id="2739" w:author="Lorenzo Fabbri" w:date="2024-09-19T20:37:00Z" w16du:dateUtc="2024-09-19T18:37:00Z">
                    <w:tcPr>
                      <w:tcW w:w="831" w:type="dxa"/>
                      <w:gridSpan w:val="2"/>
                      <w:tcBorders>
                        <w:top w:val="single" w:sz="16" w:space="0" w:color="D3D3D3"/>
                        <w:bottom w:val="single" w:sz="16" w:space="0" w:color="D3D3D3"/>
                      </w:tcBorders>
                    </w:tcPr>
                  </w:tcPrChange>
                </w:tcPr>
                <w:p w14:paraId="20248AD0" w14:textId="241D8029" w:rsidR="00066508" w:rsidRPr="005A6AA3" w:rsidDel="00AE71EA" w:rsidRDefault="00000000">
                  <w:pPr>
                    <w:keepNext/>
                    <w:widowControl w:val="0"/>
                    <w:spacing w:after="60"/>
                    <w:rPr>
                      <w:del w:id="2740" w:author="Lorenzo Fabbri" w:date="2024-09-24T14:48:00Z" w16du:dateUtc="2024-09-24T12:48:00Z"/>
                    </w:rPr>
                  </w:pPr>
                  <w:del w:id="2741" w:author="Lorenzo Fabbri" w:date="2024-09-24T14:48:00Z" w16du:dateUtc="2024-09-24T12:48:00Z">
                    <w:r w:rsidRPr="005A6AA3" w:rsidDel="00AE71EA">
                      <w:rPr>
                        <w:rFonts w:ascii="Calibri" w:hAnsi="Calibri"/>
                        <w:sz w:val="20"/>
                      </w:rPr>
                      <w:delText>labels</w:delText>
                    </w:r>
                  </w:del>
                </w:p>
              </w:tc>
              <w:tc>
                <w:tcPr>
                  <w:tcW w:w="0" w:type="dxa"/>
                  <w:tcPrChange w:id="2742" w:author="Lorenzo Fabbri" w:date="2024-09-19T20:37:00Z" w16du:dateUtc="2024-09-19T18:37:00Z">
                    <w:tcPr>
                      <w:tcW w:w="832" w:type="dxa"/>
                      <w:gridSpan w:val="2"/>
                      <w:tcBorders>
                        <w:top w:val="single" w:sz="16" w:space="0" w:color="D3D3D3"/>
                        <w:bottom w:val="single" w:sz="16" w:space="0" w:color="D3D3D3"/>
                      </w:tcBorders>
                    </w:tcPr>
                  </w:tcPrChange>
                </w:tcPr>
                <w:p w14:paraId="34EE0F33" w14:textId="62A1042B" w:rsidR="00066508" w:rsidRPr="005A6AA3" w:rsidDel="00AE71EA" w:rsidRDefault="00000000">
                  <w:pPr>
                    <w:keepNext/>
                    <w:widowControl w:val="0"/>
                    <w:spacing w:after="60"/>
                    <w:rPr>
                      <w:del w:id="2743" w:author="Lorenzo Fabbri" w:date="2024-09-24T14:48:00Z" w16du:dateUtc="2024-09-24T12:48:00Z"/>
                    </w:rPr>
                  </w:pPr>
                  <w:del w:id="2744" w:author="Lorenzo Fabbri" w:date="2024-09-24T14:48:00Z" w16du:dateUtc="2024-09-24T12:48:00Z">
                    <w:r w:rsidRPr="005A6AA3" w:rsidDel="00AE71EA">
                      <w:rPr>
                        <w:rFonts w:ascii="Calibri" w:hAnsi="Calibri"/>
                        <w:sz w:val="20"/>
                      </w:rPr>
                      <w:delText>remarks</w:delText>
                    </w:r>
                  </w:del>
                </w:p>
              </w:tc>
              <w:tc>
                <w:tcPr>
                  <w:tcW w:w="0" w:type="dxa"/>
                  <w:tcPrChange w:id="2745" w:author="Lorenzo Fabbri" w:date="2024-09-19T20:37:00Z" w16du:dateUtc="2024-09-19T18:37:00Z">
                    <w:tcPr>
                      <w:tcW w:w="831" w:type="dxa"/>
                      <w:gridSpan w:val="2"/>
                      <w:tcBorders>
                        <w:top w:val="single" w:sz="16" w:space="0" w:color="D3D3D3"/>
                        <w:bottom w:val="single" w:sz="16" w:space="0" w:color="D3D3D3"/>
                      </w:tcBorders>
                    </w:tcPr>
                  </w:tcPrChange>
                </w:tcPr>
                <w:p w14:paraId="2BC9F5DD" w14:textId="1EDE92C9" w:rsidR="00066508" w:rsidRPr="005A6AA3" w:rsidDel="00AE71EA" w:rsidRDefault="00000000">
                  <w:pPr>
                    <w:keepNext/>
                    <w:widowControl w:val="0"/>
                    <w:spacing w:after="60"/>
                    <w:rPr>
                      <w:del w:id="2746" w:author="Lorenzo Fabbri" w:date="2024-09-24T14:48:00Z" w16du:dateUtc="2024-09-24T12:48:00Z"/>
                    </w:rPr>
                  </w:pPr>
                  <w:del w:id="2747" w:author="Lorenzo Fabbri" w:date="2024-09-24T14:48:00Z" w16du:dateUtc="2024-09-24T12:48:00Z">
                    <w:r w:rsidRPr="005A6AA3" w:rsidDel="00AE71EA">
                      <w:rPr>
                        <w:rFonts w:ascii="Calibri" w:hAnsi="Calibri"/>
                        <w:sz w:val="20"/>
                      </w:rPr>
                      <w:delText>comments</w:delText>
                    </w:r>
                  </w:del>
                </w:p>
              </w:tc>
              <w:tc>
                <w:tcPr>
                  <w:tcW w:w="0" w:type="dxa"/>
                  <w:tcPrChange w:id="2748" w:author="Lorenzo Fabbri" w:date="2024-09-19T20:37:00Z" w16du:dateUtc="2024-09-19T18:37:00Z">
                    <w:tcPr>
                      <w:tcW w:w="831" w:type="dxa"/>
                      <w:gridSpan w:val="2"/>
                      <w:tcBorders>
                        <w:top w:val="single" w:sz="16" w:space="0" w:color="D3D3D3"/>
                        <w:bottom w:val="single" w:sz="16" w:space="0" w:color="D3D3D3"/>
                      </w:tcBorders>
                    </w:tcPr>
                  </w:tcPrChange>
                </w:tcPr>
                <w:p w14:paraId="7DE9ED0F" w14:textId="54364559" w:rsidR="00066508" w:rsidRPr="005A6AA3" w:rsidDel="00AE71EA" w:rsidRDefault="00000000">
                  <w:pPr>
                    <w:keepNext/>
                    <w:widowControl w:val="0"/>
                    <w:spacing w:after="60"/>
                    <w:rPr>
                      <w:del w:id="2749" w:author="Lorenzo Fabbri" w:date="2024-09-24T14:48:00Z" w16du:dateUtc="2024-09-24T12:48:00Z"/>
                    </w:rPr>
                  </w:pPr>
                  <w:del w:id="2750" w:author="Lorenzo Fabbri" w:date="2024-09-24T14:48:00Z" w16du:dateUtc="2024-09-24T12:48:00Z">
                    <w:r w:rsidRPr="005A6AA3" w:rsidDel="00AE71EA">
                      <w:rPr>
                        <w:rFonts w:ascii="Calibri" w:hAnsi="Calibri"/>
                        <w:sz w:val="20"/>
                      </w:rPr>
                      <w:delText>assessment</w:delText>
                    </w:r>
                  </w:del>
                </w:p>
              </w:tc>
              <w:tc>
                <w:tcPr>
                  <w:tcW w:w="0" w:type="dxa"/>
                  <w:tcPrChange w:id="2751" w:author="Lorenzo Fabbri" w:date="2024-09-19T20:37:00Z" w16du:dateUtc="2024-09-19T18:37:00Z">
                    <w:tcPr>
                      <w:tcW w:w="831" w:type="dxa"/>
                      <w:gridSpan w:val="2"/>
                      <w:tcBorders>
                        <w:top w:val="single" w:sz="16" w:space="0" w:color="D3D3D3"/>
                        <w:bottom w:val="single" w:sz="16" w:space="0" w:color="D3D3D3"/>
                      </w:tcBorders>
                    </w:tcPr>
                  </w:tcPrChange>
                </w:tcPr>
                <w:p w14:paraId="1238471F" w14:textId="016964FB" w:rsidR="00066508" w:rsidRPr="005A6AA3" w:rsidDel="00AE71EA" w:rsidRDefault="00000000">
                  <w:pPr>
                    <w:keepNext/>
                    <w:widowControl w:val="0"/>
                    <w:spacing w:after="60"/>
                    <w:rPr>
                      <w:del w:id="2752" w:author="Lorenzo Fabbri" w:date="2024-09-24T14:48:00Z" w16du:dateUtc="2024-09-24T12:48:00Z"/>
                    </w:rPr>
                  </w:pPr>
                  <w:del w:id="2753" w:author="Lorenzo Fabbri" w:date="2024-09-24T14:48:00Z" w16du:dateUtc="2024-09-24T12:48:00Z">
                    <w:r w:rsidRPr="005A6AA3" w:rsidDel="00AE71EA">
                      <w:rPr>
                        <w:rFonts w:ascii="Calibri" w:hAnsi="Calibri"/>
                        <w:sz w:val="20"/>
                      </w:rPr>
                      <w:delText>q1</w:delText>
                    </w:r>
                  </w:del>
                </w:p>
              </w:tc>
              <w:tc>
                <w:tcPr>
                  <w:tcW w:w="0" w:type="dxa"/>
                  <w:tcPrChange w:id="2754" w:author="Lorenzo Fabbri" w:date="2024-09-19T20:37:00Z" w16du:dateUtc="2024-09-19T18:37:00Z">
                    <w:tcPr>
                      <w:tcW w:w="831" w:type="dxa"/>
                      <w:gridSpan w:val="2"/>
                      <w:tcBorders>
                        <w:top w:val="single" w:sz="16" w:space="0" w:color="D3D3D3"/>
                        <w:bottom w:val="single" w:sz="16" w:space="0" w:color="D3D3D3"/>
                      </w:tcBorders>
                    </w:tcPr>
                  </w:tcPrChange>
                </w:tcPr>
                <w:p w14:paraId="140D2EAE" w14:textId="7887F418" w:rsidR="00066508" w:rsidRPr="005A6AA3" w:rsidDel="00AE71EA" w:rsidRDefault="00000000">
                  <w:pPr>
                    <w:keepNext/>
                    <w:widowControl w:val="0"/>
                    <w:spacing w:after="60"/>
                    <w:rPr>
                      <w:del w:id="2755" w:author="Lorenzo Fabbri" w:date="2024-09-24T14:48:00Z" w16du:dateUtc="2024-09-24T12:48:00Z"/>
                    </w:rPr>
                  </w:pPr>
                  <w:del w:id="2756" w:author="Lorenzo Fabbri" w:date="2024-09-24T14:48:00Z" w16du:dateUtc="2024-09-24T12:48:00Z">
                    <w:r w:rsidRPr="005A6AA3" w:rsidDel="00AE71EA">
                      <w:rPr>
                        <w:rFonts w:ascii="Calibri" w:hAnsi="Calibri"/>
                        <w:sz w:val="20"/>
                      </w:rPr>
                      <w:delText>q2</w:delText>
                    </w:r>
                  </w:del>
                </w:p>
              </w:tc>
              <w:tc>
                <w:tcPr>
                  <w:tcW w:w="0" w:type="dxa"/>
                  <w:tcPrChange w:id="2757" w:author="Lorenzo Fabbri" w:date="2024-09-19T20:37:00Z" w16du:dateUtc="2024-09-19T18:37:00Z">
                    <w:tcPr>
                      <w:tcW w:w="831" w:type="dxa"/>
                      <w:gridSpan w:val="2"/>
                      <w:tcBorders>
                        <w:top w:val="single" w:sz="16" w:space="0" w:color="D3D3D3"/>
                        <w:bottom w:val="single" w:sz="16" w:space="0" w:color="D3D3D3"/>
                        <w:right w:val="single" w:sz="6" w:space="0" w:color="D3D3D3"/>
                      </w:tcBorders>
                    </w:tcPr>
                  </w:tcPrChange>
                </w:tcPr>
                <w:p w14:paraId="58C48873" w14:textId="7328CCCF" w:rsidR="00066508" w:rsidRPr="005A6AA3" w:rsidDel="00AE71EA" w:rsidRDefault="00000000">
                  <w:pPr>
                    <w:keepNext/>
                    <w:widowControl w:val="0"/>
                    <w:spacing w:after="60"/>
                    <w:rPr>
                      <w:del w:id="2758" w:author="Lorenzo Fabbri" w:date="2024-09-24T14:48:00Z" w16du:dateUtc="2024-09-24T12:48:00Z"/>
                    </w:rPr>
                  </w:pPr>
                  <w:del w:id="2759" w:author="Lorenzo Fabbri" w:date="2024-09-24T14:48:00Z" w16du:dateUtc="2024-09-24T12:48:00Z">
                    <w:r w:rsidRPr="005A6AA3" w:rsidDel="00AE71EA">
                      <w:rPr>
                        <w:rFonts w:ascii="Calibri" w:hAnsi="Calibri"/>
                        <w:sz w:val="20"/>
                      </w:rPr>
                      <w:delText>q3</w:delText>
                    </w:r>
                  </w:del>
                </w:p>
              </w:tc>
            </w:tr>
            <w:tr w:rsidR="00066508" w:rsidRPr="005A6AA3" w:rsidDel="00AE71EA" w14:paraId="1E4A5AE0" w14:textId="19125D45" w:rsidTr="006C3DDD">
              <w:trPr>
                <w:del w:id="2760" w:author="Lorenzo Fabbri" w:date="2024-09-24T14:48:00Z"/>
                <w:trPrChange w:id="2761" w:author="Lorenzo Fabbri" w:date="2024-09-19T20:37:00Z" w16du:dateUtc="2024-09-19T18:37:00Z">
                  <w:trPr>
                    <w:gridBefore w:val="1"/>
                    <w:cantSplit/>
                    <w:jc w:val="center"/>
                  </w:trPr>
                </w:trPrChange>
              </w:trPr>
              <w:tc>
                <w:tcPr>
                  <w:tcW w:w="0" w:type="dxa"/>
                  <w:gridSpan w:val="11"/>
                  <w:tcPrChange w:id="2762"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30A753E6" w14:textId="6A109433" w:rsidR="00066508" w:rsidRPr="005A6AA3" w:rsidDel="00AE71EA" w:rsidRDefault="00000000">
                  <w:pPr>
                    <w:keepNext/>
                    <w:widowControl w:val="0"/>
                    <w:spacing w:after="60"/>
                    <w:rPr>
                      <w:del w:id="2763" w:author="Lorenzo Fabbri" w:date="2024-09-24T14:48:00Z" w16du:dateUtc="2024-09-24T12:48:00Z"/>
                    </w:rPr>
                  </w:pPr>
                  <w:del w:id="2764" w:author="Lorenzo Fabbri" w:date="2024-09-24T14:48:00Z" w16du:dateUtc="2024-09-24T12:48:00Z">
                    <w:r w:rsidRPr="005A6AA3" w:rsidDel="00AE71EA">
                      <w:rPr>
                        <w:rFonts w:ascii="Calibri" w:hAnsi="Calibri"/>
                        <w:b/>
                        <w:sz w:val="20"/>
                      </w:rPr>
                      <w:delText>age_child</w:delText>
                    </w:r>
                  </w:del>
                </w:p>
              </w:tc>
            </w:tr>
            <w:tr w:rsidR="00066508" w:rsidRPr="005A6AA3" w:rsidDel="00AE71EA" w14:paraId="4A792A65" w14:textId="03082517" w:rsidTr="006C3DDD">
              <w:trPr>
                <w:del w:id="2765" w:author="Lorenzo Fabbri" w:date="2024-09-24T14:48:00Z"/>
                <w:trPrChange w:id="2766" w:author="Lorenzo Fabbri" w:date="2024-09-19T20:37:00Z" w16du:dateUtc="2024-09-19T18:37:00Z">
                  <w:trPr>
                    <w:gridBefore w:val="1"/>
                    <w:cantSplit/>
                    <w:jc w:val="center"/>
                  </w:trPr>
                </w:trPrChange>
              </w:trPr>
              <w:tc>
                <w:tcPr>
                  <w:tcW w:w="0" w:type="dxa"/>
                  <w:tcPrChange w:id="27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8CFF52" w14:textId="7F0A8D6C" w:rsidR="00066508" w:rsidRPr="005A6AA3" w:rsidDel="00AE71EA" w:rsidRDefault="00000000">
                  <w:pPr>
                    <w:keepNext/>
                    <w:widowControl w:val="0"/>
                    <w:spacing w:after="60"/>
                    <w:rPr>
                      <w:del w:id="2768" w:author="Lorenzo Fabbri" w:date="2024-09-24T14:48:00Z" w16du:dateUtc="2024-09-24T12:48:00Z"/>
                    </w:rPr>
                  </w:pPr>
                  <w:del w:id="2769" w:author="Lorenzo Fabbri" w:date="2024-09-24T14:48:00Z" w16du:dateUtc="2024-09-24T12:48:00Z">
                    <w:r w:rsidRPr="005A6AA3" w:rsidDel="00AE71EA">
                      <w:rPr>
                        <w:rFonts w:ascii="Calibri" w:hAnsi="Calibri"/>
                        <w:sz w:val="20"/>
                      </w:rPr>
                      <w:delText>hs_age_years</w:delText>
                    </w:r>
                  </w:del>
                </w:p>
              </w:tc>
              <w:tc>
                <w:tcPr>
                  <w:tcW w:w="0" w:type="dxa"/>
                  <w:tcPrChange w:id="27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2BAC41" w14:textId="073E54FD" w:rsidR="00066508" w:rsidRPr="005A6AA3" w:rsidDel="00AE71EA" w:rsidRDefault="00000000">
                  <w:pPr>
                    <w:keepNext/>
                    <w:widowControl w:val="0"/>
                    <w:spacing w:after="60"/>
                    <w:rPr>
                      <w:del w:id="2771" w:author="Lorenzo Fabbri" w:date="2024-09-24T14:48:00Z" w16du:dateUtc="2024-09-24T12:48:00Z"/>
                    </w:rPr>
                  </w:pPr>
                  <w:del w:id="2772" w:author="Lorenzo Fabbri" w:date="2024-09-24T14:48:00Z" w16du:dateUtc="2024-09-24T12:48:00Z">
                    <w:r w:rsidRPr="005A6AA3" w:rsidDel="00AE71EA">
                      <w:rPr>
                        <w:rFonts w:ascii="Calibri" w:hAnsi="Calibri"/>
                        <w:sz w:val="20"/>
                      </w:rPr>
                      <w:delText>numerical</w:delText>
                    </w:r>
                  </w:del>
                </w:p>
              </w:tc>
              <w:tc>
                <w:tcPr>
                  <w:tcW w:w="0" w:type="dxa"/>
                  <w:tcPrChange w:id="27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7C0DAE" w14:textId="5FBDC4C4" w:rsidR="00066508" w:rsidRPr="005A6AA3" w:rsidDel="00AE71EA" w:rsidRDefault="00000000">
                  <w:pPr>
                    <w:keepNext/>
                    <w:widowControl w:val="0"/>
                    <w:spacing w:after="60"/>
                    <w:rPr>
                      <w:del w:id="2774" w:author="Lorenzo Fabbri" w:date="2024-09-24T14:48:00Z" w16du:dateUtc="2024-09-24T12:48:00Z"/>
                    </w:rPr>
                  </w:pPr>
                  <w:del w:id="2775" w:author="Lorenzo Fabbri" w:date="2024-09-24T14:48:00Z" w16du:dateUtc="2024-09-24T12:48:00Z">
                    <w:r w:rsidRPr="005A6AA3" w:rsidDel="00AE71EA">
                      <w:rPr>
                        <w:rFonts w:ascii="Calibri" w:hAnsi="Calibri"/>
                        <w:sz w:val="20"/>
                      </w:rPr>
                      <w:delText>Child age</w:delText>
                    </w:r>
                  </w:del>
                </w:p>
              </w:tc>
              <w:tc>
                <w:tcPr>
                  <w:tcW w:w="0" w:type="dxa"/>
                  <w:tcPrChange w:id="27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C4C5" w14:textId="0E3270CB" w:rsidR="00066508" w:rsidRPr="005A6AA3" w:rsidDel="00AE71EA" w:rsidRDefault="00066508">
                  <w:pPr>
                    <w:keepNext/>
                    <w:widowControl w:val="0"/>
                    <w:spacing w:after="60"/>
                    <w:rPr>
                      <w:del w:id="2777" w:author="Lorenzo Fabbri" w:date="2024-09-24T14:48:00Z" w16du:dateUtc="2024-09-24T12:48:00Z"/>
                    </w:rPr>
                  </w:pPr>
                </w:p>
              </w:tc>
              <w:tc>
                <w:tcPr>
                  <w:tcW w:w="0" w:type="dxa"/>
                  <w:tcPrChange w:id="27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A9D73" w14:textId="401DCA34" w:rsidR="00066508" w:rsidRPr="005A6AA3" w:rsidDel="00AE71EA" w:rsidRDefault="00066508">
                  <w:pPr>
                    <w:keepNext/>
                    <w:widowControl w:val="0"/>
                    <w:spacing w:after="60"/>
                    <w:rPr>
                      <w:del w:id="2779" w:author="Lorenzo Fabbri" w:date="2024-09-24T14:48:00Z" w16du:dateUtc="2024-09-24T12:48:00Z"/>
                    </w:rPr>
                  </w:pPr>
                </w:p>
              </w:tc>
              <w:tc>
                <w:tcPr>
                  <w:tcW w:w="0" w:type="dxa"/>
                  <w:tcPrChange w:id="278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D76FD20" w14:textId="51E2F80B" w:rsidR="00066508" w:rsidRPr="005A6AA3" w:rsidDel="00AE71EA" w:rsidRDefault="00066508">
                  <w:pPr>
                    <w:keepNext/>
                    <w:widowControl w:val="0"/>
                    <w:spacing w:after="60"/>
                    <w:rPr>
                      <w:del w:id="2781" w:author="Lorenzo Fabbri" w:date="2024-09-24T14:48:00Z" w16du:dateUtc="2024-09-24T12:48:00Z"/>
                    </w:rPr>
                  </w:pPr>
                </w:p>
              </w:tc>
              <w:tc>
                <w:tcPr>
                  <w:tcW w:w="0" w:type="dxa"/>
                  <w:tcPrChange w:id="27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D97EE2" w14:textId="7BA8D220" w:rsidR="00066508" w:rsidRPr="005A6AA3" w:rsidDel="00AE71EA" w:rsidRDefault="00000000">
                  <w:pPr>
                    <w:keepNext/>
                    <w:widowControl w:val="0"/>
                    <w:spacing w:after="60"/>
                    <w:rPr>
                      <w:del w:id="2783" w:author="Lorenzo Fabbri" w:date="2024-09-24T14:48:00Z" w16du:dateUtc="2024-09-24T12:48:00Z"/>
                    </w:rPr>
                  </w:pPr>
                  <w:del w:id="2784" w:author="Lorenzo Fabbri" w:date="2024-09-24T14:48:00Z" w16du:dateUtc="2024-09-24T12:48:00Z">
                    <w:r w:rsidRPr="005A6AA3" w:rsidDel="00AE71EA">
                      <w:rPr>
                        <w:rFonts w:ascii="Calibri" w:hAnsi="Calibri"/>
                        <w:sz w:val="20"/>
                      </w:rPr>
                      <w:delText>years</w:delText>
                    </w:r>
                  </w:del>
                </w:p>
              </w:tc>
              <w:tc>
                <w:tcPr>
                  <w:tcW w:w="0" w:type="dxa"/>
                  <w:tcPrChange w:id="27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E557CD" w14:textId="7C1D260A" w:rsidR="00066508" w:rsidRPr="005A6AA3" w:rsidDel="00AE71EA" w:rsidRDefault="00000000">
                  <w:pPr>
                    <w:keepNext/>
                    <w:widowControl w:val="0"/>
                    <w:spacing w:after="60"/>
                    <w:rPr>
                      <w:del w:id="2786" w:author="Lorenzo Fabbri" w:date="2024-09-24T14:48:00Z" w16du:dateUtc="2024-09-24T12:48:00Z"/>
                    </w:rPr>
                  </w:pPr>
                  <w:del w:id="2787" w:author="Lorenzo Fabbri" w:date="2024-09-24T14:48:00Z" w16du:dateUtc="2024-09-24T12:48:00Z">
                    <w:r w:rsidRPr="005A6AA3" w:rsidDel="00AE71EA">
                      <w:rPr>
                        <w:rFonts w:ascii="Calibri" w:hAnsi="Calibri"/>
                        <w:sz w:val="20"/>
                      </w:rPr>
                      <w:delText>postnatal</w:delText>
                    </w:r>
                  </w:del>
                </w:p>
              </w:tc>
              <w:tc>
                <w:tcPr>
                  <w:tcW w:w="0" w:type="dxa"/>
                  <w:tcPrChange w:id="27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63A0C" w14:textId="67BA823B" w:rsidR="00066508" w:rsidRPr="005A6AA3" w:rsidDel="00AE71EA" w:rsidRDefault="00000000">
                  <w:pPr>
                    <w:keepNext/>
                    <w:widowControl w:val="0"/>
                    <w:spacing w:after="60"/>
                    <w:rPr>
                      <w:del w:id="2789" w:author="Lorenzo Fabbri" w:date="2024-09-24T14:48:00Z" w16du:dateUtc="2024-09-24T12:48:00Z"/>
                    </w:rPr>
                  </w:pPr>
                  <w:del w:id="2790" w:author="Lorenzo Fabbri" w:date="2024-09-24T14:48:00Z" w16du:dateUtc="2024-09-24T12:48:00Z">
                    <w:r w:rsidRPr="005A6AA3" w:rsidDel="00AE71EA">
                      <w:rPr>
                        <w:rFonts w:ascii="Calibri" w:hAnsi="Calibri"/>
                        <w:sz w:val="20"/>
                      </w:rPr>
                      <w:delText>Yes</w:delText>
                    </w:r>
                  </w:del>
                </w:p>
              </w:tc>
              <w:tc>
                <w:tcPr>
                  <w:tcW w:w="0" w:type="dxa"/>
                  <w:tcPrChange w:id="27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BCDD1D4" w14:textId="5062D7A8" w:rsidR="00066508" w:rsidRPr="005A6AA3" w:rsidDel="00AE71EA" w:rsidRDefault="00000000">
                  <w:pPr>
                    <w:keepNext/>
                    <w:widowControl w:val="0"/>
                    <w:spacing w:after="60"/>
                    <w:rPr>
                      <w:del w:id="2792" w:author="Lorenzo Fabbri" w:date="2024-09-24T14:48:00Z" w16du:dateUtc="2024-09-24T12:48:00Z"/>
                    </w:rPr>
                  </w:pPr>
                  <w:del w:id="2793" w:author="Lorenzo Fabbri" w:date="2024-09-24T14:48:00Z" w16du:dateUtc="2024-09-24T12:48:00Z">
                    <w:r w:rsidRPr="005A6AA3" w:rsidDel="00AE71EA">
                      <w:rPr>
                        <w:rFonts w:ascii="Calibri" w:hAnsi="Calibri"/>
                        <w:sz w:val="20"/>
                      </w:rPr>
                      <w:delText>Yes</w:delText>
                    </w:r>
                  </w:del>
                </w:p>
              </w:tc>
              <w:tc>
                <w:tcPr>
                  <w:tcW w:w="0" w:type="dxa"/>
                  <w:tcPrChange w:id="27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F7620B" w14:textId="1ADF4935" w:rsidR="00066508" w:rsidRPr="005A6AA3" w:rsidDel="00AE71EA" w:rsidRDefault="00000000">
                  <w:pPr>
                    <w:keepNext/>
                    <w:widowControl w:val="0"/>
                    <w:spacing w:after="60"/>
                    <w:rPr>
                      <w:del w:id="2795" w:author="Lorenzo Fabbri" w:date="2024-09-24T14:48:00Z" w16du:dateUtc="2024-09-24T12:48:00Z"/>
                    </w:rPr>
                  </w:pPr>
                  <w:del w:id="2796" w:author="Lorenzo Fabbri" w:date="2024-09-24T14:48:00Z" w16du:dateUtc="2024-09-24T12:48:00Z">
                    <w:r w:rsidRPr="005A6AA3" w:rsidDel="00AE71EA">
                      <w:rPr>
                        <w:rFonts w:ascii="Calibri" w:hAnsi="Calibri"/>
                        <w:sz w:val="20"/>
                      </w:rPr>
                      <w:delText>Yes</w:delText>
                    </w:r>
                  </w:del>
                </w:p>
              </w:tc>
            </w:tr>
            <w:tr w:rsidR="00066508" w:rsidRPr="005A6AA3" w:rsidDel="00AE71EA" w14:paraId="5E703DBB" w14:textId="2295CEB0" w:rsidTr="006C3DDD">
              <w:trPr>
                <w:del w:id="2797" w:author="Lorenzo Fabbri" w:date="2024-09-24T14:48:00Z"/>
                <w:trPrChange w:id="2798" w:author="Lorenzo Fabbri" w:date="2024-09-19T20:37:00Z" w16du:dateUtc="2024-09-19T18:37:00Z">
                  <w:trPr>
                    <w:gridBefore w:val="1"/>
                    <w:cantSplit/>
                    <w:jc w:val="center"/>
                  </w:trPr>
                </w:trPrChange>
              </w:trPr>
              <w:tc>
                <w:tcPr>
                  <w:tcW w:w="0" w:type="dxa"/>
                  <w:gridSpan w:val="11"/>
                  <w:tcPrChange w:id="2799"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55C3BD6" w14:textId="5283BA7A" w:rsidR="00066508" w:rsidRPr="005A6AA3" w:rsidDel="00AE71EA" w:rsidRDefault="00000000">
                  <w:pPr>
                    <w:keepNext/>
                    <w:widowControl w:val="0"/>
                    <w:spacing w:after="60"/>
                    <w:rPr>
                      <w:del w:id="2800" w:author="Lorenzo Fabbri" w:date="2024-09-24T14:48:00Z" w16du:dateUtc="2024-09-24T12:48:00Z"/>
                    </w:rPr>
                  </w:pPr>
                  <w:del w:id="2801" w:author="Lorenzo Fabbri" w:date="2024-09-24T14:48:00Z" w16du:dateUtc="2024-09-24T12:48:00Z">
                    <w:r w:rsidRPr="005A6AA3" w:rsidDel="00AE71EA">
                      <w:rPr>
                        <w:rFonts w:ascii="Calibri" w:hAnsi="Calibri"/>
                        <w:b/>
                        <w:sz w:val="20"/>
                      </w:rPr>
                      <w:delText>breastfeeding</w:delText>
                    </w:r>
                  </w:del>
                </w:p>
              </w:tc>
            </w:tr>
            <w:tr w:rsidR="00066508" w:rsidRPr="005A6AA3" w:rsidDel="00AE71EA" w14:paraId="15EA0AEF" w14:textId="7F564471" w:rsidTr="006C3DDD">
              <w:trPr>
                <w:del w:id="2802" w:author="Lorenzo Fabbri" w:date="2024-09-24T14:48:00Z"/>
                <w:trPrChange w:id="2803" w:author="Lorenzo Fabbri" w:date="2024-09-19T20:37:00Z" w16du:dateUtc="2024-09-19T18:37:00Z">
                  <w:trPr>
                    <w:gridBefore w:val="1"/>
                    <w:cantSplit/>
                    <w:jc w:val="center"/>
                  </w:trPr>
                </w:trPrChange>
              </w:trPr>
              <w:tc>
                <w:tcPr>
                  <w:tcW w:w="0" w:type="dxa"/>
                  <w:tcPrChange w:id="28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D2998" w14:textId="3856B35C" w:rsidR="00066508" w:rsidRPr="005A6AA3" w:rsidDel="00AE71EA" w:rsidRDefault="00000000">
                  <w:pPr>
                    <w:keepNext/>
                    <w:widowControl w:val="0"/>
                    <w:spacing w:after="60"/>
                    <w:rPr>
                      <w:del w:id="2805" w:author="Lorenzo Fabbri" w:date="2024-09-24T14:48:00Z" w16du:dateUtc="2024-09-24T12:48:00Z"/>
                    </w:rPr>
                  </w:pPr>
                  <w:del w:id="2806" w:author="Lorenzo Fabbri" w:date="2024-09-24T14:48:00Z" w16du:dateUtc="2024-09-24T12:48:00Z">
                    <w:r w:rsidRPr="005A6AA3" w:rsidDel="00AE71EA">
                      <w:rPr>
                        <w:rFonts w:ascii="Calibri" w:hAnsi="Calibri"/>
                        <w:sz w:val="20"/>
                      </w:rPr>
                      <w:delText>hs_bf</w:delText>
                    </w:r>
                  </w:del>
                </w:p>
              </w:tc>
              <w:tc>
                <w:tcPr>
                  <w:tcW w:w="0" w:type="dxa"/>
                  <w:tcPrChange w:id="28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6CF6" w14:textId="3412B3CC" w:rsidR="00066508" w:rsidRPr="005A6AA3" w:rsidDel="00AE71EA" w:rsidRDefault="00000000">
                  <w:pPr>
                    <w:keepNext/>
                    <w:widowControl w:val="0"/>
                    <w:spacing w:after="60"/>
                    <w:rPr>
                      <w:del w:id="2808" w:author="Lorenzo Fabbri" w:date="2024-09-24T14:48:00Z" w16du:dateUtc="2024-09-24T12:48:00Z"/>
                    </w:rPr>
                  </w:pPr>
                  <w:del w:id="2809" w:author="Lorenzo Fabbri" w:date="2024-09-24T14:48:00Z" w16du:dateUtc="2024-09-24T12:48:00Z">
                    <w:r w:rsidRPr="005A6AA3" w:rsidDel="00AE71EA">
                      <w:rPr>
                        <w:rFonts w:ascii="Calibri" w:hAnsi="Calibri"/>
                        <w:sz w:val="20"/>
                      </w:rPr>
                      <w:delText>categorical</w:delText>
                    </w:r>
                  </w:del>
                </w:p>
              </w:tc>
              <w:tc>
                <w:tcPr>
                  <w:tcW w:w="0" w:type="dxa"/>
                  <w:tcPrChange w:id="28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2DCA72" w14:textId="26D486CD" w:rsidR="00066508" w:rsidRPr="005A6AA3" w:rsidDel="00AE71EA" w:rsidRDefault="00000000">
                  <w:pPr>
                    <w:keepNext/>
                    <w:widowControl w:val="0"/>
                    <w:spacing w:after="60"/>
                    <w:rPr>
                      <w:del w:id="2811" w:author="Lorenzo Fabbri" w:date="2024-09-24T14:48:00Z" w16du:dateUtc="2024-09-24T12:48:00Z"/>
                    </w:rPr>
                  </w:pPr>
                  <w:del w:id="2812" w:author="Lorenzo Fabbri" w:date="2024-09-24T14:48:00Z" w16du:dateUtc="2024-09-24T12:48:00Z">
                    <w:r w:rsidRPr="005A6AA3" w:rsidDel="00AE71EA">
                      <w:rPr>
                        <w:rFonts w:ascii="Calibri" w:hAnsi="Calibri"/>
                        <w:sz w:val="20"/>
                      </w:rPr>
                      <w:delText>Child breastfeeding</w:delText>
                    </w:r>
                  </w:del>
                </w:p>
              </w:tc>
              <w:tc>
                <w:tcPr>
                  <w:tcW w:w="0" w:type="dxa"/>
                  <w:tcPrChange w:id="28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BC5048" w14:textId="4B36BED8" w:rsidR="00066508" w:rsidRPr="005A6AA3" w:rsidDel="00AE71EA" w:rsidRDefault="00000000">
                  <w:pPr>
                    <w:keepNext/>
                    <w:widowControl w:val="0"/>
                    <w:spacing w:after="60"/>
                    <w:rPr>
                      <w:del w:id="2814" w:author="Lorenzo Fabbri" w:date="2024-09-24T14:48:00Z" w16du:dateUtc="2024-09-24T12:48:00Z"/>
                    </w:rPr>
                  </w:pPr>
                  <w:del w:id="2815" w:author="Lorenzo Fabbri" w:date="2024-09-24T14:48:00Z" w16du:dateUtc="2024-09-24T12:48:00Z">
                    <w:r w:rsidRPr="005A6AA3" w:rsidDel="00AE71EA">
                      <w:rPr>
                        <w:rFonts w:ascii="Calibri" w:hAnsi="Calibri"/>
                        <w:sz w:val="20"/>
                      </w:rPr>
                      <w:delText>0,1</w:delText>
                    </w:r>
                  </w:del>
                </w:p>
              </w:tc>
              <w:tc>
                <w:tcPr>
                  <w:tcW w:w="0" w:type="dxa"/>
                  <w:tcPrChange w:id="28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609DF7" w14:textId="6ACC71BB" w:rsidR="00066508" w:rsidRPr="005A6AA3" w:rsidDel="00AE71EA" w:rsidRDefault="00000000">
                  <w:pPr>
                    <w:keepNext/>
                    <w:widowControl w:val="0"/>
                    <w:spacing w:after="60"/>
                    <w:rPr>
                      <w:del w:id="2817" w:author="Lorenzo Fabbri" w:date="2024-09-24T14:48:00Z" w16du:dateUtc="2024-09-24T12:48:00Z"/>
                    </w:rPr>
                  </w:pPr>
                  <w:del w:id="2818" w:author="Lorenzo Fabbri" w:date="2024-09-24T14:48:00Z" w16du:dateUtc="2024-09-24T12:48:00Z">
                    <w:r w:rsidRPr="005A6AA3" w:rsidDel="00AE71EA">
                      <w:rPr>
                        <w:rFonts w:ascii="Calibri" w:hAnsi="Calibri"/>
                        <w:sz w:val="20"/>
                      </w:rPr>
                      <w:delText>No, Yes</w:delText>
                    </w:r>
                  </w:del>
                </w:p>
              </w:tc>
              <w:tc>
                <w:tcPr>
                  <w:tcW w:w="0" w:type="dxa"/>
                  <w:tcPrChange w:id="281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F98F554" w14:textId="40340ABF" w:rsidR="00066508" w:rsidRPr="005A6AA3" w:rsidDel="00AE71EA" w:rsidRDefault="00066508">
                  <w:pPr>
                    <w:keepNext/>
                    <w:widowControl w:val="0"/>
                    <w:spacing w:after="60"/>
                    <w:rPr>
                      <w:del w:id="2820" w:author="Lorenzo Fabbri" w:date="2024-09-24T14:48:00Z" w16du:dateUtc="2024-09-24T12:48:00Z"/>
                    </w:rPr>
                  </w:pPr>
                </w:p>
              </w:tc>
              <w:tc>
                <w:tcPr>
                  <w:tcW w:w="0" w:type="dxa"/>
                  <w:tcPrChange w:id="28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08873D" w14:textId="278D05F3" w:rsidR="00066508" w:rsidRPr="005A6AA3" w:rsidDel="00AE71EA" w:rsidRDefault="00066508">
                  <w:pPr>
                    <w:keepNext/>
                    <w:widowControl w:val="0"/>
                    <w:spacing w:after="60"/>
                    <w:rPr>
                      <w:del w:id="2822" w:author="Lorenzo Fabbri" w:date="2024-09-24T14:48:00Z" w16du:dateUtc="2024-09-24T12:48:00Z"/>
                    </w:rPr>
                  </w:pPr>
                </w:p>
              </w:tc>
              <w:tc>
                <w:tcPr>
                  <w:tcW w:w="0" w:type="dxa"/>
                  <w:tcPrChange w:id="28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8DBF9" w14:textId="2CE14677" w:rsidR="00066508" w:rsidRPr="005A6AA3" w:rsidDel="00AE71EA" w:rsidRDefault="00000000">
                  <w:pPr>
                    <w:keepNext/>
                    <w:widowControl w:val="0"/>
                    <w:spacing w:after="60"/>
                    <w:rPr>
                      <w:del w:id="2824" w:author="Lorenzo Fabbri" w:date="2024-09-24T14:48:00Z" w16du:dateUtc="2024-09-24T12:48:00Z"/>
                    </w:rPr>
                  </w:pPr>
                  <w:del w:id="2825" w:author="Lorenzo Fabbri" w:date="2024-09-24T14:48:00Z" w16du:dateUtc="2024-09-24T12:48:00Z">
                    <w:r w:rsidRPr="005A6AA3" w:rsidDel="00AE71EA">
                      <w:rPr>
                        <w:rFonts w:ascii="Calibri" w:hAnsi="Calibri"/>
                        <w:sz w:val="20"/>
                      </w:rPr>
                      <w:delText>prenatal</w:delText>
                    </w:r>
                  </w:del>
                </w:p>
              </w:tc>
              <w:tc>
                <w:tcPr>
                  <w:tcW w:w="0" w:type="dxa"/>
                  <w:tcPrChange w:id="28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B8466" w14:textId="4A4CF241" w:rsidR="00066508" w:rsidRPr="005A6AA3" w:rsidDel="00AE71EA" w:rsidRDefault="00000000">
                  <w:pPr>
                    <w:keepNext/>
                    <w:widowControl w:val="0"/>
                    <w:spacing w:after="60"/>
                    <w:rPr>
                      <w:del w:id="2827" w:author="Lorenzo Fabbri" w:date="2024-09-24T14:48:00Z" w16du:dateUtc="2024-09-24T12:48:00Z"/>
                    </w:rPr>
                  </w:pPr>
                  <w:del w:id="2828" w:author="Lorenzo Fabbri" w:date="2024-09-24T14:48:00Z" w16du:dateUtc="2024-09-24T12:48:00Z">
                    <w:r w:rsidRPr="005A6AA3" w:rsidDel="00AE71EA">
                      <w:rPr>
                        <w:rFonts w:ascii="Calibri" w:hAnsi="Calibri"/>
                        <w:sz w:val="20"/>
                      </w:rPr>
                      <w:delText>Yes</w:delText>
                    </w:r>
                  </w:del>
                </w:p>
              </w:tc>
              <w:tc>
                <w:tcPr>
                  <w:tcW w:w="0" w:type="dxa"/>
                  <w:tcPrChange w:id="28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F30597" w14:textId="00D6A50C" w:rsidR="00066508" w:rsidRPr="005A6AA3" w:rsidDel="00AE71EA" w:rsidRDefault="00000000">
                  <w:pPr>
                    <w:keepNext/>
                    <w:widowControl w:val="0"/>
                    <w:spacing w:after="60"/>
                    <w:rPr>
                      <w:del w:id="2830" w:author="Lorenzo Fabbri" w:date="2024-09-24T14:48:00Z" w16du:dateUtc="2024-09-24T12:48:00Z"/>
                    </w:rPr>
                  </w:pPr>
                  <w:del w:id="2831" w:author="Lorenzo Fabbri" w:date="2024-09-24T14:48:00Z" w16du:dateUtc="2024-09-24T12:48:00Z">
                    <w:r w:rsidRPr="005A6AA3" w:rsidDel="00AE71EA">
                      <w:rPr>
                        <w:rFonts w:ascii="Calibri" w:hAnsi="Calibri"/>
                        <w:sz w:val="20"/>
                      </w:rPr>
                      <w:delText>No</w:delText>
                    </w:r>
                  </w:del>
                </w:p>
              </w:tc>
              <w:tc>
                <w:tcPr>
                  <w:tcW w:w="0" w:type="dxa"/>
                  <w:tcPrChange w:id="28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2A1EBD" w14:textId="52DCE551" w:rsidR="00066508" w:rsidRPr="005A6AA3" w:rsidDel="00AE71EA" w:rsidRDefault="00000000">
                  <w:pPr>
                    <w:keepNext/>
                    <w:widowControl w:val="0"/>
                    <w:spacing w:after="60"/>
                    <w:rPr>
                      <w:del w:id="2833" w:author="Lorenzo Fabbri" w:date="2024-09-24T14:48:00Z" w16du:dateUtc="2024-09-24T12:48:00Z"/>
                    </w:rPr>
                  </w:pPr>
                  <w:del w:id="2834" w:author="Lorenzo Fabbri" w:date="2024-09-24T14:48:00Z" w16du:dateUtc="2024-09-24T12:48:00Z">
                    <w:r w:rsidRPr="005A6AA3" w:rsidDel="00AE71EA">
                      <w:rPr>
                        <w:rFonts w:ascii="Calibri" w:hAnsi="Calibri"/>
                        <w:sz w:val="20"/>
                      </w:rPr>
                      <w:delText>Yes</w:delText>
                    </w:r>
                  </w:del>
                </w:p>
              </w:tc>
            </w:tr>
            <w:tr w:rsidR="00066508" w:rsidRPr="005A6AA3" w:rsidDel="00AE71EA" w14:paraId="25FDCC6B" w14:textId="4949FEF2" w:rsidTr="006C3DDD">
              <w:trPr>
                <w:del w:id="2835" w:author="Lorenzo Fabbri" w:date="2024-09-24T14:48:00Z"/>
                <w:trPrChange w:id="2836" w:author="Lorenzo Fabbri" w:date="2024-09-19T20:37:00Z" w16du:dateUtc="2024-09-19T18:37:00Z">
                  <w:trPr>
                    <w:gridBefore w:val="1"/>
                    <w:cantSplit/>
                    <w:jc w:val="center"/>
                  </w:trPr>
                </w:trPrChange>
              </w:trPr>
              <w:tc>
                <w:tcPr>
                  <w:tcW w:w="0" w:type="dxa"/>
                  <w:gridSpan w:val="11"/>
                  <w:tcPrChange w:id="2837"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EB2373C" w14:textId="4ACD83E7" w:rsidR="00066508" w:rsidRPr="005A6AA3" w:rsidDel="00AE71EA" w:rsidRDefault="00000000">
                  <w:pPr>
                    <w:keepNext/>
                    <w:widowControl w:val="0"/>
                    <w:spacing w:after="60"/>
                    <w:rPr>
                      <w:del w:id="2838" w:author="Lorenzo Fabbri" w:date="2024-09-24T14:48:00Z" w16du:dateUtc="2024-09-24T12:48:00Z"/>
                    </w:rPr>
                  </w:pPr>
                  <w:del w:id="2839" w:author="Lorenzo Fabbri" w:date="2024-09-24T14:48:00Z" w16du:dateUtc="2024-09-24T12:48:00Z">
                    <w:r w:rsidRPr="005A6AA3" w:rsidDel="00AE71EA">
                      <w:rPr>
                        <w:rFonts w:ascii="Calibri" w:hAnsi="Calibri"/>
                        <w:b/>
                        <w:sz w:val="20"/>
                      </w:rPr>
                      <w:delText>characteristics_child</w:delText>
                    </w:r>
                  </w:del>
                </w:p>
              </w:tc>
            </w:tr>
            <w:tr w:rsidR="00066508" w:rsidRPr="005A6AA3" w:rsidDel="00AE71EA" w14:paraId="2FE2C2B3" w14:textId="2B258AC3" w:rsidTr="006C3DDD">
              <w:trPr>
                <w:del w:id="2840" w:author="Lorenzo Fabbri" w:date="2024-09-24T14:48:00Z"/>
                <w:trPrChange w:id="2841" w:author="Lorenzo Fabbri" w:date="2024-09-19T20:37:00Z" w16du:dateUtc="2024-09-19T18:37:00Z">
                  <w:trPr>
                    <w:gridBefore w:val="1"/>
                    <w:cantSplit/>
                    <w:jc w:val="center"/>
                  </w:trPr>
                </w:trPrChange>
              </w:trPr>
              <w:tc>
                <w:tcPr>
                  <w:tcW w:w="0" w:type="dxa"/>
                  <w:tcPrChange w:id="28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7F3A0" w14:textId="76941643" w:rsidR="00066508" w:rsidRPr="005A6AA3" w:rsidDel="00AE71EA" w:rsidRDefault="00000000">
                  <w:pPr>
                    <w:keepNext/>
                    <w:widowControl w:val="0"/>
                    <w:spacing w:after="60"/>
                    <w:rPr>
                      <w:del w:id="2843" w:author="Lorenzo Fabbri" w:date="2024-09-24T14:48:00Z" w16du:dateUtc="2024-09-24T12:48:00Z"/>
                    </w:rPr>
                  </w:pPr>
                  <w:del w:id="2844" w:author="Lorenzo Fabbri" w:date="2024-09-24T14:48:00Z" w16du:dateUtc="2024-09-24T12:48:00Z">
                    <w:r w:rsidRPr="005A6AA3" w:rsidDel="00AE71EA">
                      <w:rPr>
                        <w:rFonts w:ascii="Calibri" w:hAnsi="Calibri"/>
                        <w:sz w:val="20"/>
                      </w:rPr>
                      <w:delText>hs_c_height</w:delText>
                    </w:r>
                  </w:del>
                </w:p>
              </w:tc>
              <w:tc>
                <w:tcPr>
                  <w:tcW w:w="0" w:type="dxa"/>
                  <w:tcPrChange w:id="28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69F0EE" w14:textId="3468E64C" w:rsidR="00066508" w:rsidRPr="005A6AA3" w:rsidDel="00AE71EA" w:rsidRDefault="00000000">
                  <w:pPr>
                    <w:keepNext/>
                    <w:widowControl w:val="0"/>
                    <w:spacing w:after="60"/>
                    <w:rPr>
                      <w:del w:id="2846" w:author="Lorenzo Fabbri" w:date="2024-09-24T14:48:00Z" w16du:dateUtc="2024-09-24T12:48:00Z"/>
                    </w:rPr>
                  </w:pPr>
                  <w:del w:id="2847" w:author="Lorenzo Fabbri" w:date="2024-09-24T14:48:00Z" w16du:dateUtc="2024-09-24T12:48:00Z">
                    <w:r w:rsidRPr="005A6AA3" w:rsidDel="00AE71EA">
                      <w:rPr>
                        <w:rFonts w:ascii="Calibri" w:hAnsi="Calibri"/>
                        <w:sz w:val="20"/>
                      </w:rPr>
                      <w:delText>numerical</w:delText>
                    </w:r>
                  </w:del>
                </w:p>
              </w:tc>
              <w:tc>
                <w:tcPr>
                  <w:tcW w:w="0" w:type="dxa"/>
                  <w:tcPrChange w:id="28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4CAFF5" w14:textId="3F02227E" w:rsidR="00066508" w:rsidRPr="005A6AA3" w:rsidDel="00AE71EA" w:rsidRDefault="00000000">
                  <w:pPr>
                    <w:keepNext/>
                    <w:widowControl w:val="0"/>
                    <w:spacing w:after="60"/>
                    <w:rPr>
                      <w:del w:id="2849" w:author="Lorenzo Fabbri" w:date="2024-09-24T14:48:00Z" w16du:dateUtc="2024-09-24T12:48:00Z"/>
                    </w:rPr>
                  </w:pPr>
                  <w:del w:id="2850" w:author="Lorenzo Fabbri" w:date="2024-09-24T14:48:00Z" w16du:dateUtc="2024-09-24T12:48:00Z">
                    <w:r w:rsidRPr="005A6AA3" w:rsidDel="00AE71EA">
                      <w:rPr>
                        <w:rFonts w:ascii="Calibri" w:hAnsi="Calibri"/>
                        <w:sz w:val="20"/>
                      </w:rPr>
                      <w:delText>Child height</w:delText>
                    </w:r>
                  </w:del>
                </w:p>
              </w:tc>
              <w:tc>
                <w:tcPr>
                  <w:tcW w:w="0" w:type="dxa"/>
                  <w:tcPrChange w:id="28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070726" w14:textId="4FF20ABF" w:rsidR="00066508" w:rsidRPr="005A6AA3" w:rsidDel="00AE71EA" w:rsidRDefault="00066508">
                  <w:pPr>
                    <w:keepNext/>
                    <w:widowControl w:val="0"/>
                    <w:spacing w:after="60"/>
                    <w:rPr>
                      <w:del w:id="2852" w:author="Lorenzo Fabbri" w:date="2024-09-24T14:48:00Z" w16du:dateUtc="2024-09-24T12:48:00Z"/>
                    </w:rPr>
                  </w:pPr>
                </w:p>
              </w:tc>
              <w:tc>
                <w:tcPr>
                  <w:tcW w:w="0" w:type="dxa"/>
                  <w:tcPrChange w:id="28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A9F8AD" w14:textId="13932C76" w:rsidR="00066508" w:rsidRPr="005A6AA3" w:rsidDel="00AE71EA" w:rsidRDefault="00066508">
                  <w:pPr>
                    <w:keepNext/>
                    <w:widowControl w:val="0"/>
                    <w:spacing w:after="60"/>
                    <w:rPr>
                      <w:del w:id="2854" w:author="Lorenzo Fabbri" w:date="2024-09-24T14:48:00Z" w16du:dateUtc="2024-09-24T12:48:00Z"/>
                    </w:rPr>
                  </w:pPr>
                </w:p>
              </w:tc>
              <w:tc>
                <w:tcPr>
                  <w:tcW w:w="0" w:type="dxa"/>
                  <w:tcPrChange w:id="285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B5BD59" w14:textId="101D7400" w:rsidR="00066508" w:rsidRPr="005A6AA3" w:rsidDel="00AE71EA" w:rsidRDefault="00066508">
                  <w:pPr>
                    <w:keepNext/>
                    <w:widowControl w:val="0"/>
                    <w:spacing w:after="60"/>
                    <w:rPr>
                      <w:del w:id="2856" w:author="Lorenzo Fabbri" w:date="2024-09-24T14:48:00Z" w16du:dateUtc="2024-09-24T12:48:00Z"/>
                    </w:rPr>
                  </w:pPr>
                </w:p>
              </w:tc>
              <w:tc>
                <w:tcPr>
                  <w:tcW w:w="0" w:type="dxa"/>
                  <w:tcPrChange w:id="28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DB128" w14:textId="44B0225F" w:rsidR="00066508" w:rsidRPr="005A6AA3" w:rsidDel="00AE71EA" w:rsidRDefault="00000000">
                  <w:pPr>
                    <w:keepNext/>
                    <w:widowControl w:val="0"/>
                    <w:spacing w:after="60"/>
                    <w:rPr>
                      <w:del w:id="2858" w:author="Lorenzo Fabbri" w:date="2024-09-24T14:48:00Z" w16du:dateUtc="2024-09-24T12:48:00Z"/>
                    </w:rPr>
                  </w:pPr>
                  <w:del w:id="2859" w:author="Lorenzo Fabbri" w:date="2024-09-24T14:48:00Z" w16du:dateUtc="2024-09-24T12:48:00Z">
                    <w:r w:rsidRPr="005A6AA3" w:rsidDel="00AE71EA">
                      <w:rPr>
                        <w:rFonts w:ascii="Calibri" w:hAnsi="Calibri"/>
                        <w:sz w:val="20"/>
                      </w:rPr>
                      <w:delText>m</w:delText>
                    </w:r>
                  </w:del>
                </w:p>
              </w:tc>
              <w:tc>
                <w:tcPr>
                  <w:tcW w:w="0" w:type="dxa"/>
                  <w:tcPrChange w:id="28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F243B8" w14:textId="4BD6DE2E" w:rsidR="00066508" w:rsidRPr="005A6AA3" w:rsidDel="00AE71EA" w:rsidRDefault="00000000">
                  <w:pPr>
                    <w:keepNext/>
                    <w:widowControl w:val="0"/>
                    <w:spacing w:after="60"/>
                    <w:rPr>
                      <w:del w:id="2861" w:author="Lorenzo Fabbri" w:date="2024-09-24T14:48:00Z" w16du:dateUtc="2024-09-24T12:48:00Z"/>
                    </w:rPr>
                  </w:pPr>
                  <w:del w:id="2862" w:author="Lorenzo Fabbri" w:date="2024-09-24T14:48:00Z" w16du:dateUtc="2024-09-24T12:48:00Z">
                    <w:r w:rsidRPr="005A6AA3" w:rsidDel="00AE71EA">
                      <w:rPr>
                        <w:rFonts w:ascii="Calibri" w:hAnsi="Calibri"/>
                        <w:sz w:val="20"/>
                      </w:rPr>
                      <w:delText>postnatal</w:delText>
                    </w:r>
                  </w:del>
                </w:p>
              </w:tc>
              <w:tc>
                <w:tcPr>
                  <w:tcW w:w="0" w:type="dxa"/>
                  <w:tcPrChange w:id="28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1CAACF" w14:textId="317DAB7B" w:rsidR="00066508" w:rsidRPr="005A6AA3" w:rsidDel="00AE71EA" w:rsidRDefault="00000000">
                  <w:pPr>
                    <w:keepNext/>
                    <w:widowControl w:val="0"/>
                    <w:spacing w:after="60"/>
                    <w:rPr>
                      <w:del w:id="2864" w:author="Lorenzo Fabbri" w:date="2024-09-24T14:48:00Z" w16du:dateUtc="2024-09-24T12:48:00Z"/>
                    </w:rPr>
                  </w:pPr>
                  <w:del w:id="2865" w:author="Lorenzo Fabbri" w:date="2024-09-24T14:48:00Z" w16du:dateUtc="2024-09-24T12:48:00Z">
                    <w:r w:rsidRPr="005A6AA3" w:rsidDel="00AE71EA">
                      <w:rPr>
                        <w:rFonts w:ascii="Calibri" w:hAnsi="Calibri"/>
                        <w:sz w:val="20"/>
                      </w:rPr>
                      <w:delText>Yes</w:delText>
                    </w:r>
                  </w:del>
                </w:p>
              </w:tc>
              <w:tc>
                <w:tcPr>
                  <w:tcW w:w="0" w:type="dxa"/>
                  <w:tcPrChange w:id="28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D18D2F" w14:textId="4D94C557" w:rsidR="00066508" w:rsidRPr="005A6AA3" w:rsidDel="00AE71EA" w:rsidRDefault="00000000">
                  <w:pPr>
                    <w:keepNext/>
                    <w:widowControl w:val="0"/>
                    <w:spacing w:after="60"/>
                    <w:rPr>
                      <w:del w:id="2867" w:author="Lorenzo Fabbri" w:date="2024-09-24T14:48:00Z" w16du:dateUtc="2024-09-24T12:48:00Z"/>
                    </w:rPr>
                  </w:pPr>
                  <w:del w:id="2868" w:author="Lorenzo Fabbri" w:date="2024-09-24T14:48:00Z" w16du:dateUtc="2024-09-24T12:48:00Z">
                    <w:r w:rsidRPr="005A6AA3" w:rsidDel="00AE71EA">
                      <w:rPr>
                        <w:rFonts w:ascii="Calibri" w:hAnsi="Calibri"/>
                        <w:sz w:val="20"/>
                      </w:rPr>
                      <w:delText>Yes</w:delText>
                    </w:r>
                  </w:del>
                </w:p>
              </w:tc>
              <w:tc>
                <w:tcPr>
                  <w:tcW w:w="0" w:type="dxa"/>
                  <w:tcPrChange w:id="28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221094" w14:textId="0673FFB6" w:rsidR="00066508" w:rsidRPr="005A6AA3" w:rsidDel="00AE71EA" w:rsidRDefault="00000000">
                  <w:pPr>
                    <w:keepNext/>
                    <w:widowControl w:val="0"/>
                    <w:spacing w:after="60"/>
                    <w:rPr>
                      <w:del w:id="2870" w:author="Lorenzo Fabbri" w:date="2024-09-24T14:48:00Z" w16du:dateUtc="2024-09-24T12:48:00Z"/>
                    </w:rPr>
                  </w:pPr>
                  <w:del w:id="2871" w:author="Lorenzo Fabbri" w:date="2024-09-24T14:48:00Z" w16du:dateUtc="2024-09-24T12:48:00Z">
                    <w:r w:rsidRPr="005A6AA3" w:rsidDel="00AE71EA">
                      <w:rPr>
                        <w:rFonts w:ascii="Calibri" w:hAnsi="Calibri"/>
                        <w:sz w:val="20"/>
                      </w:rPr>
                      <w:delText>Yes</w:delText>
                    </w:r>
                  </w:del>
                </w:p>
              </w:tc>
            </w:tr>
            <w:tr w:rsidR="00066508" w:rsidRPr="005A6AA3" w:rsidDel="00AE71EA" w14:paraId="3FECD547" w14:textId="7BB25809" w:rsidTr="006C3DDD">
              <w:trPr>
                <w:del w:id="2872" w:author="Lorenzo Fabbri" w:date="2024-09-24T14:48:00Z"/>
                <w:trPrChange w:id="2873" w:author="Lorenzo Fabbri" w:date="2024-09-19T20:37:00Z" w16du:dateUtc="2024-09-19T18:37:00Z">
                  <w:trPr>
                    <w:gridBefore w:val="1"/>
                    <w:cantSplit/>
                    <w:jc w:val="center"/>
                  </w:trPr>
                </w:trPrChange>
              </w:trPr>
              <w:tc>
                <w:tcPr>
                  <w:tcW w:w="0" w:type="dxa"/>
                  <w:tcPrChange w:id="28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42B10" w14:textId="42EA463D" w:rsidR="00066508" w:rsidRPr="005A6AA3" w:rsidDel="00AE71EA" w:rsidRDefault="00000000">
                  <w:pPr>
                    <w:keepNext/>
                    <w:widowControl w:val="0"/>
                    <w:spacing w:after="60"/>
                    <w:rPr>
                      <w:del w:id="2875" w:author="Lorenzo Fabbri" w:date="2024-09-24T14:48:00Z" w16du:dateUtc="2024-09-24T12:48:00Z"/>
                    </w:rPr>
                  </w:pPr>
                  <w:del w:id="2876" w:author="Lorenzo Fabbri" w:date="2024-09-24T14:48:00Z" w16du:dateUtc="2024-09-24T12:48:00Z">
                    <w:r w:rsidRPr="005A6AA3" w:rsidDel="00AE71EA">
                      <w:rPr>
                        <w:rFonts w:ascii="Calibri" w:hAnsi="Calibri"/>
                        <w:sz w:val="20"/>
                      </w:rPr>
                      <w:delText>hs_c_weight</w:delText>
                    </w:r>
                  </w:del>
                </w:p>
              </w:tc>
              <w:tc>
                <w:tcPr>
                  <w:tcW w:w="0" w:type="dxa"/>
                  <w:tcPrChange w:id="28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04DD15" w14:textId="718214F8" w:rsidR="00066508" w:rsidRPr="005A6AA3" w:rsidDel="00AE71EA" w:rsidRDefault="00000000">
                  <w:pPr>
                    <w:keepNext/>
                    <w:widowControl w:val="0"/>
                    <w:spacing w:after="60"/>
                    <w:rPr>
                      <w:del w:id="2878" w:author="Lorenzo Fabbri" w:date="2024-09-24T14:48:00Z" w16du:dateUtc="2024-09-24T12:48:00Z"/>
                    </w:rPr>
                  </w:pPr>
                  <w:del w:id="2879" w:author="Lorenzo Fabbri" w:date="2024-09-24T14:48:00Z" w16du:dateUtc="2024-09-24T12:48:00Z">
                    <w:r w:rsidRPr="005A6AA3" w:rsidDel="00AE71EA">
                      <w:rPr>
                        <w:rFonts w:ascii="Calibri" w:hAnsi="Calibri"/>
                        <w:sz w:val="20"/>
                      </w:rPr>
                      <w:delText>numerical</w:delText>
                    </w:r>
                  </w:del>
                </w:p>
              </w:tc>
              <w:tc>
                <w:tcPr>
                  <w:tcW w:w="0" w:type="dxa"/>
                  <w:tcPrChange w:id="28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A2210E" w14:textId="7F682E53" w:rsidR="00066508" w:rsidRPr="005A6AA3" w:rsidDel="00AE71EA" w:rsidRDefault="00000000">
                  <w:pPr>
                    <w:keepNext/>
                    <w:widowControl w:val="0"/>
                    <w:spacing w:after="60"/>
                    <w:rPr>
                      <w:del w:id="2881" w:author="Lorenzo Fabbri" w:date="2024-09-24T14:48:00Z" w16du:dateUtc="2024-09-24T12:48:00Z"/>
                    </w:rPr>
                  </w:pPr>
                  <w:del w:id="2882" w:author="Lorenzo Fabbri" w:date="2024-09-24T14:48:00Z" w16du:dateUtc="2024-09-24T12:48:00Z">
                    <w:r w:rsidRPr="005A6AA3" w:rsidDel="00AE71EA">
                      <w:rPr>
                        <w:rFonts w:ascii="Calibri" w:hAnsi="Calibri"/>
                        <w:sz w:val="20"/>
                      </w:rPr>
                      <w:delText>Child weight</w:delText>
                    </w:r>
                  </w:del>
                </w:p>
              </w:tc>
              <w:tc>
                <w:tcPr>
                  <w:tcW w:w="0" w:type="dxa"/>
                  <w:tcPrChange w:id="28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DAF94B" w14:textId="5AC62A2D" w:rsidR="00066508" w:rsidRPr="005A6AA3" w:rsidDel="00AE71EA" w:rsidRDefault="00066508">
                  <w:pPr>
                    <w:keepNext/>
                    <w:widowControl w:val="0"/>
                    <w:spacing w:after="60"/>
                    <w:rPr>
                      <w:del w:id="2884" w:author="Lorenzo Fabbri" w:date="2024-09-24T14:48:00Z" w16du:dateUtc="2024-09-24T12:48:00Z"/>
                    </w:rPr>
                  </w:pPr>
                </w:p>
              </w:tc>
              <w:tc>
                <w:tcPr>
                  <w:tcW w:w="0" w:type="dxa"/>
                  <w:tcPrChange w:id="28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9A789B" w14:textId="7F4CDC22" w:rsidR="00066508" w:rsidRPr="005A6AA3" w:rsidDel="00AE71EA" w:rsidRDefault="00066508">
                  <w:pPr>
                    <w:keepNext/>
                    <w:widowControl w:val="0"/>
                    <w:spacing w:after="60"/>
                    <w:rPr>
                      <w:del w:id="2886" w:author="Lorenzo Fabbri" w:date="2024-09-24T14:48:00Z" w16du:dateUtc="2024-09-24T12:48:00Z"/>
                    </w:rPr>
                  </w:pPr>
                </w:p>
              </w:tc>
              <w:tc>
                <w:tcPr>
                  <w:tcW w:w="0" w:type="dxa"/>
                  <w:tcPrChange w:id="288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119B4B" w14:textId="42A5F1BF" w:rsidR="00066508" w:rsidRPr="005A6AA3" w:rsidDel="00AE71EA" w:rsidRDefault="00066508">
                  <w:pPr>
                    <w:keepNext/>
                    <w:widowControl w:val="0"/>
                    <w:spacing w:after="60"/>
                    <w:rPr>
                      <w:del w:id="2888" w:author="Lorenzo Fabbri" w:date="2024-09-24T14:48:00Z" w16du:dateUtc="2024-09-24T12:48:00Z"/>
                    </w:rPr>
                  </w:pPr>
                </w:p>
              </w:tc>
              <w:tc>
                <w:tcPr>
                  <w:tcW w:w="0" w:type="dxa"/>
                  <w:tcPrChange w:id="28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A7F3C94" w14:textId="487323CF" w:rsidR="00066508" w:rsidRPr="005A6AA3" w:rsidDel="00AE71EA" w:rsidRDefault="00000000">
                  <w:pPr>
                    <w:keepNext/>
                    <w:widowControl w:val="0"/>
                    <w:spacing w:after="60"/>
                    <w:rPr>
                      <w:del w:id="2890" w:author="Lorenzo Fabbri" w:date="2024-09-24T14:48:00Z" w16du:dateUtc="2024-09-24T12:48:00Z"/>
                    </w:rPr>
                  </w:pPr>
                  <w:del w:id="2891" w:author="Lorenzo Fabbri" w:date="2024-09-24T14:48:00Z" w16du:dateUtc="2024-09-24T12:48:00Z">
                    <w:r w:rsidRPr="005A6AA3" w:rsidDel="00AE71EA">
                      <w:rPr>
                        <w:rFonts w:ascii="Calibri" w:hAnsi="Calibri"/>
                        <w:sz w:val="20"/>
                      </w:rPr>
                      <w:delText>kg</w:delText>
                    </w:r>
                  </w:del>
                </w:p>
              </w:tc>
              <w:tc>
                <w:tcPr>
                  <w:tcW w:w="0" w:type="dxa"/>
                  <w:tcPrChange w:id="28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3B350" w14:textId="7EBFFF02" w:rsidR="00066508" w:rsidRPr="005A6AA3" w:rsidDel="00AE71EA" w:rsidRDefault="00000000">
                  <w:pPr>
                    <w:keepNext/>
                    <w:widowControl w:val="0"/>
                    <w:spacing w:after="60"/>
                    <w:rPr>
                      <w:del w:id="2893" w:author="Lorenzo Fabbri" w:date="2024-09-24T14:48:00Z" w16du:dateUtc="2024-09-24T12:48:00Z"/>
                    </w:rPr>
                  </w:pPr>
                  <w:del w:id="2894" w:author="Lorenzo Fabbri" w:date="2024-09-24T14:48:00Z" w16du:dateUtc="2024-09-24T12:48:00Z">
                    <w:r w:rsidRPr="005A6AA3" w:rsidDel="00AE71EA">
                      <w:rPr>
                        <w:rFonts w:ascii="Calibri" w:hAnsi="Calibri"/>
                        <w:sz w:val="20"/>
                      </w:rPr>
                      <w:delText>postnatal</w:delText>
                    </w:r>
                  </w:del>
                </w:p>
              </w:tc>
              <w:tc>
                <w:tcPr>
                  <w:tcW w:w="0" w:type="dxa"/>
                  <w:tcPrChange w:id="28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42CAB9" w14:textId="6A2A736B" w:rsidR="00066508" w:rsidRPr="005A6AA3" w:rsidDel="00AE71EA" w:rsidRDefault="00000000">
                  <w:pPr>
                    <w:keepNext/>
                    <w:widowControl w:val="0"/>
                    <w:spacing w:after="60"/>
                    <w:rPr>
                      <w:del w:id="2896" w:author="Lorenzo Fabbri" w:date="2024-09-24T14:48:00Z" w16du:dateUtc="2024-09-24T12:48:00Z"/>
                    </w:rPr>
                  </w:pPr>
                  <w:del w:id="2897" w:author="Lorenzo Fabbri" w:date="2024-09-24T14:48:00Z" w16du:dateUtc="2024-09-24T12:48:00Z">
                    <w:r w:rsidRPr="005A6AA3" w:rsidDel="00AE71EA">
                      <w:rPr>
                        <w:rFonts w:ascii="Calibri" w:hAnsi="Calibri"/>
                        <w:sz w:val="20"/>
                      </w:rPr>
                      <w:delText>Yes</w:delText>
                    </w:r>
                  </w:del>
                </w:p>
              </w:tc>
              <w:tc>
                <w:tcPr>
                  <w:tcW w:w="0" w:type="dxa"/>
                  <w:tcPrChange w:id="28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67D9B2" w14:textId="3EDA8C5D" w:rsidR="00066508" w:rsidRPr="005A6AA3" w:rsidDel="00AE71EA" w:rsidRDefault="00000000">
                  <w:pPr>
                    <w:keepNext/>
                    <w:widowControl w:val="0"/>
                    <w:spacing w:after="60"/>
                    <w:rPr>
                      <w:del w:id="2899" w:author="Lorenzo Fabbri" w:date="2024-09-24T14:48:00Z" w16du:dateUtc="2024-09-24T12:48:00Z"/>
                    </w:rPr>
                  </w:pPr>
                  <w:del w:id="2900" w:author="Lorenzo Fabbri" w:date="2024-09-24T14:48:00Z" w16du:dateUtc="2024-09-24T12:48:00Z">
                    <w:r w:rsidRPr="005A6AA3" w:rsidDel="00AE71EA">
                      <w:rPr>
                        <w:rFonts w:ascii="Calibri" w:hAnsi="Calibri"/>
                        <w:sz w:val="20"/>
                      </w:rPr>
                      <w:delText>Yes</w:delText>
                    </w:r>
                  </w:del>
                </w:p>
              </w:tc>
              <w:tc>
                <w:tcPr>
                  <w:tcW w:w="0" w:type="dxa"/>
                  <w:tcPrChange w:id="29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176E3D" w14:textId="16A965C8" w:rsidR="00066508" w:rsidRPr="005A6AA3" w:rsidDel="00AE71EA" w:rsidRDefault="00000000">
                  <w:pPr>
                    <w:keepNext/>
                    <w:widowControl w:val="0"/>
                    <w:spacing w:after="60"/>
                    <w:rPr>
                      <w:del w:id="2902" w:author="Lorenzo Fabbri" w:date="2024-09-24T14:48:00Z" w16du:dateUtc="2024-09-24T12:48:00Z"/>
                    </w:rPr>
                  </w:pPr>
                  <w:del w:id="2903" w:author="Lorenzo Fabbri" w:date="2024-09-24T14:48:00Z" w16du:dateUtc="2024-09-24T12:48:00Z">
                    <w:r w:rsidRPr="005A6AA3" w:rsidDel="00AE71EA">
                      <w:rPr>
                        <w:rFonts w:ascii="Calibri" w:hAnsi="Calibri"/>
                        <w:sz w:val="20"/>
                      </w:rPr>
                      <w:delText>Yes</w:delText>
                    </w:r>
                  </w:del>
                </w:p>
              </w:tc>
            </w:tr>
            <w:tr w:rsidR="00066508" w:rsidRPr="005A6AA3" w:rsidDel="00AE71EA" w14:paraId="02851753" w14:textId="67D26D41" w:rsidTr="006C3DDD">
              <w:trPr>
                <w:del w:id="2904" w:author="Lorenzo Fabbri" w:date="2024-09-24T14:48:00Z"/>
                <w:trPrChange w:id="2905" w:author="Lorenzo Fabbri" w:date="2024-09-19T20:37:00Z" w16du:dateUtc="2024-09-19T18:37:00Z">
                  <w:trPr>
                    <w:gridBefore w:val="1"/>
                    <w:cantSplit/>
                    <w:jc w:val="center"/>
                  </w:trPr>
                </w:trPrChange>
              </w:trPr>
              <w:tc>
                <w:tcPr>
                  <w:tcW w:w="0" w:type="dxa"/>
                  <w:tcPrChange w:id="29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BEEAB1" w14:textId="7F4BA600" w:rsidR="00066508" w:rsidRPr="005A6AA3" w:rsidDel="00AE71EA" w:rsidRDefault="00000000">
                  <w:pPr>
                    <w:keepNext/>
                    <w:widowControl w:val="0"/>
                    <w:spacing w:after="60"/>
                    <w:rPr>
                      <w:del w:id="2907" w:author="Lorenzo Fabbri" w:date="2024-09-24T14:48:00Z" w16du:dateUtc="2024-09-24T12:48:00Z"/>
                    </w:rPr>
                  </w:pPr>
                  <w:del w:id="2908" w:author="Lorenzo Fabbri" w:date="2024-09-24T14:48:00Z" w16du:dateUtc="2024-09-24T12:48:00Z">
                    <w:r w:rsidRPr="005A6AA3" w:rsidDel="00AE71EA">
                      <w:rPr>
                        <w:rFonts w:ascii="Calibri" w:hAnsi="Calibri"/>
                        <w:sz w:val="20"/>
                      </w:rPr>
                      <w:delText>hs_head_circ</w:delText>
                    </w:r>
                  </w:del>
                </w:p>
              </w:tc>
              <w:tc>
                <w:tcPr>
                  <w:tcW w:w="0" w:type="dxa"/>
                  <w:tcPrChange w:id="29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3E89B3" w14:textId="02F1D05E" w:rsidR="00066508" w:rsidRPr="005A6AA3" w:rsidDel="00AE71EA" w:rsidRDefault="00000000">
                  <w:pPr>
                    <w:keepNext/>
                    <w:widowControl w:val="0"/>
                    <w:spacing w:after="60"/>
                    <w:rPr>
                      <w:del w:id="2910" w:author="Lorenzo Fabbri" w:date="2024-09-24T14:48:00Z" w16du:dateUtc="2024-09-24T12:48:00Z"/>
                    </w:rPr>
                  </w:pPr>
                  <w:del w:id="2911" w:author="Lorenzo Fabbri" w:date="2024-09-24T14:48:00Z" w16du:dateUtc="2024-09-24T12:48:00Z">
                    <w:r w:rsidRPr="005A6AA3" w:rsidDel="00AE71EA">
                      <w:rPr>
                        <w:rFonts w:ascii="Calibri" w:hAnsi="Calibri"/>
                        <w:sz w:val="20"/>
                      </w:rPr>
                      <w:delText>numerical</w:delText>
                    </w:r>
                  </w:del>
                </w:p>
              </w:tc>
              <w:tc>
                <w:tcPr>
                  <w:tcW w:w="0" w:type="dxa"/>
                  <w:tcPrChange w:id="29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358C8B" w14:textId="7510B610" w:rsidR="00066508" w:rsidRPr="005A6AA3" w:rsidDel="00AE71EA" w:rsidRDefault="00000000">
                  <w:pPr>
                    <w:keepNext/>
                    <w:widowControl w:val="0"/>
                    <w:spacing w:after="60"/>
                    <w:rPr>
                      <w:del w:id="2913" w:author="Lorenzo Fabbri" w:date="2024-09-24T14:48:00Z" w16du:dateUtc="2024-09-24T12:48:00Z"/>
                    </w:rPr>
                  </w:pPr>
                  <w:del w:id="2914" w:author="Lorenzo Fabbri" w:date="2024-09-24T14:48:00Z" w16du:dateUtc="2024-09-24T12:48:00Z">
                    <w:r w:rsidRPr="005A6AA3" w:rsidDel="00AE71EA">
                      <w:rPr>
                        <w:rFonts w:ascii="Calibri" w:hAnsi="Calibri"/>
                        <w:sz w:val="20"/>
                      </w:rPr>
                      <w:delText>Child head circumference</w:delText>
                    </w:r>
                  </w:del>
                </w:p>
              </w:tc>
              <w:tc>
                <w:tcPr>
                  <w:tcW w:w="0" w:type="dxa"/>
                  <w:tcPrChange w:id="29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D7549" w14:textId="1D25776E" w:rsidR="00066508" w:rsidRPr="005A6AA3" w:rsidDel="00AE71EA" w:rsidRDefault="00066508">
                  <w:pPr>
                    <w:keepNext/>
                    <w:widowControl w:val="0"/>
                    <w:spacing w:after="60"/>
                    <w:rPr>
                      <w:del w:id="2916" w:author="Lorenzo Fabbri" w:date="2024-09-24T14:48:00Z" w16du:dateUtc="2024-09-24T12:48:00Z"/>
                    </w:rPr>
                  </w:pPr>
                </w:p>
              </w:tc>
              <w:tc>
                <w:tcPr>
                  <w:tcW w:w="0" w:type="dxa"/>
                  <w:tcPrChange w:id="29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691B41" w14:textId="416374ED" w:rsidR="00066508" w:rsidRPr="005A6AA3" w:rsidDel="00AE71EA" w:rsidRDefault="00066508">
                  <w:pPr>
                    <w:keepNext/>
                    <w:widowControl w:val="0"/>
                    <w:spacing w:after="60"/>
                    <w:rPr>
                      <w:del w:id="2918" w:author="Lorenzo Fabbri" w:date="2024-09-24T14:48:00Z" w16du:dateUtc="2024-09-24T12:48:00Z"/>
                    </w:rPr>
                  </w:pPr>
                </w:p>
              </w:tc>
              <w:tc>
                <w:tcPr>
                  <w:tcW w:w="0" w:type="dxa"/>
                  <w:tcPrChange w:id="291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8476D20" w14:textId="1F898A42" w:rsidR="00066508" w:rsidRPr="005A6AA3" w:rsidDel="00AE71EA" w:rsidRDefault="00066508">
                  <w:pPr>
                    <w:keepNext/>
                    <w:widowControl w:val="0"/>
                    <w:spacing w:after="60"/>
                    <w:rPr>
                      <w:del w:id="2920" w:author="Lorenzo Fabbri" w:date="2024-09-24T14:48:00Z" w16du:dateUtc="2024-09-24T12:48:00Z"/>
                    </w:rPr>
                  </w:pPr>
                </w:p>
              </w:tc>
              <w:tc>
                <w:tcPr>
                  <w:tcW w:w="0" w:type="dxa"/>
                  <w:tcPrChange w:id="29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32164E" w14:textId="1051AC2E" w:rsidR="00066508" w:rsidRPr="005A6AA3" w:rsidDel="00AE71EA" w:rsidRDefault="00000000">
                  <w:pPr>
                    <w:keepNext/>
                    <w:widowControl w:val="0"/>
                    <w:spacing w:after="60"/>
                    <w:rPr>
                      <w:del w:id="2922" w:author="Lorenzo Fabbri" w:date="2024-09-24T14:48:00Z" w16du:dateUtc="2024-09-24T12:48:00Z"/>
                    </w:rPr>
                  </w:pPr>
                  <w:del w:id="2923" w:author="Lorenzo Fabbri" w:date="2024-09-24T14:48:00Z" w16du:dateUtc="2024-09-24T12:48:00Z">
                    <w:r w:rsidRPr="005A6AA3" w:rsidDel="00AE71EA">
                      <w:rPr>
                        <w:rFonts w:ascii="Calibri" w:hAnsi="Calibri"/>
                        <w:sz w:val="20"/>
                      </w:rPr>
                      <w:delText>cm</w:delText>
                    </w:r>
                  </w:del>
                </w:p>
              </w:tc>
              <w:tc>
                <w:tcPr>
                  <w:tcW w:w="0" w:type="dxa"/>
                  <w:tcPrChange w:id="29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E7239" w14:textId="489C5598" w:rsidR="00066508" w:rsidRPr="005A6AA3" w:rsidDel="00AE71EA" w:rsidRDefault="00000000">
                  <w:pPr>
                    <w:keepNext/>
                    <w:widowControl w:val="0"/>
                    <w:spacing w:after="60"/>
                    <w:rPr>
                      <w:del w:id="2925" w:author="Lorenzo Fabbri" w:date="2024-09-24T14:48:00Z" w16du:dateUtc="2024-09-24T12:48:00Z"/>
                    </w:rPr>
                  </w:pPr>
                  <w:del w:id="2926" w:author="Lorenzo Fabbri" w:date="2024-09-24T14:48:00Z" w16du:dateUtc="2024-09-24T12:48:00Z">
                    <w:r w:rsidRPr="005A6AA3" w:rsidDel="00AE71EA">
                      <w:rPr>
                        <w:rFonts w:ascii="Calibri" w:hAnsi="Calibri"/>
                        <w:sz w:val="20"/>
                      </w:rPr>
                      <w:delText>postnatal</w:delText>
                    </w:r>
                  </w:del>
                </w:p>
              </w:tc>
              <w:tc>
                <w:tcPr>
                  <w:tcW w:w="0" w:type="dxa"/>
                  <w:tcPrChange w:id="29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C0BDEA" w14:textId="198309D5" w:rsidR="00066508" w:rsidRPr="005A6AA3" w:rsidDel="00AE71EA" w:rsidRDefault="00000000">
                  <w:pPr>
                    <w:keepNext/>
                    <w:widowControl w:val="0"/>
                    <w:spacing w:after="60"/>
                    <w:rPr>
                      <w:del w:id="2928" w:author="Lorenzo Fabbri" w:date="2024-09-24T14:48:00Z" w16du:dateUtc="2024-09-24T12:48:00Z"/>
                    </w:rPr>
                  </w:pPr>
                  <w:del w:id="2929" w:author="Lorenzo Fabbri" w:date="2024-09-24T14:48:00Z" w16du:dateUtc="2024-09-24T12:48:00Z">
                    <w:r w:rsidRPr="005A6AA3" w:rsidDel="00AE71EA">
                      <w:rPr>
                        <w:rFonts w:ascii="Calibri" w:hAnsi="Calibri"/>
                        <w:sz w:val="20"/>
                      </w:rPr>
                      <w:delText>Yes</w:delText>
                    </w:r>
                  </w:del>
                </w:p>
              </w:tc>
              <w:tc>
                <w:tcPr>
                  <w:tcW w:w="0" w:type="dxa"/>
                  <w:tcPrChange w:id="29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427F3D" w14:textId="15DF9FEC" w:rsidR="00066508" w:rsidRPr="005A6AA3" w:rsidDel="00AE71EA" w:rsidRDefault="00000000">
                  <w:pPr>
                    <w:keepNext/>
                    <w:widowControl w:val="0"/>
                    <w:spacing w:after="60"/>
                    <w:rPr>
                      <w:del w:id="2931" w:author="Lorenzo Fabbri" w:date="2024-09-24T14:48:00Z" w16du:dateUtc="2024-09-24T12:48:00Z"/>
                    </w:rPr>
                  </w:pPr>
                  <w:del w:id="2932" w:author="Lorenzo Fabbri" w:date="2024-09-24T14:48:00Z" w16du:dateUtc="2024-09-24T12:48:00Z">
                    <w:r w:rsidRPr="005A6AA3" w:rsidDel="00AE71EA">
                      <w:rPr>
                        <w:rFonts w:ascii="Calibri" w:hAnsi="Calibri"/>
                        <w:sz w:val="20"/>
                      </w:rPr>
                      <w:delText>Yes</w:delText>
                    </w:r>
                  </w:del>
                </w:p>
              </w:tc>
              <w:tc>
                <w:tcPr>
                  <w:tcW w:w="0" w:type="dxa"/>
                  <w:tcPrChange w:id="29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184112" w14:textId="0823FDF6" w:rsidR="00066508" w:rsidRPr="005A6AA3" w:rsidDel="00AE71EA" w:rsidRDefault="00000000">
                  <w:pPr>
                    <w:keepNext/>
                    <w:widowControl w:val="0"/>
                    <w:spacing w:after="60"/>
                    <w:rPr>
                      <w:del w:id="2934" w:author="Lorenzo Fabbri" w:date="2024-09-24T14:48:00Z" w16du:dateUtc="2024-09-24T12:48:00Z"/>
                    </w:rPr>
                  </w:pPr>
                  <w:del w:id="2935" w:author="Lorenzo Fabbri" w:date="2024-09-24T14:48:00Z" w16du:dateUtc="2024-09-24T12:48:00Z">
                    <w:r w:rsidRPr="005A6AA3" w:rsidDel="00AE71EA">
                      <w:rPr>
                        <w:rFonts w:ascii="Calibri" w:hAnsi="Calibri"/>
                        <w:sz w:val="20"/>
                      </w:rPr>
                      <w:delText>Yes</w:delText>
                    </w:r>
                  </w:del>
                </w:p>
              </w:tc>
            </w:tr>
            <w:tr w:rsidR="00066508" w:rsidRPr="005A6AA3" w:rsidDel="00AE71EA" w14:paraId="1403F764" w14:textId="2F6DBAC1" w:rsidTr="006C3DDD">
              <w:trPr>
                <w:del w:id="2936" w:author="Lorenzo Fabbri" w:date="2024-09-24T14:48:00Z"/>
                <w:trPrChange w:id="2937" w:author="Lorenzo Fabbri" w:date="2024-09-19T20:37:00Z" w16du:dateUtc="2024-09-19T18:37:00Z">
                  <w:trPr>
                    <w:gridBefore w:val="1"/>
                    <w:cantSplit/>
                    <w:jc w:val="center"/>
                  </w:trPr>
                </w:trPrChange>
              </w:trPr>
              <w:tc>
                <w:tcPr>
                  <w:tcW w:w="0" w:type="dxa"/>
                  <w:gridSpan w:val="11"/>
                  <w:tcPrChange w:id="2938"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6DC7F14" w14:textId="7FFD31D5" w:rsidR="00066508" w:rsidRPr="005A6AA3" w:rsidDel="00AE71EA" w:rsidRDefault="00000000">
                  <w:pPr>
                    <w:keepNext/>
                    <w:widowControl w:val="0"/>
                    <w:spacing w:after="60"/>
                    <w:rPr>
                      <w:del w:id="2939" w:author="Lorenzo Fabbri" w:date="2024-09-24T14:48:00Z" w16du:dateUtc="2024-09-24T12:48:00Z"/>
                    </w:rPr>
                  </w:pPr>
                  <w:del w:id="2940" w:author="Lorenzo Fabbri" w:date="2024-09-24T14:48:00Z" w16du:dateUtc="2024-09-24T12:48:00Z">
                    <w:r w:rsidRPr="005A6AA3" w:rsidDel="00AE71EA">
                      <w:rPr>
                        <w:rFonts w:ascii="Calibri" w:hAnsi="Calibri"/>
                        <w:b/>
                        <w:sz w:val="20"/>
                      </w:rPr>
                      <w:delText>child_diet</w:delText>
                    </w:r>
                  </w:del>
                </w:p>
              </w:tc>
            </w:tr>
            <w:tr w:rsidR="00066508" w:rsidRPr="005A6AA3" w:rsidDel="00AE71EA" w14:paraId="6BF3E932" w14:textId="14EE58B8" w:rsidTr="006C3DDD">
              <w:trPr>
                <w:del w:id="2941" w:author="Lorenzo Fabbri" w:date="2024-09-24T14:48:00Z"/>
                <w:trPrChange w:id="2942" w:author="Lorenzo Fabbri" w:date="2024-09-19T20:37:00Z" w16du:dateUtc="2024-09-19T18:37:00Z">
                  <w:trPr>
                    <w:gridBefore w:val="1"/>
                    <w:cantSplit/>
                    <w:jc w:val="center"/>
                  </w:trPr>
                </w:trPrChange>
              </w:trPr>
              <w:tc>
                <w:tcPr>
                  <w:tcW w:w="0" w:type="dxa"/>
                  <w:tcPrChange w:id="29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3668A1" w14:textId="326579B1" w:rsidR="00066508" w:rsidRPr="005A6AA3" w:rsidDel="00AE71EA" w:rsidRDefault="00000000">
                  <w:pPr>
                    <w:keepNext/>
                    <w:widowControl w:val="0"/>
                    <w:spacing w:after="60"/>
                    <w:rPr>
                      <w:del w:id="2944" w:author="Lorenzo Fabbri" w:date="2024-09-24T14:48:00Z" w16du:dateUtc="2024-09-24T12:48:00Z"/>
                    </w:rPr>
                  </w:pPr>
                  <w:del w:id="2945" w:author="Lorenzo Fabbri" w:date="2024-09-24T14:48:00Z" w16du:dateUtc="2024-09-24T12:48:00Z">
                    <w:r w:rsidRPr="005A6AA3" w:rsidDel="00AE71EA">
                      <w:rPr>
                        <w:rFonts w:ascii="Calibri" w:hAnsi="Calibri"/>
                        <w:sz w:val="20"/>
                      </w:rPr>
                      <w:delText>hs_fastfood</w:delText>
                    </w:r>
                  </w:del>
                </w:p>
              </w:tc>
              <w:tc>
                <w:tcPr>
                  <w:tcW w:w="0" w:type="dxa"/>
                  <w:tcPrChange w:id="29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58D641" w14:textId="1384590C" w:rsidR="00066508" w:rsidRPr="005A6AA3" w:rsidDel="00AE71EA" w:rsidRDefault="00000000">
                  <w:pPr>
                    <w:keepNext/>
                    <w:widowControl w:val="0"/>
                    <w:spacing w:after="60"/>
                    <w:rPr>
                      <w:del w:id="2947" w:author="Lorenzo Fabbri" w:date="2024-09-24T14:48:00Z" w16du:dateUtc="2024-09-24T12:48:00Z"/>
                    </w:rPr>
                  </w:pPr>
                  <w:del w:id="2948" w:author="Lorenzo Fabbri" w:date="2024-09-24T14:48:00Z" w16du:dateUtc="2024-09-24T12:48:00Z">
                    <w:r w:rsidRPr="005A6AA3" w:rsidDel="00AE71EA">
                      <w:rPr>
                        <w:rFonts w:ascii="Calibri" w:hAnsi="Calibri"/>
                        <w:sz w:val="20"/>
                      </w:rPr>
                      <w:delText>numerical</w:delText>
                    </w:r>
                  </w:del>
                </w:p>
              </w:tc>
              <w:tc>
                <w:tcPr>
                  <w:tcW w:w="0" w:type="dxa"/>
                  <w:tcPrChange w:id="29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207FDC" w14:textId="0645E348" w:rsidR="00066508" w:rsidRPr="005A6AA3" w:rsidDel="00AE71EA" w:rsidRDefault="00000000">
                  <w:pPr>
                    <w:keepNext/>
                    <w:widowControl w:val="0"/>
                    <w:spacing w:after="60"/>
                    <w:rPr>
                      <w:del w:id="2950" w:author="Lorenzo Fabbri" w:date="2024-09-24T14:48:00Z" w16du:dateUtc="2024-09-24T12:48:00Z"/>
                    </w:rPr>
                  </w:pPr>
                  <w:del w:id="2951" w:author="Lorenzo Fabbri" w:date="2024-09-24T14:48:00Z" w16du:dateUtc="2024-09-24T12:48:00Z">
                    <w:r w:rsidRPr="005A6AA3" w:rsidDel="00AE71EA">
                      <w:rPr>
                        <w:rFonts w:ascii="Calibri" w:hAnsi="Calibri"/>
                        <w:sz w:val="20"/>
                      </w:rPr>
                      <w:delText>Fast food/take away</w:delText>
                    </w:r>
                  </w:del>
                </w:p>
              </w:tc>
              <w:tc>
                <w:tcPr>
                  <w:tcW w:w="0" w:type="dxa"/>
                  <w:tcPrChange w:id="29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D60BAF" w14:textId="422CE366" w:rsidR="00066508" w:rsidRPr="005A6AA3" w:rsidDel="00AE71EA" w:rsidRDefault="00066508">
                  <w:pPr>
                    <w:keepNext/>
                    <w:widowControl w:val="0"/>
                    <w:spacing w:after="60"/>
                    <w:rPr>
                      <w:del w:id="2953" w:author="Lorenzo Fabbri" w:date="2024-09-24T14:48:00Z" w16du:dateUtc="2024-09-24T12:48:00Z"/>
                    </w:rPr>
                  </w:pPr>
                </w:p>
              </w:tc>
              <w:tc>
                <w:tcPr>
                  <w:tcW w:w="0" w:type="dxa"/>
                  <w:tcPrChange w:id="29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B46F1" w14:textId="4F1C9A45" w:rsidR="00066508" w:rsidRPr="005A6AA3" w:rsidDel="00AE71EA" w:rsidRDefault="00066508">
                  <w:pPr>
                    <w:keepNext/>
                    <w:widowControl w:val="0"/>
                    <w:spacing w:after="60"/>
                    <w:rPr>
                      <w:del w:id="2955" w:author="Lorenzo Fabbri" w:date="2024-09-24T14:48:00Z" w16du:dateUtc="2024-09-24T12:48:00Z"/>
                    </w:rPr>
                  </w:pPr>
                </w:p>
              </w:tc>
              <w:tc>
                <w:tcPr>
                  <w:tcW w:w="0" w:type="dxa"/>
                  <w:tcPrChange w:id="295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52D4385" w14:textId="17571738" w:rsidR="00066508" w:rsidRPr="005A6AA3" w:rsidDel="00AE71EA" w:rsidRDefault="00066508">
                  <w:pPr>
                    <w:keepNext/>
                    <w:widowControl w:val="0"/>
                    <w:spacing w:after="60"/>
                    <w:rPr>
                      <w:del w:id="2957" w:author="Lorenzo Fabbri" w:date="2024-09-24T14:48:00Z" w16du:dateUtc="2024-09-24T12:48:00Z"/>
                    </w:rPr>
                  </w:pPr>
                </w:p>
              </w:tc>
              <w:tc>
                <w:tcPr>
                  <w:tcW w:w="0" w:type="dxa"/>
                  <w:tcPrChange w:id="29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843975" w14:textId="5E33B616" w:rsidR="00066508" w:rsidRPr="005A6AA3" w:rsidDel="00AE71EA" w:rsidRDefault="00000000">
                  <w:pPr>
                    <w:keepNext/>
                    <w:widowControl w:val="0"/>
                    <w:spacing w:after="60"/>
                    <w:rPr>
                      <w:del w:id="2959" w:author="Lorenzo Fabbri" w:date="2024-09-24T14:48:00Z" w16du:dateUtc="2024-09-24T12:48:00Z"/>
                    </w:rPr>
                  </w:pPr>
                  <w:del w:id="2960" w:author="Lorenzo Fabbri" w:date="2024-09-24T14:48:00Z" w16du:dateUtc="2024-09-24T12:48:00Z">
                    <w:r w:rsidRPr="005A6AA3" w:rsidDel="00AE71EA">
                      <w:rPr>
                        <w:rFonts w:ascii="Calibri" w:hAnsi="Calibri"/>
                        <w:sz w:val="20"/>
                      </w:rPr>
                      <w:delText>Times / week</w:delText>
                    </w:r>
                  </w:del>
                </w:p>
              </w:tc>
              <w:tc>
                <w:tcPr>
                  <w:tcW w:w="0" w:type="dxa"/>
                  <w:tcPrChange w:id="29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9D05D0" w14:textId="447FFF8B" w:rsidR="00066508" w:rsidRPr="005A6AA3" w:rsidDel="00AE71EA" w:rsidRDefault="00000000">
                  <w:pPr>
                    <w:keepNext/>
                    <w:widowControl w:val="0"/>
                    <w:spacing w:after="60"/>
                    <w:rPr>
                      <w:del w:id="2962" w:author="Lorenzo Fabbri" w:date="2024-09-24T14:48:00Z" w16du:dateUtc="2024-09-24T12:48:00Z"/>
                    </w:rPr>
                  </w:pPr>
                  <w:del w:id="2963" w:author="Lorenzo Fabbri" w:date="2024-09-24T14:48:00Z" w16du:dateUtc="2024-09-24T12:48:00Z">
                    <w:r w:rsidRPr="005A6AA3" w:rsidDel="00AE71EA">
                      <w:rPr>
                        <w:rFonts w:ascii="Calibri" w:hAnsi="Calibri"/>
                        <w:sz w:val="20"/>
                      </w:rPr>
                      <w:delText>postnatal</w:delText>
                    </w:r>
                  </w:del>
                </w:p>
              </w:tc>
              <w:tc>
                <w:tcPr>
                  <w:tcW w:w="0" w:type="dxa"/>
                  <w:tcPrChange w:id="29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4BAE7" w14:textId="0005E0B5" w:rsidR="00066508" w:rsidRPr="005A6AA3" w:rsidDel="00AE71EA" w:rsidRDefault="00000000">
                  <w:pPr>
                    <w:keepNext/>
                    <w:widowControl w:val="0"/>
                    <w:spacing w:after="60"/>
                    <w:rPr>
                      <w:del w:id="2965" w:author="Lorenzo Fabbri" w:date="2024-09-24T14:48:00Z" w16du:dateUtc="2024-09-24T12:48:00Z"/>
                    </w:rPr>
                  </w:pPr>
                  <w:del w:id="2966" w:author="Lorenzo Fabbri" w:date="2024-09-24T14:48:00Z" w16du:dateUtc="2024-09-24T12:48:00Z">
                    <w:r w:rsidRPr="005A6AA3" w:rsidDel="00AE71EA">
                      <w:rPr>
                        <w:rFonts w:ascii="Calibri" w:hAnsi="Calibri"/>
                        <w:sz w:val="20"/>
                      </w:rPr>
                      <w:delText>Yes</w:delText>
                    </w:r>
                  </w:del>
                </w:p>
              </w:tc>
              <w:tc>
                <w:tcPr>
                  <w:tcW w:w="0" w:type="dxa"/>
                  <w:tcPrChange w:id="29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30E8D" w14:textId="5E51DF4B" w:rsidR="00066508" w:rsidRPr="005A6AA3" w:rsidDel="00AE71EA" w:rsidRDefault="00000000">
                  <w:pPr>
                    <w:keepNext/>
                    <w:widowControl w:val="0"/>
                    <w:spacing w:after="60"/>
                    <w:rPr>
                      <w:del w:id="2968" w:author="Lorenzo Fabbri" w:date="2024-09-24T14:48:00Z" w16du:dateUtc="2024-09-24T12:48:00Z"/>
                    </w:rPr>
                  </w:pPr>
                  <w:del w:id="2969" w:author="Lorenzo Fabbri" w:date="2024-09-24T14:48:00Z" w16du:dateUtc="2024-09-24T12:48:00Z">
                    <w:r w:rsidRPr="005A6AA3" w:rsidDel="00AE71EA">
                      <w:rPr>
                        <w:rFonts w:ascii="Calibri" w:hAnsi="Calibri"/>
                        <w:sz w:val="20"/>
                      </w:rPr>
                      <w:delText>Yes</w:delText>
                    </w:r>
                  </w:del>
                </w:p>
              </w:tc>
              <w:tc>
                <w:tcPr>
                  <w:tcW w:w="0" w:type="dxa"/>
                  <w:tcPrChange w:id="29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4220E0" w14:textId="6958F650" w:rsidR="00066508" w:rsidRPr="005A6AA3" w:rsidDel="00AE71EA" w:rsidRDefault="00000000">
                  <w:pPr>
                    <w:keepNext/>
                    <w:widowControl w:val="0"/>
                    <w:spacing w:after="60"/>
                    <w:rPr>
                      <w:del w:id="2971" w:author="Lorenzo Fabbri" w:date="2024-09-24T14:48:00Z" w16du:dateUtc="2024-09-24T12:48:00Z"/>
                    </w:rPr>
                  </w:pPr>
                  <w:del w:id="2972" w:author="Lorenzo Fabbri" w:date="2024-09-24T14:48:00Z" w16du:dateUtc="2024-09-24T12:48:00Z">
                    <w:r w:rsidRPr="005A6AA3" w:rsidDel="00AE71EA">
                      <w:rPr>
                        <w:rFonts w:ascii="Calibri" w:hAnsi="Calibri"/>
                        <w:sz w:val="20"/>
                      </w:rPr>
                      <w:delText>Yes</w:delText>
                    </w:r>
                  </w:del>
                </w:p>
              </w:tc>
            </w:tr>
            <w:tr w:rsidR="00066508" w:rsidRPr="005A6AA3" w:rsidDel="00AE71EA" w14:paraId="0A1010D9" w14:textId="319F8E9E" w:rsidTr="006C3DDD">
              <w:trPr>
                <w:del w:id="2973" w:author="Lorenzo Fabbri" w:date="2024-09-24T14:48:00Z"/>
                <w:trPrChange w:id="2974" w:author="Lorenzo Fabbri" w:date="2024-09-19T20:37:00Z" w16du:dateUtc="2024-09-19T18:37:00Z">
                  <w:trPr>
                    <w:gridBefore w:val="1"/>
                    <w:cantSplit/>
                    <w:jc w:val="center"/>
                  </w:trPr>
                </w:trPrChange>
              </w:trPr>
              <w:tc>
                <w:tcPr>
                  <w:tcW w:w="0" w:type="dxa"/>
                  <w:tcPrChange w:id="29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46095F" w14:textId="04BD58FC" w:rsidR="00066508" w:rsidRPr="005A6AA3" w:rsidDel="00AE71EA" w:rsidRDefault="00000000">
                  <w:pPr>
                    <w:keepNext/>
                    <w:widowControl w:val="0"/>
                    <w:spacing w:after="60"/>
                    <w:rPr>
                      <w:del w:id="2976" w:author="Lorenzo Fabbri" w:date="2024-09-24T14:48:00Z" w16du:dateUtc="2024-09-24T12:48:00Z"/>
                    </w:rPr>
                  </w:pPr>
                  <w:del w:id="2977" w:author="Lorenzo Fabbri" w:date="2024-09-24T14:48:00Z" w16du:dateUtc="2024-09-24T12:48:00Z">
                    <w:r w:rsidRPr="005A6AA3" w:rsidDel="00AE71EA">
                      <w:rPr>
                        <w:rFonts w:ascii="Calibri" w:hAnsi="Calibri"/>
                        <w:sz w:val="20"/>
                      </w:rPr>
                      <w:delText>hs_org_food</w:delText>
                    </w:r>
                  </w:del>
                </w:p>
              </w:tc>
              <w:tc>
                <w:tcPr>
                  <w:tcW w:w="0" w:type="dxa"/>
                  <w:tcPrChange w:id="29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22BB3" w14:textId="26C892AB" w:rsidR="00066508" w:rsidRPr="005A6AA3" w:rsidDel="00AE71EA" w:rsidRDefault="00000000">
                  <w:pPr>
                    <w:keepNext/>
                    <w:widowControl w:val="0"/>
                    <w:spacing w:after="60"/>
                    <w:rPr>
                      <w:del w:id="2979" w:author="Lorenzo Fabbri" w:date="2024-09-24T14:48:00Z" w16du:dateUtc="2024-09-24T12:48:00Z"/>
                    </w:rPr>
                  </w:pPr>
                  <w:del w:id="2980" w:author="Lorenzo Fabbri" w:date="2024-09-24T14:48:00Z" w16du:dateUtc="2024-09-24T12:48:00Z">
                    <w:r w:rsidRPr="005A6AA3" w:rsidDel="00AE71EA">
                      <w:rPr>
                        <w:rFonts w:ascii="Calibri" w:hAnsi="Calibri"/>
                        <w:sz w:val="20"/>
                      </w:rPr>
                      <w:delText>numerical</w:delText>
                    </w:r>
                  </w:del>
                </w:p>
              </w:tc>
              <w:tc>
                <w:tcPr>
                  <w:tcW w:w="0" w:type="dxa"/>
                  <w:tcPrChange w:id="29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B32F9F" w14:textId="22D68C82" w:rsidR="00066508" w:rsidRPr="005A6AA3" w:rsidDel="00AE71EA" w:rsidRDefault="00000000">
                  <w:pPr>
                    <w:keepNext/>
                    <w:widowControl w:val="0"/>
                    <w:spacing w:after="60"/>
                    <w:rPr>
                      <w:del w:id="2982" w:author="Lorenzo Fabbri" w:date="2024-09-24T14:48:00Z" w16du:dateUtc="2024-09-24T12:48:00Z"/>
                    </w:rPr>
                  </w:pPr>
                  <w:del w:id="2983" w:author="Lorenzo Fabbri" w:date="2024-09-24T14:48:00Z" w16du:dateUtc="2024-09-24T12:48:00Z">
                    <w:r w:rsidRPr="005A6AA3" w:rsidDel="00AE71EA">
                      <w:rPr>
                        <w:rFonts w:ascii="Calibri" w:hAnsi="Calibri"/>
                        <w:sz w:val="20"/>
                      </w:rPr>
                      <w:delText>Organic food</w:delText>
                    </w:r>
                  </w:del>
                </w:p>
              </w:tc>
              <w:tc>
                <w:tcPr>
                  <w:tcW w:w="0" w:type="dxa"/>
                  <w:tcPrChange w:id="29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36A613" w14:textId="1BD9187E" w:rsidR="00066508" w:rsidRPr="005A6AA3" w:rsidDel="00AE71EA" w:rsidRDefault="00066508">
                  <w:pPr>
                    <w:keepNext/>
                    <w:widowControl w:val="0"/>
                    <w:spacing w:after="60"/>
                    <w:rPr>
                      <w:del w:id="2985" w:author="Lorenzo Fabbri" w:date="2024-09-24T14:48:00Z" w16du:dateUtc="2024-09-24T12:48:00Z"/>
                    </w:rPr>
                  </w:pPr>
                </w:p>
              </w:tc>
              <w:tc>
                <w:tcPr>
                  <w:tcW w:w="0" w:type="dxa"/>
                  <w:tcPrChange w:id="29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8E1366" w14:textId="728D5544" w:rsidR="00066508" w:rsidRPr="005A6AA3" w:rsidDel="00AE71EA" w:rsidRDefault="00066508">
                  <w:pPr>
                    <w:keepNext/>
                    <w:widowControl w:val="0"/>
                    <w:spacing w:after="60"/>
                    <w:rPr>
                      <w:del w:id="2987" w:author="Lorenzo Fabbri" w:date="2024-09-24T14:48:00Z" w16du:dateUtc="2024-09-24T12:48:00Z"/>
                    </w:rPr>
                  </w:pPr>
                </w:p>
              </w:tc>
              <w:tc>
                <w:tcPr>
                  <w:tcW w:w="0" w:type="dxa"/>
                  <w:tcPrChange w:id="298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08B0A7E" w14:textId="330CF416" w:rsidR="00066508" w:rsidRPr="005A6AA3" w:rsidDel="00AE71EA" w:rsidRDefault="00066508">
                  <w:pPr>
                    <w:keepNext/>
                    <w:widowControl w:val="0"/>
                    <w:spacing w:after="60"/>
                    <w:rPr>
                      <w:del w:id="2989" w:author="Lorenzo Fabbri" w:date="2024-09-24T14:48:00Z" w16du:dateUtc="2024-09-24T12:48:00Z"/>
                    </w:rPr>
                  </w:pPr>
                </w:p>
              </w:tc>
              <w:tc>
                <w:tcPr>
                  <w:tcW w:w="0" w:type="dxa"/>
                  <w:tcPrChange w:id="29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1E66D4" w14:textId="03F2236C" w:rsidR="00066508" w:rsidRPr="005A6AA3" w:rsidDel="00AE71EA" w:rsidRDefault="00000000">
                  <w:pPr>
                    <w:keepNext/>
                    <w:widowControl w:val="0"/>
                    <w:spacing w:after="60"/>
                    <w:rPr>
                      <w:del w:id="2991" w:author="Lorenzo Fabbri" w:date="2024-09-24T14:48:00Z" w16du:dateUtc="2024-09-24T12:48:00Z"/>
                    </w:rPr>
                  </w:pPr>
                  <w:del w:id="2992" w:author="Lorenzo Fabbri" w:date="2024-09-24T14:48:00Z" w16du:dateUtc="2024-09-24T12:48:00Z">
                    <w:r w:rsidRPr="005A6AA3" w:rsidDel="00AE71EA">
                      <w:rPr>
                        <w:rFonts w:ascii="Calibri" w:hAnsi="Calibri"/>
                        <w:sz w:val="20"/>
                      </w:rPr>
                      <w:delText>Times / week</w:delText>
                    </w:r>
                  </w:del>
                </w:p>
              </w:tc>
              <w:tc>
                <w:tcPr>
                  <w:tcW w:w="0" w:type="dxa"/>
                  <w:tcPrChange w:id="29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5BB1CE" w14:textId="3671C073" w:rsidR="00066508" w:rsidRPr="005A6AA3" w:rsidDel="00AE71EA" w:rsidRDefault="00000000">
                  <w:pPr>
                    <w:keepNext/>
                    <w:widowControl w:val="0"/>
                    <w:spacing w:after="60"/>
                    <w:rPr>
                      <w:del w:id="2994" w:author="Lorenzo Fabbri" w:date="2024-09-24T14:48:00Z" w16du:dateUtc="2024-09-24T12:48:00Z"/>
                    </w:rPr>
                  </w:pPr>
                  <w:del w:id="2995" w:author="Lorenzo Fabbri" w:date="2024-09-24T14:48:00Z" w16du:dateUtc="2024-09-24T12:48:00Z">
                    <w:r w:rsidRPr="005A6AA3" w:rsidDel="00AE71EA">
                      <w:rPr>
                        <w:rFonts w:ascii="Calibri" w:hAnsi="Calibri"/>
                        <w:sz w:val="20"/>
                      </w:rPr>
                      <w:delText>postnatal</w:delText>
                    </w:r>
                  </w:del>
                </w:p>
              </w:tc>
              <w:tc>
                <w:tcPr>
                  <w:tcW w:w="0" w:type="dxa"/>
                  <w:tcPrChange w:id="29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C0D6B2" w14:textId="6251CD55" w:rsidR="00066508" w:rsidRPr="005A6AA3" w:rsidDel="00AE71EA" w:rsidRDefault="00000000">
                  <w:pPr>
                    <w:keepNext/>
                    <w:widowControl w:val="0"/>
                    <w:spacing w:after="60"/>
                    <w:rPr>
                      <w:del w:id="2997" w:author="Lorenzo Fabbri" w:date="2024-09-24T14:48:00Z" w16du:dateUtc="2024-09-24T12:48:00Z"/>
                    </w:rPr>
                  </w:pPr>
                  <w:del w:id="2998" w:author="Lorenzo Fabbri" w:date="2024-09-24T14:48:00Z" w16du:dateUtc="2024-09-24T12:48:00Z">
                    <w:r w:rsidRPr="005A6AA3" w:rsidDel="00AE71EA">
                      <w:rPr>
                        <w:rFonts w:ascii="Calibri" w:hAnsi="Calibri"/>
                        <w:sz w:val="20"/>
                      </w:rPr>
                      <w:delText>Yes</w:delText>
                    </w:r>
                  </w:del>
                </w:p>
              </w:tc>
              <w:tc>
                <w:tcPr>
                  <w:tcW w:w="0" w:type="dxa"/>
                  <w:tcPrChange w:id="29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F9409B" w14:textId="4CA930B8" w:rsidR="00066508" w:rsidRPr="005A6AA3" w:rsidDel="00AE71EA" w:rsidRDefault="00000000">
                  <w:pPr>
                    <w:keepNext/>
                    <w:widowControl w:val="0"/>
                    <w:spacing w:after="60"/>
                    <w:rPr>
                      <w:del w:id="3000" w:author="Lorenzo Fabbri" w:date="2024-09-24T14:48:00Z" w16du:dateUtc="2024-09-24T12:48:00Z"/>
                    </w:rPr>
                  </w:pPr>
                  <w:del w:id="3001" w:author="Lorenzo Fabbri" w:date="2024-09-24T14:48:00Z" w16du:dateUtc="2024-09-24T12:48:00Z">
                    <w:r w:rsidRPr="005A6AA3" w:rsidDel="00AE71EA">
                      <w:rPr>
                        <w:rFonts w:ascii="Calibri" w:hAnsi="Calibri"/>
                        <w:sz w:val="20"/>
                      </w:rPr>
                      <w:delText>Yes</w:delText>
                    </w:r>
                  </w:del>
                </w:p>
              </w:tc>
              <w:tc>
                <w:tcPr>
                  <w:tcW w:w="0" w:type="dxa"/>
                  <w:tcPrChange w:id="30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306142" w14:textId="60C64706" w:rsidR="00066508" w:rsidRPr="005A6AA3" w:rsidDel="00AE71EA" w:rsidRDefault="00000000">
                  <w:pPr>
                    <w:keepNext/>
                    <w:widowControl w:val="0"/>
                    <w:spacing w:after="60"/>
                    <w:rPr>
                      <w:del w:id="3003" w:author="Lorenzo Fabbri" w:date="2024-09-24T14:48:00Z" w16du:dateUtc="2024-09-24T12:48:00Z"/>
                    </w:rPr>
                  </w:pPr>
                  <w:del w:id="3004" w:author="Lorenzo Fabbri" w:date="2024-09-24T14:48:00Z" w16du:dateUtc="2024-09-24T12:48:00Z">
                    <w:r w:rsidRPr="005A6AA3" w:rsidDel="00AE71EA">
                      <w:rPr>
                        <w:rFonts w:ascii="Calibri" w:hAnsi="Calibri"/>
                        <w:sz w:val="20"/>
                      </w:rPr>
                      <w:delText>Yes</w:delText>
                    </w:r>
                  </w:del>
                </w:p>
              </w:tc>
            </w:tr>
            <w:tr w:rsidR="00066508" w:rsidRPr="005A6AA3" w:rsidDel="00AE71EA" w14:paraId="5DA394DC" w14:textId="6F85A13A" w:rsidTr="006C3DDD">
              <w:trPr>
                <w:del w:id="3005" w:author="Lorenzo Fabbri" w:date="2024-09-24T14:48:00Z"/>
                <w:trPrChange w:id="3006" w:author="Lorenzo Fabbri" w:date="2024-09-19T20:37:00Z" w16du:dateUtc="2024-09-19T18:37:00Z">
                  <w:trPr>
                    <w:gridBefore w:val="1"/>
                    <w:cantSplit/>
                    <w:jc w:val="center"/>
                  </w:trPr>
                </w:trPrChange>
              </w:trPr>
              <w:tc>
                <w:tcPr>
                  <w:tcW w:w="0" w:type="dxa"/>
                  <w:tcPrChange w:id="30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30FA7" w14:textId="14AA3F8E" w:rsidR="00066508" w:rsidRPr="005A6AA3" w:rsidDel="00AE71EA" w:rsidRDefault="00000000">
                  <w:pPr>
                    <w:keepNext/>
                    <w:widowControl w:val="0"/>
                    <w:spacing w:after="60"/>
                    <w:rPr>
                      <w:del w:id="3008" w:author="Lorenzo Fabbri" w:date="2024-09-24T14:48:00Z" w16du:dateUtc="2024-09-24T12:48:00Z"/>
                    </w:rPr>
                  </w:pPr>
                  <w:del w:id="3009" w:author="Lorenzo Fabbri" w:date="2024-09-24T14:48:00Z" w16du:dateUtc="2024-09-24T12:48:00Z">
                    <w:r w:rsidRPr="005A6AA3" w:rsidDel="00AE71EA">
                      <w:rPr>
                        <w:rFonts w:ascii="Calibri" w:hAnsi="Calibri"/>
                        <w:sz w:val="20"/>
                      </w:rPr>
                      <w:delText>hs_total_fish</w:delText>
                    </w:r>
                  </w:del>
                </w:p>
              </w:tc>
              <w:tc>
                <w:tcPr>
                  <w:tcW w:w="0" w:type="dxa"/>
                  <w:tcPrChange w:id="30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45C43B2" w14:textId="6DCC327D" w:rsidR="00066508" w:rsidRPr="005A6AA3" w:rsidDel="00AE71EA" w:rsidRDefault="00000000">
                  <w:pPr>
                    <w:keepNext/>
                    <w:widowControl w:val="0"/>
                    <w:spacing w:after="60"/>
                    <w:rPr>
                      <w:del w:id="3011" w:author="Lorenzo Fabbri" w:date="2024-09-24T14:48:00Z" w16du:dateUtc="2024-09-24T12:48:00Z"/>
                    </w:rPr>
                  </w:pPr>
                  <w:del w:id="3012" w:author="Lorenzo Fabbri" w:date="2024-09-24T14:48:00Z" w16du:dateUtc="2024-09-24T12:48:00Z">
                    <w:r w:rsidRPr="005A6AA3" w:rsidDel="00AE71EA">
                      <w:rPr>
                        <w:rFonts w:ascii="Calibri" w:hAnsi="Calibri"/>
                        <w:sz w:val="20"/>
                      </w:rPr>
                      <w:delText>numerical</w:delText>
                    </w:r>
                  </w:del>
                </w:p>
              </w:tc>
              <w:tc>
                <w:tcPr>
                  <w:tcW w:w="0" w:type="dxa"/>
                  <w:tcPrChange w:id="30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9DEF30" w14:textId="6ED8B325" w:rsidR="00066508" w:rsidRPr="005A6AA3" w:rsidDel="00AE71EA" w:rsidRDefault="00000000">
                  <w:pPr>
                    <w:keepNext/>
                    <w:widowControl w:val="0"/>
                    <w:spacing w:after="60"/>
                    <w:rPr>
                      <w:del w:id="3014" w:author="Lorenzo Fabbri" w:date="2024-09-24T14:48:00Z" w16du:dateUtc="2024-09-24T12:48:00Z"/>
                    </w:rPr>
                  </w:pPr>
                  <w:del w:id="3015" w:author="Lorenzo Fabbri" w:date="2024-09-24T14:48:00Z" w16du:dateUtc="2024-09-24T12:48:00Z">
                    <w:r w:rsidRPr="005A6AA3" w:rsidDel="00AE71EA">
                      <w:rPr>
                        <w:rFonts w:ascii="Calibri" w:hAnsi="Calibri"/>
                        <w:sz w:val="20"/>
                      </w:rPr>
                      <w:delText>Fish and seafood</w:delText>
                    </w:r>
                  </w:del>
                </w:p>
              </w:tc>
              <w:tc>
                <w:tcPr>
                  <w:tcW w:w="0" w:type="dxa"/>
                  <w:tcPrChange w:id="30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EDD104" w14:textId="0A5D8C21" w:rsidR="00066508" w:rsidRPr="005A6AA3" w:rsidDel="00AE71EA" w:rsidRDefault="00066508">
                  <w:pPr>
                    <w:keepNext/>
                    <w:widowControl w:val="0"/>
                    <w:spacing w:after="60"/>
                    <w:rPr>
                      <w:del w:id="3017" w:author="Lorenzo Fabbri" w:date="2024-09-24T14:48:00Z" w16du:dateUtc="2024-09-24T12:48:00Z"/>
                    </w:rPr>
                  </w:pPr>
                </w:p>
              </w:tc>
              <w:tc>
                <w:tcPr>
                  <w:tcW w:w="0" w:type="dxa"/>
                  <w:tcPrChange w:id="30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78525C" w14:textId="41D580DD" w:rsidR="00066508" w:rsidRPr="005A6AA3" w:rsidDel="00AE71EA" w:rsidRDefault="00066508">
                  <w:pPr>
                    <w:keepNext/>
                    <w:widowControl w:val="0"/>
                    <w:spacing w:after="60"/>
                    <w:rPr>
                      <w:del w:id="3019" w:author="Lorenzo Fabbri" w:date="2024-09-24T14:48:00Z" w16du:dateUtc="2024-09-24T12:48:00Z"/>
                    </w:rPr>
                  </w:pPr>
                </w:p>
              </w:tc>
              <w:tc>
                <w:tcPr>
                  <w:tcW w:w="0" w:type="dxa"/>
                  <w:tcPrChange w:id="302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FFC46FA" w14:textId="36BD84F0" w:rsidR="00066508" w:rsidRPr="005A6AA3" w:rsidDel="00AE71EA" w:rsidRDefault="00066508">
                  <w:pPr>
                    <w:keepNext/>
                    <w:widowControl w:val="0"/>
                    <w:spacing w:after="60"/>
                    <w:rPr>
                      <w:del w:id="3021" w:author="Lorenzo Fabbri" w:date="2024-09-24T14:48:00Z" w16du:dateUtc="2024-09-24T12:48:00Z"/>
                    </w:rPr>
                  </w:pPr>
                </w:p>
              </w:tc>
              <w:tc>
                <w:tcPr>
                  <w:tcW w:w="0" w:type="dxa"/>
                  <w:tcPrChange w:id="30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3B9719" w14:textId="1B30394E" w:rsidR="00066508" w:rsidRPr="005A6AA3" w:rsidDel="00AE71EA" w:rsidRDefault="00000000">
                  <w:pPr>
                    <w:keepNext/>
                    <w:widowControl w:val="0"/>
                    <w:spacing w:after="60"/>
                    <w:rPr>
                      <w:del w:id="3023" w:author="Lorenzo Fabbri" w:date="2024-09-24T14:48:00Z" w16du:dateUtc="2024-09-24T12:48:00Z"/>
                    </w:rPr>
                  </w:pPr>
                  <w:del w:id="3024" w:author="Lorenzo Fabbri" w:date="2024-09-24T14:48:00Z" w16du:dateUtc="2024-09-24T12:48:00Z">
                    <w:r w:rsidRPr="005A6AA3" w:rsidDel="00AE71EA">
                      <w:rPr>
                        <w:rFonts w:ascii="Calibri" w:hAnsi="Calibri"/>
                        <w:sz w:val="20"/>
                      </w:rPr>
                      <w:delText>Times / week</w:delText>
                    </w:r>
                  </w:del>
                </w:p>
              </w:tc>
              <w:tc>
                <w:tcPr>
                  <w:tcW w:w="0" w:type="dxa"/>
                  <w:tcPrChange w:id="30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06F5B" w14:textId="0DC81CED" w:rsidR="00066508" w:rsidRPr="005A6AA3" w:rsidDel="00AE71EA" w:rsidRDefault="00000000">
                  <w:pPr>
                    <w:keepNext/>
                    <w:widowControl w:val="0"/>
                    <w:spacing w:after="60"/>
                    <w:rPr>
                      <w:del w:id="3026" w:author="Lorenzo Fabbri" w:date="2024-09-24T14:48:00Z" w16du:dateUtc="2024-09-24T12:48:00Z"/>
                    </w:rPr>
                  </w:pPr>
                  <w:del w:id="3027" w:author="Lorenzo Fabbri" w:date="2024-09-24T14:48:00Z" w16du:dateUtc="2024-09-24T12:48:00Z">
                    <w:r w:rsidRPr="005A6AA3" w:rsidDel="00AE71EA">
                      <w:rPr>
                        <w:rFonts w:ascii="Calibri" w:hAnsi="Calibri"/>
                        <w:sz w:val="20"/>
                      </w:rPr>
                      <w:delText>postnatal</w:delText>
                    </w:r>
                  </w:del>
                </w:p>
              </w:tc>
              <w:tc>
                <w:tcPr>
                  <w:tcW w:w="0" w:type="dxa"/>
                  <w:tcPrChange w:id="30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5C9E4B" w14:textId="156A1DC9" w:rsidR="00066508" w:rsidRPr="005A6AA3" w:rsidDel="00AE71EA" w:rsidRDefault="00000000">
                  <w:pPr>
                    <w:keepNext/>
                    <w:widowControl w:val="0"/>
                    <w:spacing w:after="60"/>
                    <w:rPr>
                      <w:del w:id="3029" w:author="Lorenzo Fabbri" w:date="2024-09-24T14:48:00Z" w16du:dateUtc="2024-09-24T12:48:00Z"/>
                    </w:rPr>
                  </w:pPr>
                  <w:del w:id="3030" w:author="Lorenzo Fabbri" w:date="2024-09-24T14:48:00Z" w16du:dateUtc="2024-09-24T12:48:00Z">
                    <w:r w:rsidRPr="005A6AA3" w:rsidDel="00AE71EA">
                      <w:rPr>
                        <w:rFonts w:ascii="Calibri" w:hAnsi="Calibri"/>
                        <w:sz w:val="20"/>
                      </w:rPr>
                      <w:delText>Yes</w:delText>
                    </w:r>
                  </w:del>
                </w:p>
              </w:tc>
              <w:tc>
                <w:tcPr>
                  <w:tcW w:w="0" w:type="dxa"/>
                  <w:tcPrChange w:id="30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3191D8" w14:textId="21BBCFFB" w:rsidR="00066508" w:rsidRPr="005A6AA3" w:rsidDel="00AE71EA" w:rsidRDefault="00000000">
                  <w:pPr>
                    <w:keepNext/>
                    <w:widowControl w:val="0"/>
                    <w:spacing w:after="60"/>
                    <w:rPr>
                      <w:del w:id="3032" w:author="Lorenzo Fabbri" w:date="2024-09-24T14:48:00Z" w16du:dateUtc="2024-09-24T12:48:00Z"/>
                    </w:rPr>
                  </w:pPr>
                  <w:del w:id="3033" w:author="Lorenzo Fabbri" w:date="2024-09-24T14:48:00Z" w16du:dateUtc="2024-09-24T12:48:00Z">
                    <w:r w:rsidRPr="005A6AA3" w:rsidDel="00AE71EA">
                      <w:rPr>
                        <w:rFonts w:ascii="Calibri" w:hAnsi="Calibri"/>
                        <w:sz w:val="20"/>
                      </w:rPr>
                      <w:delText>Yes</w:delText>
                    </w:r>
                  </w:del>
                </w:p>
              </w:tc>
              <w:tc>
                <w:tcPr>
                  <w:tcW w:w="0" w:type="dxa"/>
                  <w:tcPrChange w:id="30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B4C2D8" w14:textId="0BAC6404" w:rsidR="00066508" w:rsidRPr="005A6AA3" w:rsidDel="00AE71EA" w:rsidRDefault="00000000">
                  <w:pPr>
                    <w:keepNext/>
                    <w:widowControl w:val="0"/>
                    <w:spacing w:after="60"/>
                    <w:rPr>
                      <w:del w:id="3035" w:author="Lorenzo Fabbri" w:date="2024-09-24T14:48:00Z" w16du:dateUtc="2024-09-24T12:48:00Z"/>
                    </w:rPr>
                  </w:pPr>
                  <w:del w:id="3036" w:author="Lorenzo Fabbri" w:date="2024-09-24T14:48:00Z" w16du:dateUtc="2024-09-24T12:48:00Z">
                    <w:r w:rsidRPr="005A6AA3" w:rsidDel="00AE71EA">
                      <w:rPr>
                        <w:rFonts w:ascii="Calibri" w:hAnsi="Calibri"/>
                        <w:sz w:val="20"/>
                      </w:rPr>
                      <w:delText>Yes</w:delText>
                    </w:r>
                  </w:del>
                </w:p>
              </w:tc>
            </w:tr>
            <w:tr w:rsidR="00066508" w:rsidRPr="005A6AA3" w:rsidDel="00AE71EA" w14:paraId="55A996B0" w14:textId="23C3D9B0" w:rsidTr="006C3DDD">
              <w:trPr>
                <w:del w:id="3037" w:author="Lorenzo Fabbri" w:date="2024-09-24T14:48:00Z"/>
                <w:trPrChange w:id="3038" w:author="Lorenzo Fabbri" w:date="2024-09-19T20:37:00Z" w16du:dateUtc="2024-09-19T18:37:00Z">
                  <w:trPr>
                    <w:gridBefore w:val="1"/>
                    <w:cantSplit/>
                    <w:jc w:val="center"/>
                  </w:trPr>
                </w:trPrChange>
              </w:trPr>
              <w:tc>
                <w:tcPr>
                  <w:tcW w:w="0" w:type="dxa"/>
                  <w:tcPrChange w:id="30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92A532" w14:textId="7E3B454D" w:rsidR="00066508" w:rsidRPr="005A6AA3" w:rsidDel="00AE71EA" w:rsidRDefault="00000000">
                  <w:pPr>
                    <w:keepNext/>
                    <w:widowControl w:val="0"/>
                    <w:spacing w:after="60"/>
                    <w:rPr>
                      <w:del w:id="3040" w:author="Lorenzo Fabbri" w:date="2024-09-24T14:48:00Z" w16du:dateUtc="2024-09-24T12:48:00Z"/>
                    </w:rPr>
                  </w:pPr>
                  <w:del w:id="3041" w:author="Lorenzo Fabbri" w:date="2024-09-24T14:48:00Z" w16du:dateUtc="2024-09-24T12:48:00Z">
                    <w:r w:rsidRPr="005A6AA3" w:rsidDel="00AE71EA">
                      <w:rPr>
                        <w:rFonts w:ascii="Calibri" w:hAnsi="Calibri"/>
                        <w:sz w:val="20"/>
                      </w:rPr>
                      <w:delText>hs_total_fruits</w:delText>
                    </w:r>
                  </w:del>
                </w:p>
              </w:tc>
              <w:tc>
                <w:tcPr>
                  <w:tcW w:w="0" w:type="dxa"/>
                  <w:tcPrChange w:id="30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D850DE" w14:textId="6F72B06C" w:rsidR="00066508" w:rsidRPr="005A6AA3" w:rsidDel="00AE71EA" w:rsidRDefault="00000000">
                  <w:pPr>
                    <w:keepNext/>
                    <w:widowControl w:val="0"/>
                    <w:spacing w:after="60"/>
                    <w:rPr>
                      <w:del w:id="3043" w:author="Lorenzo Fabbri" w:date="2024-09-24T14:48:00Z" w16du:dateUtc="2024-09-24T12:48:00Z"/>
                    </w:rPr>
                  </w:pPr>
                  <w:del w:id="3044" w:author="Lorenzo Fabbri" w:date="2024-09-24T14:48:00Z" w16du:dateUtc="2024-09-24T12:48:00Z">
                    <w:r w:rsidRPr="005A6AA3" w:rsidDel="00AE71EA">
                      <w:rPr>
                        <w:rFonts w:ascii="Calibri" w:hAnsi="Calibri"/>
                        <w:sz w:val="20"/>
                      </w:rPr>
                      <w:delText>numerical</w:delText>
                    </w:r>
                  </w:del>
                </w:p>
              </w:tc>
              <w:tc>
                <w:tcPr>
                  <w:tcW w:w="0" w:type="dxa"/>
                  <w:tcPrChange w:id="30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A34F75" w14:textId="442CDA33" w:rsidR="00066508" w:rsidRPr="005A6AA3" w:rsidDel="00AE71EA" w:rsidRDefault="00000000">
                  <w:pPr>
                    <w:keepNext/>
                    <w:widowControl w:val="0"/>
                    <w:spacing w:after="60"/>
                    <w:rPr>
                      <w:del w:id="3046" w:author="Lorenzo Fabbri" w:date="2024-09-24T14:48:00Z" w16du:dateUtc="2024-09-24T12:48:00Z"/>
                    </w:rPr>
                  </w:pPr>
                  <w:del w:id="3047" w:author="Lorenzo Fabbri" w:date="2024-09-24T14:48:00Z" w16du:dateUtc="2024-09-24T12:48:00Z">
                    <w:r w:rsidRPr="005A6AA3" w:rsidDel="00AE71EA">
                      <w:rPr>
                        <w:rFonts w:ascii="Calibri" w:hAnsi="Calibri"/>
                        <w:sz w:val="20"/>
                      </w:rPr>
                      <w:delText>Fruits</w:delText>
                    </w:r>
                  </w:del>
                </w:p>
              </w:tc>
              <w:tc>
                <w:tcPr>
                  <w:tcW w:w="0" w:type="dxa"/>
                  <w:tcPrChange w:id="30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2C0A42" w14:textId="07BBAE32" w:rsidR="00066508" w:rsidRPr="005A6AA3" w:rsidDel="00AE71EA" w:rsidRDefault="00066508">
                  <w:pPr>
                    <w:keepNext/>
                    <w:widowControl w:val="0"/>
                    <w:spacing w:after="60"/>
                    <w:rPr>
                      <w:del w:id="3049" w:author="Lorenzo Fabbri" w:date="2024-09-24T14:48:00Z" w16du:dateUtc="2024-09-24T12:48:00Z"/>
                    </w:rPr>
                  </w:pPr>
                </w:p>
              </w:tc>
              <w:tc>
                <w:tcPr>
                  <w:tcW w:w="0" w:type="dxa"/>
                  <w:tcPrChange w:id="30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9235C7" w14:textId="46167B92" w:rsidR="00066508" w:rsidRPr="005A6AA3" w:rsidDel="00AE71EA" w:rsidRDefault="00066508">
                  <w:pPr>
                    <w:keepNext/>
                    <w:widowControl w:val="0"/>
                    <w:spacing w:after="60"/>
                    <w:rPr>
                      <w:del w:id="3051" w:author="Lorenzo Fabbri" w:date="2024-09-24T14:48:00Z" w16du:dateUtc="2024-09-24T12:48:00Z"/>
                    </w:rPr>
                  </w:pPr>
                </w:p>
              </w:tc>
              <w:tc>
                <w:tcPr>
                  <w:tcW w:w="0" w:type="dxa"/>
                  <w:tcPrChange w:id="305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260F26" w14:textId="678F6DD9" w:rsidR="00066508" w:rsidRPr="005A6AA3" w:rsidDel="00AE71EA" w:rsidRDefault="00066508">
                  <w:pPr>
                    <w:keepNext/>
                    <w:widowControl w:val="0"/>
                    <w:spacing w:after="60"/>
                    <w:rPr>
                      <w:del w:id="3053" w:author="Lorenzo Fabbri" w:date="2024-09-24T14:48:00Z" w16du:dateUtc="2024-09-24T12:48:00Z"/>
                    </w:rPr>
                  </w:pPr>
                </w:p>
              </w:tc>
              <w:tc>
                <w:tcPr>
                  <w:tcW w:w="0" w:type="dxa"/>
                  <w:tcPrChange w:id="30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200850" w14:textId="3F0CB7BD" w:rsidR="00066508" w:rsidRPr="005A6AA3" w:rsidDel="00AE71EA" w:rsidRDefault="00000000">
                  <w:pPr>
                    <w:keepNext/>
                    <w:widowControl w:val="0"/>
                    <w:spacing w:after="60"/>
                    <w:rPr>
                      <w:del w:id="3055" w:author="Lorenzo Fabbri" w:date="2024-09-24T14:48:00Z" w16du:dateUtc="2024-09-24T12:48:00Z"/>
                    </w:rPr>
                  </w:pPr>
                  <w:del w:id="3056" w:author="Lorenzo Fabbri" w:date="2024-09-24T14:48:00Z" w16du:dateUtc="2024-09-24T12:48:00Z">
                    <w:r w:rsidRPr="005A6AA3" w:rsidDel="00AE71EA">
                      <w:rPr>
                        <w:rFonts w:ascii="Calibri" w:hAnsi="Calibri"/>
                        <w:sz w:val="20"/>
                      </w:rPr>
                      <w:delText>Times / week</w:delText>
                    </w:r>
                  </w:del>
                </w:p>
              </w:tc>
              <w:tc>
                <w:tcPr>
                  <w:tcW w:w="0" w:type="dxa"/>
                  <w:tcPrChange w:id="30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EBA0EF" w14:textId="03EFDCF3" w:rsidR="00066508" w:rsidRPr="005A6AA3" w:rsidDel="00AE71EA" w:rsidRDefault="00000000">
                  <w:pPr>
                    <w:keepNext/>
                    <w:widowControl w:val="0"/>
                    <w:spacing w:after="60"/>
                    <w:rPr>
                      <w:del w:id="3058" w:author="Lorenzo Fabbri" w:date="2024-09-24T14:48:00Z" w16du:dateUtc="2024-09-24T12:48:00Z"/>
                    </w:rPr>
                  </w:pPr>
                  <w:del w:id="3059" w:author="Lorenzo Fabbri" w:date="2024-09-24T14:48:00Z" w16du:dateUtc="2024-09-24T12:48:00Z">
                    <w:r w:rsidRPr="005A6AA3" w:rsidDel="00AE71EA">
                      <w:rPr>
                        <w:rFonts w:ascii="Calibri" w:hAnsi="Calibri"/>
                        <w:sz w:val="20"/>
                      </w:rPr>
                      <w:delText>postnatal</w:delText>
                    </w:r>
                  </w:del>
                </w:p>
              </w:tc>
              <w:tc>
                <w:tcPr>
                  <w:tcW w:w="0" w:type="dxa"/>
                  <w:tcPrChange w:id="30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89A952" w14:textId="180BF768" w:rsidR="00066508" w:rsidRPr="005A6AA3" w:rsidDel="00AE71EA" w:rsidRDefault="00000000">
                  <w:pPr>
                    <w:keepNext/>
                    <w:widowControl w:val="0"/>
                    <w:spacing w:after="60"/>
                    <w:rPr>
                      <w:del w:id="3061" w:author="Lorenzo Fabbri" w:date="2024-09-24T14:48:00Z" w16du:dateUtc="2024-09-24T12:48:00Z"/>
                    </w:rPr>
                  </w:pPr>
                  <w:del w:id="3062" w:author="Lorenzo Fabbri" w:date="2024-09-24T14:48:00Z" w16du:dateUtc="2024-09-24T12:48:00Z">
                    <w:r w:rsidRPr="005A6AA3" w:rsidDel="00AE71EA">
                      <w:rPr>
                        <w:rFonts w:ascii="Calibri" w:hAnsi="Calibri"/>
                        <w:sz w:val="20"/>
                      </w:rPr>
                      <w:delText>Yes</w:delText>
                    </w:r>
                  </w:del>
                </w:p>
              </w:tc>
              <w:tc>
                <w:tcPr>
                  <w:tcW w:w="0" w:type="dxa"/>
                  <w:tcPrChange w:id="30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186FB" w14:textId="2A06C637" w:rsidR="00066508" w:rsidRPr="005A6AA3" w:rsidDel="00AE71EA" w:rsidRDefault="00000000">
                  <w:pPr>
                    <w:keepNext/>
                    <w:widowControl w:val="0"/>
                    <w:spacing w:after="60"/>
                    <w:rPr>
                      <w:del w:id="3064" w:author="Lorenzo Fabbri" w:date="2024-09-24T14:48:00Z" w16du:dateUtc="2024-09-24T12:48:00Z"/>
                    </w:rPr>
                  </w:pPr>
                  <w:del w:id="3065" w:author="Lorenzo Fabbri" w:date="2024-09-24T14:48:00Z" w16du:dateUtc="2024-09-24T12:48:00Z">
                    <w:r w:rsidRPr="005A6AA3" w:rsidDel="00AE71EA">
                      <w:rPr>
                        <w:rFonts w:ascii="Calibri" w:hAnsi="Calibri"/>
                        <w:sz w:val="20"/>
                      </w:rPr>
                      <w:delText>Yes</w:delText>
                    </w:r>
                  </w:del>
                </w:p>
              </w:tc>
              <w:tc>
                <w:tcPr>
                  <w:tcW w:w="0" w:type="dxa"/>
                  <w:tcPrChange w:id="30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141D02" w14:textId="4A2FB872" w:rsidR="00066508" w:rsidRPr="005A6AA3" w:rsidDel="00AE71EA" w:rsidRDefault="00000000">
                  <w:pPr>
                    <w:keepNext/>
                    <w:widowControl w:val="0"/>
                    <w:spacing w:after="60"/>
                    <w:rPr>
                      <w:del w:id="3067" w:author="Lorenzo Fabbri" w:date="2024-09-24T14:48:00Z" w16du:dateUtc="2024-09-24T12:48:00Z"/>
                    </w:rPr>
                  </w:pPr>
                  <w:del w:id="3068" w:author="Lorenzo Fabbri" w:date="2024-09-24T14:48:00Z" w16du:dateUtc="2024-09-24T12:48:00Z">
                    <w:r w:rsidRPr="005A6AA3" w:rsidDel="00AE71EA">
                      <w:rPr>
                        <w:rFonts w:ascii="Calibri" w:hAnsi="Calibri"/>
                        <w:sz w:val="20"/>
                      </w:rPr>
                      <w:delText>Yes</w:delText>
                    </w:r>
                  </w:del>
                </w:p>
              </w:tc>
            </w:tr>
            <w:tr w:rsidR="00066508" w:rsidRPr="005A6AA3" w:rsidDel="00AE71EA" w14:paraId="7EBFED79" w14:textId="677B285C" w:rsidTr="006C3DDD">
              <w:trPr>
                <w:del w:id="3069" w:author="Lorenzo Fabbri" w:date="2024-09-24T14:48:00Z"/>
                <w:trPrChange w:id="3070" w:author="Lorenzo Fabbri" w:date="2024-09-19T20:37:00Z" w16du:dateUtc="2024-09-19T18:37:00Z">
                  <w:trPr>
                    <w:gridBefore w:val="1"/>
                    <w:cantSplit/>
                    <w:jc w:val="center"/>
                  </w:trPr>
                </w:trPrChange>
              </w:trPr>
              <w:tc>
                <w:tcPr>
                  <w:tcW w:w="0" w:type="dxa"/>
                  <w:tcPrChange w:id="30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06CA48" w14:textId="5ACFBD03" w:rsidR="00066508" w:rsidRPr="005A6AA3" w:rsidDel="00AE71EA" w:rsidRDefault="00000000">
                  <w:pPr>
                    <w:keepNext/>
                    <w:widowControl w:val="0"/>
                    <w:spacing w:after="60"/>
                    <w:rPr>
                      <w:del w:id="3072" w:author="Lorenzo Fabbri" w:date="2024-09-24T14:48:00Z" w16du:dateUtc="2024-09-24T12:48:00Z"/>
                    </w:rPr>
                  </w:pPr>
                  <w:del w:id="3073" w:author="Lorenzo Fabbri" w:date="2024-09-24T14:48:00Z" w16du:dateUtc="2024-09-24T12:48:00Z">
                    <w:r w:rsidRPr="005A6AA3" w:rsidDel="00AE71EA">
                      <w:rPr>
                        <w:rFonts w:ascii="Calibri" w:hAnsi="Calibri"/>
                        <w:sz w:val="20"/>
                      </w:rPr>
                      <w:delText>hs_total_veg</w:delText>
                    </w:r>
                  </w:del>
                </w:p>
              </w:tc>
              <w:tc>
                <w:tcPr>
                  <w:tcW w:w="0" w:type="dxa"/>
                  <w:tcPrChange w:id="30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8B1F06" w14:textId="1784168A" w:rsidR="00066508" w:rsidRPr="005A6AA3" w:rsidDel="00AE71EA" w:rsidRDefault="00000000">
                  <w:pPr>
                    <w:keepNext/>
                    <w:widowControl w:val="0"/>
                    <w:spacing w:after="60"/>
                    <w:rPr>
                      <w:del w:id="3075" w:author="Lorenzo Fabbri" w:date="2024-09-24T14:48:00Z" w16du:dateUtc="2024-09-24T12:48:00Z"/>
                    </w:rPr>
                  </w:pPr>
                  <w:del w:id="3076" w:author="Lorenzo Fabbri" w:date="2024-09-24T14:48:00Z" w16du:dateUtc="2024-09-24T12:48:00Z">
                    <w:r w:rsidRPr="005A6AA3" w:rsidDel="00AE71EA">
                      <w:rPr>
                        <w:rFonts w:ascii="Calibri" w:hAnsi="Calibri"/>
                        <w:sz w:val="20"/>
                      </w:rPr>
                      <w:delText>numerical</w:delText>
                    </w:r>
                  </w:del>
                </w:p>
              </w:tc>
              <w:tc>
                <w:tcPr>
                  <w:tcW w:w="0" w:type="dxa"/>
                  <w:tcPrChange w:id="30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1EE1D" w14:textId="528ED376" w:rsidR="00066508" w:rsidRPr="005A6AA3" w:rsidDel="00AE71EA" w:rsidRDefault="00000000">
                  <w:pPr>
                    <w:keepNext/>
                    <w:widowControl w:val="0"/>
                    <w:spacing w:after="60"/>
                    <w:rPr>
                      <w:del w:id="3078" w:author="Lorenzo Fabbri" w:date="2024-09-24T14:48:00Z" w16du:dateUtc="2024-09-24T12:48:00Z"/>
                    </w:rPr>
                  </w:pPr>
                  <w:del w:id="3079" w:author="Lorenzo Fabbri" w:date="2024-09-24T14:48:00Z" w16du:dateUtc="2024-09-24T12:48:00Z">
                    <w:r w:rsidRPr="005A6AA3" w:rsidDel="00AE71EA">
                      <w:rPr>
                        <w:rFonts w:ascii="Calibri" w:hAnsi="Calibri"/>
                        <w:sz w:val="20"/>
                      </w:rPr>
                      <w:delText>Vegetables</w:delText>
                    </w:r>
                  </w:del>
                </w:p>
              </w:tc>
              <w:tc>
                <w:tcPr>
                  <w:tcW w:w="0" w:type="dxa"/>
                  <w:tcPrChange w:id="30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88AC93" w14:textId="4C5329B6" w:rsidR="00066508" w:rsidRPr="005A6AA3" w:rsidDel="00AE71EA" w:rsidRDefault="00066508">
                  <w:pPr>
                    <w:keepNext/>
                    <w:widowControl w:val="0"/>
                    <w:spacing w:after="60"/>
                    <w:rPr>
                      <w:del w:id="3081" w:author="Lorenzo Fabbri" w:date="2024-09-24T14:48:00Z" w16du:dateUtc="2024-09-24T12:48:00Z"/>
                    </w:rPr>
                  </w:pPr>
                </w:p>
              </w:tc>
              <w:tc>
                <w:tcPr>
                  <w:tcW w:w="0" w:type="dxa"/>
                  <w:tcPrChange w:id="30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1354F" w14:textId="2D740EC6" w:rsidR="00066508" w:rsidRPr="005A6AA3" w:rsidDel="00AE71EA" w:rsidRDefault="00066508">
                  <w:pPr>
                    <w:keepNext/>
                    <w:widowControl w:val="0"/>
                    <w:spacing w:after="60"/>
                    <w:rPr>
                      <w:del w:id="3083" w:author="Lorenzo Fabbri" w:date="2024-09-24T14:48:00Z" w16du:dateUtc="2024-09-24T12:48:00Z"/>
                    </w:rPr>
                  </w:pPr>
                </w:p>
              </w:tc>
              <w:tc>
                <w:tcPr>
                  <w:tcW w:w="0" w:type="dxa"/>
                  <w:tcPrChange w:id="308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76CA21" w14:textId="58678BBC" w:rsidR="00066508" w:rsidRPr="005A6AA3" w:rsidDel="00AE71EA" w:rsidRDefault="00066508">
                  <w:pPr>
                    <w:keepNext/>
                    <w:widowControl w:val="0"/>
                    <w:spacing w:after="60"/>
                    <w:rPr>
                      <w:del w:id="3085" w:author="Lorenzo Fabbri" w:date="2024-09-24T14:48:00Z" w16du:dateUtc="2024-09-24T12:48:00Z"/>
                    </w:rPr>
                  </w:pPr>
                </w:p>
              </w:tc>
              <w:tc>
                <w:tcPr>
                  <w:tcW w:w="0" w:type="dxa"/>
                  <w:tcPrChange w:id="30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3510D4" w14:textId="1F4CC6F3" w:rsidR="00066508" w:rsidRPr="005A6AA3" w:rsidDel="00AE71EA" w:rsidRDefault="00000000">
                  <w:pPr>
                    <w:keepNext/>
                    <w:widowControl w:val="0"/>
                    <w:spacing w:after="60"/>
                    <w:rPr>
                      <w:del w:id="3087" w:author="Lorenzo Fabbri" w:date="2024-09-24T14:48:00Z" w16du:dateUtc="2024-09-24T12:48:00Z"/>
                    </w:rPr>
                  </w:pPr>
                  <w:del w:id="3088" w:author="Lorenzo Fabbri" w:date="2024-09-24T14:48:00Z" w16du:dateUtc="2024-09-24T12:48:00Z">
                    <w:r w:rsidRPr="005A6AA3" w:rsidDel="00AE71EA">
                      <w:rPr>
                        <w:rFonts w:ascii="Calibri" w:hAnsi="Calibri"/>
                        <w:sz w:val="20"/>
                      </w:rPr>
                      <w:delText>Times / week</w:delText>
                    </w:r>
                  </w:del>
                </w:p>
              </w:tc>
              <w:tc>
                <w:tcPr>
                  <w:tcW w:w="0" w:type="dxa"/>
                  <w:tcPrChange w:id="30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381BC" w14:textId="4542B491" w:rsidR="00066508" w:rsidRPr="005A6AA3" w:rsidDel="00AE71EA" w:rsidRDefault="00000000">
                  <w:pPr>
                    <w:keepNext/>
                    <w:widowControl w:val="0"/>
                    <w:spacing w:after="60"/>
                    <w:rPr>
                      <w:del w:id="3090" w:author="Lorenzo Fabbri" w:date="2024-09-24T14:48:00Z" w16du:dateUtc="2024-09-24T12:48:00Z"/>
                    </w:rPr>
                  </w:pPr>
                  <w:del w:id="3091" w:author="Lorenzo Fabbri" w:date="2024-09-24T14:48:00Z" w16du:dateUtc="2024-09-24T12:48:00Z">
                    <w:r w:rsidRPr="005A6AA3" w:rsidDel="00AE71EA">
                      <w:rPr>
                        <w:rFonts w:ascii="Calibri" w:hAnsi="Calibri"/>
                        <w:sz w:val="20"/>
                      </w:rPr>
                      <w:delText>postnatal</w:delText>
                    </w:r>
                  </w:del>
                </w:p>
              </w:tc>
              <w:tc>
                <w:tcPr>
                  <w:tcW w:w="0" w:type="dxa"/>
                  <w:tcPrChange w:id="30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24F8A4" w14:textId="0281AD6F" w:rsidR="00066508" w:rsidRPr="005A6AA3" w:rsidDel="00AE71EA" w:rsidRDefault="00000000">
                  <w:pPr>
                    <w:keepNext/>
                    <w:widowControl w:val="0"/>
                    <w:spacing w:after="60"/>
                    <w:rPr>
                      <w:del w:id="3093" w:author="Lorenzo Fabbri" w:date="2024-09-24T14:48:00Z" w16du:dateUtc="2024-09-24T12:48:00Z"/>
                    </w:rPr>
                  </w:pPr>
                  <w:del w:id="3094" w:author="Lorenzo Fabbri" w:date="2024-09-24T14:48:00Z" w16du:dateUtc="2024-09-24T12:48:00Z">
                    <w:r w:rsidRPr="005A6AA3" w:rsidDel="00AE71EA">
                      <w:rPr>
                        <w:rFonts w:ascii="Calibri" w:hAnsi="Calibri"/>
                        <w:sz w:val="20"/>
                      </w:rPr>
                      <w:delText>Yes</w:delText>
                    </w:r>
                  </w:del>
                </w:p>
              </w:tc>
              <w:tc>
                <w:tcPr>
                  <w:tcW w:w="0" w:type="dxa"/>
                  <w:tcPrChange w:id="30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638246" w14:textId="1776DA97" w:rsidR="00066508" w:rsidRPr="005A6AA3" w:rsidDel="00AE71EA" w:rsidRDefault="00000000">
                  <w:pPr>
                    <w:keepNext/>
                    <w:widowControl w:val="0"/>
                    <w:spacing w:after="60"/>
                    <w:rPr>
                      <w:del w:id="3096" w:author="Lorenzo Fabbri" w:date="2024-09-24T14:48:00Z" w16du:dateUtc="2024-09-24T12:48:00Z"/>
                    </w:rPr>
                  </w:pPr>
                  <w:del w:id="3097" w:author="Lorenzo Fabbri" w:date="2024-09-24T14:48:00Z" w16du:dateUtc="2024-09-24T12:48:00Z">
                    <w:r w:rsidRPr="005A6AA3" w:rsidDel="00AE71EA">
                      <w:rPr>
                        <w:rFonts w:ascii="Calibri" w:hAnsi="Calibri"/>
                        <w:sz w:val="20"/>
                      </w:rPr>
                      <w:delText>Yes</w:delText>
                    </w:r>
                  </w:del>
                </w:p>
              </w:tc>
              <w:tc>
                <w:tcPr>
                  <w:tcW w:w="0" w:type="dxa"/>
                  <w:tcPrChange w:id="30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8970F9" w14:textId="067C3EA0" w:rsidR="00066508" w:rsidRPr="005A6AA3" w:rsidDel="00AE71EA" w:rsidRDefault="00000000">
                  <w:pPr>
                    <w:keepNext/>
                    <w:widowControl w:val="0"/>
                    <w:spacing w:after="60"/>
                    <w:rPr>
                      <w:del w:id="3099" w:author="Lorenzo Fabbri" w:date="2024-09-24T14:48:00Z" w16du:dateUtc="2024-09-24T12:48:00Z"/>
                    </w:rPr>
                  </w:pPr>
                  <w:del w:id="3100" w:author="Lorenzo Fabbri" w:date="2024-09-24T14:48:00Z" w16du:dateUtc="2024-09-24T12:48:00Z">
                    <w:r w:rsidRPr="005A6AA3" w:rsidDel="00AE71EA">
                      <w:rPr>
                        <w:rFonts w:ascii="Calibri" w:hAnsi="Calibri"/>
                        <w:sz w:val="20"/>
                      </w:rPr>
                      <w:delText>Yes</w:delText>
                    </w:r>
                  </w:del>
                </w:p>
              </w:tc>
            </w:tr>
            <w:tr w:rsidR="00066508" w:rsidRPr="005A6AA3" w:rsidDel="00AE71EA" w14:paraId="1FBEF28F" w14:textId="6D1C8F44" w:rsidTr="006C3DDD">
              <w:trPr>
                <w:del w:id="3101" w:author="Lorenzo Fabbri" w:date="2024-09-24T14:48:00Z"/>
                <w:trPrChange w:id="3102" w:author="Lorenzo Fabbri" w:date="2024-09-19T20:37:00Z" w16du:dateUtc="2024-09-19T18:37:00Z">
                  <w:trPr>
                    <w:gridBefore w:val="1"/>
                    <w:cantSplit/>
                    <w:jc w:val="center"/>
                  </w:trPr>
                </w:trPrChange>
              </w:trPr>
              <w:tc>
                <w:tcPr>
                  <w:tcW w:w="0" w:type="dxa"/>
                  <w:gridSpan w:val="11"/>
                  <w:tcPrChange w:id="3103"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406462D" w14:textId="6F4CB730" w:rsidR="00066508" w:rsidRPr="005A6AA3" w:rsidDel="00AE71EA" w:rsidRDefault="00000000">
                  <w:pPr>
                    <w:keepNext/>
                    <w:widowControl w:val="0"/>
                    <w:spacing w:after="60"/>
                    <w:rPr>
                      <w:del w:id="3104" w:author="Lorenzo Fabbri" w:date="2024-09-24T14:48:00Z" w16du:dateUtc="2024-09-24T12:48:00Z"/>
                    </w:rPr>
                  </w:pPr>
                  <w:del w:id="3105" w:author="Lorenzo Fabbri" w:date="2024-09-24T14:48:00Z" w16du:dateUtc="2024-09-24T12:48:00Z">
                    <w:r w:rsidRPr="005A6AA3" w:rsidDel="00AE71EA">
                      <w:rPr>
                        <w:rFonts w:ascii="Calibri" w:hAnsi="Calibri"/>
                        <w:b/>
                        <w:sz w:val="20"/>
                      </w:rPr>
                      <w:delText>child_smoking</w:delText>
                    </w:r>
                  </w:del>
                </w:p>
              </w:tc>
            </w:tr>
            <w:tr w:rsidR="00066508" w:rsidRPr="005A6AA3" w:rsidDel="00AE71EA" w14:paraId="59A7C86C" w14:textId="188DDCAD" w:rsidTr="006C3DDD">
              <w:trPr>
                <w:del w:id="3106" w:author="Lorenzo Fabbri" w:date="2024-09-24T14:48:00Z"/>
                <w:trPrChange w:id="3107" w:author="Lorenzo Fabbri" w:date="2024-09-19T20:37:00Z" w16du:dateUtc="2024-09-19T18:37:00Z">
                  <w:trPr>
                    <w:gridBefore w:val="1"/>
                    <w:cantSplit/>
                    <w:jc w:val="center"/>
                  </w:trPr>
                </w:trPrChange>
              </w:trPr>
              <w:tc>
                <w:tcPr>
                  <w:tcW w:w="0" w:type="dxa"/>
                  <w:tcPrChange w:id="31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C12FD" w14:textId="5359E872" w:rsidR="00066508" w:rsidRPr="005A6AA3" w:rsidDel="00AE71EA" w:rsidRDefault="00000000">
                  <w:pPr>
                    <w:keepNext/>
                    <w:widowControl w:val="0"/>
                    <w:spacing w:after="60"/>
                    <w:rPr>
                      <w:del w:id="3109" w:author="Lorenzo Fabbri" w:date="2024-09-24T14:48:00Z" w16du:dateUtc="2024-09-24T12:48:00Z"/>
                    </w:rPr>
                  </w:pPr>
                  <w:del w:id="3110" w:author="Lorenzo Fabbri" w:date="2024-09-24T14:48:00Z" w16du:dateUtc="2024-09-24T12:48:00Z">
                    <w:r w:rsidRPr="005A6AA3" w:rsidDel="00AE71EA">
                      <w:rPr>
                        <w:rFonts w:ascii="Calibri" w:hAnsi="Calibri"/>
                        <w:sz w:val="20"/>
                      </w:rPr>
                      <w:delText>hs_tob</w:delText>
                    </w:r>
                  </w:del>
                </w:p>
              </w:tc>
              <w:tc>
                <w:tcPr>
                  <w:tcW w:w="0" w:type="dxa"/>
                  <w:tcPrChange w:id="31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17934" w14:textId="4FFF0DE8" w:rsidR="00066508" w:rsidRPr="005A6AA3" w:rsidDel="00AE71EA" w:rsidRDefault="00000000">
                  <w:pPr>
                    <w:keepNext/>
                    <w:widowControl w:val="0"/>
                    <w:spacing w:after="60"/>
                    <w:rPr>
                      <w:del w:id="3112" w:author="Lorenzo Fabbri" w:date="2024-09-24T14:48:00Z" w16du:dateUtc="2024-09-24T12:48:00Z"/>
                    </w:rPr>
                  </w:pPr>
                  <w:del w:id="3113" w:author="Lorenzo Fabbri" w:date="2024-09-24T14:48:00Z" w16du:dateUtc="2024-09-24T12:48:00Z">
                    <w:r w:rsidRPr="005A6AA3" w:rsidDel="00AE71EA">
                      <w:rPr>
                        <w:rFonts w:ascii="Calibri" w:hAnsi="Calibri"/>
                        <w:sz w:val="20"/>
                      </w:rPr>
                      <w:delText>categorical</w:delText>
                    </w:r>
                  </w:del>
                </w:p>
              </w:tc>
              <w:tc>
                <w:tcPr>
                  <w:tcW w:w="0" w:type="dxa"/>
                  <w:tcPrChange w:id="31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3C57D" w14:textId="5BA65231" w:rsidR="00066508" w:rsidRPr="005A6AA3" w:rsidDel="00AE71EA" w:rsidRDefault="00000000">
                  <w:pPr>
                    <w:keepNext/>
                    <w:widowControl w:val="0"/>
                    <w:spacing w:after="60"/>
                    <w:rPr>
                      <w:del w:id="3115" w:author="Lorenzo Fabbri" w:date="2024-09-24T14:48:00Z" w16du:dateUtc="2024-09-24T12:48:00Z"/>
                    </w:rPr>
                  </w:pPr>
                  <w:del w:id="3116" w:author="Lorenzo Fabbri" w:date="2024-09-24T14:48:00Z" w16du:dateUtc="2024-09-24T12:48:00Z">
                    <w:r w:rsidRPr="005A6AA3" w:rsidDel="00AE71EA">
                      <w:rPr>
                        <w:rFonts w:ascii="Calibri" w:hAnsi="Calibri"/>
                        <w:sz w:val="20"/>
                      </w:rPr>
                      <w:delText>Maternal tobacco consumption</w:delText>
                    </w:r>
                  </w:del>
                </w:p>
              </w:tc>
              <w:tc>
                <w:tcPr>
                  <w:tcW w:w="0" w:type="dxa"/>
                  <w:tcPrChange w:id="31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C2127" w14:textId="600C86CC" w:rsidR="00066508" w:rsidRPr="005A6AA3" w:rsidDel="00AE71EA" w:rsidRDefault="00000000">
                  <w:pPr>
                    <w:keepNext/>
                    <w:widowControl w:val="0"/>
                    <w:spacing w:after="60"/>
                    <w:rPr>
                      <w:del w:id="3118" w:author="Lorenzo Fabbri" w:date="2024-09-24T14:48:00Z" w16du:dateUtc="2024-09-24T12:48:00Z"/>
                    </w:rPr>
                  </w:pPr>
                  <w:del w:id="3119" w:author="Lorenzo Fabbri" w:date="2024-09-24T14:48:00Z" w16du:dateUtc="2024-09-24T12:48:00Z">
                    <w:r w:rsidRPr="005A6AA3" w:rsidDel="00AE71EA">
                      <w:rPr>
                        <w:rFonts w:ascii="Calibri" w:hAnsi="Calibri"/>
                        <w:sz w:val="20"/>
                      </w:rPr>
                      <w:delText>1,2,3,4,5</w:delText>
                    </w:r>
                  </w:del>
                </w:p>
              </w:tc>
              <w:tc>
                <w:tcPr>
                  <w:tcW w:w="0" w:type="dxa"/>
                  <w:tcPrChange w:id="31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00BFB7" w14:textId="2CD339F7" w:rsidR="00066508" w:rsidRPr="005A6AA3" w:rsidDel="00AE71EA" w:rsidRDefault="00000000">
                  <w:pPr>
                    <w:keepNext/>
                    <w:widowControl w:val="0"/>
                    <w:spacing w:after="60"/>
                    <w:rPr>
                      <w:del w:id="3121" w:author="Lorenzo Fabbri" w:date="2024-09-24T14:48:00Z" w16du:dateUtc="2024-09-24T12:48:00Z"/>
                    </w:rPr>
                  </w:pPr>
                  <w:del w:id="3122" w:author="Lorenzo Fabbri" w:date="2024-09-24T14:48:00Z" w16du:dateUtc="2024-09-24T12:48:00Z">
                    <w:r w:rsidRPr="005A6AA3" w:rsidDel="00AE71EA">
                      <w:rPr>
                        <w:rFonts w:ascii="Calibri" w:hAnsi="Calibri"/>
                        <w:sz w:val="20"/>
                      </w:rPr>
                      <w:delText>Non-smoker and has never smoked, Non-smoker but previously smoked although not daily, Non-smoker but previously smoked daily, Smoker but not daily, Daily smoker</w:delText>
                    </w:r>
                  </w:del>
                </w:p>
              </w:tc>
              <w:tc>
                <w:tcPr>
                  <w:tcW w:w="0" w:type="dxa"/>
                  <w:tcPrChange w:id="312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BC7B48E" w14:textId="3E638A1A" w:rsidR="00066508" w:rsidRPr="005A6AA3" w:rsidDel="00AE71EA" w:rsidRDefault="00066508">
                  <w:pPr>
                    <w:keepNext/>
                    <w:widowControl w:val="0"/>
                    <w:spacing w:after="60"/>
                    <w:rPr>
                      <w:del w:id="3124" w:author="Lorenzo Fabbri" w:date="2024-09-24T14:48:00Z" w16du:dateUtc="2024-09-24T12:48:00Z"/>
                    </w:rPr>
                  </w:pPr>
                </w:p>
              </w:tc>
              <w:tc>
                <w:tcPr>
                  <w:tcW w:w="0" w:type="dxa"/>
                  <w:tcPrChange w:id="31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6AD0F" w14:textId="0BB5EB54" w:rsidR="00066508" w:rsidRPr="005A6AA3" w:rsidDel="00AE71EA" w:rsidRDefault="00066508">
                  <w:pPr>
                    <w:keepNext/>
                    <w:widowControl w:val="0"/>
                    <w:spacing w:after="60"/>
                    <w:rPr>
                      <w:del w:id="3126" w:author="Lorenzo Fabbri" w:date="2024-09-24T14:48:00Z" w16du:dateUtc="2024-09-24T12:48:00Z"/>
                    </w:rPr>
                  </w:pPr>
                </w:p>
              </w:tc>
              <w:tc>
                <w:tcPr>
                  <w:tcW w:w="0" w:type="dxa"/>
                  <w:tcPrChange w:id="31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A13DB" w14:textId="0A47C18B" w:rsidR="00066508" w:rsidRPr="005A6AA3" w:rsidDel="00AE71EA" w:rsidRDefault="00000000">
                  <w:pPr>
                    <w:keepNext/>
                    <w:widowControl w:val="0"/>
                    <w:spacing w:after="60"/>
                    <w:rPr>
                      <w:del w:id="3128" w:author="Lorenzo Fabbri" w:date="2024-09-24T14:48:00Z" w16du:dateUtc="2024-09-24T12:48:00Z"/>
                    </w:rPr>
                  </w:pPr>
                  <w:del w:id="3129" w:author="Lorenzo Fabbri" w:date="2024-09-24T14:48:00Z" w16du:dateUtc="2024-09-24T12:48:00Z">
                    <w:r w:rsidRPr="005A6AA3" w:rsidDel="00AE71EA">
                      <w:rPr>
                        <w:rFonts w:ascii="Calibri" w:hAnsi="Calibri"/>
                        <w:sz w:val="20"/>
                      </w:rPr>
                      <w:delText>postnatal</w:delText>
                    </w:r>
                  </w:del>
                </w:p>
              </w:tc>
              <w:tc>
                <w:tcPr>
                  <w:tcW w:w="0" w:type="dxa"/>
                  <w:tcPrChange w:id="31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A8989E" w14:textId="7B4655BD" w:rsidR="00066508" w:rsidRPr="005A6AA3" w:rsidDel="00AE71EA" w:rsidRDefault="00000000">
                  <w:pPr>
                    <w:keepNext/>
                    <w:widowControl w:val="0"/>
                    <w:spacing w:after="60"/>
                    <w:rPr>
                      <w:del w:id="3131" w:author="Lorenzo Fabbri" w:date="2024-09-24T14:48:00Z" w16du:dateUtc="2024-09-24T12:48:00Z"/>
                    </w:rPr>
                  </w:pPr>
                  <w:del w:id="3132" w:author="Lorenzo Fabbri" w:date="2024-09-24T14:48:00Z" w16du:dateUtc="2024-09-24T12:48:00Z">
                    <w:r w:rsidRPr="005A6AA3" w:rsidDel="00AE71EA">
                      <w:rPr>
                        <w:rFonts w:ascii="Calibri" w:hAnsi="Calibri"/>
                        <w:sz w:val="20"/>
                      </w:rPr>
                      <w:delText>Yes</w:delText>
                    </w:r>
                  </w:del>
                </w:p>
              </w:tc>
              <w:tc>
                <w:tcPr>
                  <w:tcW w:w="0" w:type="dxa"/>
                  <w:tcPrChange w:id="31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F3B9FE" w14:textId="3B6DCD05" w:rsidR="00066508" w:rsidRPr="005A6AA3" w:rsidDel="00AE71EA" w:rsidRDefault="00000000">
                  <w:pPr>
                    <w:keepNext/>
                    <w:widowControl w:val="0"/>
                    <w:spacing w:after="60"/>
                    <w:rPr>
                      <w:del w:id="3134" w:author="Lorenzo Fabbri" w:date="2024-09-24T14:48:00Z" w16du:dateUtc="2024-09-24T12:48:00Z"/>
                    </w:rPr>
                  </w:pPr>
                  <w:del w:id="3135" w:author="Lorenzo Fabbri" w:date="2024-09-24T14:48:00Z" w16du:dateUtc="2024-09-24T12:48:00Z">
                    <w:r w:rsidRPr="005A6AA3" w:rsidDel="00AE71EA">
                      <w:rPr>
                        <w:rFonts w:ascii="Calibri" w:hAnsi="Calibri"/>
                        <w:sz w:val="20"/>
                      </w:rPr>
                      <w:delText>Yes</w:delText>
                    </w:r>
                  </w:del>
                </w:p>
              </w:tc>
              <w:tc>
                <w:tcPr>
                  <w:tcW w:w="0" w:type="dxa"/>
                  <w:tcPrChange w:id="31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3321E3" w14:textId="1D170E57" w:rsidR="00066508" w:rsidRPr="005A6AA3" w:rsidDel="00AE71EA" w:rsidRDefault="00000000">
                  <w:pPr>
                    <w:keepNext/>
                    <w:widowControl w:val="0"/>
                    <w:spacing w:after="60"/>
                    <w:rPr>
                      <w:del w:id="3137" w:author="Lorenzo Fabbri" w:date="2024-09-24T14:48:00Z" w16du:dateUtc="2024-09-24T12:48:00Z"/>
                    </w:rPr>
                  </w:pPr>
                  <w:del w:id="3138" w:author="Lorenzo Fabbri" w:date="2024-09-24T14:48:00Z" w16du:dateUtc="2024-09-24T12:48:00Z">
                    <w:r w:rsidRPr="005A6AA3" w:rsidDel="00AE71EA">
                      <w:rPr>
                        <w:rFonts w:ascii="Calibri" w:hAnsi="Calibri"/>
                        <w:sz w:val="20"/>
                      </w:rPr>
                      <w:delText>Yes</w:delText>
                    </w:r>
                  </w:del>
                </w:p>
              </w:tc>
            </w:tr>
            <w:tr w:rsidR="00066508" w:rsidRPr="005A6AA3" w:rsidDel="00AE71EA" w14:paraId="3F6A16AB" w14:textId="3A51DCF7" w:rsidTr="006C3DDD">
              <w:trPr>
                <w:del w:id="3139" w:author="Lorenzo Fabbri" w:date="2024-09-24T14:48:00Z"/>
                <w:trPrChange w:id="3140" w:author="Lorenzo Fabbri" w:date="2024-09-19T20:37:00Z" w16du:dateUtc="2024-09-19T18:37:00Z">
                  <w:trPr>
                    <w:gridBefore w:val="1"/>
                    <w:cantSplit/>
                    <w:jc w:val="center"/>
                  </w:trPr>
                </w:trPrChange>
              </w:trPr>
              <w:tc>
                <w:tcPr>
                  <w:tcW w:w="0" w:type="dxa"/>
                  <w:gridSpan w:val="11"/>
                  <w:tcPrChange w:id="3141"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4C0B19A" w14:textId="5AE5BB5E" w:rsidR="00066508" w:rsidRPr="005A6AA3" w:rsidDel="00AE71EA" w:rsidRDefault="00000000">
                  <w:pPr>
                    <w:keepNext/>
                    <w:widowControl w:val="0"/>
                    <w:spacing w:after="60"/>
                    <w:rPr>
                      <w:del w:id="3142" w:author="Lorenzo Fabbri" w:date="2024-09-24T14:48:00Z" w16du:dateUtc="2024-09-24T12:48:00Z"/>
                    </w:rPr>
                  </w:pPr>
                  <w:del w:id="3143" w:author="Lorenzo Fabbri" w:date="2024-09-24T14:48:00Z" w16du:dateUtc="2024-09-24T12:48:00Z">
                    <w:r w:rsidRPr="005A6AA3" w:rsidDel="00AE71EA">
                      <w:rPr>
                        <w:rFonts w:ascii="Calibri" w:hAnsi="Calibri"/>
                        <w:b/>
                        <w:sz w:val="20"/>
                      </w:rPr>
                      <w:delText>cohort</w:delText>
                    </w:r>
                  </w:del>
                </w:p>
              </w:tc>
            </w:tr>
            <w:tr w:rsidR="00066508" w:rsidRPr="005A6AA3" w:rsidDel="00AE71EA" w14:paraId="20FDBB4C" w14:textId="40CCEECA" w:rsidTr="006C3DDD">
              <w:trPr>
                <w:del w:id="3144" w:author="Lorenzo Fabbri" w:date="2024-09-24T14:48:00Z"/>
                <w:trPrChange w:id="3145" w:author="Lorenzo Fabbri" w:date="2024-09-19T20:37:00Z" w16du:dateUtc="2024-09-19T18:37:00Z">
                  <w:trPr>
                    <w:gridBefore w:val="1"/>
                    <w:cantSplit/>
                    <w:jc w:val="center"/>
                  </w:trPr>
                </w:trPrChange>
              </w:trPr>
              <w:tc>
                <w:tcPr>
                  <w:tcW w:w="0" w:type="dxa"/>
                  <w:tcPrChange w:id="31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48106" w14:textId="40133F79" w:rsidR="00066508" w:rsidRPr="005A6AA3" w:rsidDel="00AE71EA" w:rsidRDefault="00000000">
                  <w:pPr>
                    <w:keepNext/>
                    <w:widowControl w:val="0"/>
                    <w:spacing w:after="60"/>
                    <w:rPr>
                      <w:del w:id="3147" w:author="Lorenzo Fabbri" w:date="2024-09-24T14:48:00Z" w16du:dateUtc="2024-09-24T12:48:00Z"/>
                    </w:rPr>
                  </w:pPr>
                  <w:del w:id="3148" w:author="Lorenzo Fabbri" w:date="2024-09-24T14:48:00Z" w16du:dateUtc="2024-09-24T12:48:00Z">
                    <w:r w:rsidRPr="005A6AA3" w:rsidDel="00AE71EA">
                      <w:rPr>
                        <w:rFonts w:ascii="Calibri" w:hAnsi="Calibri"/>
                        <w:sz w:val="20"/>
                      </w:rPr>
                      <w:delText>cohort</w:delText>
                    </w:r>
                  </w:del>
                </w:p>
              </w:tc>
              <w:tc>
                <w:tcPr>
                  <w:tcW w:w="0" w:type="dxa"/>
                  <w:tcPrChange w:id="31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06BA64" w14:textId="110C6F4A" w:rsidR="00066508" w:rsidRPr="005A6AA3" w:rsidDel="00AE71EA" w:rsidRDefault="00000000">
                  <w:pPr>
                    <w:keepNext/>
                    <w:widowControl w:val="0"/>
                    <w:spacing w:after="60"/>
                    <w:rPr>
                      <w:del w:id="3150" w:author="Lorenzo Fabbri" w:date="2024-09-24T14:48:00Z" w16du:dateUtc="2024-09-24T12:48:00Z"/>
                    </w:rPr>
                  </w:pPr>
                  <w:del w:id="3151" w:author="Lorenzo Fabbri" w:date="2024-09-24T14:48:00Z" w16du:dateUtc="2024-09-24T12:48:00Z">
                    <w:r w:rsidRPr="005A6AA3" w:rsidDel="00AE71EA">
                      <w:rPr>
                        <w:rFonts w:ascii="Calibri" w:hAnsi="Calibri"/>
                        <w:sz w:val="20"/>
                      </w:rPr>
                      <w:delText>character</w:delText>
                    </w:r>
                  </w:del>
                </w:p>
              </w:tc>
              <w:tc>
                <w:tcPr>
                  <w:tcW w:w="0" w:type="dxa"/>
                  <w:tcPrChange w:id="31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2967CB" w14:textId="5D401AC8" w:rsidR="00066508" w:rsidRPr="005A6AA3" w:rsidDel="00AE71EA" w:rsidRDefault="00000000">
                  <w:pPr>
                    <w:keepNext/>
                    <w:widowControl w:val="0"/>
                    <w:spacing w:after="60"/>
                    <w:rPr>
                      <w:del w:id="3153" w:author="Lorenzo Fabbri" w:date="2024-09-24T14:48:00Z" w16du:dateUtc="2024-09-24T12:48:00Z"/>
                    </w:rPr>
                  </w:pPr>
                  <w:del w:id="3154" w:author="Lorenzo Fabbri" w:date="2024-09-24T14:48:00Z" w16du:dateUtc="2024-09-24T12:48:00Z">
                    <w:r w:rsidRPr="005A6AA3" w:rsidDel="00AE71EA">
                      <w:rPr>
                        <w:rFonts w:ascii="Calibri" w:hAnsi="Calibri"/>
                        <w:sz w:val="20"/>
                      </w:rPr>
                      <w:delText>Cohort</w:delText>
                    </w:r>
                  </w:del>
                </w:p>
              </w:tc>
              <w:tc>
                <w:tcPr>
                  <w:tcW w:w="0" w:type="dxa"/>
                  <w:tcPrChange w:id="31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7FABF1" w14:textId="46D63CFF" w:rsidR="00066508" w:rsidRPr="005A6AA3" w:rsidDel="00AE71EA" w:rsidRDefault="00000000">
                  <w:pPr>
                    <w:keepNext/>
                    <w:widowControl w:val="0"/>
                    <w:spacing w:after="60"/>
                    <w:rPr>
                      <w:del w:id="3156" w:author="Lorenzo Fabbri" w:date="2024-09-24T14:48:00Z" w16du:dateUtc="2024-09-24T12:48:00Z"/>
                    </w:rPr>
                  </w:pPr>
                  <w:del w:id="3157" w:author="Lorenzo Fabbri" w:date="2024-09-24T14:48:00Z" w16du:dateUtc="2024-09-24T12:48:00Z">
                    <w:r w:rsidRPr="005A6AA3" w:rsidDel="00AE71EA">
                      <w:rPr>
                        <w:rFonts w:ascii="Calibri" w:hAnsi="Calibri"/>
                        <w:sz w:val="20"/>
                      </w:rPr>
                      <w:delText>SAB,EDEN,BIB,RHEA,KANC,MOBA</w:delText>
                    </w:r>
                  </w:del>
                </w:p>
              </w:tc>
              <w:tc>
                <w:tcPr>
                  <w:tcW w:w="0" w:type="dxa"/>
                  <w:tcPrChange w:id="31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F4042F" w14:textId="1DAF8471" w:rsidR="00066508" w:rsidRPr="005A6AA3" w:rsidDel="00AE71EA" w:rsidRDefault="00000000">
                  <w:pPr>
                    <w:keepNext/>
                    <w:widowControl w:val="0"/>
                    <w:spacing w:after="60"/>
                    <w:rPr>
                      <w:del w:id="3159" w:author="Lorenzo Fabbri" w:date="2024-09-24T14:48:00Z" w16du:dateUtc="2024-09-24T12:48:00Z"/>
                    </w:rPr>
                  </w:pPr>
                  <w:del w:id="3160" w:author="Lorenzo Fabbri" w:date="2024-09-24T14:48:00Z" w16du:dateUtc="2024-09-24T12:48:00Z">
                    <w:r w:rsidRPr="005A6AA3" w:rsidDel="00AE71EA">
                      <w:rPr>
                        <w:rFonts w:ascii="Calibri" w:hAnsi="Calibri"/>
                        <w:sz w:val="20"/>
                      </w:rPr>
                      <w:delText>SAB, EDEN, BIB, RHEA, KANC, MOBA</w:delText>
                    </w:r>
                  </w:del>
                </w:p>
              </w:tc>
              <w:tc>
                <w:tcPr>
                  <w:tcW w:w="0" w:type="dxa"/>
                  <w:tcPrChange w:id="316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14B6E" w14:textId="7178B159" w:rsidR="00066508" w:rsidRPr="005A6AA3" w:rsidDel="00AE71EA" w:rsidRDefault="00066508">
                  <w:pPr>
                    <w:keepNext/>
                    <w:widowControl w:val="0"/>
                    <w:spacing w:after="60"/>
                    <w:rPr>
                      <w:del w:id="3162" w:author="Lorenzo Fabbri" w:date="2024-09-24T14:48:00Z" w16du:dateUtc="2024-09-24T12:48:00Z"/>
                    </w:rPr>
                  </w:pPr>
                </w:p>
              </w:tc>
              <w:tc>
                <w:tcPr>
                  <w:tcW w:w="0" w:type="dxa"/>
                  <w:tcPrChange w:id="31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C771F6" w14:textId="3E389C6B" w:rsidR="00066508" w:rsidRPr="005A6AA3" w:rsidDel="00AE71EA" w:rsidRDefault="00066508">
                  <w:pPr>
                    <w:keepNext/>
                    <w:widowControl w:val="0"/>
                    <w:spacing w:after="60"/>
                    <w:rPr>
                      <w:del w:id="3164" w:author="Lorenzo Fabbri" w:date="2024-09-24T14:48:00Z" w16du:dateUtc="2024-09-24T12:48:00Z"/>
                    </w:rPr>
                  </w:pPr>
                </w:p>
              </w:tc>
              <w:tc>
                <w:tcPr>
                  <w:tcW w:w="0" w:type="dxa"/>
                  <w:tcPrChange w:id="31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6BAA48" w14:textId="1CD57CBB" w:rsidR="00066508" w:rsidRPr="005A6AA3" w:rsidDel="00AE71EA" w:rsidRDefault="00066508">
                  <w:pPr>
                    <w:keepNext/>
                    <w:widowControl w:val="0"/>
                    <w:spacing w:after="60"/>
                    <w:rPr>
                      <w:del w:id="3166" w:author="Lorenzo Fabbri" w:date="2024-09-24T14:48:00Z" w16du:dateUtc="2024-09-24T12:48:00Z"/>
                    </w:rPr>
                  </w:pPr>
                </w:p>
              </w:tc>
              <w:tc>
                <w:tcPr>
                  <w:tcW w:w="0" w:type="dxa"/>
                  <w:tcPrChange w:id="31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7063AD" w14:textId="49A4B203" w:rsidR="00066508" w:rsidRPr="005A6AA3" w:rsidDel="00AE71EA" w:rsidRDefault="00000000">
                  <w:pPr>
                    <w:keepNext/>
                    <w:widowControl w:val="0"/>
                    <w:spacing w:after="60"/>
                    <w:rPr>
                      <w:del w:id="3168" w:author="Lorenzo Fabbri" w:date="2024-09-24T14:48:00Z" w16du:dateUtc="2024-09-24T12:48:00Z"/>
                    </w:rPr>
                  </w:pPr>
                  <w:del w:id="3169" w:author="Lorenzo Fabbri" w:date="2024-09-24T14:48:00Z" w16du:dateUtc="2024-09-24T12:48:00Z">
                    <w:r w:rsidRPr="005A6AA3" w:rsidDel="00AE71EA">
                      <w:rPr>
                        <w:rFonts w:ascii="Calibri" w:hAnsi="Calibri"/>
                        <w:sz w:val="20"/>
                      </w:rPr>
                      <w:delText>Yes</w:delText>
                    </w:r>
                  </w:del>
                </w:p>
              </w:tc>
              <w:tc>
                <w:tcPr>
                  <w:tcW w:w="0" w:type="dxa"/>
                  <w:tcPrChange w:id="31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AC9D50" w14:textId="220F22BA" w:rsidR="00066508" w:rsidRPr="005A6AA3" w:rsidDel="00AE71EA" w:rsidRDefault="00000000">
                  <w:pPr>
                    <w:keepNext/>
                    <w:widowControl w:val="0"/>
                    <w:spacing w:after="60"/>
                    <w:rPr>
                      <w:del w:id="3171" w:author="Lorenzo Fabbri" w:date="2024-09-24T14:48:00Z" w16du:dateUtc="2024-09-24T12:48:00Z"/>
                    </w:rPr>
                  </w:pPr>
                  <w:del w:id="3172" w:author="Lorenzo Fabbri" w:date="2024-09-24T14:48:00Z" w16du:dateUtc="2024-09-24T12:48:00Z">
                    <w:r w:rsidRPr="005A6AA3" w:rsidDel="00AE71EA">
                      <w:rPr>
                        <w:rFonts w:ascii="Calibri" w:hAnsi="Calibri"/>
                        <w:sz w:val="20"/>
                      </w:rPr>
                      <w:delText>Yes</w:delText>
                    </w:r>
                  </w:del>
                </w:p>
              </w:tc>
              <w:tc>
                <w:tcPr>
                  <w:tcW w:w="0" w:type="dxa"/>
                  <w:tcPrChange w:id="31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1C127B" w14:textId="49BBB2F3" w:rsidR="00066508" w:rsidRPr="005A6AA3" w:rsidDel="00AE71EA" w:rsidRDefault="00000000">
                  <w:pPr>
                    <w:keepNext/>
                    <w:widowControl w:val="0"/>
                    <w:spacing w:after="60"/>
                    <w:rPr>
                      <w:del w:id="3174" w:author="Lorenzo Fabbri" w:date="2024-09-24T14:48:00Z" w16du:dateUtc="2024-09-24T12:48:00Z"/>
                    </w:rPr>
                  </w:pPr>
                  <w:del w:id="3175" w:author="Lorenzo Fabbri" w:date="2024-09-24T14:48:00Z" w16du:dateUtc="2024-09-24T12:48:00Z">
                    <w:r w:rsidRPr="005A6AA3" w:rsidDel="00AE71EA">
                      <w:rPr>
                        <w:rFonts w:ascii="Calibri" w:hAnsi="Calibri"/>
                        <w:sz w:val="20"/>
                      </w:rPr>
                      <w:delText>Yes</w:delText>
                    </w:r>
                  </w:del>
                </w:p>
              </w:tc>
            </w:tr>
            <w:tr w:rsidR="00066508" w:rsidRPr="005A6AA3" w:rsidDel="00AE71EA" w14:paraId="48418BFB" w14:textId="7C9E2402" w:rsidTr="006C3DDD">
              <w:trPr>
                <w:del w:id="3176" w:author="Lorenzo Fabbri" w:date="2024-09-24T14:48:00Z"/>
                <w:trPrChange w:id="3177" w:author="Lorenzo Fabbri" w:date="2024-09-19T20:37:00Z" w16du:dateUtc="2024-09-19T18:37:00Z">
                  <w:trPr>
                    <w:gridBefore w:val="1"/>
                    <w:cantSplit/>
                    <w:jc w:val="center"/>
                  </w:trPr>
                </w:trPrChange>
              </w:trPr>
              <w:tc>
                <w:tcPr>
                  <w:tcW w:w="0" w:type="dxa"/>
                  <w:gridSpan w:val="11"/>
                  <w:tcPrChange w:id="3178"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1071871" w14:textId="21636172" w:rsidR="00066508" w:rsidRPr="005A6AA3" w:rsidDel="00AE71EA" w:rsidRDefault="00000000">
                  <w:pPr>
                    <w:keepNext/>
                    <w:widowControl w:val="0"/>
                    <w:spacing w:after="60"/>
                    <w:rPr>
                      <w:del w:id="3179" w:author="Lorenzo Fabbri" w:date="2024-09-24T14:48:00Z" w16du:dateUtc="2024-09-24T12:48:00Z"/>
                    </w:rPr>
                  </w:pPr>
                  <w:del w:id="3180" w:author="Lorenzo Fabbri" w:date="2024-09-24T14:48:00Z" w16du:dateUtc="2024-09-24T12:48:00Z">
                    <w:r w:rsidRPr="005A6AA3" w:rsidDel="00AE71EA">
                      <w:rPr>
                        <w:rFonts w:ascii="Calibri" w:hAnsi="Calibri"/>
                        <w:b/>
                        <w:sz w:val="20"/>
                      </w:rPr>
                      <w:delText>creatinine</w:delText>
                    </w:r>
                  </w:del>
                </w:p>
              </w:tc>
            </w:tr>
            <w:tr w:rsidR="00066508" w:rsidRPr="005A6AA3" w:rsidDel="00AE71EA" w14:paraId="31F6859A" w14:textId="4D1B5625" w:rsidTr="006C3DDD">
              <w:trPr>
                <w:del w:id="3181" w:author="Lorenzo Fabbri" w:date="2024-09-24T14:48:00Z"/>
                <w:trPrChange w:id="3182" w:author="Lorenzo Fabbri" w:date="2024-09-19T20:37:00Z" w16du:dateUtc="2024-09-19T18:37:00Z">
                  <w:trPr>
                    <w:gridBefore w:val="1"/>
                    <w:cantSplit/>
                    <w:jc w:val="center"/>
                  </w:trPr>
                </w:trPrChange>
              </w:trPr>
              <w:tc>
                <w:tcPr>
                  <w:tcW w:w="0" w:type="dxa"/>
                  <w:tcPrChange w:id="31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A3E95D" w14:textId="5BEEC8EF" w:rsidR="00066508" w:rsidRPr="005A6AA3" w:rsidDel="00AE71EA" w:rsidRDefault="00000000">
                  <w:pPr>
                    <w:keepNext/>
                    <w:widowControl w:val="0"/>
                    <w:spacing w:after="60"/>
                    <w:rPr>
                      <w:del w:id="3184" w:author="Lorenzo Fabbri" w:date="2024-09-24T14:48:00Z" w16du:dateUtc="2024-09-24T12:48:00Z"/>
                    </w:rPr>
                  </w:pPr>
                  <w:del w:id="3185" w:author="Lorenzo Fabbri" w:date="2024-09-24T14:48:00Z" w16du:dateUtc="2024-09-24T12:48:00Z">
                    <w:r w:rsidRPr="005A6AA3" w:rsidDel="00AE71EA">
                      <w:rPr>
                        <w:rFonts w:ascii="Calibri" w:hAnsi="Calibri"/>
                        <w:sz w:val="20"/>
                      </w:rPr>
                      <w:delText>hs_creatinine_cg</w:delText>
                    </w:r>
                  </w:del>
                </w:p>
              </w:tc>
              <w:tc>
                <w:tcPr>
                  <w:tcW w:w="0" w:type="dxa"/>
                  <w:tcPrChange w:id="31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C4BB5" w14:textId="68C80C2C" w:rsidR="00066508" w:rsidRPr="005A6AA3" w:rsidDel="00AE71EA" w:rsidRDefault="00000000">
                  <w:pPr>
                    <w:keepNext/>
                    <w:widowControl w:val="0"/>
                    <w:spacing w:after="60"/>
                    <w:rPr>
                      <w:del w:id="3187" w:author="Lorenzo Fabbri" w:date="2024-09-24T14:48:00Z" w16du:dateUtc="2024-09-24T12:48:00Z"/>
                    </w:rPr>
                  </w:pPr>
                  <w:del w:id="3188" w:author="Lorenzo Fabbri" w:date="2024-09-24T14:48:00Z" w16du:dateUtc="2024-09-24T12:48:00Z">
                    <w:r w:rsidRPr="005A6AA3" w:rsidDel="00AE71EA">
                      <w:rPr>
                        <w:rFonts w:ascii="Calibri" w:hAnsi="Calibri"/>
                        <w:sz w:val="20"/>
                      </w:rPr>
                      <w:delText>numerical</w:delText>
                    </w:r>
                  </w:del>
                </w:p>
              </w:tc>
              <w:tc>
                <w:tcPr>
                  <w:tcW w:w="0" w:type="dxa"/>
                  <w:tcPrChange w:id="31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313E10" w14:textId="42177979" w:rsidR="00066508" w:rsidRPr="005A6AA3" w:rsidDel="00AE71EA" w:rsidRDefault="00000000">
                  <w:pPr>
                    <w:keepNext/>
                    <w:widowControl w:val="0"/>
                    <w:spacing w:after="60"/>
                    <w:rPr>
                      <w:del w:id="3190" w:author="Lorenzo Fabbri" w:date="2024-09-24T14:48:00Z" w16du:dateUtc="2024-09-24T12:48:00Z"/>
                    </w:rPr>
                  </w:pPr>
                  <w:del w:id="3191" w:author="Lorenzo Fabbri" w:date="2024-09-24T14:48:00Z" w16du:dateUtc="2024-09-24T12:48:00Z">
                    <w:r w:rsidRPr="005A6AA3" w:rsidDel="00AE71EA">
                      <w:rPr>
                        <w:rFonts w:ascii="Calibri" w:hAnsi="Calibri"/>
                        <w:sz w:val="20"/>
                      </w:rPr>
                      <w:delText>Creatinine pooled sample</w:delText>
                    </w:r>
                  </w:del>
                </w:p>
              </w:tc>
              <w:tc>
                <w:tcPr>
                  <w:tcW w:w="0" w:type="dxa"/>
                  <w:tcPrChange w:id="31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26C773" w14:textId="199BFA17" w:rsidR="00066508" w:rsidRPr="005A6AA3" w:rsidDel="00AE71EA" w:rsidRDefault="00066508">
                  <w:pPr>
                    <w:keepNext/>
                    <w:widowControl w:val="0"/>
                    <w:spacing w:after="60"/>
                    <w:rPr>
                      <w:del w:id="3193" w:author="Lorenzo Fabbri" w:date="2024-09-24T14:48:00Z" w16du:dateUtc="2024-09-24T12:48:00Z"/>
                    </w:rPr>
                  </w:pPr>
                </w:p>
              </w:tc>
              <w:tc>
                <w:tcPr>
                  <w:tcW w:w="0" w:type="dxa"/>
                  <w:tcPrChange w:id="31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BE663D" w14:textId="0FD603C0" w:rsidR="00066508" w:rsidRPr="005A6AA3" w:rsidDel="00AE71EA" w:rsidRDefault="00066508">
                  <w:pPr>
                    <w:keepNext/>
                    <w:widowControl w:val="0"/>
                    <w:spacing w:after="60"/>
                    <w:rPr>
                      <w:del w:id="3195" w:author="Lorenzo Fabbri" w:date="2024-09-24T14:48:00Z" w16du:dateUtc="2024-09-24T12:48:00Z"/>
                    </w:rPr>
                  </w:pPr>
                </w:p>
              </w:tc>
              <w:tc>
                <w:tcPr>
                  <w:tcW w:w="0" w:type="dxa"/>
                  <w:tcPrChange w:id="319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164F55F" w14:textId="1BEE4B01" w:rsidR="00066508" w:rsidRPr="005A6AA3" w:rsidDel="00AE71EA" w:rsidRDefault="00000000">
                  <w:pPr>
                    <w:keepNext/>
                    <w:widowControl w:val="0"/>
                    <w:spacing w:after="60"/>
                    <w:rPr>
                      <w:del w:id="3197" w:author="Lorenzo Fabbri" w:date="2024-09-24T14:48:00Z" w16du:dateUtc="2024-09-24T12:48:00Z"/>
                    </w:rPr>
                  </w:pPr>
                  <w:del w:id="3198"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31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2614BA" w14:textId="27BC5F52" w:rsidR="00066508" w:rsidRPr="005A6AA3" w:rsidDel="00AE71EA" w:rsidRDefault="00000000">
                  <w:pPr>
                    <w:keepNext/>
                    <w:widowControl w:val="0"/>
                    <w:spacing w:after="60"/>
                    <w:rPr>
                      <w:del w:id="3200" w:author="Lorenzo Fabbri" w:date="2024-09-24T14:48:00Z" w16du:dateUtc="2024-09-24T12:48:00Z"/>
                    </w:rPr>
                  </w:pPr>
                  <w:del w:id="3201" w:author="Lorenzo Fabbri" w:date="2024-09-24T14:48:00Z" w16du:dateUtc="2024-09-24T12:48:00Z">
                    <w:r w:rsidRPr="005A6AA3" w:rsidDel="00AE71EA">
                      <w:rPr>
                        <w:rFonts w:ascii="Calibri" w:hAnsi="Calibri"/>
                        <w:sz w:val="20"/>
                      </w:rPr>
                      <w:delText>G / L</w:delText>
                    </w:r>
                  </w:del>
                </w:p>
              </w:tc>
              <w:tc>
                <w:tcPr>
                  <w:tcW w:w="0" w:type="dxa"/>
                  <w:tcPrChange w:id="32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60DE5" w14:textId="5434A3A7" w:rsidR="00066508" w:rsidRPr="005A6AA3" w:rsidDel="00AE71EA" w:rsidRDefault="00000000">
                  <w:pPr>
                    <w:keepNext/>
                    <w:widowControl w:val="0"/>
                    <w:spacing w:after="60"/>
                    <w:rPr>
                      <w:del w:id="3203" w:author="Lorenzo Fabbri" w:date="2024-09-24T14:48:00Z" w16du:dateUtc="2024-09-24T12:48:00Z"/>
                    </w:rPr>
                  </w:pPr>
                  <w:del w:id="3204" w:author="Lorenzo Fabbri" w:date="2024-09-24T14:48:00Z" w16du:dateUtc="2024-09-24T12:48:00Z">
                    <w:r w:rsidRPr="005A6AA3" w:rsidDel="00AE71EA">
                      <w:rPr>
                        <w:rFonts w:ascii="Calibri" w:hAnsi="Calibri"/>
                        <w:sz w:val="20"/>
                      </w:rPr>
                      <w:delText>postnatal</w:delText>
                    </w:r>
                  </w:del>
                </w:p>
              </w:tc>
              <w:tc>
                <w:tcPr>
                  <w:tcW w:w="0" w:type="dxa"/>
                  <w:tcPrChange w:id="32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7FDA5E" w14:textId="2D29DABC" w:rsidR="00066508" w:rsidRPr="005A6AA3" w:rsidDel="00AE71EA" w:rsidRDefault="00000000">
                  <w:pPr>
                    <w:keepNext/>
                    <w:widowControl w:val="0"/>
                    <w:spacing w:after="60"/>
                    <w:rPr>
                      <w:del w:id="3206" w:author="Lorenzo Fabbri" w:date="2024-09-24T14:48:00Z" w16du:dateUtc="2024-09-24T12:48:00Z"/>
                    </w:rPr>
                  </w:pPr>
                  <w:del w:id="3207" w:author="Lorenzo Fabbri" w:date="2024-09-24T14:48:00Z" w16du:dateUtc="2024-09-24T12:48:00Z">
                    <w:r w:rsidRPr="005A6AA3" w:rsidDel="00AE71EA">
                      <w:rPr>
                        <w:rFonts w:ascii="Calibri" w:hAnsi="Calibri"/>
                        <w:sz w:val="20"/>
                      </w:rPr>
                      <w:delText>Yes</w:delText>
                    </w:r>
                  </w:del>
                </w:p>
              </w:tc>
              <w:tc>
                <w:tcPr>
                  <w:tcW w:w="0" w:type="dxa"/>
                  <w:tcPrChange w:id="32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E90943" w14:textId="111BC5DC" w:rsidR="00066508" w:rsidRPr="005A6AA3" w:rsidDel="00AE71EA" w:rsidRDefault="00000000">
                  <w:pPr>
                    <w:keepNext/>
                    <w:widowControl w:val="0"/>
                    <w:spacing w:after="60"/>
                    <w:rPr>
                      <w:del w:id="3209" w:author="Lorenzo Fabbri" w:date="2024-09-24T14:48:00Z" w16du:dateUtc="2024-09-24T12:48:00Z"/>
                    </w:rPr>
                  </w:pPr>
                  <w:del w:id="3210" w:author="Lorenzo Fabbri" w:date="2024-09-24T14:48:00Z" w16du:dateUtc="2024-09-24T12:48:00Z">
                    <w:r w:rsidRPr="005A6AA3" w:rsidDel="00AE71EA">
                      <w:rPr>
                        <w:rFonts w:ascii="Calibri" w:hAnsi="Calibri"/>
                        <w:sz w:val="20"/>
                      </w:rPr>
                      <w:delText>Yes</w:delText>
                    </w:r>
                  </w:del>
                </w:p>
              </w:tc>
              <w:tc>
                <w:tcPr>
                  <w:tcW w:w="0" w:type="dxa"/>
                  <w:tcPrChange w:id="32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152342" w14:textId="2D08FE95" w:rsidR="00066508" w:rsidRPr="005A6AA3" w:rsidDel="00AE71EA" w:rsidRDefault="00000000">
                  <w:pPr>
                    <w:keepNext/>
                    <w:widowControl w:val="0"/>
                    <w:spacing w:after="60"/>
                    <w:rPr>
                      <w:del w:id="3212" w:author="Lorenzo Fabbri" w:date="2024-09-24T14:48:00Z" w16du:dateUtc="2024-09-24T12:48:00Z"/>
                    </w:rPr>
                  </w:pPr>
                  <w:del w:id="3213" w:author="Lorenzo Fabbri" w:date="2024-09-24T14:48:00Z" w16du:dateUtc="2024-09-24T12:48:00Z">
                    <w:r w:rsidRPr="005A6AA3" w:rsidDel="00AE71EA">
                      <w:rPr>
                        <w:rFonts w:ascii="Calibri" w:hAnsi="Calibri"/>
                        <w:sz w:val="20"/>
                      </w:rPr>
                      <w:delText>No</w:delText>
                    </w:r>
                  </w:del>
                </w:p>
              </w:tc>
            </w:tr>
            <w:tr w:rsidR="00066508" w:rsidRPr="005A6AA3" w:rsidDel="00AE71EA" w14:paraId="2EC6D1F7" w14:textId="465F57F3" w:rsidTr="006C3DDD">
              <w:trPr>
                <w:del w:id="3214" w:author="Lorenzo Fabbri" w:date="2024-09-24T14:48:00Z"/>
                <w:trPrChange w:id="3215" w:author="Lorenzo Fabbri" w:date="2024-09-19T20:37:00Z" w16du:dateUtc="2024-09-19T18:37:00Z">
                  <w:trPr>
                    <w:gridBefore w:val="1"/>
                    <w:cantSplit/>
                    <w:jc w:val="center"/>
                  </w:trPr>
                </w:trPrChange>
              </w:trPr>
              <w:tc>
                <w:tcPr>
                  <w:tcW w:w="0" w:type="dxa"/>
                  <w:tcPrChange w:id="32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702AA1" w14:textId="1190121D" w:rsidR="00066508" w:rsidRPr="005A6AA3" w:rsidDel="00AE71EA" w:rsidRDefault="00000000">
                  <w:pPr>
                    <w:keepNext/>
                    <w:widowControl w:val="0"/>
                    <w:spacing w:after="60"/>
                    <w:rPr>
                      <w:del w:id="3217" w:author="Lorenzo Fabbri" w:date="2024-09-24T14:48:00Z" w16du:dateUtc="2024-09-24T12:48:00Z"/>
                    </w:rPr>
                  </w:pPr>
                  <w:del w:id="3218" w:author="Lorenzo Fabbri" w:date="2024-09-24T14:48:00Z" w16du:dateUtc="2024-09-24T12:48:00Z">
                    <w:r w:rsidRPr="005A6AA3" w:rsidDel="00AE71EA">
                      <w:rPr>
                        <w:rFonts w:ascii="Calibri" w:hAnsi="Calibri"/>
                        <w:sz w:val="20"/>
                      </w:rPr>
                      <w:delText>creatinine_to_helix</w:delText>
                    </w:r>
                  </w:del>
                </w:p>
              </w:tc>
              <w:tc>
                <w:tcPr>
                  <w:tcW w:w="0" w:type="dxa"/>
                  <w:tcPrChange w:id="32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0397B" w14:textId="0C57EF4F" w:rsidR="00066508" w:rsidRPr="005A6AA3" w:rsidDel="00AE71EA" w:rsidRDefault="00000000">
                  <w:pPr>
                    <w:keepNext/>
                    <w:widowControl w:val="0"/>
                    <w:spacing w:after="60"/>
                    <w:rPr>
                      <w:del w:id="3220" w:author="Lorenzo Fabbri" w:date="2024-09-24T14:48:00Z" w16du:dateUtc="2024-09-24T12:48:00Z"/>
                    </w:rPr>
                  </w:pPr>
                  <w:del w:id="3221" w:author="Lorenzo Fabbri" w:date="2024-09-24T14:48:00Z" w16du:dateUtc="2024-09-24T12:48:00Z">
                    <w:r w:rsidRPr="005A6AA3" w:rsidDel="00AE71EA">
                      <w:rPr>
                        <w:rFonts w:ascii="Calibri" w:hAnsi="Calibri"/>
                        <w:sz w:val="20"/>
                      </w:rPr>
                      <w:delText>numerical</w:delText>
                    </w:r>
                  </w:del>
                </w:p>
              </w:tc>
              <w:tc>
                <w:tcPr>
                  <w:tcW w:w="0" w:type="dxa"/>
                  <w:tcPrChange w:id="32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49F91A" w14:textId="07501DFF" w:rsidR="00066508" w:rsidRPr="005A6AA3" w:rsidDel="00AE71EA" w:rsidRDefault="00000000">
                  <w:pPr>
                    <w:keepNext/>
                    <w:widowControl w:val="0"/>
                    <w:spacing w:after="60"/>
                    <w:rPr>
                      <w:del w:id="3223" w:author="Lorenzo Fabbri" w:date="2024-09-24T14:48:00Z" w16du:dateUtc="2024-09-24T12:48:00Z"/>
                    </w:rPr>
                  </w:pPr>
                  <w:del w:id="3224" w:author="Lorenzo Fabbri" w:date="2024-09-24T14:48:00Z" w16du:dateUtc="2024-09-24T12:48:00Z">
                    <w:r w:rsidRPr="005A6AA3" w:rsidDel="00AE71EA">
                      <w:rPr>
                        <w:rFonts w:ascii="Calibri" w:hAnsi="Calibri"/>
                        <w:sz w:val="20"/>
                      </w:rPr>
                      <w:delText>Creatinine night sample</w:delText>
                    </w:r>
                  </w:del>
                </w:p>
              </w:tc>
              <w:tc>
                <w:tcPr>
                  <w:tcW w:w="0" w:type="dxa"/>
                  <w:tcPrChange w:id="32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E636FA" w14:textId="279B615B" w:rsidR="00066508" w:rsidRPr="005A6AA3" w:rsidDel="00AE71EA" w:rsidRDefault="00066508">
                  <w:pPr>
                    <w:keepNext/>
                    <w:widowControl w:val="0"/>
                    <w:spacing w:after="60"/>
                    <w:rPr>
                      <w:del w:id="3226" w:author="Lorenzo Fabbri" w:date="2024-09-24T14:48:00Z" w16du:dateUtc="2024-09-24T12:48:00Z"/>
                    </w:rPr>
                  </w:pPr>
                </w:p>
              </w:tc>
              <w:tc>
                <w:tcPr>
                  <w:tcW w:w="0" w:type="dxa"/>
                  <w:tcPrChange w:id="32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D82189" w14:textId="0EF2AFDC" w:rsidR="00066508" w:rsidRPr="005A6AA3" w:rsidDel="00AE71EA" w:rsidRDefault="00066508">
                  <w:pPr>
                    <w:keepNext/>
                    <w:widowControl w:val="0"/>
                    <w:spacing w:after="60"/>
                    <w:rPr>
                      <w:del w:id="3228" w:author="Lorenzo Fabbri" w:date="2024-09-24T14:48:00Z" w16du:dateUtc="2024-09-24T12:48:00Z"/>
                    </w:rPr>
                  </w:pPr>
                </w:p>
              </w:tc>
              <w:tc>
                <w:tcPr>
                  <w:tcW w:w="0" w:type="dxa"/>
                  <w:tcPrChange w:id="322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A8B6341" w14:textId="0F514F8F" w:rsidR="00066508" w:rsidRPr="005A6AA3" w:rsidDel="00AE71EA" w:rsidRDefault="00066508">
                  <w:pPr>
                    <w:keepNext/>
                    <w:widowControl w:val="0"/>
                    <w:spacing w:after="60"/>
                    <w:rPr>
                      <w:del w:id="3230" w:author="Lorenzo Fabbri" w:date="2024-09-24T14:48:00Z" w16du:dateUtc="2024-09-24T12:48:00Z"/>
                    </w:rPr>
                  </w:pPr>
                </w:p>
              </w:tc>
              <w:tc>
                <w:tcPr>
                  <w:tcW w:w="0" w:type="dxa"/>
                  <w:tcPrChange w:id="32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B9067" w14:textId="08C691ED" w:rsidR="00066508" w:rsidRPr="005A6AA3" w:rsidDel="00AE71EA" w:rsidRDefault="00000000">
                  <w:pPr>
                    <w:keepNext/>
                    <w:widowControl w:val="0"/>
                    <w:spacing w:after="60"/>
                    <w:rPr>
                      <w:del w:id="3232" w:author="Lorenzo Fabbri" w:date="2024-09-24T14:48:00Z" w16du:dateUtc="2024-09-24T12:48:00Z"/>
                    </w:rPr>
                  </w:pPr>
                  <w:del w:id="3233" w:author="Lorenzo Fabbri" w:date="2024-09-24T14:48:00Z" w16du:dateUtc="2024-09-24T12:48:00Z">
                    <w:r w:rsidRPr="005A6AA3" w:rsidDel="00AE71EA">
                      <w:rPr>
                        <w:rFonts w:ascii="Calibri" w:hAnsi="Calibri"/>
                        <w:sz w:val="20"/>
                      </w:rPr>
                      <w:delText>G / L</w:delText>
                    </w:r>
                  </w:del>
                </w:p>
              </w:tc>
              <w:tc>
                <w:tcPr>
                  <w:tcW w:w="0" w:type="dxa"/>
                  <w:tcPrChange w:id="32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8F8674" w14:textId="4F63F178" w:rsidR="00066508" w:rsidRPr="005A6AA3" w:rsidDel="00AE71EA" w:rsidRDefault="00000000">
                  <w:pPr>
                    <w:keepNext/>
                    <w:widowControl w:val="0"/>
                    <w:spacing w:after="60"/>
                    <w:rPr>
                      <w:del w:id="3235" w:author="Lorenzo Fabbri" w:date="2024-09-24T14:48:00Z" w16du:dateUtc="2024-09-24T12:48:00Z"/>
                    </w:rPr>
                  </w:pPr>
                  <w:del w:id="3236" w:author="Lorenzo Fabbri" w:date="2024-09-24T14:48:00Z" w16du:dateUtc="2024-09-24T12:48:00Z">
                    <w:r w:rsidRPr="005A6AA3" w:rsidDel="00AE71EA">
                      <w:rPr>
                        <w:rFonts w:ascii="Calibri" w:hAnsi="Calibri"/>
                        <w:sz w:val="20"/>
                      </w:rPr>
                      <w:delText>postnatal</w:delText>
                    </w:r>
                  </w:del>
                </w:p>
              </w:tc>
              <w:tc>
                <w:tcPr>
                  <w:tcW w:w="0" w:type="dxa"/>
                  <w:tcPrChange w:id="32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5CB1C" w14:textId="7A02E393" w:rsidR="00066508" w:rsidRPr="005A6AA3" w:rsidDel="00AE71EA" w:rsidRDefault="00000000">
                  <w:pPr>
                    <w:keepNext/>
                    <w:widowControl w:val="0"/>
                    <w:spacing w:after="60"/>
                    <w:rPr>
                      <w:del w:id="3238" w:author="Lorenzo Fabbri" w:date="2024-09-24T14:48:00Z" w16du:dateUtc="2024-09-24T12:48:00Z"/>
                    </w:rPr>
                  </w:pPr>
                  <w:del w:id="3239" w:author="Lorenzo Fabbri" w:date="2024-09-24T14:48:00Z" w16du:dateUtc="2024-09-24T12:48:00Z">
                    <w:r w:rsidRPr="005A6AA3" w:rsidDel="00AE71EA">
                      <w:rPr>
                        <w:rFonts w:ascii="Calibri" w:hAnsi="Calibri"/>
                        <w:sz w:val="20"/>
                      </w:rPr>
                      <w:delText>No</w:delText>
                    </w:r>
                  </w:del>
                </w:p>
              </w:tc>
              <w:tc>
                <w:tcPr>
                  <w:tcW w:w="0" w:type="dxa"/>
                  <w:tcPrChange w:id="32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EDC923" w14:textId="7358A259" w:rsidR="00066508" w:rsidRPr="005A6AA3" w:rsidDel="00AE71EA" w:rsidRDefault="00000000">
                  <w:pPr>
                    <w:keepNext/>
                    <w:widowControl w:val="0"/>
                    <w:spacing w:after="60"/>
                    <w:rPr>
                      <w:del w:id="3241" w:author="Lorenzo Fabbri" w:date="2024-09-24T14:48:00Z" w16du:dateUtc="2024-09-24T12:48:00Z"/>
                    </w:rPr>
                  </w:pPr>
                  <w:del w:id="3242" w:author="Lorenzo Fabbri" w:date="2024-09-24T14:48:00Z" w16du:dateUtc="2024-09-24T12:48:00Z">
                    <w:r w:rsidRPr="005A6AA3" w:rsidDel="00AE71EA">
                      <w:rPr>
                        <w:rFonts w:ascii="Calibri" w:hAnsi="Calibri"/>
                        <w:sz w:val="20"/>
                      </w:rPr>
                      <w:delText>Yes</w:delText>
                    </w:r>
                  </w:del>
                </w:p>
              </w:tc>
              <w:tc>
                <w:tcPr>
                  <w:tcW w:w="0" w:type="dxa"/>
                  <w:tcPrChange w:id="32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4A26FE" w14:textId="38F5BCF8" w:rsidR="00066508" w:rsidRPr="005A6AA3" w:rsidDel="00AE71EA" w:rsidRDefault="00000000">
                  <w:pPr>
                    <w:keepNext/>
                    <w:widowControl w:val="0"/>
                    <w:spacing w:after="60"/>
                    <w:rPr>
                      <w:del w:id="3244" w:author="Lorenzo Fabbri" w:date="2024-09-24T14:48:00Z" w16du:dateUtc="2024-09-24T12:48:00Z"/>
                    </w:rPr>
                  </w:pPr>
                  <w:del w:id="3245" w:author="Lorenzo Fabbri" w:date="2024-09-24T14:48:00Z" w16du:dateUtc="2024-09-24T12:48:00Z">
                    <w:r w:rsidRPr="005A6AA3" w:rsidDel="00AE71EA">
                      <w:rPr>
                        <w:rFonts w:ascii="Calibri" w:hAnsi="Calibri"/>
                        <w:sz w:val="20"/>
                      </w:rPr>
                      <w:delText>Yes</w:delText>
                    </w:r>
                  </w:del>
                </w:p>
              </w:tc>
            </w:tr>
            <w:tr w:rsidR="00066508" w:rsidRPr="005A6AA3" w:rsidDel="00AE71EA" w14:paraId="515038EC" w14:textId="235F08F7" w:rsidTr="006C3DDD">
              <w:trPr>
                <w:del w:id="3246" w:author="Lorenzo Fabbri" w:date="2024-09-24T14:48:00Z"/>
                <w:trPrChange w:id="3247" w:author="Lorenzo Fabbri" w:date="2024-09-19T20:37:00Z" w16du:dateUtc="2024-09-19T18:37:00Z">
                  <w:trPr>
                    <w:gridBefore w:val="1"/>
                    <w:cantSplit/>
                    <w:jc w:val="center"/>
                  </w:trPr>
                </w:trPrChange>
              </w:trPr>
              <w:tc>
                <w:tcPr>
                  <w:tcW w:w="0" w:type="dxa"/>
                  <w:gridSpan w:val="11"/>
                  <w:tcPrChange w:id="3248"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C71B598" w14:textId="5A6D04D3" w:rsidR="00066508" w:rsidRPr="005A6AA3" w:rsidDel="00AE71EA" w:rsidRDefault="00000000">
                  <w:pPr>
                    <w:keepNext/>
                    <w:widowControl w:val="0"/>
                    <w:spacing w:after="60"/>
                    <w:rPr>
                      <w:del w:id="3249" w:author="Lorenzo Fabbri" w:date="2024-09-24T14:48:00Z" w16du:dateUtc="2024-09-24T12:48:00Z"/>
                    </w:rPr>
                  </w:pPr>
                  <w:del w:id="3250" w:author="Lorenzo Fabbri" w:date="2024-09-24T14:48:00Z" w16du:dateUtc="2024-09-24T12:48:00Z">
                    <w:r w:rsidRPr="005A6AA3" w:rsidDel="00AE71EA">
                      <w:rPr>
                        <w:rFonts w:ascii="Calibri" w:hAnsi="Calibri"/>
                        <w:b/>
                        <w:sz w:val="20"/>
                      </w:rPr>
                      <w:delText>envFactors_visit</w:delText>
                    </w:r>
                  </w:del>
                </w:p>
              </w:tc>
            </w:tr>
            <w:tr w:rsidR="00066508" w:rsidRPr="005A6AA3" w:rsidDel="00AE71EA" w14:paraId="39F27F2F" w14:textId="5238804E" w:rsidTr="006C3DDD">
              <w:trPr>
                <w:del w:id="3251" w:author="Lorenzo Fabbri" w:date="2024-09-24T14:48:00Z"/>
                <w:trPrChange w:id="3252" w:author="Lorenzo Fabbri" w:date="2024-09-19T20:37:00Z" w16du:dateUtc="2024-09-19T18:37:00Z">
                  <w:trPr>
                    <w:gridBefore w:val="1"/>
                    <w:cantSplit/>
                    <w:jc w:val="center"/>
                  </w:trPr>
                </w:trPrChange>
              </w:trPr>
              <w:tc>
                <w:tcPr>
                  <w:tcW w:w="0" w:type="dxa"/>
                  <w:tcPrChange w:id="32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A49220" w14:textId="487C7041" w:rsidR="00066508" w:rsidRPr="005A6AA3" w:rsidDel="00AE71EA" w:rsidRDefault="00000000">
                  <w:pPr>
                    <w:keepNext/>
                    <w:widowControl w:val="0"/>
                    <w:spacing w:after="60"/>
                    <w:rPr>
                      <w:del w:id="3254" w:author="Lorenzo Fabbri" w:date="2024-09-24T14:48:00Z" w16du:dateUtc="2024-09-24T12:48:00Z"/>
                    </w:rPr>
                  </w:pPr>
                  <w:del w:id="3255" w:author="Lorenzo Fabbri" w:date="2024-09-24T14:48:00Z" w16du:dateUtc="2024-09-24T12:48:00Z">
                    <w:r w:rsidRPr="005A6AA3" w:rsidDel="00AE71EA">
                      <w:rPr>
                        <w:rFonts w:ascii="Calibri" w:hAnsi="Calibri"/>
                        <w:sz w:val="20"/>
                      </w:rPr>
                      <w:delText>hs_mood</w:delText>
                    </w:r>
                  </w:del>
                </w:p>
              </w:tc>
              <w:tc>
                <w:tcPr>
                  <w:tcW w:w="0" w:type="dxa"/>
                  <w:tcPrChange w:id="32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687AC" w14:textId="2779C3C9" w:rsidR="00066508" w:rsidRPr="005A6AA3" w:rsidDel="00AE71EA" w:rsidRDefault="00000000">
                  <w:pPr>
                    <w:keepNext/>
                    <w:widowControl w:val="0"/>
                    <w:spacing w:after="60"/>
                    <w:rPr>
                      <w:del w:id="3257" w:author="Lorenzo Fabbri" w:date="2024-09-24T14:48:00Z" w16du:dateUtc="2024-09-24T12:48:00Z"/>
                    </w:rPr>
                  </w:pPr>
                  <w:del w:id="3258" w:author="Lorenzo Fabbri" w:date="2024-09-24T14:48:00Z" w16du:dateUtc="2024-09-24T12:48:00Z">
                    <w:r w:rsidRPr="005A6AA3" w:rsidDel="00AE71EA">
                      <w:rPr>
                        <w:rFonts w:ascii="Calibri" w:hAnsi="Calibri"/>
                        <w:sz w:val="20"/>
                      </w:rPr>
                      <w:delText>categorical</w:delText>
                    </w:r>
                  </w:del>
                </w:p>
              </w:tc>
              <w:tc>
                <w:tcPr>
                  <w:tcW w:w="0" w:type="dxa"/>
                  <w:tcPrChange w:id="32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0FDE93" w14:textId="3881BB3F" w:rsidR="00066508" w:rsidRPr="005A6AA3" w:rsidDel="00AE71EA" w:rsidRDefault="00000000">
                  <w:pPr>
                    <w:keepNext/>
                    <w:widowControl w:val="0"/>
                    <w:spacing w:after="60"/>
                    <w:rPr>
                      <w:del w:id="3260" w:author="Lorenzo Fabbri" w:date="2024-09-24T14:48:00Z" w16du:dateUtc="2024-09-24T12:48:00Z"/>
                    </w:rPr>
                  </w:pPr>
                  <w:del w:id="3261" w:author="Lorenzo Fabbri" w:date="2024-09-24T14:48:00Z" w16du:dateUtc="2024-09-24T12:48:00Z">
                    <w:r w:rsidRPr="005A6AA3" w:rsidDel="00AE71EA">
                      <w:rPr>
                        <w:rFonts w:ascii="Calibri" w:hAnsi="Calibri"/>
                        <w:sz w:val="20"/>
                      </w:rPr>
                      <w:delText>Chiod mood before assessment</w:delText>
                    </w:r>
                  </w:del>
                </w:p>
              </w:tc>
              <w:tc>
                <w:tcPr>
                  <w:tcW w:w="0" w:type="dxa"/>
                  <w:tcPrChange w:id="32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DA8870" w14:textId="67FAEAD7" w:rsidR="00066508" w:rsidRPr="005A6AA3" w:rsidDel="00AE71EA" w:rsidRDefault="00000000">
                  <w:pPr>
                    <w:keepNext/>
                    <w:widowControl w:val="0"/>
                    <w:spacing w:after="60"/>
                    <w:rPr>
                      <w:del w:id="3263" w:author="Lorenzo Fabbri" w:date="2024-09-24T14:48:00Z" w16du:dateUtc="2024-09-24T12:48:00Z"/>
                    </w:rPr>
                  </w:pPr>
                  <w:del w:id="3264" w:author="Lorenzo Fabbri" w:date="2024-09-24T14:48:00Z" w16du:dateUtc="2024-09-24T12:48:00Z">
                    <w:r w:rsidRPr="005A6AA3" w:rsidDel="00AE71EA">
                      <w:rPr>
                        <w:rFonts w:ascii="Calibri" w:hAnsi="Calibri"/>
                        <w:sz w:val="20"/>
                      </w:rPr>
                      <w:delText>1,2</w:delText>
                    </w:r>
                  </w:del>
                </w:p>
              </w:tc>
              <w:tc>
                <w:tcPr>
                  <w:tcW w:w="0" w:type="dxa"/>
                  <w:tcPrChange w:id="32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12520" w14:textId="261602DA" w:rsidR="00066508" w:rsidRPr="005A6AA3" w:rsidDel="00AE71EA" w:rsidRDefault="00000000">
                  <w:pPr>
                    <w:keepNext/>
                    <w:widowControl w:val="0"/>
                    <w:spacing w:after="60"/>
                    <w:rPr>
                      <w:del w:id="3266" w:author="Lorenzo Fabbri" w:date="2024-09-24T14:48:00Z" w16du:dateUtc="2024-09-24T12:48:00Z"/>
                    </w:rPr>
                  </w:pPr>
                  <w:del w:id="3267" w:author="Lorenzo Fabbri" w:date="2024-09-24T14:48:00Z" w16du:dateUtc="2024-09-24T12:48:00Z">
                    <w:r w:rsidRPr="005A6AA3" w:rsidDel="00AE71EA">
                      <w:rPr>
                        <w:rFonts w:ascii="Calibri" w:hAnsi="Calibri"/>
                        <w:sz w:val="20"/>
                      </w:rPr>
                      <w:delText>Usual, Not usual</w:delText>
                    </w:r>
                  </w:del>
                </w:p>
              </w:tc>
              <w:tc>
                <w:tcPr>
                  <w:tcW w:w="0" w:type="dxa"/>
                  <w:tcPrChange w:id="326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EA20CE" w14:textId="35783020" w:rsidR="00066508" w:rsidRPr="005A6AA3" w:rsidDel="00AE71EA" w:rsidRDefault="00066508">
                  <w:pPr>
                    <w:keepNext/>
                    <w:widowControl w:val="0"/>
                    <w:spacing w:after="60"/>
                    <w:rPr>
                      <w:del w:id="3269" w:author="Lorenzo Fabbri" w:date="2024-09-24T14:48:00Z" w16du:dateUtc="2024-09-24T12:48:00Z"/>
                    </w:rPr>
                  </w:pPr>
                </w:p>
              </w:tc>
              <w:tc>
                <w:tcPr>
                  <w:tcW w:w="0" w:type="dxa"/>
                  <w:tcPrChange w:id="32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F9530E" w14:textId="5EDB07AD" w:rsidR="00066508" w:rsidRPr="005A6AA3" w:rsidDel="00AE71EA" w:rsidRDefault="00066508">
                  <w:pPr>
                    <w:keepNext/>
                    <w:widowControl w:val="0"/>
                    <w:spacing w:after="60"/>
                    <w:rPr>
                      <w:del w:id="3271" w:author="Lorenzo Fabbri" w:date="2024-09-24T14:48:00Z" w16du:dateUtc="2024-09-24T12:48:00Z"/>
                    </w:rPr>
                  </w:pPr>
                </w:p>
              </w:tc>
              <w:tc>
                <w:tcPr>
                  <w:tcW w:w="0" w:type="dxa"/>
                  <w:tcPrChange w:id="32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F42039" w14:textId="22DE266D" w:rsidR="00066508" w:rsidRPr="005A6AA3" w:rsidDel="00AE71EA" w:rsidRDefault="00000000">
                  <w:pPr>
                    <w:keepNext/>
                    <w:widowControl w:val="0"/>
                    <w:spacing w:after="60"/>
                    <w:rPr>
                      <w:del w:id="3273" w:author="Lorenzo Fabbri" w:date="2024-09-24T14:48:00Z" w16du:dateUtc="2024-09-24T12:48:00Z"/>
                    </w:rPr>
                  </w:pPr>
                  <w:del w:id="3274" w:author="Lorenzo Fabbri" w:date="2024-09-24T14:48:00Z" w16du:dateUtc="2024-09-24T12:48:00Z">
                    <w:r w:rsidRPr="005A6AA3" w:rsidDel="00AE71EA">
                      <w:rPr>
                        <w:rFonts w:ascii="Calibri" w:hAnsi="Calibri"/>
                        <w:sz w:val="20"/>
                      </w:rPr>
                      <w:delText>postnatal</w:delText>
                    </w:r>
                  </w:del>
                </w:p>
              </w:tc>
              <w:tc>
                <w:tcPr>
                  <w:tcW w:w="0" w:type="dxa"/>
                  <w:tcPrChange w:id="32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4DFE9" w14:textId="0598E9F5" w:rsidR="00066508" w:rsidRPr="005A6AA3" w:rsidDel="00AE71EA" w:rsidRDefault="00000000">
                  <w:pPr>
                    <w:keepNext/>
                    <w:widowControl w:val="0"/>
                    <w:spacing w:after="60"/>
                    <w:rPr>
                      <w:del w:id="3276" w:author="Lorenzo Fabbri" w:date="2024-09-24T14:48:00Z" w16du:dateUtc="2024-09-24T12:48:00Z"/>
                    </w:rPr>
                  </w:pPr>
                  <w:del w:id="3277" w:author="Lorenzo Fabbri" w:date="2024-09-24T14:48:00Z" w16du:dateUtc="2024-09-24T12:48:00Z">
                    <w:r w:rsidRPr="005A6AA3" w:rsidDel="00AE71EA">
                      <w:rPr>
                        <w:rFonts w:ascii="Calibri" w:hAnsi="Calibri"/>
                        <w:sz w:val="20"/>
                      </w:rPr>
                      <w:delText>Yes</w:delText>
                    </w:r>
                  </w:del>
                </w:p>
              </w:tc>
              <w:tc>
                <w:tcPr>
                  <w:tcW w:w="0" w:type="dxa"/>
                  <w:tcPrChange w:id="32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8E9FC5" w14:textId="7491B472" w:rsidR="00066508" w:rsidRPr="005A6AA3" w:rsidDel="00AE71EA" w:rsidRDefault="00000000">
                  <w:pPr>
                    <w:keepNext/>
                    <w:widowControl w:val="0"/>
                    <w:spacing w:after="60"/>
                    <w:rPr>
                      <w:del w:id="3279" w:author="Lorenzo Fabbri" w:date="2024-09-24T14:48:00Z" w16du:dateUtc="2024-09-24T12:48:00Z"/>
                    </w:rPr>
                  </w:pPr>
                  <w:del w:id="3280" w:author="Lorenzo Fabbri" w:date="2024-09-24T14:48:00Z" w16du:dateUtc="2024-09-24T12:48:00Z">
                    <w:r w:rsidRPr="005A6AA3" w:rsidDel="00AE71EA">
                      <w:rPr>
                        <w:rFonts w:ascii="Calibri" w:hAnsi="Calibri"/>
                        <w:sz w:val="20"/>
                      </w:rPr>
                      <w:delText>No</w:delText>
                    </w:r>
                  </w:del>
                </w:p>
              </w:tc>
              <w:tc>
                <w:tcPr>
                  <w:tcW w:w="0" w:type="dxa"/>
                  <w:tcPrChange w:id="32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943642" w14:textId="4C898177" w:rsidR="00066508" w:rsidRPr="005A6AA3" w:rsidDel="00AE71EA" w:rsidRDefault="00000000">
                  <w:pPr>
                    <w:keepNext/>
                    <w:widowControl w:val="0"/>
                    <w:spacing w:after="60"/>
                    <w:rPr>
                      <w:del w:id="3282" w:author="Lorenzo Fabbri" w:date="2024-09-24T14:48:00Z" w16du:dateUtc="2024-09-24T12:48:00Z"/>
                    </w:rPr>
                  </w:pPr>
                  <w:del w:id="3283" w:author="Lorenzo Fabbri" w:date="2024-09-24T14:48:00Z" w16du:dateUtc="2024-09-24T12:48:00Z">
                    <w:r w:rsidRPr="005A6AA3" w:rsidDel="00AE71EA">
                      <w:rPr>
                        <w:rFonts w:ascii="Calibri" w:hAnsi="Calibri"/>
                        <w:sz w:val="20"/>
                      </w:rPr>
                      <w:delText>Yes</w:delText>
                    </w:r>
                  </w:del>
                </w:p>
              </w:tc>
            </w:tr>
            <w:tr w:rsidR="00066508" w:rsidRPr="005A6AA3" w:rsidDel="00AE71EA" w14:paraId="6EF734C1" w14:textId="1C03B860" w:rsidTr="006C3DDD">
              <w:trPr>
                <w:del w:id="3284" w:author="Lorenzo Fabbri" w:date="2024-09-24T14:48:00Z"/>
                <w:trPrChange w:id="3285" w:author="Lorenzo Fabbri" w:date="2024-09-19T20:37:00Z" w16du:dateUtc="2024-09-19T18:37:00Z">
                  <w:trPr>
                    <w:gridBefore w:val="1"/>
                    <w:cantSplit/>
                    <w:jc w:val="center"/>
                  </w:trPr>
                </w:trPrChange>
              </w:trPr>
              <w:tc>
                <w:tcPr>
                  <w:tcW w:w="0" w:type="dxa"/>
                  <w:tcPrChange w:id="32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05F5A2" w14:textId="5DE2E02C" w:rsidR="00066508" w:rsidRPr="005A6AA3" w:rsidDel="00AE71EA" w:rsidRDefault="00000000">
                  <w:pPr>
                    <w:keepNext/>
                    <w:widowControl w:val="0"/>
                    <w:spacing w:after="60"/>
                    <w:rPr>
                      <w:del w:id="3287" w:author="Lorenzo Fabbri" w:date="2024-09-24T14:48:00Z" w16du:dateUtc="2024-09-24T12:48:00Z"/>
                    </w:rPr>
                  </w:pPr>
                  <w:del w:id="3288" w:author="Lorenzo Fabbri" w:date="2024-09-24T14:48:00Z" w16du:dateUtc="2024-09-24T12:48:00Z">
                    <w:r w:rsidRPr="005A6AA3" w:rsidDel="00AE71EA">
                      <w:rPr>
                        <w:rFonts w:ascii="Calibri" w:hAnsi="Calibri"/>
                        <w:sz w:val="20"/>
                      </w:rPr>
                      <w:delText>hs_rest_nth</w:delText>
                    </w:r>
                  </w:del>
                </w:p>
              </w:tc>
              <w:tc>
                <w:tcPr>
                  <w:tcW w:w="0" w:type="dxa"/>
                  <w:tcPrChange w:id="32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AD0D3D" w14:textId="2B75D276" w:rsidR="00066508" w:rsidRPr="005A6AA3" w:rsidDel="00AE71EA" w:rsidRDefault="00000000">
                  <w:pPr>
                    <w:keepNext/>
                    <w:widowControl w:val="0"/>
                    <w:spacing w:after="60"/>
                    <w:rPr>
                      <w:del w:id="3290" w:author="Lorenzo Fabbri" w:date="2024-09-24T14:48:00Z" w16du:dateUtc="2024-09-24T12:48:00Z"/>
                    </w:rPr>
                  </w:pPr>
                  <w:del w:id="3291" w:author="Lorenzo Fabbri" w:date="2024-09-24T14:48:00Z" w16du:dateUtc="2024-09-24T12:48:00Z">
                    <w:r w:rsidRPr="005A6AA3" w:rsidDel="00AE71EA">
                      <w:rPr>
                        <w:rFonts w:ascii="Calibri" w:hAnsi="Calibri"/>
                        <w:sz w:val="20"/>
                      </w:rPr>
                      <w:delText>categorical</w:delText>
                    </w:r>
                  </w:del>
                </w:p>
              </w:tc>
              <w:tc>
                <w:tcPr>
                  <w:tcW w:w="0" w:type="dxa"/>
                  <w:tcPrChange w:id="32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E19847" w14:textId="46C77DC1" w:rsidR="00066508" w:rsidRPr="005A6AA3" w:rsidDel="00AE71EA" w:rsidRDefault="00000000">
                  <w:pPr>
                    <w:keepNext/>
                    <w:widowControl w:val="0"/>
                    <w:spacing w:after="60"/>
                    <w:rPr>
                      <w:del w:id="3293" w:author="Lorenzo Fabbri" w:date="2024-09-24T14:48:00Z" w16du:dateUtc="2024-09-24T12:48:00Z"/>
                    </w:rPr>
                  </w:pPr>
                  <w:del w:id="3294" w:author="Lorenzo Fabbri" w:date="2024-09-24T14:48:00Z" w16du:dateUtc="2024-09-24T12:48:00Z">
                    <w:r w:rsidRPr="005A6AA3" w:rsidDel="00AE71EA">
                      <w:rPr>
                        <w:rFonts w:ascii="Calibri" w:hAnsi="Calibri"/>
                        <w:sz w:val="20"/>
                      </w:rPr>
                      <w:delText>Child rest before assessment</w:delText>
                    </w:r>
                  </w:del>
                </w:p>
              </w:tc>
              <w:tc>
                <w:tcPr>
                  <w:tcW w:w="0" w:type="dxa"/>
                  <w:tcPrChange w:id="32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9BC1B2" w14:textId="49131D7C" w:rsidR="00066508" w:rsidRPr="005A6AA3" w:rsidDel="00AE71EA" w:rsidRDefault="00000000">
                  <w:pPr>
                    <w:keepNext/>
                    <w:widowControl w:val="0"/>
                    <w:spacing w:after="60"/>
                    <w:rPr>
                      <w:del w:id="3296" w:author="Lorenzo Fabbri" w:date="2024-09-24T14:48:00Z" w16du:dateUtc="2024-09-24T12:48:00Z"/>
                    </w:rPr>
                  </w:pPr>
                  <w:del w:id="3297" w:author="Lorenzo Fabbri" w:date="2024-09-24T14:48:00Z" w16du:dateUtc="2024-09-24T12:48:00Z">
                    <w:r w:rsidRPr="005A6AA3" w:rsidDel="00AE71EA">
                      <w:rPr>
                        <w:rFonts w:ascii="Calibri" w:hAnsi="Calibri"/>
                        <w:sz w:val="20"/>
                      </w:rPr>
                      <w:delText>1,2</w:delText>
                    </w:r>
                  </w:del>
                </w:p>
              </w:tc>
              <w:tc>
                <w:tcPr>
                  <w:tcW w:w="0" w:type="dxa"/>
                  <w:tcPrChange w:id="32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2A4B3" w14:textId="40FC3E41" w:rsidR="00066508" w:rsidRPr="005A6AA3" w:rsidDel="00AE71EA" w:rsidRDefault="00000000">
                  <w:pPr>
                    <w:keepNext/>
                    <w:widowControl w:val="0"/>
                    <w:spacing w:after="60"/>
                    <w:rPr>
                      <w:del w:id="3299" w:author="Lorenzo Fabbri" w:date="2024-09-24T14:48:00Z" w16du:dateUtc="2024-09-24T12:48:00Z"/>
                    </w:rPr>
                  </w:pPr>
                  <w:del w:id="3300" w:author="Lorenzo Fabbri" w:date="2024-09-24T14:48:00Z" w16du:dateUtc="2024-09-24T12:48:00Z">
                    <w:r w:rsidRPr="005A6AA3" w:rsidDel="00AE71EA">
                      <w:rPr>
                        <w:rFonts w:ascii="Calibri" w:hAnsi="Calibri"/>
                        <w:sz w:val="20"/>
                      </w:rPr>
                      <w:delText>Yes, Not as well as usual</w:delText>
                    </w:r>
                  </w:del>
                </w:p>
              </w:tc>
              <w:tc>
                <w:tcPr>
                  <w:tcW w:w="0" w:type="dxa"/>
                  <w:tcPrChange w:id="330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5555B78" w14:textId="27ED2925" w:rsidR="00066508" w:rsidRPr="005A6AA3" w:rsidDel="00AE71EA" w:rsidRDefault="00066508">
                  <w:pPr>
                    <w:keepNext/>
                    <w:widowControl w:val="0"/>
                    <w:spacing w:after="60"/>
                    <w:rPr>
                      <w:del w:id="3302" w:author="Lorenzo Fabbri" w:date="2024-09-24T14:48:00Z" w16du:dateUtc="2024-09-24T12:48:00Z"/>
                    </w:rPr>
                  </w:pPr>
                </w:p>
              </w:tc>
              <w:tc>
                <w:tcPr>
                  <w:tcW w:w="0" w:type="dxa"/>
                  <w:tcPrChange w:id="33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A2C869" w14:textId="505028A3" w:rsidR="00066508" w:rsidRPr="005A6AA3" w:rsidDel="00AE71EA" w:rsidRDefault="00066508">
                  <w:pPr>
                    <w:keepNext/>
                    <w:widowControl w:val="0"/>
                    <w:spacing w:after="60"/>
                    <w:rPr>
                      <w:del w:id="3304" w:author="Lorenzo Fabbri" w:date="2024-09-24T14:48:00Z" w16du:dateUtc="2024-09-24T12:48:00Z"/>
                    </w:rPr>
                  </w:pPr>
                </w:p>
              </w:tc>
              <w:tc>
                <w:tcPr>
                  <w:tcW w:w="0" w:type="dxa"/>
                  <w:tcPrChange w:id="33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F385D" w14:textId="15EE4E80" w:rsidR="00066508" w:rsidRPr="005A6AA3" w:rsidDel="00AE71EA" w:rsidRDefault="00000000">
                  <w:pPr>
                    <w:keepNext/>
                    <w:widowControl w:val="0"/>
                    <w:spacing w:after="60"/>
                    <w:rPr>
                      <w:del w:id="3306" w:author="Lorenzo Fabbri" w:date="2024-09-24T14:48:00Z" w16du:dateUtc="2024-09-24T12:48:00Z"/>
                    </w:rPr>
                  </w:pPr>
                  <w:del w:id="3307" w:author="Lorenzo Fabbri" w:date="2024-09-24T14:48:00Z" w16du:dateUtc="2024-09-24T12:48:00Z">
                    <w:r w:rsidRPr="005A6AA3" w:rsidDel="00AE71EA">
                      <w:rPr>
                        <w:rFonts w:ascii="Calibri" w:hAnsi="Calibri"/>
                        <w:sz w:val="20"/>
                      </w:rPr>
                      <w:delText>postnatal</w:delText>
                    </w:r>
                  </w:del>
                </w:p>
              </w:tc>
              <w:tc>
                <w:tcPr>
                  <w:tcW w:w="0" w:type="dxa"/>
                  <w:tcPrChange w:id="33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5227EA" w14:textId="0CAA2ECE" w:rsidR="00066508" w:rsidRPr="005A6AA3" w:rsidDel="00AE71EA" w:rsidRDefault="00000000">
                  <w:pPr>
                    <w:keepNext/>
                    <w:widowControl w:val="0"/>
                    <w:spacing w:after="60"/>
                    <w:rPr>
                      <w:del w:id="3309" w:author="Lorenzo Fabbri" w:date="2024-09-24T14:48:00Z" w16du:dateUtc="2024-09-24T12:48:00Z"/>
                    </w:rPr>
                  </w:pPr>
                  <w:del w:id="3310" w:author="Lorenzo Fabbri" w:date="2024-09-24T14:48:00Z" w16du:dateUtc="2024-09-24T12:48:00Z">
                    <w:r w:rsidRPr="005A6AA3" w:rsidDel="00AE71EA">
                      <w:rPr>
                        <w:rFonts w:ascii="Calibri" w:hAnsi="Calibri"/>
                        <w:sz w:val="20"/>
                      </w:rPr>
                      <w:delText>Yes</w:delText>
                    </w:r>
                  </w:del>
                </w:p>
              </w:tc>
              <w:tc>
                <w:tcPr>
                  <w:tcW w:w="0" w:type="dxa"/>
                  <w:tcPrChange w:id="33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D23DF0" w14:textId="5807C3ED" w:rsidR="00066508" w:rsidRPr="005A6AA3" w:rsidDel="00AE71EA" w:rsidRDefault="00000000">
                  <w:pPr>
                    <w:keepNext/>
                    <w:widowControl w:val="0"/>
                    <w:spacing w:after="60"/>
                    <w:rPr>
                      <w:del w:id="3312" w:author="Lorenzo Fabbri" w:date="2024-09-24T14:48:00Z" w16du:dateUtc="2024-09-24T12:48:00Z"/>
                    </w:rPr>
                  </w:pPr>
                  <w:del w:id="3313" w:author="Lorenzo Fabbri" w:date="2024-09-24T14:48:00Z" w16du:dateUtc="2024-09-24T12:48:00Z">
                    <w:r w:rsidRPr="005A6AA3" w:rsidDel="00AE71EA">
                      <w:rPr>
                        <w:rFonts w:ascii="Calibri" w:hAnsi="Calibri"/>
                        <w:sz w:val="20"/>
                      </w:rPr>
                      <w:delText>No</w:delText>
                    </w:r>
                  </w:del>
                </w:p>
              </w:tc>
              <w:tc>
                <w:tcPr>
                  <w:tcW w:w="0" w:type="dxa"/>
                  <w:tcPrChange w:id="33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9ED251" w14:textId="7F4F307A" w:rsidR="00066508" w:rsidRPr="005A6AA3" w:rsidDel="00AE71EA" w:rsidRDefault="00000000">
                  <w:pPr>
                    <w:keepNext/>
                    <w:widowControl w:val="0"/>
                    <w:spacing w:after="60"/>
                    <w:rPr>
                      <w:del w:id="3315" w:author="Lorenzo Fabbri" w:date="2024-09-24T14:48:00Z" w16du:dateUtc="2024-09-24T12:48:00Z"/>
                    </w:rPr>
                  </w:pPr>
                  <w:del w:id="3316" w:author="Lorenzo Fabbri" w:date="2024-09-24T14:48:00Z" w16du:dateUtc="2024-09-24T12:48:00Z">
                    <w:r w:rsidRPr="005A6AA3" w:rsidDel="00AE71EA">
                      <w:rPr>
                        <w:rFonts w:ascii="Calibri" w:hAnsi="Calibri"/>
                        <w:sz w:val="20"/>
                      </w:rPr>
                      <w:delText>Yes</w:delText>
                    </w:r>
                  </w:del>
                </w:p>
              </w:tc>
            </w:tr>
            <w:tr w:rsidR="00066508" w:rsidRPr="005A6AA3" w:rsidDel="00AE71EA" w14:paraId="1F648A59" w14:textId="10884FB5" w:rsidTr="006C3DDD">
              <w:trPr>
                <w:del w:id="3317" w:author="Lorenzo Fabbri" w:date="2024-09-24T14:48:00Z"/>
                <w:trPrChange w:id="3318" w:author="Lorenzo Fabbri" w:date="2024-09-19T20:37:00Z" w16du:dateUtc="2024-09-19T18:37:00Z">
                  <w:trPr>
                    <w:gridBefore w:val="1"/>
                    <w:cantSplit/>
                    <w:jc w:val="center"/>
                  </w:trPr>
                </w:trPrChange>
              </w:trPr>
              <w:tc>
                <w:tcPr>
                  <w:tcW w:w="0" w:type="dxa"/>
                  <w:gridSpan w:val="11"/>
                  <w:tcPrChange w:id="3319"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CAFCD52" w14:textId="016B682E" w:rsidR="00066508" w:rsidRPr="005A6AA3" w:rsidDel="00AE71EA" w:rsidRDefault="00000000">
                  <w:pPr>
                    <w:keepNext/>
                    <w:widowControl w:val="0"/>
                    <w:spacing w:after="60"/>
                    <w:rPr>
                      <w:del w:id="3320" w:author="Lorenzo Fabbri" w:date="2024-09-24T14:48:00Z" w16du:dateUtc="2024-09-24T12:48:00Z"/>
                    </w:rPr>
                  </w:pPr>
                  <w:del w:id="3321" w:author="Lorenzo Fabbri" w:date="2024-09-24T14:48:00Z" w16du:dateUtc="2024-09-24T12:48:00Z">
                    <w:r w:rsidRPr="005A6AA3" w:rsidDel="00AE71EA">
                      <w:rPr>
                        <w:rFonts w:ascii="Calibri" w:hAnsi="Calibri"/>
                        <w:b/>
                        <w:sz w:val="20"/>
                      </w:rPr>
                      <w:delText>ethnicity_child</w:delText>
                    </w:r>
                  </w:del>
                </w:p>
              </w:tc>
            </w:tr>
            <w:tr w:rsidR="00066508" w:rsidRPr="005A6AA3" w:rsidDel="00AE71EA" w14:paraId="29B50C93" w14:textId="36388AB8" w:rsidTr="006C3DDD">
              <w:trPr>
                <w:del w:id="3322" w:author="Lorenzo Fabbri" w:date="2024-09-24T14:48:00Z"/>
                <w:trPrChange w:id="3323" w:author="Lorenzo Fabbri" w:date="2024-09-19T20:37:00Z" w16du:dateUtc="2024-09-19T18:37:00Z">
                  <w:trPr>
                    <w:gridBefore w:val="1"/>
                    <w:cantSplit/>
                    <w:jc w:val="center"/>
                  </w:trPr>
                </w:trPrChange>
              </w:trPr>
              <w:tc>
                <w:tcPr>
                  <w:tcW w:w="0" w:type="dxa"/>
                  <w:tcPrChange w:id="33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1C3DB7" w14:textId="6F388E1D" w:rsidR="00066508" w:rsidRPr="005A6AA3" w:rsidDel="00AE71EA" w:rsidRDefault="00000000">
                  <w:pPr>
                    <w:keepNext/>
                    <w:widowControl w:val="0"/>
                    <w:spacing w:after="60"/>
                    <w:rPr>
                      <w:del w:id="3325" w:author="Lorenzo Fabbri" w:date="2024-09-24T14:48:00Z" w16du:dateUtc="2024-09-24T12:48:00Z"/>
                    </w:rPr>
                  </w:pPr>
                  <w:del w:id="3326" w:author="Lorenzo Fabbri" w:date="2024-09-24T14:48:00Z" w16du:dateUtc="2024-09-24T12:48:00Z">
                    <w:r w:rsidRPr="005A6AA3" w:rsidDel="00AE71EA">
                      <w:rPr>
                        <w:rFonts w:ascii="Calibri" w:hAnsi="Calibri"/>
                        <w:sz w:val="20"/>
                      </w:rPr>
                      <w:delText>h_ethnicity_c</w:delText>
                    </w:r>
                  </w:del>
                </w:p>
              </w:tc>
              <w:tc>
                <w:tcPr>
                  <w:tcW w:w="0" w:type="dxa"/>
                  <w:tcPrChange w:id="33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7876F7" w14:textId="095EFEDD" w:rsidR="00066508" w:rsidRPr="005A6AA3" w:rsidDel="00AE71EA" w:rsidRDefault="00000000">
                  <w:pPr>
                    <w:keepNext/>
                    <w:widowControl w:val="0"/>
                    <w:spacing w:after="60"/>
                    <w:rPr>
                      <w:del w:id="3328" w:author="Lorenzo Fabbri" w:date="2024-09-24T14:48:00Z" w16du:dateUtc="2024-09-24T12:48:00Z"/>
                    </w:rPr>
                  </w:pPr>
                  <w:del w:id="3329" w:author="Lorenzo Fabbri" w:date="2024-09-24T14:48:00Z" w16du:dateUtc="2024-09-24T12:48:00Z">
                    <w:r w:rsidRPr="005A6AA3" w:rsidDel="00AE71EA">
                      <w:rPr>
                        <w:rFonts w:ascii="Calibri" w:hAnsi="Calibri"/>
                        <w:sz w:val="20"/>
                      </w:rPr>
                      <w:delText>character</w:delText>
                    </w:r>
                  </w:del>
                </w:p>
              </w:tc>
              <w:tc>
                <w:tcPr>
                  <w:tcW w:w="0" w:type="dxa"/>
                  <w:tcPrChange w:id="33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8A159" w14:textId="457D9632" w:rsidR="00066508" w:rsidRPr="005A6AA3" w:rsidDel="00AE71EA" w:rsidRDefault="00000000">
                  <w:pPr>
                    <w:keepNext/>
                    <w:widowControl w:val="0"/>
                    <w:spacing w:after="60"/>
                    <w:rPr>
                      <w:del w:id="3331" w:author="Lorenzo Fabbri" w:date="2024-09-24T14:48:00Z" w16du:dateUtc="2024-09-24T12:48:00Z"/>
                    </w:rPr>
                  </w:pPr>
                  <w:del w:id="3332" w:author="Lorenzo Fabbri" w:date="2024-09-24T14:48:00Z" w16du:dateUtc="2024-09-24T12:48:00Z">
                    <w:r w:rsidRPr="005A6AA3" w:rsidDel="00AE71EA">
                      <w:rPr>
                        <w:rFonts w:ascii="Calibri" w:hAnsi="Calibri"/>
                        <w:sz w:val="20"/>
                      </w:rPr>
                      <w:delText>Child ethnicity</w:delText>
                    </w:r>
                  </w:del>
                </w:p>
              </w:tc>
              <w:tc>
                <w:tcPr>
                  <w:tcW w:w="0" w:type="dxa"/>
                  <w:tcPrChange w:id="33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D28EF9" w14:textId="26F6A041" w:rsidR="00066508" w:rsidRPr="005A6AA3" w:rsidDel="00AE71EA" w:rsidRDefault="00000000">
                  <w:pPr>
                    <w:keepNext/>
                    <w:widowControl w:val="0"/>
                    <w:spacing w:after="60"/>
                    <w:rPr>
                      <w:del w:id="3334" w:author="Lorenzo Fabbri" w:date="2024-09-24T14:48:00Z" w16du:dateUtc="2024-09-24T12:48:00Z"/>
                    </w:rPr>
                  </w:pPr>
                  <w:del w:id="3335" w:author="Lorenzo Fabbri" w:date="2024-09-24T14:48:00Z" w16du:dateUtc="2024-09-24T12:48:00Z">
                    <w:r w:rsidRPr="005A6AA3" w:rsidDel="00AE71EA">
                      <w:rPr>
                        <w:rFonts w:ascii="Calibri" w:hAnsi="Calibri"/>
                        <w:sz w:val="20"/>
                      </w:rPr>
                      <w:delText>1,2,3,4,5,6,7</w:delText>
                    </w:r>
                  </w:del>
                </w:p>
              </w:tc>
              <w:tc>
                <w:tcPr>
                  <w:tcW w:w="0" w:type="dxa"/>
                  <w:tcPrChange w:id="33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C3D6C7" w14:textId="557E5179" w:rsidR="00066508" w:rsidRPr="005A6AA3" w:rsidDel="00AE71EA" w:rsidRDefault="00000000">
                  <w:pPr>
                    <w:keepNext/>
                    <w:widowControl w:val="0"/>
                    <w:spacing w:after="60"/>
                    <w:rPr>
                      <w:del w:id="3337" w:author="Lorenzo Fabbri" w:date="2024-09-24T14:48:00Z" w16du:dateUtc="2024-09-24T12:48:00Z"/>
                    </w:rPr>
                  </w:pPr>
                  <w:del w:id="3338" w:author="Lorenzo Fabbri" w:date="2024-09-24T14:48:00Z" w16du:dateUtc="2024-09-24T12:48:00Z">
                    <w:r w:rsidRPr="005A6AA3" w:rsidDel="00AE71EA">
                      <w:rPr>
                        <w:rFonts w:ascii="Calibri" w:hAnsi="Calibri"/>
                        <w:sz w:val="20"/>
                      </w:rPr>
                      <w:delText>African, Asian, Caucasian, Native American, Other, Pakistani, White non European</w:delText>
                    </w:r>
                  </w:del>
                </w:p>
              </w:tc>
              <w:tc>
                <w:tcPr>
                  <w:tcW w:w="0" w:type="dxa"/>
                  <w:tcPrChange w:id="333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134E7B" w14:textId="6A086041" w:rsidR="00066508" w:rsidRPr="005A6AA3" w:rsidDel="00AE71EA" w:rsidRDefault="00066508">
                  <w:pPr>
                    <w:keepNext/>
                    <w:widowControl w:val="0"/>
                    <w:spacing w:after="60"/>
                    <w:rPr>
                      <w:del w:id="3340" w:author="Lorenzo Fabbri" w:date="2024-09-24T14:48:00Z" w16du:dateUtc="2024-09-24T12:48:00Z"/>
                    </w:rPr>
                  </w:pPr>
                </w:p>
              </w:tc>
              <w:tc>
                <w:tcPr>
                  <w:tcW w:w="0" w:type="dxa"/>
                  <w:tcPrChange w:id="33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6BBBF" w14:textId="5E617A86" w:rsidR="00066508" w:rsidRPr="005A6AA3" w:rsidDel="00AE71EA" w:rsidRDefault="00066508">
                  <w:pPr>
                    <w:keepNext/>
                    <w:widowControl w:val="0"/>
                    <w:spacing w:after="60"/>
                    <w:rPr>
                      <w:del w:id="3342" w:author="Lorenzo Fabbri" w:date="2024-09-24T14:48:00Z" w16du:dateUtc="2024-09-24T12:48:00Z"/>
                    </w:rPr>
                  </w:pPr>
                </w:p>
              </w:tc>
              <w:tc>
                <w:tcPr>
                  <w:tcW w:w="0" w:type="dxa"/>
                  <w:tcPrChange w:id="33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4D59EB" w14:textId="725EF077" w:rsidR="00066508" w:rsidRPr="005A6AA3" w:rsidDel="00AE71EA" w:rsidRDefault="00000000">
                  <w:pPr>
                    <w:keepNext/>
                    <w:widowControl w:val="0"/>
                    <w:spacing w:after="60"/>
                    <w:rPr>
                      <w:del w:id="3344" w:author="Lorenzo Fabbri" w:date="2024-09-24T14:48:00Z" w16du:dateUtc="2024-09-24T12:48:00Z"/>
                    </w:rPr>
                  </w:pPr>
                  <w:del w:id="3345" w:author="Lorenzo Fabbri" w:date="2024-09-24T14:48:00Z" w16du:dateUtc="2024-09-24T12:48:00Z">
                    <w:r w:rsidRPr="005A6AA3" w:rsidDel="00AE71EA">
                      <w:rPr>
                        <w:rFonts w:ascii="Calibri" w:hAnsi="Calibri"/>
                        <w:sz w:val="20"/>
                      </w:rPr>
                      <w:delText>postnatal</w:delText>
                    </w:r>
                  </w:del>
                </w:p>
              </w:tc>
              <w:tc>
                <w:tcPr>
                  <w:tcW w:w="0" w:type="dxa"/>
                  <w:tcPrChange w:id="33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7F4372" w14:textId="7D38FE9A" w:rsidR="00066508" w:rsidRPr="005A6AA3" w:rsidDel="00AE71EA" w:rsidRDefault="00000000">
                  <w:pPr>
                    <w:keepNext/>
                    <w:widowControl w:val="0"/>
                    <w:spacing w:after="60"/>
                    <w:rPr>
                      <w:del w:id="3347" w:author="Lorenzo Fabbri" w:date="2024-09-24T14:48:00Z" w16du:dateUtc="2024-09-24T12:48:00Z"/>
                    </w:rPr>
                  </w:pPr>
                  <w:del w:id="3348" w:author="Lorenzo Fabbri" w:date="2024-09-24T14:48:00Z" w16du:dateUtc="2024-09-24T12:48:00Z">
                    <w:r w:rsidRPr="005A6AA3" w:rsidDel="00AE71EA">
                      <w:rPr>
                        <w:rFonts w:ascii="Calibri" w:hAnsi="Calibri"/>
                        <w:sz w:val="20"/>
                      </w:rPr>
                      <w:delText>Yes</w:delText>
                    </w:r>
                  </w:del>
                </w:p>
              </w:tc>
              <w:tc>
                <w:tcPr>
                  <w:tcW w:w="0" w:type="dxa"/>
                  <w:tcPrChange w:id="33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4B334C" w14:textId="384322CC" w:rsidR="00066508" w:rsidRPr="005A6AA3" w:rsidDel="00AE71EA" w:rsidRDefault="00000000">
                  <w:pPr>
                    <w:keepNext/>
                    <w:widowControl w:val="0"/>
                    <w:spacing w:after="60"/>
                    <w:rPr>
                      <w:del w:id="3350" w:author="Lorenzo Fabbri" w:date="2024-09-24T14:48:00Z" w16du:dateUtc="2024-09-24T12:48:00Z"/>
                    </w:rPr>
                  </w:pPr>
                  <w:del w:id="3351" w:author="Lorenzo Fabbri" w:date="2024-09-24T14:48:00Z" w16du:dateUtc="2024-09-24T12:48:00Z">
                    <w:r w:rsidRPr="005A6AA3" w:rsidDel="00AE71EA">
                      <w:rPr>
                        <w:rFonts w:ascii="Calibri" w:hAnsi="Calibri"/>
                        <w:sz w:val="20"/>
                      </w:rPr>
                      <w:delText>Yes</w:delText>
                    </w:r>
                  </w:del>
                </w:p>
              </w:tc>
              <w:tc>
                <w:tcPr>
                  <w:tcW w:w="0" w:type="dxa"/>
                  <w:tcPrChange w:id="33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FBBE01" w14:textId="06F66976" w:rsidR="00066508" w:rsidRPr="005A6AA3" w:rsidDel="00AE71EA" w:rsidRDefault="00000000">
                  <w:pPr>
                    <w:keepNext/>
                    <w:widowControl w:val="0"/>
                    <w:spacing w:after="60"/>
                    <w:rPr>
                      <w:del w:id="3353" w:author="Lorenzo Fabbri" w:date="2024-09-24T14:48:00Z" w16du:dateUtc="2024-09-24T12:48:00Z"/>
                    </w:rPr>
                  </w:pPr>
                  <w:del w:id="3354" w:author="Lorenzo Fabbri" w:date="2024-09-24T14:48:00Z" w16du:dateUtc="2024-09-24T12:48:00Z">
                    <w:r w:rsidRPr="005A6AA3" w:rsidDel="00AE71EA">
                      <w:rPr>
                        <w:rFonts w:ascii="Calibri" w:hAnsi="Calibri"/>
                        <w:sz w:val="20"/>
                      </w:rPr>
                      <w:delText>Yes</w:delText>
                    </w:r>
                  </w:del>
                </w:p>
              </w:tc>
            </w:tr>
            <w:tr w:rsidR="00066508" w:rsidRPr="005A6AA3" w:rsidDel="00AE71EA" w14:paraId="7CB7F868" w14:textId="019DD4B1" w:rsidTr="006C3DDD">
              <w:trPr>
                <w:del w:id="3355" w:author="Lorenzo Fabbri" w:date="2024-09-24T14:48:00Z"/>
                <w:trPrChange w:id="3356" w:author="Lorenzo Fabbri" w:date="2024-09-19T20:37:00Z" w16du:dateUtc="2024-09-19T18:37:00Z">
                  <w:trPr>
                    <w:gridBefore w:val="1"/>
                    <w:cantSplit/>
                    <w:jc w:val="center"/>
                  </w:trPr>
                </w:trPrChange>
              </w:trPr>
              <w:tc>
                <w:tcPr>
                  <w:tcW w:w="0" w:type="dxa"/>
                  <w:gridSpan w:val="11"/>
                  <w:tcPrChange w:id="3357"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1B01F92" w14:textId="3C9D8255" w:rsidR="00066508" w:rsidRPr="005A6AA3" w:rsidDel="00AE71EA" w:rsidRDefault="00000000">
                  <w:pPr>
                    <w:keepNext/>
                    <w:widowControl w:val="0"/>
                    <w:spacing w:after="60"/>
                    <w:rPr>
                      <w:del w:id="3358" w:author="Lorenzo Fabbri" w:date="2024-09-24T14:48:00Z" w16du:dateUtc="2024-09-24T12:48:00Z"/>
                    </w:rPr>
                  </w:pPr>
                  <w:del w:id="3359" w:author="Lorenzo Fabbri" w:date="2024-09-24T14:48:00Z" w16du:dateUtc="2024-09-24T12:48:00Z">
                    <w:r w:rsidRPr="005A6AA3" w:rsidDel="00AE71EA">
                      <w:rPr>
                        <w:rFonts w:ascii="Calibri" w:hAnsi="Calibri"/>
                        <w:b/>
                        <w:sz w:val="20"/>
                      </w:rPr>
                      <w:delText>ethnicity_mother</w:delText>
                    </w:r>
                  </w:del>
                </w:p>
              </w:tc>
            </w:tr>
            <w:tr w:rsidR="00066508" w:rsidRPr="005A6AA3" w:rsidDel="00AE71EA" w14:paraId="301C6DD9" w14:textId="3C793C57" w:rsidTr="006C3DDD">
              <w:trPr>
                <w:del w:id="3360" w:author="Lorenzo Fabbri" w:date="2024-09-24T14:48:00Z"/>
                <w:trPrChange w:id="3361" w:author="Lorenzo Fabbri" w:date="2024-09-19T20:37:00Z" w16du:dateUtc="2024-09-19T18:37:00Z">
                  <w:trPr>
                    <w:gridBefore w:val="1"/>
                    <w:cantSplit/>
                    <w:jc w:val="center"/>
                  </w:trPr>
                </w:trPrChange>
              </w:trPr>
              <w:tc>
                <w:tcPr>
                  <w:tcW w:w="0" w:type="dxa"/>
                  <w:tcPrChange w:id="33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C19BDA" w14:textId="43B1318D" w:rsidR="00066508" w:rsidRPr="005A6AA3" w:rsidDel="00AE71EA" w:rsidRDefault="00000000">
                  <w:pPr>
                    <w:keepNext/>
                    <w:widowControl w:val="0"/>
                    <w:spacing w:after="60"/>
                    <w:rPr>
                      <w:del w:id="3363" w:author="Lorenzo Fabbri" w:date="2024-09-24T14:48:00Z" w16du:dateUtc="2024-09-24T12:48:00Z"/>
                    </w:rPr>
                  </w:pPr>
                  <w:del w:id="3364" w:author="Lorenzo Fabbri" w:date="2024-09-24T14:48:00Z" w16du:dateUtc="2024-09-24T12:48:00Z">
                    <w:r w:rsidRPr="005A6AA3" w:rsidDel="00AE71EA">
                      <w:rPr>
                        <w:rFonts w:ascii="Calibri" w:hAnsi="Calibri"/>
                        <w:sz w:val="20"/>
                      </w:rPr>
                      <w:delText>h_ethnicity_m</w:delText>
                    </w:r>
                  </w:del>
                </w:p>
              </w:tc>
              <w:tc>
                <w:tcPr>
                  <w:tcW w:w="0" w:type="dxa"/>
                  <w:tcPrChange w:id="33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4CD96" w14:textId="052B8FAA" w:rsidR="00066508" w:rsidRPr="005A6AA3" w:rsidDel="00AE71EA" w:rsidRDefault="00000000">
                  <w:pPr>
                    <w:keepNext/>
                    <w:widowControl w:val="0"/>
                    <w:spacing w:after="60"/>
                    <w:rPr>
                      <w:del w:id="3366" w:author="Lorenzo Fabbri" w:date="2024-09-24T14:48:00Z" w16du:dateUtc="2024-09-24T12:48:00Z"/>
                    </w:rPr>
                  </w:pPr>
                  <w:del w:id="3367" w:author="Lorenzo Fabbri" w:date="2024-09-24T14:48:00Z" w16du:dateUtc="2024-09-24T12:48:00Z">
                    <w:r w:rsidRPr="005A6AA3" w:rsidDel="00AE71EA">
                      <w:rPr>
                        <w:rFonts w:ascii="Calibri" w:hAnsi="Calibri"/>
                        <w:sz w:val="20"/>
                      </w:rPr>
                      <w:delText>integer</w:delText>
                    </w:r>
                  </w:del>
                </w:p>
              </w:tc>
              <w:tc>
                <w:tcPr>
                  <w:tcW w:w="0" w:type="dxa"/>
                  <w:tcPrChange w:id="33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CFFA10" w14:textId="0A1AFE79" w:rsidR="00066508" w:rsidRPr="005A6AA3" w:rsidDel="00AE71EA" w:rsidRDefault="00000000">
                  <w:pPr>
                    <w:keepNext/>
                    <w:widowControl w:val="0"/>
                    <w:spacing w:after="60"/>
                    <w:rPr>
                      <w:del w:id="3369" w:author="Lorenzo Fabbri" w:date="2024-09-24T14:48:00Z" w16du:dateUtc="2024-09-24T12:48:00Z"/>
                    </w:rPr>
                  </w:pPr>
                  <w:del w:id="3370" w:author="Lorenzo Fabbri" w:date="2024-09-24T14:48:00Z" w16du:dateUtc="2024-09-24T12:48:00Z">
                    <w:r w:rsidRPr="005A6AA3" w:rsidDel="00AE71EA">
                      <w:rPr>
                        <w:rFonts w:ascii="Calibri" w:hAnsi="Calibri"/>
                        <w:sz w:val="20"/>
                      </w:rPr>
                      <w:delText>Mother ethnicity</w:delText>
                    </w:r>
                  </w:del>
                </w:p>
              </w:tc>
              <w:tc>
                <w:tcPr>
                  <w:tcW w:w="0" w:type="dxa"/>
                  <w:tcPrChange w:id="33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B91A58" w14:textId="6A3B6540" w:rsidR="00066508" w:rsidRPr="005A6AA3" w:rsidDel="00AE71EA" w:rsidRDefault="00000000">
                  <w:pPr>
                    <w:keepNext/>
                    <w:widowControl w:val="0"/>
                    <w:spacing w:after="60"/>
                    <w:rPr>
                      <w:del w:id="3372" w:author="Lorenzo Fabbri" w:date="2024-09-24T14:48:00Z" w16du:dateUtc="2024-09-24T12:48:00Z"/>
                    </w:rPr>
                  </w:pPr>
                  <w:del w:id="3373" w:author="Lorenzo Fabbri" w:date="2024-09-24T14:48:00Z" w16du:dateUtc="2024-09-24T12:48:00Z">
                    <w:r w:rsidRPr="005A6AA3" w:rsidDel="00AE71EA">
                      <w:rPr>
                        <w:rFonts w:ascii="Calibri" w:hAnsi="Calibri"/>
                        <w:sz w:val="20"/>
                      </w:rPr>
                      <w:delText>1,2,3,4,5,6,7</w:delText>
                    </w:r>
                  </w:del>
                </w:p>
              </w:tc>
              <w:tc>
                <w:tcPr>
                  <w:tcW w:w="0" w:type="dxa"/>
                  <w:tcPrChange w:id="33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0347658" w14:textId="65CE8B67" w:rsidR="00066508" w:rsidRPr="005A6AA3" w:rsidDel="00AE71EA" w:rsidRDefault="00000000">
                  <w:pPr>
                    <w:keepNext/>
                    <w:widowControl w:val="0"/>
                    <w:spacing w:after="60"/>
                    <w:rPr>
                      <w:del w:id="3375" w:author="Lorenzo Fabbri" w:date="2024-09-24T14:48:00Z" w16du:dateUtc="2024-09-24T12:48:00Z"/>
                    </w:rPr>
                  </w:pPr>
                  <w:del w:id="3376" w:author="Lorenzo Fabbri" w:date="2024-09-24T14:48:00Z" w16du:dateUtc="2024-09-24T12:48:00Z">
                    <w:r w:rsidRPr="005A6AA3" w:rsidDel="00AE71EA">
                      <w:rPr>
                        <w:rFonts w:ascii="Calibri" w:hAnsi="Calibri"/>
                        <w:sz w:val="20"/>
                      </w:rPr>
                      <w:delText>White European, Pakistani, Asian, African, Other, Native American, White non European</w:delText>
                    </w:r>
                  </w:del>
                </w:p>
              </w:tc>
              <w:tc>
                <w:tcPr>
                  <w:tcW w:w="0" w:type="dxa"/>
                  <w:tcPrChange w:id="337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ACAF4F" w14:textId="3FC6DC30" w:rsidR="00066508" w:rsidRPr="005A6AA3" w:rsidDel="00AE71EA" w:rsidRDefault="00066508">
                  <w:pPr>
                    <w:keepNext/>
                    <w:widowControl w:val="0"/>
                    <w:spacing w:after="60"/>
                    <w:rPr>
                      <w:del w:id="3378" w:author="Lorenzo Fabbri" w:date="2024-09-24T14:48:00Z" w16du:dateUtc="2024-09-24T12:48:00Z"/>
                    </w:rPr>
                  </w:pPr>
                </w:p>
              </w:tc>
              <w:tc>
                <w:tcPr>
                  <w:tcW w:w="0" w:type="dxa"/>
                  <w:tcPrChange w:id="33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CE6363" w14:textId="4AF9FB3F" w:rsidR="00066508" w:rsidRPr="005A6AA3" w:rsidDel="00AE71EA" w:rsidRDefault="00066508">
                  <w:pPr>
                    <w:keepNext/>
                    <w:widowControl w:val="0"/>
                    <w:spacing w:after="60"/>
                    <w:rPr>
                      <w:del w:id="3380" w:author="Lorenzo Fabbri" w:date="2024-09-24T14:48:00Z" w16du:dateUtc="2024-09-24T12:48:00Z"/>
                    </w:rPr>
                  </w:pPr>
                </w:p>
              </w:tc>
              <w:tc>
                <w:tcPr>
                  <w:tcW w:w="0" w:type="dxa"/>
                  <w:tcPrChange w:id="33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C78E3B" w14:textId="75340AD2" w:rsidR="00066508" w:rsidRPr="005A6AA3" w:rsidDel="00AE71EA" w:rsidRDefault="00000000">
                  <w:pPr>
                    <w:keepNext/>
                    <w:widowControl w:val="0"/>
                    <w:spacing w:after="60"/>
                    <w:rPr>
                      <w:del w:id="3382" w:author="Lorenzo Fabbri" w:date="2024-09-24T14:48:00Z" w16du:dateUtc="2024-09-24T12:48:00Z"/>
                    </w:rPr>
                  </w:pPr>
                  <w:del w:id="3383" w:author="Lorenzo Fabbri" w:date="2024-09-24T14:48:00Z" w16du:dateUtc="2024-09-24T12:48:00Z">
                    <w:r w:rsidRPr="005A6AA3" w:rsidDel="00AE71EA">
                      <w:rPr>
                        <w:rFonts w:ascii="Calibri" w:hAnsi="Calibri"/>
                        <w:sz w:val="20"/>
                      </w:rPr>
                      <w:delText>postnatal</w:delText>
                    </w:r>
                  </w:del>
                </w:p>
              </w:tc>
              <w:tc>
                <w:tcPr>
                  <w:tcW w:w="0" w:type="dxa"/>
                  <w:tcPrChange w:id="33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A828ED" w14:textId="7C91574A" w:rsidR="00066508" w:rsidRPr="005A6AA3" w:rsidDel="00AE71EA" w:rsidRDefault="00000000">
                  <w:pPr>
                    <w:keepNext/>
                    <w:widowControl w:val="0"/>
                    <w:spacing w:after="60"/>
                    <w:rPr>
                      <w:del w:id="3385" w:author="Lorenzo Fabbri" w:date="2024-09-24T14:48:00Z" w16du:dateUtc="2024-09-24T12:48:00Z"/>
                    </w:rPr>
                  </w:pPr>
                  <w:del w:id="3386" w:author="Lorenzo Fabbri" w:date="2024-09-24T14:48:00Z" w16du:dateUtc="2024-09-24T12:48:00Z">
                    <w:r w:rsidRPr="005A6AA3" w:rsidDel="00AE71EA">
                      <w:rPr>
                        <w:rFonts w:ascii="Calibri" w:hAnsi="Calibri"/>
                        <w:sz w:val="20"/>
                      </w:rPr>
                      <w:delText>No</w:delText>
                    </w:r>
                  </w:del>
                </w:p>
              </w:tc>
              <w:tc>
                <w:tcPr>
                  <w:tcW w:w="0" w:type="dxa"/>
                  <w:tcPrChange w:id="33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36EE7A" w14:textId="0C9B1042" w:rsidR="00066508" w:rsidRPr="005A6AA3" w:rsidDel="00AE71EA" w:rsidRDefault="00000000">
                  <w:pPr>
                    <w:keepNext/>
                    <w:widowControl w:val="0"/>
                    <w:spacing w:after="60"/>
                    <w:rPr>
                      <w:del w:id="3388" w:author="Lorenzo Fabbri" w:date="2024-09-24T14:48:00Z" w16du:dateUtc="2024-09-24T12:48:00Z"/>
                    </w:rPr>
                  </w:pPr>
                  <w:del w:id="3389" w:author="Lorenzo Fabbri" w:date="2024-09-24T14:48:00Z" w16du:dateUtc="2024-09-24T12:48:00Z">
                    <w:r w:rsidRPr="005A6AA3" w:rsidDel="00AE71EA">
                      <w:rPr>
                        <w:rFonts w:ascii="Calibri" w:hAnsi="Calibri"/>
                        <w:sz w:val="20"/>
                      </w:rPr>
                      <w:delText>No</w:delText>
                    </w:r>
                  </w:del>
                </w:p>
              </w:tc>
              <w:tc>
                <w:tcPr>
                  <w:tcW w:w="0" w:type="dxa"/>
                  <w:tcPrChange w:id="33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67AB1D" w14:textId="20717A9A" w:rsidR="00066508" w:rsidRPr="005A6AA3" w:rsidDel="00AE71EA" w:rsidRDefault="00000000">
                  <w:pPr>
                    <w:keepNext/>
                    <w:widowControl w:val="0"/>
                    <w:spacing w:after="60"/>
                    <w:rPr>
                      <w:del w:id="3391" w:author="Lorenzo Fabbri" w:date="2024-09-24T14:48:00Z" w16du:dateUtc="2024-09-24T12:48:00Z"/>
                    </w:rPr>
                  </w:pPr>
                  <w:del w:id="3392" w:author="Lorenzo Fabbri" w:date="2024-09-24T14:48:00Z" w16du:dateUtc="2024-09-24T12:48:00Z">
                    <w:r w:rsidRPr="005A6AA3" w:rsidDel="00AE71EA">
                      <w:rPr>
                        <w:rFonts w:ascii="Calibri" w:hAnsi="Calibri"/>
                        <w:sz w:val="20"/>
                      </w:rPr>
                      <w:delText>No</w:delText>
                    </w:r>
                  </w:del>
                </w:p>
              </w:tc>
            </w:tr>
            <w:tr w:rsidR="00066508" w:rsidRPr="005A6AA3" w:rsidDel="00AE71EA" w14:paraId="4B4C5F92" w14:textId="25551933" w:rsidTr="006C3DDD">
              <w:trPr>
                <w:del w:id="3393" w:author="Lorenzo Fabbri" w:date="2024-09-24T14:48:00Z"/>
                <w:trPrChange w:id="3394" w:author="Lorenzo Fabbri" w:date="2024-09-19T20:37:00Z" w16du:dateUtc="2024-09-19T18:37:00Z">
                  <w:trPr>
                    <w:gridBefore w:val="1"/>
                    <w:cantSplit/>
                    <w:jc w:val="center"/>
                  </w:trPr>
                </w:trPrChange>
              </w:trPr>
              <w:tc>
                <w:tcPr>
                  <w:tcW w:w="0" w:type="dxa"/>
                  <w:gridSpan w:val="11"/>
                  <w:tcPrChange w:id="3395"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DAEF07A" w14:textId="086EFFB9" w:rsidR="00066508" w:rsidRPr="005A6AA3" w:rsidDel="00AE71EA" w:rsidRDefault="00000000">
                  <w:pPr>
                    <w:keepNext/>
                    <w:widowControl w:val="0"/>
                    <w:spacing w:after="60"/>
                    <w:rPr>
                      <w:del w:id="3396" w:author="Lorenzo Fabbri" w:date="2024-09-24T14:48:00Z" w16du:dateUtc="2024-09-24T12:48:00Z"/>
                    </w:rPr>
                  </w:pPr>
                  <w:del w:id="3397" w:author="Lorenzo Fabbri" w:date="2024-09-24T14:48:00Z" w16du:dateUtc="2024-09-24T12:48:00Z">
                    <w:r w:rsidRPr="005A6AA3" w:rsidDel="00AE71EA">
                      <w:rPr>
                        <w:rFonts w:ascii="Calibri" w:hAnsi="Calibri"/>
                        <w:b/>
                        <w:sz w:val="20"/>
                      </w:rPr>
                      <w:delText>familySEP</w:delText>
                    </w:r>
                  </w:del>
                </w:p>
              </w:tc>
            </w:tr>
            <w:tr w:rsidR="00066508" w:rsidRPr="005A6AA3" w:rsidDel="00AE71EA" w14:paraId="4C5F9CAD" w14:textId="7FFE74BF" w:rsidTr="006C3DDD">
              <w:trPr>
                <w:del w:id="3398" w:author="Lorenzo Fabbri" w:date="2024-09-24T14:48:00Z"/>
                <w:trPrChange w:id="3399" w:author="Lorenzo Fabbri" w:date="2024-09-19T20:37:00Z" w16du:dateUtc="2024-09-19T18:37:00Z">
                  <w:trPr>
                    <w:gridBefore w:val="1"/>
                    <w:cantSplit/>
                    <w:jc w:val="center"/>
                  </w:trPr>
                </w:trPrChange>
              </w:trPr>
              <w:tc>
                <w:tcPr>
                  <w:tcW w:w="0" w:type="dxa"/>
                  <w:tcPrChange w:id="34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FB496B" w14:textId="45B19864" w:rsidR="00066508" w:rsidRPr="005A6AA3" w:rsidDel="00AE71EA" w:rsidRDefault="00000000">
                  <w:pPr>
                    <w:keepNext/>
                    <w:widowControl w:val="0"/>
                    <w:spacing w:after="60"/>
                    <w:rPr>
                      <w:del w:id="3401" w:author="Lorenzo Fabbri" w:date="2024-09-24T14:48:00Z" w16du:dateUtc="2024-09-24T12:48:00Z"/>
                    </w:rPr>
                  </w:pPr>
                  <w:del w:id="3402" w:author="Lorenzo Fabbri" w:date="2024-09-24T14:48:00Z" w16du:dateUtc="2024-09-24T12:48:00Z">
                    <w:r w:rsidRPr="005A6AA3" w:rsidDel="00AE71EA">
                      <w:rPr>
                        <w:rFonts w:ascii="Calibri" w:hAnsi="Calibri"/>
                        <w:sz w:val="20"/>
                      </w:rPr>
                      <w:delText>FAS_score</w:delText>
                    </w:r>
                  </w:del>
                </w:p>
              </w:tc>
              <w:tc>
                <w:tcPr>
                  <w:tcW w:w="0" w:type="dxa"/>
                  <w:tcPrChange w:id="34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3C5E7F" w14:textId="53405D6E" w:rsidR="00066508" w:rsidRPr="005A6AA3" w:rsidDel="00AE71EA" w:rsidRDefault="00000000">
                  <w:pPr>
                    <w:keepNext/>
                    <w:widowControl w:val="0"/>
                    <w:spacing w:after="60"/>
                    <w:rPr>
                      <w:del w:id="3404" w:author="Lorenzo Fabbri" w:date="2024-09-24T14:48:00Z" w16du:dateUtc="2024-09-24T12:48:00Z"/>
                    </w:rPr>
                  </w:pPr>
                  <w:del w:id="3405" w:author="Lorenzo Fabbri" w:date="2024-09-24T14:48:00Z" w16du:dateUtc="2024-09-24T12:48:00Z">
                    <w:r w:rsidRPr="005A6AA3" w:rsidDel="00AE71EA">
                      <w:rPr>
                        <w:rFonts w:ascii="Calibri" w:hAnsi="Calibri"/>
                        <w:sz w:val="20"/>
                      </w:rPr>
                      <w:delText>numerical</w:delText>
                    </w:r>
                  </w:del>
                </w:p>
              </w:tc>
              <w:tc>
                <w:tcPr>
                  <w:tcW w:w="0" w:type="dxa"/>
                  <w:tcPrChange w:id="34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01F2B2" w14:textId="171613F4" w:rsidR="00066508" w:rsidRPr="005A6AA3" w:rsidDel="00AE71EA" w:rsidRDefault="00000000">
                  <w:pPr>
                    <w:keepNext/>
                    <w:widowControl w:val="0"/>
                    <w:spacing w:after="60"/>
                    <w:rPr>
                      <w:del w:id="3407" w:author="Lorenzo Fabbri" w:date="2024-09-24T14:48:00Z" w16du:dateUtc="2024-09-24T12:48:00Z"/>
                    </w:rPr>
                  </w:pPr>
                  <w:del w:id="3408" w:author="Lorenzo Fabbri" w:date="2024-09-24T14:48:00Z" w16du:dateUtc="2024-09-24T12:48:00Z">
                    <w:r w:rsidRPr="005A6AA3" w:rsidDel="00AE71EA">
                      <w:rPr>
                        <w:rFonts w:ascii="Calibri" w:hAnsi="Calibri"/>
                        <w:sz w:val="20"/>
                      </w:rPr>
                      <w:delText>Family Affluence Scale</w:delText>
                    </w:r>
                  </w:del>
                </w:p>
              </w:tc>
              <w:tc>
                <w:tcPr>
                  <w:tcW w:w="0" w:type="dxa"/>
                  <w:tcPrChange w:id="34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C8783A" w14:textId="450840FF" w:rsidR="00066508" w:rsidRPr="005A6AA3" w:rsidDel="00AE71EA" w:rsidRDefault="00066508">
                  <w:pPr>
                    <w:keepNext/>
                    <w:widowControl w:val="0"/>
                    <w:spacing w:after="60"/>
                    <w:rPr>
                      <w:del w:id="3410" w:author="Lorenzo Fabbri" w:date="2024-09-24T14:48:00Z" w16du:dateUtc="2024-09-24T12:48:00Z"/>
                    </w:rPr>
                  </w:pPr>
                </w:p>
              </w:tc>
              <w:tc>
                <w:tcPr>
                  <w:tcW w:w="0" w:type="dxa"/>
                  <w:tcPrChange w:id="34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B90037" w14:textId="68B249CE" w:rsidR="00066508" w:rsidRPr="005A6AA3" w:rsidDel="00AE71EA" w:rsidRDefault="00066508">
                  <w:pPr>
                    <w:keepNext/>
                    <w:widowControl w:val="0"/>
                    <w:spacing w:after="60"/>
                    <w:rPr>
                      <w:del w:id="3412" w:author="Lorenzo Fabbri" w:date="2024-09-24T14:48:00Z" w16du:dateUtc="2024-09-24T12:48:00Z"/>
                    </w:rPr>
                  </w:pPr>
                </w:p>
              </w:tc>
              <w:tc>
                <w:tcPr>
                  <w:tcW w:w="0" w:type="dxa"/>
                  <w:tcPrChange w:id="341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4A3231" w14:textId="1AC65581" w:rsidR="00066508" w:rsidRPr="005A6AA3" w:rsidDel="00AE71EA" w:rsidRDefault="00066508">
                  <w:pPr>
                    <w:keepNext/>
                    <w:widowControl w:val="0"/>
                    <w:spacing w:after="60"/>
                    <w:rPr>
                      <w:del w:id="3414" w:author="Lorenzo Fabbri" w:date="2024-09-24T14:48:00Z" w16du:dateUtc="2024-09-24T12:48:00Z"/>
                    </w:rPr>
                  </w:pPr>
                </w:p>
              </w:tc>
              <w:tc>
                <w:tcPr>
                  <w:tcW w:w="0" w:type="dxa"/>
                  <w:tcPrChange w:id="34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747783" w14:textId="45CAFE65" w:rsidR="00066508" w:rsidRPr="005A6AA3" w:rsidDel="00AE71EA" w:rsidRDefault="00066508">
                  <w:pPr>
                    <w:keepNext/>
                    <w:widowControl w:val="0"/>
                    <w:spacing w:after="60"/>
                    <w:rPr>
                      <w:del w:id="3416" w:author="Lorenzo Fabbri" w:date="2024-09-24T14:48:00Z" w16du:dateUtc="2024-09-24T12:48:00Z"/>
                    </w:rPr>
                  </w:pPr>
                </w:p>
              </w:tc>
              <w:tc>
                <w:tcPr>
                  <w:tcW w:w="0" w:type="dxa"/>
                  <w:tcPrChange w:id="34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19C437" w14:textId="469E3875" w:rsidR="00066508" w:rsidRPr="005A6AA3" w:rsidDel="00AE71EA" w:rsidRDefault="00000000">
                  <w:pPr>
                    <w:keepNext/>
                    <w:widowControl w:val="0"/>
                    <w:spacing w:after="60"/>
                    <w:rPr>
                      <w:del w:id="3418" w:author="Lorenzo Fabbri" w:date="2024-09-24T14:48:00Z" w16du:dateUtc="2024-09-24T12:48:00Z"/>
                    </w:rPr>
                  </w:pPr>
                  <w:del w:id="3419" w:author="Lorenzo Fabbri" w:date="2024-09-24T14:48:00Z" w16du:dateUtc="2024-09-24T12:48:00Z">
                    <w:r w:rsidRPr="005A6AA3" w:rsidDel="00AE71EA">
                      <w:rPr>
                        <w:rFonts w:ascii="Calibri" w:hAnsi="Calibri"/>
                        <w:sz w:val="20"/>
                      </w:rPr>
                      <w:delText>postnatal</w:delText>
                    </w:r>
                  </w:del>
                </w:p>
              </w:tc>
              <w:tc>
                <w:tcPr>
                  <w:tcW w:w="0" w:type="dxa"/>
                  <w:tcPrChange w:id="34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8953E9" w14:textId="03CB366B" w:rsidR="00066508" w:rsidRPr="005A6AA3" w:rsidDel="00AE71EA" w:rsidRDefault="00000000">
                  <w:pPr>
                    <w:keepNext/>
                    <w:widowControl w:val="0"/>
                    <w:spacing w:after="60"/>
                    <w:rPr>
                      <w:del w:id="3421" w:author="Lorenzo Fabbri" w:date="2024-09-24T14:48:00Z" w16du:dateUtc="2024-09-24T12:48:00Z"/>
                    </w:rPr>
                  </w:pPr>
                  <w:del w:id="3422" w:author="Lorenzo Fabbri" w:date="2024-09-24T14:48:00Z" w16du:dateUtc="2024-09-24T12:48:00Z">
                    <w:r w:rsidRPr="005A6AA3" w:rsidDel="00AE71EA">
                      <w:rPr>
                        <w:rFonts w:ascii="Calibri" w:hAnsi="Calibri"/>
                        <w:sz w:val="20"/>
                      </w:rPr>
                      <w:delText>Yes</w:delText>
                    </w:r>
                  </w:del>
                </w:p>
              </w:tc>
              <w:tc>
                <w:tcPr>
                  <w:tcW w:w="0" w:type="dxa"/>
                  <w:tcPrChange w:id="34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64FAFE" w14:textId="02346D26" w:rsidR="00066508" w:rsidRPr="005A6AA3" w:rsidDel="00AE71EA" w:rsidRDefault="00000000">
                  <w:pPr>
                    <w:keepNext/>
                    <w:widowControl w:val="0"/>
                    <w:spacing w:after="60"/>
                    <w:rPr>
                      <w:del w:id="3424" w:author="Lorenzo Fabbri" w:date="2024-09-24T14:48:00Z" w16du:dateUtc="2024-09-24T12:48:00Z"/>
                    </w:rPr>
                  </w:pPr>
                  <w:del w:id="3425" w:author="Lorenzo Fabbri" w:date="2024-09-24T14:48:00Z" w16du:dateUtc="2024-09-24T12:48:00Z">
                    <w:r w:rsidRPr="005A6AA3" w:rsidDel="00AE71EA">
                      <w:rPr>
                        <w:rFonts w:ascii="Calibri" w:hAnsi="Calibri"/>
                        <w:sz w:val="20"/>
                      </w:rPr>
                      <w:delText>Yes</w:delText>
                    </w:r>
                  </w:del>
                </w:p>
              </w:tc>
              <w:tc>
                <w:tcPr>
                  <w:tcW w:w="0" w:type="dxa"/>
                  <w:tcPrChange w:id="34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DFDCAF3" w14:textId="6DC02954" w:rsidR="00066508" w:rsidRPr="005A6AA3" w:rsidDel="00AE71EA" w:rsidRDefault="00000000">
                  <w:pPr>
                    <w:keepNext/>
                    <w:widowControl w:val="0"/>
                    <w:spacing w:after="60"/>
                    <w:rPr>
                      <w:del w:id="3427" w:author="Lorenzo Fabbri" w:date="2024-09-24T14:48:00Z" w16du:dateUtc="2024-09-24T12:48:00Z"/>
                    </w:rPr>
                  </w:pPr>
                  <w:del w:id="3428" w:author="Lorenzo Fabbri" w:date="2024-09-24T14:48:00Z" w16du:dateUtc="2024-09-24T12:48:00Z">
                    <w:r w:rsidRPr="005A6AA3" w:rsidDel="00AE71EA">
                      <w:rPr>
                        <w:rFonts w:ascii="Calibri" w:hAnsi="Calibri"/>
                        <w:sz w:val="20"/>
                      </w:rPr>
                      <w:delText>Yes</w:delText>
                    </w:r>
                  </w:del>
                </w:p>
              </w:tc>
            </w:tr>
            <w:tr w:rsidR="00066508" w:rsidRPr="005A6AA3" w:rsidDel="00AE71EA" w14:paraId="1591839C" w14:textId="0BBCBB3A" w:rsidTr="006C3DDD">
              <w:trPr>
                <w:del w:id="3429" w:author="Lorenzo Fabbri" w:date="2024-09-24T14:48:00Z"/>
                <w:trPrChange w:id="3430" w:author="Lorenzo Fabbri" w:date="2024-09-19T20:37:00Z" w16du:dateUtc="2024-09-19T18:37:00Z">
                  <w:trPr>
                    <w:gridBefore w:val="1"/>
                    <w:cantSplit/>
                    <w:jc w:val="center"/>
                  </w:trPr>
                </w:trPrChange>
              </w:trPr>
              <w:tc>
                <w:tcPr>
                  <w:tcW w:w="0" w:type="dxa"/>
                  <w:tcPrChange w:id="34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0A6EDE" w14:textId="0CAE1097" w:rsidR="00066508" w:rsidRPr="005A6AA3" w:rsidDel="00AE71EA" w:rsidRDefault="00000000">
                  <w:pPr>
                    <w:keepNext/>
                    <w:widowControl w:val="0"/>
                    <w:spacing w:after="60"/>
                    <w:rPr>
                      <w:del w:id="3432" w:author="Lorenzo Fabbri" w:date="2024-09-24T14:48:00Z" w16du:dateUtc="2024-09-24T12:48:00Z"/>
                    </w:rPr>
                  </w:pPr>
                  <w:del w:id="3433" w:author="Lorenzo Fabbri" w:date="2024-09-24T14:48:00Z" w16du:dateUtc="2024-09-24T12:48:00Z">
                    <w:r w:rsidRPr="005A6AA3" w:rsidDel="00AE71EA">
                      <w:rPr>
                        <w:rFonts w:ascii="Calibri" w:hAnsi="Calibri"/>
                        <w:sz w:val="20"/>
                      </w:rPr>
                      <w:delText>hs_finance</w:delText>
                    </w:r>
                  </w:del>
                </w:p>
              </w:tc>
              <w:tc>
                <w:tcPr>
                  <w:tcW w:w="0" w:type="dxa"/>
                  <w:tcPrChange w:id="34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4C0235" w14:textId="1BB6847E" w:rsidR="00066508" w:rsidRPr="005A6AA3" w:rsidDel="00AE71EA" w:rsidRDefault="00000000">
                  <w:pPr>
                    <w:keepNext/>
                    <w:widowControl w:val="0"/>
                    <w:spacing w:after="60"/>
                    <w:rPr>
                      <w:del w:id="3435" w:author="Lorenzo Fabbri" w:date="2024-09-24T14:48:00Z" w16du:dateUtc="2024-09-24T12:48:00Z"/>
                    </w:rPr>
                  </w:pPr>
                  <w:del w:id="3436" w:author="Lorenzo Fabbri" w:date="2024-09-24T14:48:00Z" w16du:dateUtc="2024-09-24T12:48:00Z">
                    <w:r w:rsidRPr="005A6AA3" w:rsidDel="00AE71EA">
                      <w:rPr>
                        <w:rFonts w:ascii="Calibri" w:hAnsi="Calibri"/>
                        <w:sz w:val="20"/>
                      </w:rPr>
                      <w:delText>categorical</w:delText>
                    </w:r>
                  </w:del>
                </w:p>
              </w:tc>
              <w:tc>
                <w:tcPr>
                  <w:tcW w:w="0" w:type="dxa"/>
                  <w:tcPrChange w:id="34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FD70A3" w14:textId="26E1A638" w:rsidR="00066508" w:rsidRPr="005A6AA3" w:rsidDel="00AE71EA" w:rsidRDefault="00000000">
                  <w:pPr>
                    <w:keepNext/>
                    <w:widowControl w:val="0"/>
                    <w:spacing w:after="60"/>
                    <w:rPr>
                      <w:del w:id="3438" w:author="Lorenzo Fabbri" w:date="2024-09-24T14:48:00Z" w16du:dateUtc="2024-09-24T12:48:00Z"/>
                    </w:rPr>
                  </w:pPr>
                  <w:del w:id="3439" w:author="Lorenzo Fabbri" w:date="2024-09-24T14:48:00Z" w16du:dateUtc="2024-09-24T12:48:00Z">
                    <w:r w:rsidRPr="005A6AA3" w:rsidDel="00AE71EA">
                      <w:rPr>
                        <w:rFonts w:ascii="Calibri" w:hAnsi="Calibri"/>
                        <w:sz w:val="20"/>
                      </w:rPr>
                      <w:delText>Financial situation of the parents</w:delText>
                    </w:r>
                  </w:del>
                </w:p>
              </w:tc>
              <w:tc>
                <w:tcPr>
                  <w:tcW w:w="0" w:type="dxa"/>
                  <w:tcPrChange w:id="34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6FEB2" w14:textId="11C7181A" w:rsidR="00066508" w:rsidRPr="005A6AA3" w:rsidDel="00AE71EA" w:rsidRDefault="00000000">
                  <w:pPr>
                    <w:keepNext/>
                    <w:widowControl w:val="0"/>
                    <w:spacing w:after="60"/>
                    <w:rPr>
                      <w:del w:id="3441" w:author="Lorenzo Fabbri" w:date="2024-09-24T14:48:00Z" w16du:dateUtc="2024-09-24T12:48:00Z"/>
                    </w:rPr>
                  </w:pPr>
                  <w:del w:id="3442" w:author="Lorenzo Fabbri" w:date="2024-09-24T14:48:00Z" w16du:dateUtc="2024-09-24T12:48:00Z">
                    <w:r w:rsidRPr="005A6AA3" w:rsidDel="00AE71EA">
                      <w:rPr>
                        <w:rFonts w:ascii="Calibri" w:hAnsi="Calibri"/>
                        <w:sz w:val="20"/>
                      </w:rPr>
                      <w:delText>1,2,3,4,5,6</w:delText>
                    </w:r>
                  </w:del>
                </w:p>
              </w:tc>
              <w:tc>
                <w:tcPr>
                  <w:tcW w:w="0" w:type="dxa"/>
                  <w:tcPrChange w:id="34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5D891" w14:textId="43694188" w:rsidR="00066508" w:rsidRPr="005A6AA3" w:rsidDel="00AE71EA" w:rsidRDefault="00000000">
                  <w:pPr>
                    <w:keepNext/>
                    <w:widowControl w:val="0"/>
                    <w:spacing w:after="60"/>
                    <w:rPr>
                      <w:del w:id="3444" w:author="Lorenzo Fabbri" w:date="2024-09-24T14:48:00Z" w16du:dateUtc="2024-09-24T12:48:00Z"/>
                    </w:rPr>
                  </w:pPr>
                  <w:del w:id="3445" w:author="Lorenzo Fabbri" w:date="2024-09-24T14:48:00Z" w16du:dateUtc="2024-09-24T12:48:00Z">
                    <w:r w:rsidRPr="005A6AA3" w:rsidDel="00AE71EA">
                      <w:rPr>
                        <w:rFonts w:ascii="Calibri" w:hAnsi="Calibri"/>
                        <w:sz w:val="20"/>
                      </w:rPr>
                      <w:delText>Living comfortably, Doing alright, Getting by, Finding it quite difficult, Finding it very difficult, Does not wish to answer</w:delText>
                    </w:r>
                  </w:del>
                </w:p>
              </w:tc>
              <w:tc>
                <w:tcPr>
                  <w:tcW w:w="0" w:type="dxa"/>
                  <w:tcPrChange w:id="344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9820DB6" w14:textId="3803DEEA" w:rsidR="00066508" w:rsidRPr="005A6AA3" w:rsidDel="00AE71EA" w:rsidRDefault="00066508">
                  <w:pPr>
                    <w:keepNext/>
                    <w:widowControl w:val="0"/>
                    <w:spacing w:after="60"/>
                    <w:rPr>
                      <w:del w:id="3447" w:author="Lorenzo Fabbri" w:date="2024-09-24T14:48:00Z" w16du:dateUtc="2024-09-24T12:48:00Z"/>
                    </w:rPr>
                  </w:pPr>
                </w:p>
              </w:tc>
              <w:tc>
                <w:tcPr>
                  <w:tcW w:w="0" w:type="dxa"/>
                  <w:tcPrChange w:id="34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54F38F" w14:textId="078B8F0D" w:rsidR="00066508" w:rsidRPr="005A6AA3" w:rsidDel="00AE71EA" w:rsidRDefault="00066508">
                  <w:pPr>
                    <w:keepNext/>
                    <w:widowControl w:val="0"/>
                    <w:spacing w:after="60"/>
                    <w:rPr>
                      <w:del w:id="3449" w:author="Lorenzo Fabbri" w:date="2024-09-24T14:48:00Z" w16du:dateUtc="2024-09-24T12:48:00Z"/>
                    </w:rPr>
                  </w:pPr>
                </w:p>
              </w:tc>
              <w:tc>
                <w:tcPr>
                  <w:tcW w:w="0" w:type="dxa"/>
                  <w:tcPrChange w:id="34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1072C5" w14:textId="44A68EE0" w:rsidR="00066508" w:rsidRPr="005A6AA3" w:rsidDel="00AE71EA" w:rsidRDefault="00000000">
                  <w:pPr>
                    <w:keepNext/>
                    <w:widowControl w:val="0"/>
                    <w:spacing w:after="60"/>
                    <w:rPr>
                      <w:del w:id="3451" w:author="Lorenzo Fabbri" w:date="2024-09-24T14:48:00Z" w16du:dateUtc="2024-09-24T12:48:00Z"/>
                    </w:rPr>
                  </w:pPr>
                  <w:del w:id="3452" w:author="Lorenzo Fabbri" w:date="2024-09-24T14:48:00Z" w16du:dateUtc="2024-09-24T12:48:00Z">
                    <w:r w:rsidRPr="005A6AA3" w:rsidDel="00AE71EA">
                      <w:rPr>
                        <w:rFonts w:ascii="Calibri" w:hAnsi="Calibri"/>
                        <w:sz w:val="20"/>
                      </w:rPr>
                      <w:delText>postnatal</w:delText>
                    </w:r>
                  </w:del>
                </w:p>
              </w:tc>
              <w:tc>
                <w:tcPr>
                  <w:tcW w:w="0" w:type="dxa"/>
                  <w:tcPrChange w:id="34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0F9D6D" w14:textId="3118AE01" w:rsidR="00066508" w:rsidRPr="005A6AA3" w:rsidDel="00AE71EA" w:rsidRDefault="00000000">
                  <w:pPr>
                    <w:keepNext/>
                    <w:widowControl w:val="0"/>
                    <w:spacing w:after="60"/>
                    <w:rPr>
                      <w:del w:id="3454" w:author="Lorenzo Fabbri" w:date="2024-09-24T14:48:00Z" w16du:dateUtc="2024-09-24T12:48:00Z"/>
                    </w:rPr>
                  </w:pPr>
                  <w:del w:id="3455" w:author="Lorenzo Fabbri" w:date="2024-09-24T14:48:00Z" w16du:dateUtc="2024-09-24T12:48:00Z">
                    <w:r w:rsidRPr="005A6AA3" w:rsidDel="00AE71EA">
                      <w:rPr>
                        <w:rFonts w:ascii="Calibri" w:hAnsi="Calibri"/>
                        <w:sz w:val="20"/>
                      </w:rPr>
                      <w:delText>Yes</w:delText>
                    </w:r>
                  </w:del>
                </w:p>
              </w:tc>
              <w:tc>
                <w:tcPr>
                  <w:tcW w:w="0" w:type="dxa"/>
                  <w:tcPrChange w:id="34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17185E" w14:textId="70EF79BA" w:rsidR="00066508" w:rsidRPr="005A6AA3" w:rsidDel="00AE71EA" w:rsidRDefault="00000000">
                  <w:pPr>
                    <w:keepNext/>
                    <w:widowControl w:val="0"/>
                    <w:spacing w:after="60"/>
                    <w:rPr>
                      <w:del w:id="3457" w:author="Lorenzo Fabbri" w:date="2024-09-24T14:48:00Z" w16du:dateUtc="2024-09-24T12:48:00Z"/>
                    </w:rPr>
                  </w:pPr>
                  <w:del w:id="3458" w:author="Lorenzo Fabbri" w:date="2024-09-24T14:48:00Z" w16du:dateUtc="2024-09-24T12:48:00Z">
                    <w:r w:rsidRPr="005A6AA3" w:rsidDel="00AE71EA">
                      <w:rPr>
                        <w:rFonts w:ascii="Calibri" w:hAnsi="Calibri"/>
                        <w:sz w:val="20"/>
                      </w:rPr>
                      <w:delText>Yes</w:delText>
                    </w:r>
                  </w:del>
                </w:p>
              </w:tc>
              <w:tc>
                <w:tcPr>
                  <w:tcW w:w="0" w:type="dxa"/>
                  <w:tcPrChange w:id="34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EA9B5" w14:textId="48C369C0" w:rsidR="00066508" w:rsidRPr="005A6AA3" w:rsidDel="00AE71EA" w:rsidRDefault="00000000">
                  <w:pPr>
                    <w:keepNext/>
                    <w:widowControl w:val="0"/>
                    <w:spacing w:after="60"/>
                    <w:rPr>
                      <w:del w:id="3460" w:author="Lorenzo Fabbri" w:date="2024-09-24T14:48:00Z" w16du:dateUtc="2024-09-24T12:48:00Z"/>
                    </w:rPr>
                  </w:pPr>
                  <w:del w:id="3461" w:author="Lorenzo Fabbri" w:date="2024-09-24T14:48:00Z" w16du:dateUtc="2024-09-24T12:48:00Z">
                    <w:r w:rsidRPr="005A6AA3" w:rsidDel="00AE71EA">
                      <w:rPr>
                        <w:rFonts w:ascii="Calibri" w:hAnsi="Calibri"/>
                        <w:sz w:val="20"/>
                      </w:rPr>
                      <w:delText>Yes</w:delText>
                    </w:r>
                  </w:del>
                </w:p>
              </w:tc>
            </w:tr>
            <w:tr w:rsidR="00066508" w:rsidRPr="005A6AA3" w:rsidDel="00AE71EA" w14:paraId="6F166034" w14:textId="0AA4E135" w:rsidTr="006C3DDD">
              <w:trPr>
                <w:del w:id="3462" w:author="Lorenzo Fabbri" w:date="2024-09-24T14:48:00Z"/>
                <w:trPrChange w:id="3463" w:author="Lorenzo Fabbri" w:date="2024-09-19T20:37:00Z" w16du:dateUtc="2024-09-19T18:37:00Z">
                  <w:trPr>
                    <w:gridBefore w:val="1"/>
                    <w:cantSplit/>
                    <w:jc w:val="center"/>
                  </w:trPr>
                </w:trPrChange>
              </w:trPr>
              <w:tc>
                <w:tcPr>
                  <w:tcW w:w="0" w:type="dxa"/>
                  <w:gridSpan w:val="11"/>
                  <w:tcPrChange w:id="3464"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0A72BF02" w14:textId="3175AE1A" w:rsidR="00066508" w:rsidRPr="005A6AA3" w:rsidDel="00AE71EA" w:rsidRDefault="00000000">
                  <w:pPr>
                    <w:keepNext/>
                    <w:widowControl w:val="0"/>
                    <w:spacing w:after="60"/>
                    <w:rPr>
                      <w:del w:id="3465" w:author="Lorenzo Fabbri" w:date="2024-09-24T14:48:00Z" w16du:dateUtc="2024-09-24T12:48:00Z"/>
                    </w:rPr>
                  </w:pPr>
                  <w:del w:id="3466" w:author="Lorenzo Fabbri" w:date="2024-09-24T14:48:00Z" w16du:dateUtc="2024-09-24T12:48:00Z">
                    <w:r w:rsidRPr="005A6AA3" w:rsidDel="00AE71EA">
                      <w:rPr>
                        <w:rFonts w:ascii="Calibri" w:hAnsi="Calibri"/>
                        <w:b/>
                        <w:sz w:val="20"/>
                      </w:rPr>
                      <w:delText>maternalAlcohol_preg</w:delText>
                    </w:r>
                  </w:del>
                </w:p>
              </w:tc>
            </w:tr>
            <w:tr w:rsidR="00066508" w:rsidRPr="005A6AA3" w:rsidDel="00AE71EA" w14:paraId="4F28DD5D" w14:textId="18D4702C" w:rsidTr="006C3DDD">
              <w:trPr>
                <w:del w:id="3467" w:author="Lorenzo Fabbri" w:date="2024-09-24T14:48:00Z"/>
                <w:trPrChange w:id="3468" w:author="Lorenzo Fabbri" w:date="2024-09-19T20:37:00Z" w16du:dateUtc="2024-09-19T18:37:00Z">
                  <w:trPr>
                    <w:gridBefore w:val="1"/>
                    <w:cantSplit/>
                    <w:jc w:val="center"/>
                  </w:trPr>
                </w:trPrChange>
              </w:trPr>
              <w:tc>
                <w:tcPr>
                  <w:tcW w:w="0" w:type="dxa"/>
                  <w:tcPrChange w:id="34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7598BC" w14:textId="77302D7D" w:rsidR="00066508" w:rsidRPr="005A6AA3" w:rsidDel="00AE71EA" w:rsidRDefault="00000000">
                  <w:pPr>
                    <w:keepNext/>
                    <w:widowControl w:val="0"/>
                    <w:spacing w:after="60"/>
                    <w:rPr>
                      <w:del w:id="3470" w:author="Lorenzo Fabbri" w:date="2024-09-24T14:48:00Z" w16du:dateUtc="2024-09-24T12:48:00Z"/>
                    </w:rPr>
                  </w:pPr>
                  <w:del w:id="3471" w:author="Lorenzo Fabbri" w:date="2024-09-24T14:48:00Z" w16du:dateUtc="2024-09-24T12:48:00Z">
                    <w:r w:rsidRPr="005A6AA3" w:rsidDel="00AE71EA">
                      <w:rPr>
                        <w:rFonts w:ascii="Calibri" w:hAnsi="Calibri"/>
                        <w:sz w:val="20"/>
                      </w:rPr>
                      <w:delText>e3_alcpreg_g</w:delText>
                    </w:r>
                  </w:del>
                </w:p>
              </w:tc>
              <w:tc>
                <w:tcPr>
                  <w:tcW w:w="0" w:type="dxa"/>
                  <w:tcPrChange w:id="34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714913" w14:textId="64F25759" w:rsidR="00066508" w:rsidRPr="005A6AA3" w:rsidDel="00AE71EA" w:rsidRDefault="00000000">
                  <w:pPr>
                    <w:keepNext/>
                    <w:widowControl w:val="0"/>
                    <w:spacing w:after="60"/>
                    <w:rPr>
                      <w:del w:id="3473" w:author="Lorenzo Fabbri" w:date="2024-09-24T14:48:00Z" w16du:dateUtc="2024-09-24T12:48:00Z"/>
                    </w:rPr>
                  </w:pPr>
                  <w:del w:id="3474" w:author="Lorenzo Fabbri" w:date="2024-09-24T14:48:00Z" w16du:dateUtc="2024-09-24T12:48:00Z">
                    <w:r w:rsidRPr="005A6AA3" w:rsidDel="00AE71EA">
                      <w:rPr>
                        <w:rFonts w:ascii="Calibri" w:hAnsi="Calibri"/>
                        <w:sz w:val="20"/>
                      </w:rPr>
                      <w:delText>numerical</w:delText>
                    </w:r>
                  </w:del>
                </w:p>
              </w:tc>
              <w:tc>
                <w:tcPr>
                  <w:tcW w:w="0" w:type="dxa"/>
                  <w:tcPrChange w:id="34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0D4382" w14:textId="7000DD12" w:rsidR="00066508" w:rsidRPr="005A6AA3" w:rsidDel="00AE71EA" w:rsidRDefault="00000000">
                  <w:pPr>
                    <w:keepNext/>
                    <w:widowControl w:val="0"/>
                    <w:spacing w:after="60"/>
                    <w:rPr>
                      <w:del w:id="3476" w:author="Lorenzo Fabbri" w:date="2024-09-24T14:48:00Z" w16du:dateUtc="2024-09-24T12:48:00Z"/>
                    </w:rPr>
                  </w:pPr>
                  <w:del w:id="3477" w:author="Lorenzo Fabbri" w:date="2024-09-24T14:48:00Z" w16du:dateUtc="2024-09-24T12:48:00Z">
                    <w:r w:rsidRPr="005A6AA3" w:rsidDel="00AE71EA">
                      <w:rPr>
                        <w:rFonts w:ascii="Calibri" w:hAnsi="Calibri"/>
                        <w:sz w:val="20"/>
                      </w:rPr>
                      <w:delText>Alcool during pregnancy</w:delText>
                    </w:r>
                  </w:del>
                </w:p>
              </w:tc>
              <w:tc>
                <w:tcPr>
                  <w:tcW w:w="0" w:type="dxa"/>
                  <w:tcPrChange w:id="34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E39165" w14:textId="6C2DF392" w:rsidR="00066508" w:rsidRPr="005A6AA3" w:rsidDel="00AE71EA" w:rsidRDefault="00066508">
                  <w:pPr>
                    <w:keepNext/>
                    <w:widowControl w:val="0"/>
                    <w:spacing w:after="60"/>
                    <w:rPr>
                      <w:del w:id="3479" w:author="Lorenzo Fabbri" w:date="2024-09-24T14:48:00Z" w16du:dateUtc="2024-09-24T12:48:00Z"/>
                    </w:rPr>
                  </w:pPr>
                </w:p>
              </w:tc>
              <w:tc>
                <w:tcPr>
                  <w:tcW w:w="0" w:type="dxa"/>
                  <w:tcPrChange w:id="34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4D87E2" w14:textId="39E627CB" w:rsidR="00066508" w:rsidRPr="005A6AA3" w:rsidDel="00AE71EA" w:rsidRDefault="00066508">
                  <w:pPr>
                    <w:keepNext/>
                    <w:widowControl w:val="0"/>
                    <w:spacing w:after="60"/>
                    <w:rPr>
                      <w:del w:id="3481" w:author="Lorenzo Fabbri" w:date="2024-09-24T14:48:00Z" w16du:dateUtc="2024-09-24T12:48:00Z"/>
                    </w:rPr>
                  </w:pPr>
                </w:p>
              </w:tc>
              <w:tc>
                <w:tcPr>
                  <w:tcW w:w="0" w:type="dxa"/>
                  <w:tcPrChange w:id="348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462F224" w14:textId="4D91650C" w:rsidR="00066508" w:rsidRPr="005A6AA3" w:rsidDel="00AE71EA" w:rsidRDefault="00066508">
                  <w:pPr>
                    <w:keepNext/>
                    <w:widowControl w:val="0"/>
                    <w:spacing w:after="60"/>
                    <w:rPr>
                      <w:del w:id="3483" w:author="Lorenzo Fabbri" w:date="2024-09-24T14:48:00Z" w16du:dateUtc="2024-09-24T12:48:00Z"/>
                    </w:rPr>
                  </w:pPr>
                </w:p>
              </w:tc>
              <w:tc>
                <w:tcPr>
                  <w:tcW w:w="0" w:type="dxa"/>
                  <w:tcPrChange w:id="34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057D3" w14:textId="34B2FD7C" w:rsidR="00066508" w:rsidRPr="005A6AA3" w:rsidDel="00AE71EA" w:rsidRDefault="00000000">
                  <w:pPr>
                    <w:keepNext/>
                    <w:widowControl w:val="0"/>
                    <w:spacing w:after="60"/>
                    <w:rPr>
                      <w:del w:id="3485" w:author="Lorenzo Fabbri" w:date="2024-09-24T14:48:00Z" w16du:dateUtc="2024-09-24T12:48:00Z"/>
                    </w:rPr>
                  </w:pPr>
                  <w:del w:id="3486" w:author="Lorenzo Fabbri" w:date="2024-09-24T14:48:00Z" w16du:dateUtc="2024-09-24T12:48:00Z">
                    <w:r w:rsidRPr="005A6AA3" w:rsidDel="00AE71EA">
                      <w:rPr>
                        <w:rFonts w:ascii="Calibri" w:hAnsi="Calibri"/>
                        <w:sz w:val="20"/>
                      </w:rPr>
                      <w:delText>Glasses / week</w:delText>
                    </w:r>
                  </w:del>
                </w:p>
              </w:tc>
              <w:tc>
                <w:tcPr>
                  <w:tcW w:w="0" w:type="dxa"/>
                  <w:tcPrChange w:id="34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0029" w14:textId="695C0455" w:rsidR="00066508" w:rsidRPr="005A6AA3" w:rsidDel="00AE71EA" w:rsidRDefault="00000000">
                  <w:pPr>
                    <w:keepNext/>
                    <w:widowControl w:val="0"/>
                    <w:spacing w:after="60"/>
                    <w:rPr>
                      <w:del w:id="3488" w:author="Lorenzo Fabbri" w:date="2024-09-24T14:48:00Z" w16du:dateUtc="2024-09-24T12:48:00Z"/>
                    </w:rPr>
                  </w:pPr>
                  <w:del w:id="3489" w:author="Lorenzo Fabbri" w:date="2024-09-24T14:48:00Z" w16du:dateUtc="2024-09-24T12:48:00Z">
                    <w:r w:rsidRPr="005A6AA3" w:rsidDel="00AE71EA">
                      <w:rPr>
                        <w:rFonts w:ascii="Calibri" w:hAnsi="Calibri"/>
                        <w:sz w:val="20"/>
                      </w:rPr>
                      <w:delText>prenatal</w:delText>
                    </w:r>
                  </w:del>
                </w:p>
              </w:tc>
              <w:tc>
                <w:tcPr>
                  <w:tcW w:w="0" w:type="dxa"/>
                  <w:tcPrChange w:id="34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20FBD0" w14:textId="65F34F1B" w:rsidR="00066508" w:rsidRPr="005A6AA3" w:rsidDel="00AE71EA" w:rsidRDefault="00000000">
                  <w:pPr>
                    <w:keepNext/>
                    <w:widowControl w:val="0"/>
                    <w:spacing w:after="60"/>
                    <w:rPr>
                      <w:del w:id="3491" w:author="Lorenzo Fabbri" w:date="2024-09-24T14:48:00Z" w16du:dateUtc="2024-09-24T12:48:00Z"/>
                    </w:rPr>
                  </w:pPr>
                  <w:del w:id="3492" w:author="Lorenzo Fabbri" w:date="2024-09-24T14:48:00Z" w16du:dateUtc="2024-09-24T12:48:00Z">
                    <w:r w:rsidRPr="005A6AA3" w:rsidDel="00AE71EA">
                      <w:rPr>
                        <w:rFonts w:ascii="Calibri" w:hAnsi="Calibri"/>
                        <w:sz w:val="20"/>
                      </w:rPr>
                      <w:delText>No</w:delText>
                    </w:r>
                  </w:del>
                </w:p>
              </w:tc>
              <w:tc>
                <w:tcPr>
                  <w:tcW w:w="0" w:type="dxa"/>
                  <w:tcPrChange w:id="34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692904" w14:textId="13C4E5E6" w:rsidR="00066508" w:rsidRPr="005A6AA3" w:rsidDel="00AE71EA" w:rsidRDefault="00000000">
                  <w:pPr>
                    <w:keepNext/>
                    <w:widowControl w:val="0"/>
                    <w:spacing w:after="60"/>
                    <w:rPr>
                      <w:del w:id="3494" w:author="Lorenzo Fabbri" w:date="2024-09-24T14:48:00Z" w16du:dateUtc="2024-09-24T12:48:00Z"/>
                    </w:rPr>
                  </w:pPr>
                  <w:del w:id="3495" w:author="Lorenzo Fabbri" w:date="2024-09-24T14:48:00Z" w16du:dateUtc="2024-09-24T12:48:00Z">
                    <w:r w:rsidRPr="005A6AA3" w:rsidDel="00AE71EA">
                      <w:rPr>
                        <w:rFonts w:ascii="Calibri" w:hAnsi="Calibri"/>
                        <w:sz w:val="20"/>
                      </w:rPr>
                      <w:delText>No</w:delText>
                    </w:r>
                  </w:del>
                </w:p>
              </w:tc>
              <w:tc>
                <w:tcPr>
                  <w:tcW w:w="0" w:type="dxa"/>
                  <w:tcPrChange w:id="34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5738C0" w14:textId="39554F6A" w:rsidR="00066508" w:rsidRPr="005A6AA3" w:rsidDel="00AE71EA" w:rsidRDefault="00000000">
                  <w:pPr>
                    <w:keepNext/>
                    <w:widowControl w:val="0"/>
                    <w:spacing w:after="60"/>
                    <w:rPr>
                      <w:del w:id="3497" w:author="Lorenzo Fabbri" w:date="2024-09-24T14:48:00Z" w16du:dateUtc="2024-09-24T12:48:00Z"/>
                    </w:rPr>
                  </w:pPr>
                  <w:del w:id="3498" w:author="Lorenzo Fabbri" w:date="2024-09-24T14:48:00Z" w16du:dateUtc="2024-09-24T12:48:00Z">
                    <w:r w:rsidRPr="005A6AA3" w:rsidDel="00AE71EA">
                      <w:rPr>
                        <w:rFonts w:ascii="Calibri" w:hAnsi="Calibri"/>
                        <w:sz w:val="20"/>
                      </w:rPr>
                      <w:delText>No</w:delText>
                    </w:r>
                  </w:del>
                </w:p>
              </w:tc>
            </w:tr>
            <w:tr w:rsidR="00066508" w:rsidRPr="005A6AA3" w:rsidDel="00AE71EA" w14:paraId="242DA7B4" w14:textId="5FF36291" w:rsidTr="006C3DDD">
              <w:trPr>
                <w:del w:id="3499" w:author="Lorenzo Fabbri" w:date="2024-09-24T14:48:00Z"/>
                <w:trPrChange w:id="3500" w:author="Lorenzo Fabbri" w:date="2024-09-19T20:37:00Z" w16du:dateUtc="2024-09-19T18:37:00Z">
                  <w:trPr>
                    <w:gridBefore w:val="1"/>
                    <w:cantSplit/>
                    <w:jc w:val="center"/>
                  </w:trPr>
                </w:trPrChange>
              </w:trPr>
              <w:tc>
                <w:tcPr>
                  <w:tcW w:w="0" w:type="dxa"/>
                  <w:gridSpan w:val="11"/>
                  <w:tcPrChange w:id="3501"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6DC11ACA" w14:textId="38423B8D" w:rsidR="00066508" w:rsidRPr="005A6AA3" w:rsidDel="00AE71EA" w:rsidRDefault="00000000">
                  <w:pPr>
                    <w:keepNext/>
                    <w:widowControl w:val="0"/>
                    <w:spacing w:after="60"/>
                    <w:rPr>
                      <w:del w:id="3502" w:author="Lorenzo Fabbri" w:date="2024-09-24T14:48:00Z" w16du:dateUtc="2024-09-24T12:48:00Z"/>
                    </w:rPr>
                  </w:pPr>
                  <w:del w:id="3503" w:author="Lorenzo Fabbri" w:date="2024-09-24T14:48:00Z" w16du:dateUtc="2024-09-24T12:48:00Z">
                    <w:r w:rsidRPr="005A6AA3" w:rsidDel="00AE71EA">
                      <w:rPr>
                        <w:rFonts w:ascii="Calibri" w:hAnsi="Calibri"/>
                        <w:b/>
                        <w:sz w:val="20"/>
                      </w:rPr>
                      <w:delText>maternalDiet_preg</w:delText>
                    </w:r>
                  </w:del>
                </w:p>
              </w:tc>
            </w:tr>
            <w:tr w:rsidR="00066508" w:rsidRPr="005A6AA3" w:rsidDel="00AE71EA" w14:paraId="500FDE20" w14:textId="2984778F" w:rsidTr="006C3DDD">
              <w:trPr>
                <w:del w:id="3504" w:author="Lorenzo Fabbri" w:date="2024-09-24T14:48:00Z"/>
                <w:trPrChange w:id="3505" w:author="Lorenzo Fabbri" w:date="2024-09-19T20:37:00Z" w16du:dateUtc="2024-09-19T18:37:00Z">
                  <w:trPr>
                    <w:gridBefore w:val="1"/>
                    <w:cantSplit/>
                    <w:jc w:val="center"/>
                  </w:trPr>
                </w:trPrChange>
              </w:trPr>
              <w:tc>
                <w:tcPr>
                  <w:tcW w:w="0" w:type="dxa"/>
                  <w:tcPrChange w:id="35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8762A9" w14:textId="3FAF465F" w:rsidR="00066508" w:rsidRPr="005A6AA3" w:rsidDel="00AE71EA" w:rsidRDefault="00000000">
                  <w:pPr>
                    <w:keepNext/>
                    <w:widowControl w:val="0"/>
                    <w:spacing w:after="60"/>
                    <w:rPr>
                      <w:del w:id="3507" w:author="Lorenzo Fabbri" w:date="2024-09-24T14:48:00Z" w16du:dateUtc="2024-09-24T12:48:00Z"/>
                    </w:rPr>
                  </w:pPr>
                  <w:del w:id="3508" w:author="Lorenzo Fabbri" w:date="2024-09-24T14:48:00Z" w16du:dateUtc="2024-09-24T12:48:00Z">
                    <w:r w:rsidRPr="005A6AA3" w:rsidDel="00AE71EA">
                      <w:rPr>
                        <w:rFonts w:ascii="Calibri" w:hAnsi="Calibri"/>
                        <w:sz w:val="20"/>
                      </w:rPr>
                      <w:delText>h_cereal_preg</w:delText>
                    </w:r>
                  </w:del>
                </w:p>
              </w:tc>
              <w:tc>
                <w:tcPr>
                  <w:tcW w:w="0" w:type="dxa"/>
                  <w:tcPrChange w:id="35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E09EB3" w14:textId="18E634DD" w:rsidR="00066508" w:rsidRPr="005A6AA3" w:rsidDel="00AE71EA" w:rsidRDefault="00000000">
                  <w:pPr>
                    <w:keepNext/>
                    <w:widowControl w:val="0"/>
                    <w:spacing w:after="60"/>
                    <w:rPr>
                      <w:del w:id="3510" w:author="Lorenzo Fabbri" w:date="2024-09-24T14:48:00Z" w16du:dateUtc="2024-09-24T12:48:00Z"/>
                    </w:rPr>
                  </w:pPr>
                  <w:del w:id="3511" w:author="Lorenzo Fabbri" w:date="2024-09-24T14:48:00Z" w16du:dateUtc="2024-09-24T12:48:00Z">
                    <w:r w:rsidRPr="005A6AA3" w:rsidDel="00AE71EA">
                      <w:rPr>
                        <w:rFonts w:ascii="Calibri" w:hAnsi="Calibri"/>
                        <w:sz w:val="20"/>
                      </w:rPr>
                      <w:delText>numerical</w:delText>
                    </w:r>
                  </w:del>
                </w:p>
              </w:tc>
              <w:tc>
                <w:tcPr>
                  <w:tcW w:w="0" w:type="dxa"/>
                  <w:tcPrChange w:id="35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35006F" w14:textId="16FA545D" w:rsidR="00066508" w:rsidRPr="005A6AA3" w:rsidDel="00AE71EA" w:rsidRDefault="00000000">
                  <w:pPr>
                    <w:keepNext/>
                    <w:widowControl w:val="0"/>
                    <w:spacing w:after="60"/>
                    <w:rPr>
                      <w:del w:id="3513" w:author="Lorenzo Fabbri" w:date="2024-09-24T14:48:00Z" w16du:dateUtc="2024-09-24T12:48:00Z"/>
                    </w:rPr>
                  </w:pPr>
                  <w:del w:id="3514" w:author="Lorenzo Fabbri" w:date="2024-09-24T14:48:00Z" w16du:dateUtc="2024-09-24T12:48:00Z">
                    <w:r w:rsidRPr="005A6AA3" w:rsidDel="00AE71EA">
                      <w:rPr>
                        <w:rFonts w:ascii="Calibri" w:hAnsi="Calibri"/>
                        <w:sz w:val="20"/>
                      </w:rPr>
                      <w:delText>Cereal consumption during pregnancy</w:delText>
                    </w:r>
                  </w:del>
                </w:p>
              </w:tc>
              <w:tc>
                <w:tcPr>
                  <w:tcW w:w="0" w:type="dxa"/>
                  <w:tcPrChange w:id="35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5E8022" w14:textId="1C834469" w:rsidR="00066508" w:rsidRPr="005A6AA3" w:rsidDel="00AE71EA" w:rsidRDefault="00066508">
                  <w:pPr>
                    <w:keepNext/>
                    <w:widowControl w:val="0"/>
                    <w:spacing w:after="60"/>
                    <w:rPr>
                      <w:del w:id="3516" w:author="Lorenzo Fabbri" w:date="2024-09-24T14:48:00Z" w16du:dateUtc="2024-09-24T12:48:00Z"/>
                    </w:rPr>
                  </w:pPr>
                </w:p>
              </w:tc>
              <w:tc>
                <w:tcPr>
                  <w:tcW w:w="0" w:type="dxa"/>
                  <w:tcPrChange w:id="35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668213" w14:textId="72E434B3" w:rsidR="00066508" w:rsidRPr="005A6AA3" w:rsidDel="00AE71EA" w:rsidRDefault="00066508">
                  <w:pPr>
                    <w:keepNext/>
                    <w:widowControl w:val="0"/>
                    <w:spacing w:after="60"/>
                    <w:rPr>
                      <w:del w:id="3518" w:author="Lorenzo Fabbri" w:date="2024-09-24T14:48:00Z" w16du:dateUtc="2024-09-24T12:48:00Z"/>
                    </w:rPr>
                  </w:pPr>
                </w:p>
              </w:tc>
              <w:tc>
                <w:tcPr>
                  <w:tcW w:w="0" w:type="dxa"/>
                  <w:tcPrChange w:id="351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98F80F" w14:textId="37C6BEF3" w:rsidR="00066508" w:rsidRPr="005A6AA3" w:rsidDel="00AE71EA" w:rsidRDefault="00066508">
                  <w:pPr>
                    <w:keepNext/>
                    <w:widowControl w:val="0"/>
                    <w:spacing w:after="60"/>
                    <w:rPr>
                      <w:del w:id="3520" w:author="Lorenzo Fabbri" w:date="2024-09-24T14:48:00Z" w16du:dateUtc="2024-09-24T12:48:00Z"/>
                    </w:rPr>
                  </w:pPr>
                </w:p>
              </w:tc>
              <w:tc>
                <w:tcPr>
                  <w:tcW w:w="0" w:type="dxa"/>
                  <w:tcPrChange w:id="35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71132C" w14:textId="107A93F1" w:rsidR="00066508" w:rsidRPr="005A6AA3" w:rsidDel="00AE71EA" w:rsidRDefault="00000000">
                  <w:pPr>
                    <w:keepNext/>
                    <w:widowControl w:val="0"/>
                    <w:spacing w:after="60"/>
                    <w:rPr>
                      <w:del w:id="3522" w:author="Lorenzo Fabbri" w:date="2024-09-24T14:48:00Z" w16du:dateUtc="2024-09-24T12:48:00Z"/>
                    </w:rPr>
                  </w:pPr>
                  <w:del w:id="3523" w:author="Lorenzo Fabbri" w:date="2024-09-24T14:48:00Z" w16du:dateUtc="2024-09-24T12:48:00Z">
                    <w:r w:rsidRPr="005A6AA3" w:rsidDel="00AE71EA">
                      <w:rPr>
                        <w:rFonts w:ascii="Calibri" w:hAnsi="Calibri"/>
                        <w:sz w:val="20"/>
                      </w:rPr>
                      <w:delText>Times / week</w:delText>
                    </w:r>
                  </w:del>
                </w:p>
              </w:tc>
              <w:tc>
                <w:tcPr>
                  <w:tcW w:w="0" w:type="dxa"/>
                  <w:tcPrChange w:id="35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9298B" w14:textId="54DF49DF" w:rsidR="00066508" w:rsidRPr="005A6AA3" w:rsidDel="00AE71EA" w:rsidRDefault="00000000">
                  <w:pPr>
                    <w:keepNext/>
                    <w:widowControl w:val="0"/>
                    <w:spacing w:after="60"/>
                    <w:rPr>
                      <w:del w:id="3525" w:author="Lorenzo Fabbri" w:date="2024-09-24T14:48:00Z" w16du:dateUtc="2024-09-24T12:48:00Z"/>
                    </w:rPr>
                  </w:pPr>
                  <w:del w:id="3526" w:author="Lorenzo Fabbri" w:date="2024-09-24T14:48:00Z" w16du:dateUtc="2024-09-24T12:48:00Z">
                    <w:r w:rsidRPr="005A6AA3" w:rsidDel="00AE71EA">
                      <w:rPr>
                        <w:rFonts w:ascii="Calibri" w:hAnsi="Calibri"/>
                        <w:sz w:val="20"/>
                      </w:rPr>
                      <w:delText>prenatal</w:delText>
                    </w:r>
                  </w:del>
                </w:p>
              </w:tc>
              <w:tc>
                <w:tcPr>
                  <w:tcW w:w="0" w:type="dxa"/>
                  <w:tcPrChange w:id="35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BB99ED" w14:textId="4E1B2CEA" w:rsidR="00066508" w:rsidRPr="005A6AA3" w:rsidDel="00AE71EA" w:rsidRDefault="00000000">
                  <w:pPr>
                    <w:keepNext/>
                    <w:widowControl w:val="0"/>
                    <w:spacing w:after="60"/>
                    <w:rPr>
                      <w:del w:id="3528" w:author="Lorenzo Fabbri" w:date="2024-09-24T14:48:00Z" w16du:dateUtc="2024-09-24T12:48:00Z"/>
                    </w:rPr>
                  </w:pPr>
                  <w:del w:id="3529" w:author="Lorenzo Fabbri" w:date="2024-09-24T14:48:00Z" w16du:dateUtc="2024-09-24T12:48:00Z">
                    <w:r w:rsidRPr="005A6AA3" w:rsidDel="00AE71EA">
                      <w:rPr>
                        <w:rFonts w:ascii="Calibri" w:hAnsi="Calibri"/>
                        <w:sz w:val="20"/>
                      </w:rPr>
                      <w:delText>No</w:delText>
                    </w:r>
                  </w:del>
                </w:p>
              </w:tc>
              <w:tc>
                <w:tcPr>
                  <w:tcW w:w="0" w:type="dxa"/>
                  <w:tcPrChange w:id="35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0D108A" w14:textId="52813DB5" w:rsidR="00066508" w:rsidRPr="005A6AA3" w:rsidDel="00AE71EA" w:rsidRDefault="00000000">
                  <w:pPr>
                    <w:keepNext/>
                    <w:widowControl w:val="0"/>
                    <w:spacing w:after="60"/>
                    <w:rPr>
                      <w:del w:id="3531" w:author="Lorenzo Fabbri" w:date="2024-09-24T14:48:00Z" w16du:dateUtc="2024-09-24T12:48:00Z"/>
                    </w:rPr>
                  </w:pPr>
                  <w:del w:id="3532" w:author="Lorenzo Fabbri" w:date="2024-09-24T14:48:00Z" w16du:dateUtc="2024-09-24T12:48:00Z">
                    <w:r w:rsidRPr="005A6AA3" w:rsidDel="00AE71EA">
                      <w:rPr>
                        <w:rFonts w:ascii="Calibri" w:hAnsi="Calibri"/>
                        <w:sz w:val="20"/>
                      </w:rPr>
                      <w:delText>No</w:delText>
                    </w:r>
                  </w:del>
                </w:p>
              </w:tc>
              <w:tc>
                <w:tcPr>
                  <w:tcW w:w="0" w:type="dxa"/>
                  <w:tcPrChange w:id="35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401FC6" w14:textId="1AC242AC" w:rsidR="00066508" w:rsidRPr="005A6AA3" w:rsidDel="00AE71EA" w:rsidRDefault="00000000">
                  <w:pPr>
                    <w:keepNext/>
                    <w:widowControl w:val="0"/>
                    <w:spacing w:after="60"/>
                    <w:rPr>
                      <w:del w:id="3534" w:author="Lorenzo Fabbri" w:date="2024-09-24T14:48:00Z" w16du:dateUtc="2024-09-24T12:48:00Z"/>
                    </w:rPr>
                  </w:pPr>
                  <w:del w:id="3535" w:author="Lorenzo Fabbri" w:date="2024-09-24T14:48:00Z" w16du:dateUtc="2024-09-24T12:48:00Z">
                    <w:r w:rsidRPr="005A6AA3" w:rsidDel="00AE71EA">
                      <w:rPr>
                        <w:rFonts w:ascii="Calibri" w:hAnsi="Calibri"/>
                        <w:sz w:val="20"/>
                      </w:rPr>
                      <w:delText>No</w:delText>
                    </w:r>
                  </w:del>
                </w:p>
              </w:tc>
            </w:tr>
            <w:tr w:rsidR="00066508" w:rsidRPr="005A6AA3" w:rsidDel="00AE71EA" w14:paraId="1A271F26" w14:textId="1A3D66C7" w:rsidTr="006C3DDD">
              <w:trPr>
                <w:del w:id="3536" w:author="Lorenzo Fabbri" w:date="2024-09-24T14:48:00Z"/>
                <w:trPrChange w:id="3537" w:author="Lorenzo Fabbri" w:date="2024-09-19T20:37:00Z" w16du:dateUtc="2024-09-19T18:37:00Z">
                  <w:trPr>
                    <w:gridBefore w:val="1"/>
                    <w:cantSplit/>
                    <w:jc w:val="center"/>
                  </w:trPr>
                </w:trPrChange>
              </w:trPr>
              <w:tc>
                <w:tcPr>
                  <w:tcW w:w="0" w:type="dxa"/>
                  <w:tcPrChange w:id="35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C945EC" w14:textId="382E11C6" w:rsidR="00066508" w:rsidRPr="005A6AA3" w:rsidDel="00AE71EA" w:rsidRDefault="00000000">
                  <w:pPr>
                    <w:keepNext/>
                    <w:widowControl w:val="0"/>
                    <w:spacing w:after="60"/>
                    <w:rPr>
                      <w:del w:id="3539" w:author="Lorenzo Fabbri" w:date="2024-09-24T14:48:00Z" w16du:dateUtc="2024-09-24T12:48:00Z"/>
                    </w:rPr>
                  </w:pPr>
                  <w:del w:id="3540" w:author="Lorenzo Fabbri" w:date="2024-09-24T14:48:00Z" w16du:dateUtc="2024-09-24T12:48:00Z">
                    <w:r w:rsidRPr="005A6AA3" w:rsidDel="00AE71EA">
                      <w:rPr>
                        <w:rFonts w:ascii="Calibri" w:hAnsi="Calibri"/>
                        <w:sz w:val="20"/>
                      </w:rPr>
                      <w:delText>h_dairy_preg</w:delText>
                    </w:r>
                  </w:del>
                </w:p>
              </w:tc>
              <w:tc>
                <w:tcPr>
                  <w:tcW w:w="0" w:type="dxa"/>
                  <w:tcPrChange w:id="35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8C2F79" w14:textId="18075640" w:rsidR="00066508" w:rsidRPr="005A6AA3" w:rsidDel="00AE71EA" w:rsidRDefault="00000000">
                  <w:pPr>
                    <w:keepNext/>
                    <w:widowControl w:val="0"/>
                    <w:spacing w:after="60"/>
                    <w:rPr>
                      <w:del w:id="3542" w:author="Lorenzo Fabbri" w:date="2024-09-24T14:48:00Z" w16du:dateUtc="2024-09-24T12:48:00Z"/>
                    </w:rPr>
                  </w:pPr>
                  <w:del w:id="3543" w:author="Lorenzo Fabbri" w:date="2024-09-24T14:48:00Z" w16du:dateUtc="2024-09-24T12:48:00Z">
                    <w:r w:rsidRPr="005A6AA3" w:rsidDel="00AE71EA">
                      <w:rPr>
                        <w:rFonts w:ascii="Calibri" w:hAnsi="Calibri"/>
                        <w:sz w:val="20"/>
                      </w:rPr>
                      <w:delText>numerical</w:delText>
                    </w:r>
                  </w:del>
                </w:p>
              </w:tc>
              <w:tc>
                <w:tcPr>
                  <w:tcW w:w="0" w:type="dxa"/>
                  <w:tcPrChange w:id="35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060C65" w14:textId="32AC42AF" w:rsidR="00066508" w:rsidRPr="005A6AA3" w:rsidDel="00AE71EA" w:rsidRDefault="00000000">
                  <w:pPr>
                    <w:keepNext/>
                    <w:widowControl w:val="0"/>
                    <w:spacing w:after="60"/>
                    <w:rPr>
                      <w:del w:id="3545" w:author="Lorenzo Fabbri" w:date="2024-09-24T14:48:00Z" w16du:dateUtc="2024-09-24T12:48:00Z"/>
                    </w:rPr>
                  </w:pPr>
                  <w:del w:id="3546" w:author="Lorenzo Fabbri" w:date="2024-09-24T14:48:00Z" w16du:dateUtc="2024-09-24T12:48:00Z">
                    <w:r w:rsidRPr="005A6AA3" w:rsidDel="00AE71EA">
                      <w:rPr>
                        <w:rFonts w:ascii="Calibri" w:hAnsi="Calibri"/>
                        <w:sz w:val="20"/>
                      </w:rPr>
                      <w:delText>Dairy consumption during pregnancy</w:delText>
                    </w:r>
                  </w:del>
                </w:p>
              </w:tc>
              <w:tc>
                <w:tcPr>
                  <w:tcW w:w="0" w:type="dxa"/>
                  <w:tcPrChange w:id="35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67DEC" w14:textId="158706F9" w:rsidR="00066508" w:rsidRPr="005A6AA3" w:rsidDel="00AE71EA" w:rsidRDefault="00066508">
                  <w:pPr>
                    <w:keepNext/>
                    <w:widowControl w:val="0"/>
                    <w:spacing w:after="60"/>
                    <w:rPr>
                      <w:del w:id="3548" w:author="Lorenzo Fabbri" w:date="2024-09-24T14:48:00Z" w16du:dateUtc="2024-09-24T12:48:00Z"/>
                    </w:rPr>
                  </w:pPr>
                </w:p>
              </w:tc>
              <w:tc>
                <w:tcPr>
                  <w:tcW w:w="0" w:type="dxa"/>
                  <w:tcPrChange w:id="35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98A8C" w14:textId="7823384C" w:rsidR="00066508" w:rsidRPr="005A6AA3" w:rsidDel="00AE71EA" w:rsidRDefault="00066508">
                  <w:pPr>
                    <w:keepNext/>
                    <w:widowControl w:val="0"/>
                    <w:spacing w:after="60"/>
                    <w:rPr>
                      <w:del w:id="3550" w:author="Lorenzo Fabbri" w:date="2024-09-24T14:48:00Z" w16du:dateUtc="2024-09-24T12:48:00Z"/>
                    </w:rPr>
                  </w:pPr>
                </w:p>
              </w:tc>
              <w:tc>
                <w:tcPr>
                  <w:tcW w:w="0" w:type="dxa"/>
                  <w:tcPrChange w:id="355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E74DF19" w14:textId="7A33C480" w:rsidR="00066508" w:rsidRPr="005A6AA3" w:rsidDel="00AE71EA" w:rsidRDefault="00066508">
                  <w:pPr>
                    <w:keepNext/>
                    <w:widowControl w:val="0"/>
                    <w:spacing w:after="60"/>
                    <w:rPr>
                      <w:del w:id="3552" w:author="Lorenzo Fabbri" w:date="2024-09-24T14:48:00Z" w16du:dateUtc="2024-09-24T12:48:00Z"/>
                    </w:rPr>
                  </w:pPr>
                </w:p>
              </w:tc>
              <w:tc>
                <w:tcPr>
                  <w:tcW w:w="0" w:type="dxa"/>
                  <w:tcPrChange w:id="35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F8B70" w14:textId="22366E73" w:rsidR="00066508" w:rsidRPr="005A6AA3" w:rsidDel="00AE71EA" w:rsidRDefault="00000000">
                  <w:pPr>
                    <w:keepNext/>
                    <w:widowControl w:val="0"/>
                    <w:spacing w:after="60"/>
                    <w:rPr>
                      <w:del w:id="3554" w:author="Lorenzo Fabbri" w:date="2024-09-24T14:48:00Z" w16du:dateUtc="2024-09-24T12:48:00Z"/>
                    </w:rPr>
                  </w:pPr>
                  <w:del w:id="3555" w:author="Lorenzo Fabbri" w:date="2024-09-24T14:48:00Z" w16du:dateUtc="2024-09-24T12:48:00Z">
                    <w:r w:rsidRPr="005A6AA3" w:rsidDel="00AE71EA">
                      <w:rPr>
                        <w:rFonts w:ascii="Calibri" w:hAnsi="Calibri"/>
                        <w:sz w:val="20"/>
                      </w:rPr>
                      <w:delText>Times / week</w:delText>
                    </w:r>
                  </w:del>
                </w:p>
              </w:tc>
              <w:tc>
                <w:tcPr>
                  <w:tcW w:w="0" w:type="dxa"/>
                  <w:tcPrChange w:id="35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B51ADD" w14:textId="0995A469" w:rsidR="00066508" w:rsidRPr="005A6AA3" w:rsidDel="00AE71EA" w:rsidRDefault="00000000">
                  <w:pPr>
                    <w:keepNext/>
                    <w:widowControl w:val="0"/>
                    <w:spacing w:after="60"/>
                    <w:rPr>
                      <w:del w:id="3557" w:author="Lorenzo Fabbri" w:date="2024-09-24T14:48:00Z" w16du:dateUtc="2024-09-24T12:48:00Z"/>
                    </w:rPr>
                  </w:pPr>
                  <w:del w:id="3558" w:author="Lorenzo Fabbri" w:date="2024-09-24T14:48:00Z" w16du:dateUtc="2024-09-24T12:48:00Z">
                    <w:r w:rsidRPr="005A6AA3" w:rsidDel="00AE71EA">
                      <w:rPr>
                        <w:rFonts w:ascii="Calibri" w:hAnsi="Calibri"/>
                        <w:sz w:val="20"/>
                      </w:rPr>
                      <w:delText>prenatal</w:delText>
                    </w:r>
                  </w:del>
                </w:p>
              </w:tc>
              <w:tc>
                <w:tcPr>
                  <w:tcW w:w="0" w:type="dxa"/>
                  <w:tcPrChange w:id="35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D43539" w14:textId="0AF78BC1" w:rsidR="00066508" w:rsidRPr="005A6AA3" w:rsidDel="00AE71EA" w:rsidRDefault="00000000">
                  <w:pPr>
                    <w:keepNext/>
                    <w:widowControl w:val="0"/>
                    <w:spacing w:after="60"/>
                    <w:rPr>
                      <w:del w:id="3560" w:author="Lorenzo Fabbri" w:date="2024-09-24T14:48:00Z" w16du:dateUtc="2024-09-24T12:48:00Z"/>
                    </w:rPr>
                  </w:pPr>
                  <w:del w:id="3561" w:author="Lorenzo Fabbri" w:date="2024-09-24T14:48:00Z" w16du:dateUtc="2024-09-24T12:48:00Z">
                    <w:r w:rsidRPr="005A6AA3" w:rsidDel="00AE71EA">
                      <w:rPr>
                        <w:rFonts w:ascii="Calibri" w:hAnsi="Calibri"/>
                        <w:sz w:val="20"/>
                      </w:rPr>
                      <w:delText>No</w:delText>
                    </w:r>
                  </w:del>
                </w:p>
              </w:tc>
              <w:tc>
                <w:tcPr>
                  <w:tcW w:w="0" w:type="dxa"/>
                  <w:tcPrChange w:id="35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0ABA99" w14:textId="3A97EFDD" w:rsidR="00066508" w:rsidRPr="005A6AA3" w:rsidDel="00AE71EA" w:rsidRDefault="00000000">
                  <w:pPr>
                    <w:keepNext/>
                    <w:widowControl w:val="0"/>
                    <w:spacing w:after="60"/>
                    <w:rPr>
                      <w:del w:id="3563" w:author="Lorenzo Fabbri" w:date="2024-09-24T14:48:00Z" w16du:dateUtc="2024-09-24T12:48:00Z"/>
                    </w:rPr>
                  </w:pPr>
                  <w:del w:id="3564" w:author="Lorenzo Fabbri" w:date="2024-09-24T14:48:00Z" w16du:dateUtc="2024-09-24T12:48:00Z">
                    <w:r w:rsidRPr="005A6AA3" w:rsidDel="00AE71EA">
                      <w:rPr>
                        <w:rFonts w:ascii="Calibri" w:hAnsi="Calibri"/>
                        <w:sz w:val="20"/>
                      </w:rPr>
                      <w:delText>No</w:delText>
                    </w:r>
                  </w:del>
                </w:p>
              </w:tc>
              <w:tc>
                <w:tcPr>
                  <w:tcW w:w="0" w:type="dxa"/>
                  <w:tcPrChange w:id="35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A57931" w14:textId="4A1ECA22" w:rsidR="00066508" w:rsidRPr="005A6AA3" w:rsidDel="00AE71EA" w:rsidRDefault="00000000">
                  <w:pPr>
                    <w:keepNext/>
                    <w:widowControl w:val="0"/>
                    <w:spacing w:after="60"/>
                    <w:rPr>
                      <w:del w:id="3566" w:author="Lorenzo Fabbri" w:date="2024-09-24T14:48:00Z" w16du:dateUtc="2024-09-24T12:48:00Z"/>
                    </w:rPr>
                  </w:pPr>
                  <w:del w:id="3567" w:author="Lorenzo Fabbri" w:date="2024-09-24T14:48:00Z" w16du:dateUtc="2024-09-24T12:48:00Z">
                    <w:r w:rsidRPr="005A6AA3" w:rsidDel="00AE71EA">
                      <w:rPr>
                        <w:rFonts w:ascii="Calibri" w:hAnsi="Calibri"/>
                        <w:sz w:val="20"/>
                      </w:rPr>
                      <w:delText>No</w:delText>
                    </w:r>
                  </w:del>
                </w:p>
              </w:tc>
            </w:tr>
            <w:tr w:rsidR="00066508" w:rsidRPr="005A6AA3" w:rsidDel="00AE71EA" w14:paraId="27C454E0" w14:textId="5F9C7830" w:rsidTr="006C3DDD">
              <w:trPr>
                <w:del w:id="3568" w:author="Lorenzo Fabbri" w:date="2024-09-24T14:48:00Z"/>
                <w:trPrChange w:id="3569" w:author="Lorenzo Fabbri" w:date="2024-09-19T20:37:00Z" w16du:dateUtc="2024-09-19T18:37:00Z">
                  <w:trPr>
                    <w:gridBefore w:val="1"/>
                    <w:cantSplit/>
                    <w:jc w:val="center"/>
                  </w:trPr>
                </w:trPrChange>
              </w:trPr>
              <w:tc>
                <w:tcPr>
                  <w:tcW w:w="0" w:type="dxa"/>
                  <w:tcPrChange w:id="35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E2C02E" w14:textId="50E9693B" w:rsidR="00066508" w:rsidRPr="005A6AA3" w:rsidDel="00AE71EA" w:rsidRDefault="00000000">
                  <w:pPr>
                    <w:keepNext/>
                    <w:widowControl w:val="0"/>
                    <w:spacing w:after="60"/>
                    <w:rPr>
                      <w:del w:id="3571" w:author="Lorenzo Fabbri" w:date="2024-09-24T14:48:00Z" w16du:dateUtc="2024-09-24T12:48:00Z"/>
                    </w:rPr>
                  </w:pPr>
                  <w:del w:id="3572" w:author="Lorenzo Fabbri" w:date="2024-09-24T14:48:00Z" w16du:dateUtc="2024-09-24T12:48:00Z">
                    <w:r w:rsidRPr="005A6AA3" w:rsidDel="00AE71EA">
                      <w:rPr>
                        <w:rFonts w:ascii="Calibri" w:hAnsi="Calibri"/>
                        <w:sz w:val="20"/>
                      </w:rPr>
                      <w:delText>h_fastfood_preg</w:delText>
                    </w:r>
                  </w:del>
                </w:p>
              </w:tc>
              <w:tc>
                <w:tcPr>
                  <w:tcW w:w="0" w:type="dxa"/>
                  <w:tcPrChange w:id="35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F39A93" w14:textId="5BB66536" w:rsidR="00066508" w:rsidRPr="005A6AA3" w:rsidDel="00AE71EA" w:rsidRDefault="00000000">
                  <w:pPr>
                    <w:keepNext/>
                    <w:widowControl w:val="0"/>
                    <w:spacing w:after="60"/>
                    <w:rPr>
                      <w:del w:id="3574" w:author="Lorenzo Fabbri" w:date="2024-09-24T14:48:00Z" w16du:dateUtc="2024-09-24T12:48:00Z"/>
                    </w:rPr>
                  </w:pPr>
                  <w:del w:id="3575" w:author="Lorenzo Fabbri" w:date="2024-09-24T14:48:00Z" w16du:dateUtc="2024-09-24T12:48:00Z">
                    <w:r w:rsidRPr="005A6AA3" w:rsidDel="00AE71EA">
                      <w:rPr>
                        <w:rFonts w:ascii="Calibri" w:hAnsi="Calibri"/>
                        <w:sz w:val="20"/>
                      </w:rPr>
                      <w:delText>numerical</w:delText>
                    </w:r>
                  </w:del>
                </w:p>
              </w:tc>
              <w:tc>
                <w:tcPr>
                  <w:tcW w:w="0" w:type="dxa"/>
                  <w:tcPrChange w:id="35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7DC887" w14:textId="15C73757" w:rsidR="00066508" w:rsidRPr="005A6AA3" w:rsidDel="00AE71EA" w:rsidRDefault="00000000">
                  <w:pPr>
                    <w:keepNext/>
                    <w:widowControl w:val="0"/>
                    <w:spacing w:after="60"/>
                    <w:rPr>
                      <w:del w:id="3577" w:author="Lorenzo Fabbri" w:date="2024-09-24T14:48:00Z" w16du:dateUtc="2024-09-24T12:48:00Z"/>
                    </w:rPr>
                  </w:pPr>
                  <w:del w:id="3578" w:author="Lorenzo Fabbri" w:date="2024-09-24T14:48:00Z" w16du:dateUtc="2024-09-24T12:48:00Z">
                    <w:r w:rsidRPr="005A6AA3" w:rsidDel="00AE71EA">
                      <w:rPr>
                        <w:rFonts w:ascii="Calibri" w:hAnsi="Calibri"/>
                        <w:sz w:val="20"/>
                      </w:rPr>
                      <w:delText>Fast food consumption during pregnancy</w:delText>
                    </w:r>
                  </w:del>
                </w:p>
              </w:tc>
              <w:tc>
                <w:tcPr>
                  <w:tcW w:w="0" w:type="dxa"/>
                  <w:tcPrChange w:id="35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82B5B1" w14:textId="16A2B96F" w:rsidR="00066508" w:rsidRPr="005A6AA3" w:rsidDel="00AE71EA" w:rsidRDefault="00066508">
                  <w:pPr>
                    <w:keepNext/>
                    <w:widowControl w:val="0"/>
                    <w:spacing w:after="60"/>
                    <w:rPr>
                      <w:del w:id="3580" w:author="Lorenzo Fabbri" w:date="2024-09-24T14:48:00Z" w16du:dateUtc="2024-09-24T12:48:00Z"/>
                    </w:rPr>
                  </w:pPr>
                </w:p>
              </w:tc>
              <w:tc>
                <w:tcPr>
                  <w:tcW w:w="0" w:type="dxa"/>
                  <w:tcPrChange w:id="35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10830" w14:textId="7BB08CF8" w:rsidR="00066508" w:rsidRPr="005A6AA3" w:rsidDel="00AE71EA" w:rsidRDefault="00066508">
                  <w:pPr>
                    <w:keepNext/>
                    <w:widowControl w:val="0"/>
                    <w:spacing w:after="60"/>
                    <w:rPr>
                      <w:del w:id="3582" w:author="Lorenzo Fabbri" w:date="2024-09-24T14:48:00Z" w16du:dateUtc="2024-09-24T12:48:00Z"/>
                    </w:rPr>
                  </w:pPr>
                </w:p>
              </w:tc>
              <w:tc>
                <w:tcPr>
                  <w:tcW w:w="0" w:type="dxa"/>
                  <w:tcPrChange w:id="358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823FED1" w14:textId="3F1D0865" w:rsidR="00066508" w:rsidRPr="005A6AA3" w:rsidDel="00AE71EA" w:rsidRDefault="00066508">
                  <w:pPr>
                    <w:keepNext/>
                    <w:widowControl w:val="0"/>
                    <w:spacing w:after="60"/>
                    <w:rPr>
                      <w:del w:id="3584" w:author="Lorenzo Fabbri" w:date="2024-09-24T14:48:00Z" w16du:dateUtc="2024-09-24T12:48:00Z"/>
                    </w:rPr>
                  </w:pPr>
                </w:p>
              </w:tc>
              <w:tc>
                <w:tcPr>
                  <w:tcW w:w="0" w:type="dxa"/>
                  <w:tcPrChange w:id="35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3689F" w14:textId="0FAF0F5C" w:rsidR="00066508" w:rsidRPr="005A6AA3" w:rsidDel="00AE71EA" w:rsidRDefault="00000000">
                  <w:pPr>
                    <w:keepNext/>
                    <w:widowControl w:val="0"/>
                    <w:spacing w:after="60"/>
                    <w:rPr>
                      <w:del w:id="3586" w:author="Lorenzo Fabbri" w:date="2024-09-24T14:48:00Z" w16du:dateUtc="2024-09-24T12:48:00Z"/>
                    </w:rPr>
                  </w:pPr>
                  <w:del w:id="3587" w:author="Lorenzo Fabbri" w:date="2024-09-24T14:48:00Z" w16du:dateUtc="2024-09-24T12:48:00Z">
                    <w:r w:rsidRPr="005A6AA3" w:rsidDel="00AE71EA">
                      <w:rPr>
                        <w:rFonts w:ascii="Calibri" w:hAnsi="Calibri"/>
                        <w:sz w:val="20"/>
                      </w:rPr>
                      <w:delText>Times / week</w:delText>
                    </w:r>
                  </w:del>
                </w:p>
              </w:tc>
              <w:tc>
                <w:tcPr>
                  <w:tcW w:w="0" w:type="dxa"/>
                  <w:tcPrChange w:id="35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0018DA7" w14:textId="20F2E548" w:rsidR="00066508" w:rsidRPr="005A6AA3" w:rsidDel="00AE71EA" w:rsidRDefault="00000000">
                  <w:pPr>
                    <w:keepNext/>
                    <w:widowControl w:val="0"/>
                    <w:spacing w:after="60"/>
                    <w:rPr>
                      <w:del w:id="3589" w:author="Lorenzo Fabbri" w:date="2024-09-24T14:48:00Z" w16du:dateUtc="2024-09-24T12:48:00Z"/>
                    </w:rPr>
                  </w:pPr>
                  <w:del w:id="3590" w:author="Lorenzo Fabbri" w:date="2024-09-24T14:48:00Z" w16du:dateUtc="2024-09-24T12:48:00Z">
                    <w:r w:rsidRPr="005A6AA3" w:rsidDel="00AE71EA">
                      <w:rPr>
                        <w:rFonts w:ascii="Calibri" w:hAnsi="Calibri"/>
                        <w:sz w:val="20"/>
                      </w:rPr>
                      <w:delText>prenatal</w:delText>
                    </w:r>
                  </w:del>
                </w:p>
              </w:tc>
              <w:tc>
                <w:tcPr>
                  <w:tcW w:w="0" w:type="dxa"/>
                  <w:tcPrChange w:id="35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A41D1A" w14:textId="7EEDACE5" w:rsidR="00066508" w:rsidRPr="005A6AA3" w:rsidDel="00AE71EA" w:rsidRDefault="00000000">
                  <w:pPr>
                    <w:keepNext/>
                    <w:widowControl w:val="0"/>
                    <w:spacing w:after="60"/>
                    <w:rPr>
                      <w:del w:id="3592" w:author="Lorenzo Fabbri" w:date="2024-09-24T14:48:00Z" w16du:dateUtc="2024-09-24T12:48:00Z"/>
                    </w:rPr>
                  </w:pPr>
                  <w:del w:id="3593" w:author="Lorenzo Fabbri" w:date="2024-09-24T14:48:00Z" w16du:dateUtc="2024-09-24T12:48:00Z">
                    <w:r w:rsidRPr="005A6AA3" w:rsidDel="00AE71EA">
                      <w:rPr>
                        <w:rFonts w:ascii="Calibri" w:hAnsi="Calibri"/>
                        <w:sz w:val="20"/>
                      </w:rPr>
                      <w:delText>No</w:delText>
                    </w:r>
                  </w:del>
                </w:p>
              </w:tc>
              <w:tc>
                <w:tcPr>
                  <w:tcW w:w="0" w:type="dxa"/>
                  <w:tcPrChange w:id="35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FD5BB1" w14:textId="7640A98E" w:rsidR="00066508" w:rsidRPr="005A6AA3" w:rsidDel="00AE71EA" w:rsidRDefault="00000000">
                  <w:pPr>
                    <w:keepNext/>
                    <w:widowControl w:val="0"/>
                    <w:spacing w:after="60"/>
                    <w:rPr>
                      <w:del w:id="3595" w:author="Lorenzo Fabbri" w:date="2024-09-24T14:48:00Z" w16du:dateUtc="2024-09-24T12:48:00Z"/>
                    </w:rPr>
                  </w:pPr>
                  <w:del w:id="3596" w:author="Lorenzo Fabbri" w:date="2024-09-24T14:48:00Z" w16du:dateUtc="2024-09-24T12:48:00Z">
                    <w:r w:rsidRPr="005A6AA3" w:rsidDel="00AE71EA">
                      <w:rPr>
                        <w:rFonts w:ascii="Calibri" w:hAnsi="Calibri"/>
                        <w:sz w:val="20"/>
                      </w:rPr>
                      <w:delText>No</w:delText>
                    </w:r>
                  </w:del>
                </w:p>
              </w:tc>
              <w:tc>
                <w:tcPr>
                  <w:tcW w:w="0" w:type="dxa"/>
                  <w:tcPrChange w:id="35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2B368B2" w14:textId="3967D67E" w:rsidR="00066508" w:rsidRPr="005A6AA3" w:rsidDel="00AE71EA" w:rsidRDefault="00000000">
                  <w:pPr>
                    <w:keepNext/>
                    <w:widowControl w:val="0"/>
                    <w:spacing w:after="60"/>
                    <w:rPr>
                      <w:del w:id="3598" w:author="Lorenzo Fabbri" w:date="2024-09-24T14:48:00Z" w16du:dateUtc="2024-09-24T12:48:00Z"/>
                    </w:rPr>
                  </w:pPr>
                  <w:del w:id="3599" w:author="Lorenzo Fabbri" w:date="2024-09-24T14:48:00Z" w16du:dateUtc="2024-09-24T12:48:00Z">
                    <w:r w:rsidRPr="005A6AA3" w:rsidDel="00AE71EA">
                      <w:rPr>
                        <w:rFonts w:ascii="Calibri" w:hAnsi="Calibri"/>
                        <w:sz w:val="20"/>
                      </w:rPr>
                      <w:delText>No</w:delText>
                    </w:r>
                  </w:del>
                </w:p>
              </w:tc>
            </w:tr>
            <w:tr w:rsidR="00066508" w:rsidRPr="005A6AA3" w:rsidDel="00AE71EA" w14:paraId="3BF26436" w14:textId="458B517D" w:rsidTr="006C3DDD">
              <w:trPr>
                <w:del w:id="3600" w:author="Lorenzo Fabbri" w:date="2024-09-24T14:48:00Z"/>
                <w:trPrChange w:id="3601" w:author="Lorenzo Fabbri" w:date="2024-09-19T20:37:00Z" w16du:dateUtc="2024-09-19T18:37:00Z">
                  <w:trPr>
                    <w:gridBefore w:val="1"/>
                    <w:cantSplit/>
                    <w:jc w:val="center"/>
                  </w:trPr>
                </w:trPrChange>
              </w:trPr>
              <w:tc>
                <w:tcPr>
                  <w:tcW w:w="0" w:type="dxa"/>
                  <w:tcPrChange w:id="36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F8D18B" w14:textId="0B621639" w:rsidR="00066508" w:rsidRPr="005A6AA3" w:rsidDel="00AE71EA" w:rsidRDefault="00000000">
                  <w:pPr>
                    <w:keepNext/>
                    <w:widowControl w:val="0"/>
                    <w:spacing w:after="60"/>
                    <w:rPr>
                      <w:del w:id="3603" w:author="Lorenzo Fabbri" w:date="2024-09-24T14:48:00Z" w16du:dateUtc="2024-09-24T12:48:00Z"/>
                    </w:rPr>
                  </w:pPr>
                  <w:del w:id="3604" w:author="Lorenzo Fabbri" w:date="2024-09-24T14:48:00Z" w16du:dateUtc="2024-09-24T12:48:00Z">
                    <w:r w:rsidRPr="005A6AA3" w:rsidDel="00AE71EA">
                      <w:rPr>
                        <w:rFonts w:ascii="Calibri" w:hAnsi="Calibri"/>
                        <w:sz w:val="20"/>
                      </w:rPr>
                      <w:delText>h_fish_preg</w:delText>
                    </w:r>
                  </w:del>
                </w:p>
              </w:tc>
              <w:tc>
                <w:tcPr>
                  <w:tcW w:w="0" w:type="dxa"/>
                  <w:tcPrChange w:id="36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B95DE" w14:textId="6031C6DC" w:rsidR="00066508" w:rsidRPr="005A6AA3" w:rsidDel="00AE71EA" w:rsidRDefault="00000000">
                  <w:pPr>
                    <w:keepNext/>
                    <w:widowControl w:val="0"/>
                    <w:spacing w:after="60"/>
                    <w:rPr>
                      <w:del w:id="3606" w:author="Lorenzo Fabbri" w:date="2024-09-24T14:48:00Z" w16du:dateUtc="2024-09-24T12:48:00Z"/>
                    </w:rPr>
                  </w:pPr>
                  <w:del w:id="3607" w:author="Lorenzo Fabbri" w:date="2024-09-24T14:48:00Z" w16du:dateUtc="2024-09-24T12:48:00Z">
                    <w:r w:rsidRPr="005A6AA3" w:rsidDel="00AE71EA">
                      <w:rPr>
                        <w:rFonts w:ascii="Calibri" w:hAnsi="Calibri"/>
                        <w:sz w:val="20"/>
                      </w:rPr>
                      <w:delText>numerical</w:delText>
                    </w:r>
                  </w:del>
                </w:p>
              </w:tc>
              <w:tc>
                <w:tcPr>
                  <w:tcW w:w="0" w:type="dxa"/>
                  <w:tcPrChange w:id="36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012D5B" w14:textId="4CF135A4" w:rsidR="00066508" w:rsidRPr="005A6AA3" w:rsidDel="00AE71EA" w:rsidRDefault="00000000">
                  <w:pPr>
                    <w:keepNext/>
                    <w:widowControl w:val="0"/>
                    <w:spacing w:after="60"/>
                    <w:rPr>
                      <w:del w:id="3609" w:author="Lorenzo Fabbri" w:date="2024-09-24T14:48:00Z" w16du:dateUtc="2024-09-24T12:48:00Z"/>
                    </w:rPr>
                  </w:pPr>
                  <w:del w:id="3610" w:author="Lorenzo Fabbri" w:date="2024-09-24T14:48:00Z" w16du:dateUtc="2024-09-24T12:48:00Z">
                    <w:r w:rsidRPr="005A6AA3" w:rsidDel="00AE71EA">
                      <w:rPr>
                        <w:rFonts w:ascii="Calibri" w:hAnsi="Calibri"/>
                        <w:sz w:val="20"/>
                      </w:rPr>
                      <w:delText>Fish consumption during pregnancy</w:delText>
                    </w:r>
                  </w:del>
                </w:p>
              </w:tc>
              <w:tc>
                <w:tcPr>
                  <w:tcW w:w="0" w:type="dxa"/>
                  <w:tcPrChange w:id="36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5CF60" w14:textId="5CA3C4BF" w:rsidR="00066508" w:rsidRPr="005A6AA3" w:rsidDel="00AE71EA" w:rsidRDefault="00066508">
                  <w:pPr>
                    <w:keepNext/>
                    <w:widowControl w:val="0"/>
                    <w:spacing w:after="60"/>
                    <w:rPr>
                      <w:del w:id="3612" w:author="Lorenzo Fabbri" w:date="2024-09-24T14:48:00Z" w16du:dateUtc="2024-09-24T12:48:00Z"/>
                    </w:rPr>
                  </w:pPr>
                </w:p>
              </w:tc>
              <w:tc>
                <w:tcPr>
                  <w:tcW w:w="0" w:type="dxa"/>
                  <w:tcPrChange w:id="36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19579" w14:textId="11BFAA02" w:rsidR="00066508" w:rsidRPr="005A6AA3" w:rsidDel="00AE71EA" w:rsidRDefault="00066508">
                  <w:pPr>
                    <w:keepNext/>
                    <w:widowControl w:val="0"/>
                    <w:spacing w:after="60"/>
                    <w:rPr>
                      <w:del w:id="3614" w:author="Lorenzo Fabbri" w:date="2024-09-24T14:48:00Z" w16du:dateUtc="2024-09-24T12:48:00Z"/>
                    </w:rPr>
                  </w:pPr>
                </w:p>
              </w:tc>
              <w:tc>
                <w:tcPr>
                  <w:tcW w:w="0" w:type="dxa"/>
                  <w:tcPrChange w:id="361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0500D" w14:textId="00E9C14F" w:rsidR="00066508" w:rsidRPr="005A6AA3" w:rsidDel="00AE71EA" w:rsidRDefault="00066508">
                  <w:pPr>
                    <w:keepNext/>
                    <w:widowControl w:val="0"/>
                    <w:spacing w:after="60"/>
                    <w:rPr>
                      <w:del w:id="3616" w:author="Lorenzo Fabbri" w:date="2024-09-24T14:48:00Z" w16du:dateUtc="2024-09-24T12:48:00Z"/>
                    </w:rPr>
                  </w:pPr>
                </w:p>
              </w:tc>
              <w:tc>
                <w:tcPr>
                  <w:tcW w:w="0" w:type="dxa"/>
                  <w:tcPrChange w:id="36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FBB767" w14:textId="5F3D7503" w:rsidR="00066508" w:rsidRPr="005A6AA3" w:rsidDel="00AE71EA" w:rsidRDefault="00000000">
                  <w:pPr>
                    <w:keepNext/>
                    <w:widowControl w:val="0"/>
                    <w:spacing w:after="60"/>
                    <w:rPr>
                      <w:del w:id="3618" w:author="Lorenzo Fabbri" w:date="2024-09-24T14:48:00Z" w16du:dateUtc="2024-09-24T12:48:00Z"/>
                    </w:rPr>
                  </w:pPr>
                  <w:del w:id="3619" w:author="Lorenzo Fabbri" w:date="2024-09-24T14:48:00Z" w16du:dateUtc="2024-09-24T12:48:00Z">
                    <w:r w:rsidRPr="005A6AA3" w:rsidDel="00AE71EA">
                      <w:rPr>
                        <w:rFonts w:ascii="Calibri" w:hAnsi="Calibri"/>
                        <w:sz w:val="20"/>
                      </w:rPr>
                      <w:delText>Times / week</w:delText>
                    </w:r>
                  </w:del>
                </w:p>
              </w:tc>
              <w:tc>
                <w:tcPr>
                  <w:tcW w:w="0" w:type="dxa"/>
                  <w:tcPrChange w:id="36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B79223" w14:textId="5EFDEAE8" w:rsidR="00066508" w:rsidRPr="005A6AA3" w:rsidDel="00AE71EA" w:rsidRDefault="00000000">
                  <w:pPr>
                    <w:keepNext/>
                    <w:widowControl w:val="0"/>
                    <w:spacing w:after="60"/>
                    <w:rPr>
                      <w:del w:id="3621" w:author="Lorenzo Fabbri" w:date="2024-09-24T14:48:00Z" w16du:dateUtc="2024-09-24T12:48:00Z"/>
                    </w:rPr>
                  </w:pPr>
                  <w:del w:id="3622" w:author="Lorenzo Fabbri" w:date="2024-09-24T14:48:00Z" w16du:dateUtc="2024-09-24T12:48:00Z">
                    <w:r w:rsidRPr="005A6AA3" w:rsidDel="00AE71EA">
                      <w:rPr>
                        <w:rFonts w:ascii="Calibri" w:hAnsi="Calibri"/>
                        <w:sz w:val="20"/>
                      </w:rPr>
                      <w:delText>prenatal</w:delText>
                    </w:r>
                  </w:del>
                </w:p>
              </w:tc>
              <w:tc>
                <w:tcPr>
                  <w:tcW w:w="0" w:type="dxa"/>
                  <w:tcPrChange w:id="36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DEBAA" w14:textId="31E1898B" w:rsidR="00066508" w:rsidRPr="005A6AA3" w:rsidDel="00AE71EA" w:rsidRDefault="00000000">
                  <w:pPr>
                    <w:keepNext/>
                    <w:widowControl w:val="0"/>
                    <w:spacing w:after="60"/>
                    <w:rPr>
                      <w:del w:id="3624" w:author="Lorenzo Fabbri" w:date="2024-09-24T14:48:00Z" w16du:dateUtc="2024-09-24T12:48:00Z"/>
                    </w:rPr>
                  </w:pPr>
                  <w:del w:id="3625" w:author="Lorenzo Fabbri" w:date="2024-09-24T14:48:00Z" w16du:dateUtc="2024-09-24T12:48:00Z">
                    <w:r w:rsidRPr="005A6AA3" w:rsidDel="00AE71EA">
                      <w:rPr>
                        <w:rFonts w:ascii="Calibri" w:hAnsi="Calibri"/>
                        <w:sz w:val="20"/>
                      </w:rPr>
                      <w:delText>No</w:delText>
                    </w:r>
                  </w:del>
                </w:p>
              </w:tc>
              <w:tc>
                <w:tcPr>
                  <w:tcW w:w="0" w:type="dxa"/>
                  <w:tcPrChange w:id="36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6E1FD" w14:textId="55448B60" w:rsidR="00066508" w:rsidRPr="005A6AA3" w:rsidDel="00AE71EA" w:rsidRDefault="00000000">
                  <w:pPr>
                    <w:keepNext/>
                    <w:widowControl w:val="0"/>
                    <w:spacing w:after="60"/>
                    <w:rPr>
                      <w:del w:id="3627" w:author="Lorenzo Fabbri" w:date="2024-09-24T14:48:00Z" w16du:dateUtc="2024-09-24T12:48:00Z"/>
                    </w:rPr>
                  </w:pPr>
                  <w:del w:id="3628" w:author="Lorenzo Fabbri" w:date="2024-09-24T14:48:00Z" w16du:dateUtc="2024-09-24T12:48:00Z">
                    <w:r w:rsidRPr="005A6AA3" w:rsidDel="00AE71EA">
                      <w:rPr>
                        <w:rFonts w:ascii="Calibri" w:hAnsi="Calibri"/>
                        <w:sz w:val="20"/>
                      </w:rPr>
                      <w:delText>No</w:delText>
                    </w:r>
                  </w:del>
                </w:p>
              </w:tc>
              <w:tc>
                <w:tcPr>
                  <w:tcW w:w="0" w:type="dxa"/>
                  <w:tcPrChange w:id="36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489E6C" w14:textId="43C3B1DD" w:rsidR="00066508" w:rsidRPr="005A6AA3" w:rsidDel="00AE71EA" w:rsidRDefault="00000000">
                  <w:pPr>
                    <w:keepNext/>
                    <w:widowControl w:val="0"/>
                    <w:spacing w:after="60"/>
                    <w:rPr>
                      <w:del w:id="3630" w:author="Lorenzo Fabbri" w:date="2024-09-24T14:48:00Z" w16du:dateUtc="2024-09-24T12:48:00Z"/>
                    </w:rPr>
                  </w:pPr>
                  <w:del w:id="3631" w:author="Lorenzo Fabbri" w:date="2024-09-24T14:48:00Z" w16du:dateUtc="2024-09-24T12:48:00Z">
                    <w:r w:rsidRPr="005A6AA3" w:rsidDel="00AE71EA">
                      <w:rPr>
                        <w:rFonts w:ascii="Calibri" w:hAnsi="Calibri"/>
                        <w:sz w:val="20"/>
                      </w:rPr>
                      <w:delText>No</w:delText>
                    </w:r>
                  </w:del>
                </w:p>
              </w:tc>
            </w:tr>
            <w:tr w:rsidR="00066508" w:rsidRPr="005A6AA3" w:rsidDel="00AE71EA" w14:paraId="7EE428CA" w14:textId="5C178B72" w:rsidTr="006C3DDD">
              <w:trPr>
                <w:del w:id="3632" w:author="Lorenzo Fabbri" w:date="2024-09-24T14:48:00Z"/>
                <w:trPrChange w:id="3633" w:author="Lorenzo Fabbri" w:date="2024-09-19T20:37:00Z" w16du:dateUtc="2024-09-19T18:37:00Z">
                  <w:trPr>
                    <w:gridBefore w:val="1"/>
                    <w:cantSplit/>
                    <w:jc w:val="center"/>
                  </w:trPr>
                </w:trPrChange>
              </w:trPr>
              <w:tc>
                <w:tcPr>
                  <w:tcW w:w="0" w:type="dxa"/>
                  <w:tcPrChange w:id="36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B3053" w14:textId="0878B2F6" w:rsidR="00066508" w:rsidRPr="005A6AA3" w:rsidDel="00AE71EA" w:rsidRDefault="00000000">
                  <w:pPr>
                    <w:keepNext/>
                    <w:widowControl w:val="0"/>
                    <w:spacing w:after="60"/>
                    <w:rPr>
                      <w:del w:id="3635" w:author="Lorenzo Fabbri" w:date="2024-09-24T14:48:00Z" w16du:dateUtc="2024-09-24T12:48:00Z"/>
                    </w:rPr>
                  </w:pPr>
                  <w:del w:id="3636" w:author="Lorenzo Fabbri" w:date="2024-09-24T14:48:00Z" w16du:dateUtc="2024-09-24T12:48:00Z">
                    <w:r w:rsidRPr="005A6AA3" w:rsidDel="00AE71EA">
                      <w:rPr>
                        <w:rFonts w:ascii="Calibri" w:hAnsi="Calibri"/>
                        <w:sz w:val="20"/>
                      </w:rPr>
                      <w:delText>h_fruit_preg</w:delText>
                    </w:r>
                  </w:del>
                </w:p>
              </w:tc>
              <w:tc>
                <w:tcPr>
                  <w:tcW w:w="0" w:type="dxa"/>
                  <w:tcPrChange w:id="36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79CFA6" w14:textId="69826DB4" w:rsidR="00066508" w:rsidRPr="005A6AA3" w:rsidDel="00AE71EA" w:rsidRDefault="00000000">
                  <w:pPr>
                    <w:keepNext/>
                    <w:widowControl w:val="0"/>
                    <w:spacing w:after="60"/>
                    <w:rPr>
                      <w:del w:id="3638" w:author="Lorenzo Fabbri" w:date="2024-09-24T14:48:00Z" w16du:dateUtc="2024-09-24T12:48:00Z"/>
                    </w:rPr>
                  </w:pPr>
                  <w:del w:id="3639" w:author="Lorenzo Fabbri" w:date="2024-09-24T14:48:00Z" w16du:dateUtc="2024-09-24T12:48:00Z">
                    <w:r w:rsidRPr="005A6AA3" w:rsidDel="00AE71EA">
                      <w:rPr>
                        <w:rFonts w:ascii="Calibri" w:hAnsi="Calibri"/>
                        <w:sz w:val="20"/>
                      </w:rPr>
                      <w:delText>numerical</w:delText>
                    </w:r>
                  </w:del>
                </w:p>
              </w:tc>
              <w:tc>
                <w:tcPr>
                  <w:tcW w:w="0" w:type="dxa"/>
                  <w:tcPrChange w:id="36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1FD191" w14:textId="5C96A1DB" w:rsidR="00066508" w:rsidRPr="005A6AA3" w:rsidDel="00AE71EA" w:rsidRDefault="00000000">
                  <w:pPr>
                    <w:keepNext/>
                    <w:widowControl w:val="0"/>
                    <w:spacing w:after="60"/>
                    <w:rPr>
                      <w:del w:id="3641" w:author="Lorenzo Fabbri" w:date="2024-09-24T14:48:00Z" w16du:dateUtc="2024-09-24T12:48:00Z"/>
                    </w:rPr>
                  </w:pPr>
                  <w:del w:id="3642" w:author="Lorenzo Fabbri" w:date="2024-09-24T14:48:00Z" w16du:dateUtc="2024-09-24T12:48:00Z">
                    <w:r w:rsidRPr="005A6AA3" w:rsidDel="00AE71EA">
                      <w:rPr>
                        <w:rFonts w:ascii="Calibri" w:hAnsi="Calibri"/>
                        <w:sz w:val="20"/>
                      </w:rPr>
                      <w:delText>Fruit consumption during pregnancy</w:delText>
                    </w:r>
                  </w:del>
                </w:p>
              </w:tc>
              <w:tc>
                <w:tcPr>
                  <w:tcW w:w="0" w:type="dxa"/>
                  <w:tcPrChange w:id="36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7A5B5" w14:textId="19CC2D58" w:rsidR="00066508" w:rsidRPr="005A6AA3" w:rsidDel="00AE71EA" w:rsidRDefault="00066508">
                  <w:pPr>
                    <w:keepNext/>
                    <w:widowControl w:val="0"/>
                    <w:spacing w:after="60"/>
                    <w:rPr>
                      <w:del w:id="3644" w:author="Lorenzo Fabbri" w:date="2024-09-24T14:48:00Z" w16du:dateUtc="2024-09-24T12:48:00Z"/>
                    </w:rPr>
                  </w:pPr>
                </w:p>
              </w:tc>
              <w:tc>
                <w:tcPr>
                  <w:tcW w:w="0" w:type="dxa"/>
                  <w:tcPrChange w:id="36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CD829" w14:textId="48F45A31" w:rsidR="00066508" w:rsidRPr="005A6AA3" w:rsidDel="00AE71EA" w:rsidRDefault="00066508">
                  <w:pPr>
                    <w:keepNext/>
                    <w:widowControl w:val="0"/>
                    <w:spacing w:after="60"/>
                    <w:rPr>
                      <w:del w:id="3646" w:author="Lorenzo Fabbri" w:date="2024-09-24T14:48:00Z" w16du:dateUtc="2024-09-24T12:48:00Z"/>
                    </w:rPr>
                  </w:pPr>
                </w:p>
              </w:tc>
              <w:tc>
                <w:tcPr>
                  <w:tcW w:w="0" w:type="dxa"/>
                  <w:tcPrChange w:id="364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2DD7AB5" w14:textId="6134DFBE" w:rsidR="00066508" w:rsidRPr="005A6AA3" w:rsidDel="00AE71EA" w:rsidRDefault="00066508">
                  <w:pPr>
                    <w:keepNext/>
                    <w:widowControl w:val="0"/>
                    <w:spacing w:after="60"/>
                    <w:rPr>
                      <w:del w:id="3648" w:author="Lorenzo Fabbri" w:date="2024-09-24T14:48:00Z" w16du:dateUtc="2024-09-24T12:48:00Z"/>
                    </w:rPr>
                  </w:pPr>
                </w:p>
              </w:tc>
              <w:tc>
                <w:tcPr>
                  <w:tcW w:w="0" w:type="dxa"/>
                  <w:tcPrChange w:id="36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B9351E" w14:textId="5979DA53" w:rsidR="00066508" w:rsidRPr="005A6AA3" w:rsidDel="00AE71EA" w:rsidRDefault="00000000">
                  <w:pPr>
                    <w:keepNext/>
                    <w:widowControl w:val="0"/>
                    <w:spacing w:after="60"/>
                    <w:rPr>
                      <w:del w:id="3650" w:author="Lorenzo Fabbri" w:date="2024-09-24T14:48:00Z" w16du:dateUtc="2024-09-24T12:48:00Z"/>
                    </w:rPr>
                  </w:pPr>
                  <w:del w:id="3651" w:author="Lorenzo Fabbri" w:date="2024-09-24T14:48:00Z" w16du:dateUtc="2024-09-24T12:48:00Z">
                    <w:r w:rsidRPr="005A6AA3" w:rsidDel="00AE71EA">
                      <w:rPr>
                        <w:rFonts w:ascii="Calibri" w:hAnsi="Calibri"/>
                        <w:sz w:val="20"/>
                      </w:rPr>
                      <w:delText>Times / week</w:delText>
                    </w:r>
                  </w:del>
                </w:p>
              </w:tc>
              <w:tc>
                <w:tcPr>
                  <w:tcW w:w="0" w:type="dxa"/>
                  <w:tcPrChange w:id="36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77EB0" w14:textId="11ED6467" w:rsidR="00066508" w:rsidRPr="005A6AA3" w:rsidDel="00AE71EA" w:rsidRDefault="00000000">
                  <w:pPr>
                    <w:keepNext/>
                    <w:widowControl w:val="0"/>
                    <w:spacing w:after="60"/>
                    <w:rPr>
                      <w:del w:id="3653" w:author="Lorenzo Fabbri" w:date="2024-09-24T14:48:00Z" w16du:dateUtc="2024-09-24T12:48:00Z"/>
                    </w:rPr>
                  </w:pPr>
                  <w:del w:id="3654" w:author="Lorenzo Fabbri" w:date="2024-09-24T14:48:00Z" w16du:dateUtc="2024-09-24T12:48:00Z">
                    <w:r w:rsidRPr="005A6AA3" w:rsidDel="00AE71EA">
                      <w:rPr>
                        <w:rFonts w:ascii="Calibri" w:hAnsi="Calibri"/>
                        <w:sz w:val="20"/>
                      </w:rPr>
                      <w:delText>prenatal</w:delText>
                    </w:r>
                  </w:del>
                </w:p>
              </w:tc>
              <w:tc>
                <w:tcPr>
                  <w:tcW w:w="0" w:type="dxa"/>
                  <w:tcPrChange w:id="36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040804" w14:textId="16EF7B3B" w:rsidR="00066508" w:rsidRPr="005A6AA3" w:rsidDel="00AE71EA" w:rsidRDefault="00000000">
                  <w:pPr>
                    <w:keepNext/>
                    <w:widowControl w:val="0"/>
                    <w:spacing w:after="60"/>
                    <w:rPr>
                      <w:del w:id="3656" w:author="Lorenzo Fabbri" w:date="2024-09-24T14:48:00Z" w16du:dateUtc="2024-09-24T12:48:00Z"/>
                    </w:rPr>
                  </w:pPr>
                  <w:del w:id="3657" w:author="Lorenzo Fabbri" w:date="2024-09-24T14:48:00Z" w16du:dateUtc="2024-09-24T12:48:00Z">
                    <w:r w:rsidRPr="005A6AA3" w:rsidDel="00AE71EA">
                      <w:rPr>
                        <w:rFonts w:ascii="Calibri" w:hAnsi="Calibri"/>
                        <w:sz w:val="20"/>
                      </w:rPr>
                      <w:delText>No</w:delText>
                    </w:r>
                  </w:del>
                </w:p>
              </w:tc>
              <w:tc>
                <w:tcPr>
                  <w:tcW w:w="0" w:type="dxa"/>
                  <w:tcPrChange w:id="36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B478BD" w14:textId="3D85A114" w:rsidR="00066508" w:rsidRPr="005A6AA3" w:rsidDel="00AE71EA" w:rsidRDefault="00000000">
                  <w:pPr>
                    <w:keepNext/>
                    <w:widowControl w:val="0"/>
                    <w:spacing w:after="60"/>
                    <w:rPr>
                      <w:del w:id="3659" w:author="Lorenzo Fabbri" w:date="2024-09-24T14:48:00Z" w16du:dateUtc="2024-09-24T12:48:00Z"/>
                    </w:rPr>
                  </w:pPr>
                  <w:del w:id="3660" w:author="Lorenzo Fabbri" w:date="2024-09-24T14:48:00Z" w16du:dateUtc="2024-09-24T12:48:00Z">
                    <w:r w:rsidRPr="005A6AA3" w:rsidDel="00AE71EA">
                      <w:rPr>
                        <w:rFonts w:ascii="Calibri" w:hAnsi="Calibri"/>
                        <w:sz w:val="20"/>
                      </w:rPr>
                      <w:delText>No</w:delText>
                    </w:r>
                  </w:del>
                </w:p>
              </w:tc>
              <w:tc>
                <w:tcPr>
                  <w:tcW w:w="0" w:type="dxa"/>
                  <w:tcPrChange w:id="36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88CB18" w14:textId="5E5E20A7" w:rsidR="00066508" w:rsidRPr="005A6AA3" w:rsidDel="00AE71EA" w:rsidRDefault="00000000">
                  <w:pPr>
                    <w:keepNext/>
                    <w:widowControl w:val="0"/>
                    <w:spacing w:after="60"/>
                    <w:rPr>
                      <w:del w:id="3662" w:author="Lorenzo Fabbri" w:date="2024-09-24T14:48:00Z" w16du:dateUtc="2024-09-24T12:48:00Z"/>
                    </w:rPr>
                  </w:pPr>
                  <w:del w:id="3663" w:author="Lorenzo Fabbri" w:date="2024-09-24T14:48:00Z" w16du:dateUtc="2024-09-24T12:48:00Z">
                    <w:r w:rsidRPr="005A6AA3" w:rsidDel="00AE71EA">
                      <w:rPr>
                        <w:rFonts w:ascii="Calibri" w:hAnsi="Calibri"/>
                        <w:sz w:val="20"/>
                      </w:rPr>
                      <w:delText>No</w:delText>
                    </w:r>
                  </w:del>
                </w:p>
              </w:tc>
            </w:tr>
            <w:tr w:rsidR="00066508" w:rsidRPr="005A6AA3" w:rsidDel="00AE71EA" w14:paraId="1A148B87" w14:textId="68E846A9" w:rsidTr="006C3DDD">
              <w:trPr>
                <w:del w:id="3664" w:author="Lorenzo Fabbri" w:date="2024-09-24T14:48:00Z"/>
                <w:trPrChange w:id="3665" w:author="Lorenzo Fabbri" w:date="2024-09-19T20:37:00Z" w16du:dateUtc="2024-09-19T18:37:00Z">
                  <w:trPr>
                    <w:gridBefore w:val="1"/>
                    <w:cantSplit/>
                    <w:jc w:val="center"/>
                  </w:trPr>
                </w:trPrChange>
              </w:trPr>
              <w:tc>
                <w:tcPr>
                  <w:tcW w:w="0" w:type="dxa"/>
                  <w:tcPrChange w:id="36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DBBC1" w14:textId="4D4ED0FB" w:rsidR="00066508" w:rsidRPr="005A6AA3" w:rsidDel="00AE71EA" w:rsidRDefault="00000000">
                  <w:pPr>
                    <w:keepNext/>
                    <w:widowControl w:val="0"/>
                    <w:spacing w:after="60"/>
                    <w:rPr>
                      <w:del w:id="3667" w:author="Lorenzo Fabbri" w:date="2024-09-24T14:48:00Z" w16du:dateUtc="2024-09-24T12:48:00Z"/>
                    </w:rPr>
                  </w:pPr>
                  <w:del w:id="3668" w:author="Lorenzo Fabbri" w:date="2024-09-24T14:48:00Z" w16du:dateUtc="2024-09-24T12:48:00Z">
                    <w:r w:rsidRPr="005A6AA3" w:rsidDel="00AE71EA">
                      <w:rPr>
                        <w:rFonts w:ascii="Calibri" w:hAnsi="Calibri"/>
                        <w:sz w:val="20"/>
                      </w:rPr>
                      <w:delText>h_legume_preg</w:delText>
                    </w:r>
                  </w:del>
                </w:p>
              </w:tc>
              <w:tc>
                <w:tcPr>
                  <w:tcW w:w="0" w:type="dxa"/>
                  <w:tcPrChange w:id="36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18A405" w14:textId="0D335AB5" w:rsidR="00066508" w:rsidRPr="005A6AA3" w:rsidDel="00AE71EA" w:rsidRDefault="00000000">
                  <w:pPr>
                    <w:keepNext/>
                    <w:widowControl w:val="0"/>
                    <w:spacing w:after="60"/>
                    <w:rPr>
                      <w:del w:id="3670" w:author="Lorenzo Fabbri" w:date="2024-09-24T14:48:00Z" w16du:dateUtc="2024-09-24T12:48:00Z"/>
                    </w:rPr>
                  </w:pPr>
                  <w:del w:id="3671" w:author="Lorenzo Fabbri" w:date="2024-09-24T14:48:00Z" w16du:dateUtc="2024-09-24T12:48:00Z">
                    <w:r w:rsidRPr="005A6AA3" w:rsidDel="00AE71EA">
                      <w:rPr>
                        <w:rFonts w:ascii="Calibri" w:hAnsi="Calibri"/>
                        <w:sz w:val="20"/>
                      </w:rPr>
                      <w:delText>numerical</w:delText>
                    </w:r>
                  </w:del>
                </w:p>
              </w:tc>
              <w:tc>
                <w:tcPr>
                  <w:tcW w:w="0" w:type="dxa"/>
                  <w:tcPrChange w:id="36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59238B" w14:textId="4FE7CB7E" w:rsidR="00066508" w:rsidRPr="005A6AA3" w:rsidDel="00AE71EA" w:rsidRDefault="00000000">
                  <w:pPr>
                    <w:keepNext/>
                    <w:widowControl w:val="0"/>
                    <w:spacing w:after="60"/>
                    <w:rPr>
                      <w:del w:id="3673" w:author="Lorenzo Fabbri" w:date="2024-09-24T14:48:00Z" w16du:dateUtc="2024-09-24T12:48:00Z"/>
                    </w:rPr>
                  </w:pPr>
                  <w:del w:id="3674" w:author="Lorenzo Fabbri" w:date="2024-09-24T14:48:00Z" w16du:dateUtc="2024-09-24T12:48:00Z">
                    <w:r w:rsidRPr="005A6AA3" w:rsidDel="00AE71EA">
                      <w:rPr>
                        <w:rFonts w:ascii="Calibri" w:hAnsi="Calibri"/>
                        <w:sz w:val="20"/>
                      </w:rPr>
                      <w:delText>Legume consumption during pregnancy</w:delText>
                    </w:r>
                  </w:del>
                </w:p>
              </w:tc>
              <w:tc>
                <w:tcPr>
                  <w:tcW w:w="0" w:type="dxa"/>
                  <w:tcPrChange w:id="36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B54929" w14:textId="0A7674D9" w:rsidR="00066508" w:rsidRPr="005A6AA3" w:rsidDel="00AE71EA" w:rsidRDefault="00066508">
                  <w:pPr>
                    <w:keepNext/>
                    <w:widowControl w:val="0"/>
                    <w:spacing w:after="60"/>
                    <w:rPr>
                      <w:del w:id="3676" w:author="Lorenzo Fabbri" w:date="2024-09-24T14:48:00Z" w16du:dateUtc="2024-09-24T12:48:00Z"/>
                    </w:rPr>
                  </w:pPr>
                </w:p>
              </w:tc>
              <w:tc>
                <w:tcPr>
                  <w:tcW w:w="0" w:type="dxa"/>
                  <w:tcPrChange w:id="36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C4968A" w14:textId="7D6D54A9" w:rsidR="00066508" w:rsidRPr="005A6AA3" w:rsidDel="00AE71EA" w:rsidRDefault="00066508">
                  <w:pPr>
                    <w:keepNext/>
                    <w:widowControl w:val="0"/>
                    <w:spacing w:after="60"/>
                    <w:rPr>
                      <w:del w:id="3678" w:author="Lorenzo Fabbri" w:date="2024-09-24T14:48:00Z" w16du:dateUtc="2024-09-24T12:48:00Z"/>
                    </w:rPr>
                  </w:pPr>
                </w:p>
              </w:tc>
              <w:tc>
                <w:tcPr>
                  <w:tcW w:w="0" w:type="dxa"/>
                  <w:tcPrChange w:id="367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1D01481" w14:textId="6655E18F" w:rsidR="00066508" w:rsidRPr="005A6AA3" w:rsidDel="00AE71EA" w:rsidRDefault="00066508">
                  <w:pPr>
                    <w:keepNext/>
                    <w:widowControl w:val="0"/>
                    <w:spacing w:after="60"/>
                    <w:rPr>
                      <w:del w:id="3680" w:author="Lorenzo Fabbri" w:date="2024-09-24T14:48:00Z" w16du:dateUtc="2024-09-24T12:48:00Z"/>
                    </w:rPr>
                  </w:pPr>
                </w:p>
              </w:tc>
              <w:tc>
                <w:tcPr>
                  <w:tcW w:w="0" w:type="dxa"/>
                  <w:tcPrChange w:id="36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AF9A0A" w14:textId="3222CC76" w:rsidR="00066508" w:rsidRPr="005A6AA3" w:rsidDel="00AE71EA" w:rsidRDefault="00000000">
                  <w:pPr>
                    <w:keepNext/>
                    <w:widowControl w:val="0"/>
                    <w:spacing w:after="60"/>
                    <w:rPr>
                      <w:del w:id="3682" w:author="Lorenzo Fabbri" w:date="2024-09-24T14:48:00Z" w16du:dateUtc="2024-09-24T12:48:00Z"/>
                    </w:rPr>
                  </w:pPr>
                  <w:del w:id="3683" w:author="Lorenzo Fabbri" w:date="2024-09-24T14:48:00Z" w16du:dateUtc="2024-09-24T12:48:00Z">
                    <w:r w:rsidRPr="005A6AA3" w:rsidDel="00AE71EA">
                      <w:rPr>
                        <w:rFonts w:ascii="Calibri" w:hAnsi="Calibri"/>
                        <w:sz w:val="20"/>
                      </w:rPr>
                      <w:delText>Times / week</w:delText>
                    </w:r>
                  </w:del>
                </w:p>
              </w:tc>
              <w:tc>
                <w:tcPr>
                  <w:tcW w:w="0" w:type="dxa"/>
                  <w:tcPrChange w:id="36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B5512B" w14:textId="3F57C5AF" w:rsidR="00066508" w:rsidRPr="005A6AA3" w:rsidDel="00AE71EA" w:rsidRDefault="00000000">
                  <w:pPr>
                    <w:keepNext/>
                    <w:widowControl w:val="0"/>
                    <w:spacing w:after="60"/>
                    <w:rPr>
                      <w:del w:id="3685" w:author="Lorenzo Fabbri" w:date="2024-09-24T14:48:00Z" w16du:dateUtc="2024-09-24T12:48:00Z"/>
                    </w:rPr>
                  </w:pPr>
                  <w:del w:id="3686" w:author="Lorenzo Fabbri" w:date="2024-09-24T14:48:00Z" w16du:dateUtc="2024-09-24T12:48:00Z">
                    <w:r w:rsidRPr="005A6AA3" w:rsidDel="00AE71EA">
                      <w:rPr>
                        <w:rFonts w:ascii="Calibri" w:hAnsi="Calibri"/>
                        <w:sz w:val="20"/>
                      </w:rPr>
                      <w:delText>prenatal</w:delText>
                    </w:r>
                  </w:del>
                </w:p>
              </w:tc>
              <w:tc>
                <w:tcPr>
                  <w:tcW w:w="0" w:type="dxa"/>
                  <w:tcPrChange w:id="36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F7A8CD" w14:textId="49A63ABB" w:rsidR="00066508" w:rsidRPr="005A6AA3" w:rsidDel="00AE71EA" w:rsidRDefault="00000000">
                  <w:pPr>
                    <w:keepNext/>
                    <w:widowControl w:val="0"/>
                    <w:spacing w:after="60"/>
                    <w:rPr>
                      <w:del w:id="3688" w:author="Lorenzo Fabbri" w:date="2024-09-24T14:48:00Z" w16du:dateUtc="2024-09-24T12:48:00Z"/>
                    </w:rPr>
                  </w:pPr>
                  <w:del w:id="3689" w:author="Lorenzo Fabbri" w:date="2024-09-24T14:48:00Z" w16du:dateUtc="2024-09-24T12:48:00Z">
                    <w:r w:rsidRPr="005A6AA3" w:rsidDel="00AE71EA">
                      <w:rPr>
                        <w:rFonts w:ascii="Calibri" w:hAnsi="Calibri"/>
                        <w:sz w:val="20"/>
                      </w:rPr>
                      <w:delText>No</w:delText>
                    </w:r>
                  </w:del>
                </w:p>
              </w:tc>
              <w:tc>
                <w:tcPr>
                  <w:tcW w:w="0" w:type="dxa"/>
                  <w:tcPrChange w:id="36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139391" w14:textId="5B64D6C2" w:rsidR="00066508" w:rsidRPr="005A6AA3" w:rsidDel="00AE71EA" w:rsidRDefault="00000000">
                  <w:pPr>
                    <w:keepNext/>
                    <w:widowControl w:val="0"/>
                    <w:spacing w:after="60"/>
                    <w:rPr>
                      <w:del w:id="3691" w:author="Lorenzo Fabbri" w:date="2024-09-24T14:48:00Z" w16du:dateUtc="2024-09-24T12:48:00Z"/>
                    </w:rPr>
                  </w:pPr>
                  <w:del w:id="3692" w:author="Lorenzo Fabbri" w:date="2024-09-24T14:48:00Z" w16du:dateUtc="2024-09-24T12:48:00Z">
                    <w:r w:rsidRPr="005A6AA3" w:rsidDel="00AE71EA">
                      <w:rPr>
                        <w:rFonts w:ascii="Calibri" w:hAnsi="Calibri"/>
                        <w:sz w:val="20"/>
                      </w:rPr>
                      <w:delText>No</w:delText>
                    </w:r>
                  </w:del>
                </w:p>
              </w:tc>
              <w:tc>
                <w:tcPr>
                  <w:tcW w:w="0" w:type="dxa"/>
                  <w:tcPrChange w:id="36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110C60" w14:textId="11043169" w:rsidR="00066508" w:rsidRPr="005A6AA3" w:rsidDel="00AE71EA" w:rsidRDefault="00000000">
                  <w:pPr>
                    <w:keepNext/>
                    <w:widowControl w:val="0"/>
                    <w:spacing w:after="60"/>
                    <w:rPr>
                      <w:del w:id="3694" w:author="Lorenzo Fabbri" w:date="2024-09-24T14:48:00Z" w16du:dateUtc="2024-09-24T12:48:00Z"/>
                    </w:rPr>
                  </w:pPr>
                  <w:del w:id="3695" w:author="Lorenzo Fabbri" w:date="2024-09-24T14:48:00Z" w16du:dateUtc="2024-09-24T12:48:00Z">
                    <w:r w:rsidRPr="005A6AA3" w:rsidDel="00AE71EA">
                      <w:rPr>
                        <w:rFonts w:ascii="Calibri" w:hAnsi="Calibri"/>
                        <w:sz w:val="20"/>
                      </w:rPr>
                      <w:delText>No</w:delText>
                    </w:r>
                  </w:del>
                </w:p>
              </w:tc>
            </w:tr>
            <w:tr w:rsidR="00066508" w:rsidRPr="005A6AA3" w:rsidDel="00AE71EA" w14:paraId="14CAFD89" w14:textId="21336A36" w:rsidTr="006C3DDD">
              <w:trPr>
                <w:del w:id="3696" w:author="Lorenzo Fabbri" w:date="2024-09-24T14:48:00Z"/>
                <w:trPrChange w:id="3697" w:author="Lorenzo Fabbri" w:date="2024-09-19T20:37:00Z" w16du:dateUtc="2024-09-19T18:37:00Z">
                  <w:trPr>
                    <w:gridBefore w:val="1"/>
                    <w:cantSplit/>
                    <w:jc w:val="center"/>
                  </w:trPr>
                </w:trPrChange>
              </w:trPr>
              <w:tc>
                <w:tcPr>
                  <w:tcW w:w="0" w:type="dxa"/>
                  <w:tcPrChange w:id="36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398CEA" w14:textId="3769F610" w:rsidR="00066508" w:rsidRPr="005A6AA3" w:rsidDel="00AE71EA" w:rsidRDefault="00000000">
                  <w:pPr>
                    <w:keepNext/>
                    <w:widowControl w:val="0"/>
                    <w:spacing w:after="60"/>
                    <w:rPr>
                      <w:del w:id="3699" w:author="Lorenzo Fabbri" w:date="2024-09-24T14:48:00Z" w16du:dateUtc="2024-09-24T12:48:00Z"/>
                    </w:rPr>
                  </w:pPr>
                  <w:del w:id="3700" w:author="Lorenzo Fabbri" w:date="2024-09-24T14:48:00Z" w16du:dateUtc="2024-09-24T12:48:00Z">
                    <w:r w:rsidRPr="005A6AA3" w:rsidDel="00AE71EA">
                      <w:rPr>
                        <w:rFonts w:ascii="Calibri" w:hAnsi="Calibri"/>
                        <w:sz w:val="20"/>
                      </w:rPr>
                      <w:delText>h_meat_preg</w:delText>
                    </w:r>
                  </w:del>
                </w:p>
              </w:tc>
              <w:tc>
                <w:tcPr>
                  <w:tcW w:w="0" w:type="dxa"/>
                  <w:tcPrChange w:id="37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DFC2CD" w14:textId="79E280F3" w:rsidR="00066508" w:rsidRPr="005A6AA3" w:rsidDel="00AE71EA" w:rsidRDefault="00000000">
                  <w:pPr>
                    <w:keepNext/>
                    <w:widowControl w:val="0"/>
                    <w:spacing w:after="60"/>
                    <w:rPr>
                      <w:del w:id="3702" w:author="Lorenzo Fabbri" w:date="2024-09-24T14:48:00Z" w16du:dateUtc="2024-09-24T12:48:00Z"/>
                    </w:rPr>
                  </w:pPr>
                  <w:del w:id="3703" w:author="Lorenzo Fabbri" w:date="2024-09-24T14:48:00Z" w16du:dateUtc="2024-09-24T12:48:00Z">
                    <w:r w:rsidRPr="005A6AA3" w:rsidDel="00AE71EA">
                      <w:rPr>
                        <w:rFonts w:ascii="Calibri" w:hAnsi="Calibri"/>
                        <w:sz w:val="20"/>
                      </w:rPr>
                      <w:delText>numerical</w:delText>
                    </w:r>
                  </w:del>
                </w:p>
              </w:tc>
              <w:tc>
                <w:tcPr>
                  <w:tcW w:w="0" w:type="dxa"/>
                  <w:tcPrChange w:id="37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10B7D" w14:textId="3B3C986B" w:rsidR="00066508" w:rsidRPr="005A6AA3" w:rsidDel="00AE71EA" w:rsidRDefault="00000000">
                  <w:pPr>
                    <w:keepNext/>
                    <w:widowControl w:val="0"/>
                    <w:spacing w:after="60"/>
                    <w:rPr>
                      <w:del w:id="3705" w:author="Lorenzo Fabbri" w:date="2024-09-24T14:48:00Z" w16du:dateUtc="2024-09-24T12:48:00Z"/>
                    </w:rPr>
                  </w:pPr>
                  <w:del w:id="3706" w:author="Lorenzo Fabbri" w:date="2024-09-24T14:48:00Z" w16du:dateUtc="2024-09-24T12:48:00Z">
                    <w:r w:rsidRPr="005A6AA3" w:rsidDel="00AE71EA">
                      <w:rPr>
                        <w:rFonts w:ascii="Calibri" w:hAnsi="Calibri"/>
                        <w:sz w:val="20"/>
                      </w:rPr>
                      <w:delText>Meat consumption during pregnancy</w:delText>
                    </w:r>
                  </w:del>
                </w:p>
              </w:tc>
              <w:tc>
                <w:tcPr>
                  <w:tcW w:w="0" w:type="dxa"/>
                  <w:tcPrChange w:id="37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628C28" w14:textId="1EB004E9" w:rsidR="00066508" w:rsidRPr="005A6AA3" w:rsidDel="00AE71EA" w:rsidRDefault="00066508">
                  <w:pPr>
                    <w:keepNext/>
                    <w:widowControl w:val="0"/>
                    <w:spacing w:after="60"/>
                    <w:rPr>
                      <w:del w:id="3708" w:author="Lorenzo Fabbri" w:date="2024-09-24T14:48:00Z" w16du:dateUtc="2024-09-24T12:48:00Z"/>
                    </w:rPr>
                  </w:pPr>
                </w:p>
              </w:tc>
              <w:tc>
                <w:tcPr>
                  <w:tcW w:w="0" w:type="dxa"/>
                  <w:tcPrChange w:id="37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A7BAE4" w14:textId="61B91AE3" w:rsidR="00066508" w:rsidRPr="005A6AA3" w:rsidDel="00AE71EA" w:rsidRDefault="00066508">
                  <w:pPr>
                    <w:keepNext/>
                    <w:widowControl w:val="0"/>
                    <w:spacing w:after="60"/>
                    <w:rPr>
                      <w:del w:id="3710" w:author="Lorenzo Fabbri" w:date="2024-09-24T14:48:00Z" w16du:dateUtc="2024-09-24T12:48:00Z"/>
                    </w:rPr>
                  </w:pPr>
                </w:p>
              </w:tc>
              <w:tc>
                <w:tcPr>
                  <w:tcW w:w="0" w:type="dxa"/>
                  <w:tcPrChange w:id="371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986F0" w14:textId="154951CE" w:rsidR="00066508" w:rsidRPr="005A6AA3" w:rsidDel="00AE71EA" w:rsidRDefault="00066508">
                  <w:pPr>
                    <w:keepNext/>
                    <w:widowControl w:val="0"/>
                    <w:spacing w:after="60"/>
                    <w:rPr>
                      <w:del w:id="3712" w:author="Lorenzo Fabbri" w:date="2024-09-24T14:48:00Z" w16du:dateUtc="2024-09-24T12:48:00Z"/>
                    </w:rPr>
                  </w:pPr>
                </w:p>
              </w:tc>
              <w:tc>
                <w:tcPr>
                  <w:tcW w:w="0" w:type="dxa"/>
                  <w:tcPrChange w:id="37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7A4AF3" w14:textId="3A6075EE" w:rsidR="00066508" w:rsidRPr="005A6AA3" w:rsidDel="00AE71EA" w:rsidRDefault="00000000">
                  <w:pPr>
                    <w:keepNext/>
                    <w:widowControl w:val="0"/>
                    <w:spacing w:after="60"/>
                    <w:rPr>
                      <w:del w:id="3714" w:author="Lorenzo Fabbri" w:date="2024-09-24T14:48:00Z" w16du:dateUtc="2024-09-24T12:48:00Z"/>
                    </w:rPr>
                  </w:pPr>
                  <w:del w:id="3715" w:author="Lorenzo Fabbri" w:date="2024-09-24T14:48:00Z" w16du:dateUtc="2024-09-24T12:48:00Z">
                    <w:r w:rsidRPr="005A6AA3" w:rsidDel="00AE71EA">
                      <w:rPr>
                        <w:rFonts w:ascii="Calibri" w:hAnsi="Calibri"/>
                        <w:sz w:val="20"/>
                      </w:rPr>
                      <w:delText>Times / week</w:delText>
                    </w:r>
                  </w:del>
                </w:p>
              </w:tc>
              <w:tc>
                <w:tcPr>
                  <w:tcW w:w="0" w:type="dxa"/>
                  <w:tcPrChange w:id="37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3B19" w14:textId="05CF13C3" w:rsidR="00066508" w:rsidRPr="005A6AA3" w:rsidDel="00AE71EA" w:rsidRDefault="00000000">
                  <w:pPr>
                    <w:keepNext/>
                    <w:widowControl w:val="0"/>
                    <w:spacing w:after="60"/>
                    <w:rPr>
                      <w:del w:id="3717" w:author="Lorenzo Fabbri" w:date="2024-09-24T14:48:00Z" w16du:dateUtc="2024-09-24T12:48:00Z"/>
                    </w:rPr>
                  </w:pPr>
                  <w:del w:id="3718" w:author="Lorenzo Fabbri" w:date="2024-09-24T14:48:00Z" w16du:dateUtc="2024-09-24T12:48:00Z">
                    <w:r w:rsidRPr="005A6AA3" w:rsidDel="00AE71EA">
                      <w:rPr>
                        <w:rFonts w:ascii="Calibri" w:hAnsi="Calibri"/>
                        <w:sz w:val="20"/>
                      </w:rPr>
                      <w:delText>prenatal</w:delText>
                    </w:r>
                  </w:del>
                </w:p>
              </w:tc>
              <w:tc>
                <w:tcPr>
                  <w:tcW w:w="0" w:type="dxa"/>
                  <w:tcPrChange w:id="37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A05D2" w14:textId="4F6042F4" w:rsidR="00066508" w:rsidRPr="005A6AA3" w:rsidDel="00AE71EA" w:rsidRDefault="00000000">
                  <w:pPr>
                    <w:keepNext/>
                    <w:widowControl w:val="0"/>
                    <w:spacing w:after="60"/>
                    <w:rPr>
                      <w:del w:id="3720" w:author="Lorenzo Fabbri" w:date="2024-09-24T14:48:00Z" w16du:dateUtc="2024-09-24T12:48:00Z"/>
                    </w:rPr>
                  </w:pPr>
                  <w:del w:id="3721" w:author="Lorenzo Fabbri" w:date="2024-09-24T14:48:00Z" w16du:dateUtc="2024-09-24T12:48:00Z">
                    <w:r w:rsidRPr="005A6AA3" w:rsidDel="00AE71EA">
                      <w:rPr>
                        <w:rFonts w:ascii="Calibri" w:hAnsi="Calibri"/>
                        <w:sz w:val="20"/>
                      </w:rPr>
                      <w:delText>No</w:delText>
                    </w:r>
                  </w:del>
                </w:p>
              </w:tc>
              <w:tc>
                <w:tcPr>
                  <w:tcW w:w="0" w:type="dxa"/>
                  <w:tcPrChange w:id="37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1E3E07" w14:textId="714AE94E" w:rsidR="00066508" w:rsidRPr="005A6AA3" w:rsidDel="00AE71EA" w:rsidRDefault="00000000">
                  <w:pPr>
                    <w:keepNext/>
                    <w:widowControl w:val="0"/>
                    <w:spacing w:after="60"/>
                    <w:rPr>
                      <w:del w:id="3723" w:author="Lorenzo Fabbri" w:date="2024-09-24T14:48:00Z" w16du:dateUtc="2024-09-24T12:48:00Z"/>
                    </w:rPr>
                  </w:pPr>
                  <w:del w:id="3724" w:author="Lorenzo Fabbri" w:date="2024-09-24T14:48:00Z" w16du:dateUtc="2024-09-24T12:48:00Z">
                    <w:r w:rsidRPr="005A6AA3" w:rsidDel="00AE71EA">
                      <w:rPr>
                        <w:rFonts w:ascii="Calibri" w:hAnsi="Calibri"/>
                        <w:sz w:val="20"/>
                      </w:rPr>
                      <w:delText>No</w:delText>
                    </w:r>
                  </w:del>
                </w:p>
              </w:tc>
              <w:tc>
                <w:tcPr>
                  <w:tcW w:w="0" w:type="dxa"/>
                  <w:tcPrChange w:id="37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E6C3C" w14:textId="328E893B" w:rsidR="00066508" w:rsidRPr="005A6AA3" w:rsidDel="00AE71EA" w:rsidRDefault="00000000">
                  <w:pPr>
                    <w:keepNext/>
                    <w:widowControl w:val="0"/>
                    <w:spacing w:after="60"/>
                    <w:rPr>
                      <w:del w:id="3726" w:author="Lorenzo Fabbri" w:date="2024-09-24T14:48:00Z" w16du:dateUtc="2024-09-24T12:48:00Z"/>
                    </w:rPr>
                  </w:pPr>
                  <w:del w:id="3727" w:author="Lorenzo Fabbri" w:date="2024-09-24T14:48:00Z" w16du:dateUtc="2024-09-24T12:48:00Z">
                    <w:r w:rsidRPr="005A6AA3" w:rsidDel="00AE71EA">
                      <w:rPr>
                        <w:rFonts w:ascii="Calibri" w:hAnsi="Calibri"/>
                        <w:sz w:val="20"/>
                      </w:rPr>
                      <w:delText>No</w:delText>
                    </w:r>
                  </w:del>
                </w:p>
              </w:tc>
            </w:tr>
            <w:tr w:rsidR="00066508" w:rsidRPr="005A6AA3" w:rsidDel="00AE71EA" w14:paraId="17228DB2" w14:textId="48F4450C" w:rsidTr="006C3DDD">
              <w:trPr>
                <w:del w:id="3728" w:author="Lorenzo Fabbri" w:date="2024-09-24T14:48:00Z"/>
                <w:trPrChange w:id="3729" w:author="Lorenzo Fabbri" w:date="2024-09-19T20:37:00Z" w16du:dateUtc="2024-09-19T18:37:00Z">
                  <w:trPr>
                    <w:gridBefore w:val="1"/>
                    <w:cantSplit/>
                    <w:jc w:val="center"/>
                  </w:trPr>
                </w:trPrChange>
              </w:trPr>
              <w:tc>
                <w:tcPr>
                  <w:tcW w:w="0" w:type="dxa"/>
                  <w:tcPrChange w:id="37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6D2C0A" w14:textId="277F7F71" w:rsidR="00066508" w:rsidRPr="005A6AA3" w:rsidDel="00AE71EA" w:rsidRDefault="00000000">
                  <w:pPr>
                    <w:keepNext/>
                    <w:widowControl w:val="0"/>
                    <w:spacing w:after="60"/>
                    <w:rPr>
                      <w:del w:id="3731" w:author="Lorenzo Fabbri" w:date="2024-09-24T14:48:00Z" w16du:dateUtc="2024-09-24T12:48:00Z"/>
                    </w:rPr>
                  </w:pPr>
                  <w:del w:id="3732" w:author="Lorenzo Fabbri" w:date="2024-09-24T14:48:00Z" w16du:dateUtc="2024-09-24T12:48:00Z">
                    <w:r w:rsidRPr="005A6AA3" w:rsidDel="00AE71EA">
                      <w:rPr>
                        <w:rFonts w:ascii="Calibri" w:hAnsi="Calibri"/>
                        <w:sz w:val="20"/>
                      </w:rPr>
                      <w:delText>h_veg_preg</w:delText>
                    </w:r>
                  </w:del>
                </w:p>
              </w:tc>
              <w:tc>
                <w:tcPr>
                  <w:tcW w:w="0" w:type="dxa"/>
                  <w:tcPrChange w:id="37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3F491C" w14:textId="40869570" w:rsidR="00066508" w:rsidRPr="005A6AA3" w:rsidDel="00AE71EA" w:rsidRDefault="00000000">
                  <w:pPr>
                    <w:keepNext/>
                    <w:widowControl w:val="0"/>
                    <w:spacing w:after="60"/>
                    <w:rPr>
                      <w:del w:id="3734" w:author="Lorenzo Fabbri" w:date="2024-09-24T14:48:00Z" w16du:dateUtc="2024-09-24T12:48:00Z"/>
                    </w:rPr>
                  </w:pPr>
                  <w:del w:id="3735" w:author="Lorenzo Fabbri" w:date="2024-09-24T14:48:00Z" w16du:dateUtc="2024-09-24T12:48:00Z">
                    <w:r w:rsidRPr="005A6AA3" w:rsidDel="00AE71EA">
                      <w:rPr>
                        <w:rFonts w:ascii="Calibri" w:hAnsi="Calibri"/>
                        <w:sz w:val="20"/>
                      </w:rPr>
                      <w:delText>numerical</w:delText>
                    </w:r>
                  </w:del>
                </w:p>
              </w:tc>
              <w:tc>
                <w:tcPr>
                  <w:tcW w:w="0" w:type="dxa"/>
                  <w:tcPrChange w:id="37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E489F7" w14:textId="18CCBA88" w:rsidR="00066508" w:rsidRPr="005A6AA3" w:rsidDel="00AE71EA" w:rsidRDefault="00000000">
                  <w:pPr>
                    <w:keepNext/>
                    <w:widowControl w:val="0"/>
                    <w:spacing w:after="60"/>
                    <w:rPr>
                      <w:del w:id="3737" w:author="Lorenzo Fabbri" w:date="2024-09-24T14:48:00Z" w16du:dateUtc="2024-09-24T12:48:00Z"/>
                    </w:rPr>
                  </w:pPr>
                  <w:del w:id="3738" w:author="Lorenzo Fabbri" w:date="2024-09-24T14:48:00Z" w16du:dateUtc="2024-09-24T12:48:00Z">
                    <w:r w:rsidRPr="005A6AA3" w:rsidDel="00AE71EA">
                      <w:rPr>
                        <w:rFonts w:ascii="Calibri" w:hAnsi="Calibri"/>
                        <w:sz w:val="20"/>
                      </w:rPr>
                      <w:delText>Vegetables consumption during pregnancy</w:delText>
                    </w:r>
                  </w:del>
                </w:p>
              </w:tc>
              <w:tc>
                <w:tcPr>
                  <w:tcW w:w="0" w:type="dxa"/>
                  <w:tcPrChange w:id="37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DBDEB" w14:textId="011CB100" w:rsidR="00066508" w:rsidRPr="005A6AA3" w:rsidDel="00AE71EA" w:rsidRDefault="00066508">
                  <w:pPr>
                    <w:keepNext/>
                    <w:widowControl w:val="0"/>
                    <w:spacing w:after="60"/>
                    <w:rPr>
                      <w:del w:id="3740" w:author="Lorenzo Fabbri" w:date="2024-09-24T14:48:00Z" w16du:dateUtc="2024-09-24T12:48:00Z"/>
                    </w:rPr>
                  </w:pPr>
                </w:p>
              </w:tc>
              <w:tc>
                <w:tcPr>
                  <w:tcW w:w="0" w:type="dxa"/>
                  <w:tcPrChange w:id="37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BBBD83" w14:textId="44BF0C50" w:rsidR="00066508" w:rsidRPr="005A6AA3" w:rsidDel="00AE71EA" w:rsidRDefault="00066508">
                  <w:pPr>
                    <w:keepNext/>
                    <w:widowControl w:val="0"/>
                    <w:spacing w:after="60"/>
                    <w:rPr>
                      <w:del w:id="3742" w:author="Lorenzo Fabbri" w:date="2024-09-24T14:48:00Z" w16du:dateUtc="2024-09-24T12:48:00Z"/>
                    </w:rPr>
                  </w:pPr>
                </w:p>
              </w:tc>
              <w:tc>
                <w:tcPr>
                  <w:tcW w:w="0" w:type="dxa"/>
                  <w:tcPrChange w:id="374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661F598" w14:textId="7048458F" w:rsidR="00066508" w:rsidRPr="005A6AA3" w:rsidDel="00AE71EA" w:rsidRDefault="00066508">
                  <w:pPr>
                    <w:keepNext/>
                    <w:widowControl w:val="0"/>
                    <w:spacing w:after="60"/>
                    <w:rPr>
                      <w:del w:id="3744" w:author="Lorenzo Fabbri" w:date="2024-09-24T14:48:00Z" w16du:dateUtc="2024-09-24T12:48:00Z"/>
                    </w:rPr>
                  </w:pPr>
                </w:p>
              </w:tc>
              <w:tc>
                <w:tcPr>
                  <w:tcW w:w="0" w:type="dxa"/>
                  <w:tcPrChange w:id="37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7D277" w14:textId="0DA6DA3D" w:rsidR="00066508" w:rsidRPr="005A6AA3" w:rsidDel="00AE71EA" w:rsidRDefault="00000000">
                  <w:pPr>
                    <w:keepNext/>
                    <w:widowControl w:val="0"/>
                    <w:spacing w:after="60"/>
                    <w:rPr>
                      <w:del w:id="3746" w:author="Lorenzo Fabbri" w:date="2024-09-24T14:48:00Z" w16du:dateUtc="2024-09-24T12:48:00Z"/>
                    </w:rPr>
                  </w:pPr>
                  <w:del w:id="3747" w:author="Lorenzo Fabbri" w:date="2024-09-24T14:48:00Z" w16du:dateUtc="2024-09-24T12:48:00Z">
                    <w:r w:rsidRPr="005A6AA3" w:rsidDel="00AE71EA">
                      <w:rPr>
                        <w:rFonts w:ascii="Calibri" w:hAnsi="Calibri"/>
                        <w:sz w:val="20"/>
                      </w:rPr>
                      <w:delText>Times / week</w:delText>
                    </w:r>
                  </w:del>
                </w:p>
              </w:tc>
              <w:tc>
                <w:tcPr>
                  <w:tcW w:w="0" w:type="dxa"/>
                  <w:tcPrChange w:id="37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1D7A6" w14:textId="3B2E3831" w:rsidR="00066508" w:rsidRPr="005A6AA3" w:rsidDel="00AE71EA" w:rsidRDefault="00000000">
                  <w:pPr>
                    <w:keepNext/>
                    <w:widowControl w:val="0"/>
                    <w:spacing w:after="60"/>
                    <w:rPr>
                      <w:del w:id="3749" w:author="Lorenzo Fabbri" w:date="2024-09-24T14:48:00Z" w16du:dateUtc="2024-09-24T12:48:00Z"/>
                    </w:rPr>
                  </w:pPr>
                  <w:del w:id="3750" w:author="Lorenzo Fabbri" w:date="2024-09-24T14:48:00Z" w16du:dateUtc="2024-09-24T12:48:00Z">
                    <w:r w:rsidRPr="005A6AA3" w:rsidDel="00AE71EA">
                      <w:rPr>
                        <w:rFonts w:ascii="Calibri" w:hAnsi="Calibri"/>
                        <w:sz w:val="20"/>
                      </w:rPr>
                      <w:delText>prenatal</w:delText>
                    </w:r>
                  </w:del>
                </w:p>
              </w:tc>
              <w:tc>
                <w:tcPr>
                  <w:tcW w:w="0" w:type="dxa"/>
                  <w:tcPrChange w:id="37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EAF2E3" w14:textId="4E8B93F3" w:rsidR="00066508" w:rsidRPr="005A6AA3" w:rsidDel="00AE71EA" w:rsidRDefault="00000000">
                  <w:pPr>
                    <w:keepNext/>
                    <w:widowControl w:val="0"/>
                    <w:spacing w:after="60"/>
                    <w:rPr>
                      <w:del w:id="3752" w:author="Lorenzo Fabbri" w:date="2024-09-24T14:48:00Z" w16du:dateUtc="2024-09-24T12:48:00Z"/>
                    </w:rPr>
                  </w:pPr>
                  <w:del w:id="3753" w:author="Lorenzo Fabbri" w:date="2024-09-24T14:48:00Z" w16du:dateUtc="2024-09-24T12:48:00Z">
                    <w:r w:rsidRPr="005A6AA3" w:rsidDel="00AE71EA">
                      <w:rPr>
                        <w:rFonts w:ascii="Calibri" w:hAnsi="Calibri"/>
                        <w:sz w:val="20"/>
                      </w:rPr>
                      <w:delText>No</w:delText>
                    </w:r>
                  </w:del>
                </w:p>
              </w:tc>
              <w:tc>
                <w:tcPr>
                  <w:tcW w:w="0" w:type="dxa"/>
                  <w:tcPrChange w:id="37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74EAC6" w14:textId="30716C78" w:rsidR="00066508" w:rsidRPr="005A6AA3" w:rsidDel="00AE71EA" w:rsidRDefault="00000000">
                  <w:pPr>
                    <w:keepNext/>
                    <w:widowControl w:val="0"/>
                    <w:spacing w:after="60"/>
                    <w:rPr>
                      <w:del w:id="3755" w:author="Lorenzo Fabbri" w:date="2024-09-24T14:48:00Z" w16du:dateUtc="2024-09-24T12:48:00Z"/>
                    </w:rPr>
                  </w:pPr>
                  <w:del w:id="3756" w:author="Lorenzo Fabbri" w:date="2024-09-24T14:48:00Z" w16du:dateUtc="2024-09-24T12:48:00Z">
                    <w:r w:rsidRPr="005A6AA3" w:rsidDel="00AE71EA">
                      <w:rPr>
                        <w:rFonts w:ascii="Calibri" w:hAnsi="Calibri"/>
                        <w:sz w:val="20"/>
                      </w:rPr>
                      <w:delText>No</w:delText>
                    </w:r>
                  </w:del>
                </w:p>
              </w:tc>
              <w:tc>
                <w:tcPr>
                  <w:tcW w:w="0" w:type="dxa"/>
                  <w:tcPrChange w:id="37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5F6E97" w14:textId="5F54880D" w:rsidR="00066508" w:rsidRPr="005A6AA3" w:rsidDel="00AE71EA" w:rsidRDefault="00000000">
                  <w:pPr>
                    <w:keepNext/>
                    <w:widowControl w:val="0"/>
                    <w:spacing w:after="60"/>
                    <w:rPr>
                      <w:del w:id="3758" w:author="Lorenzo Fabbri" w:date="2024-09-24T14:48:00Z" w16du:dateUtc="2024-09-24T12:48:00Z"/>
                    </w:rPr>
                  </w:pPr>
                  <w:del w:id="3759" w:author="Lorenzo Fabbri" w:date="2024-09-24T14:48:00Z" w16du:dateUtc="2024-09-24T12:48:00Z">
                    <w:r w:rsidRPr="005A6AA3" w:rsidDel="00AE71EA">
                      <w:rPr>
                        <w:rFonts w:ascii="Calibri" w:hAnsi="Calibri"/>
                        <w:sz w:val="20"/>
                      </w:rPr>
                      <w:delText>No</w:delText>
                    </w:r>
                  </w:del>
                </w:p>
              </w:tc>
            </w:tr>
            <w:tr w:rsidR="00066508" w:rsidRPr="005A6AA3" w:rsidDel="00AE71EA" w14:paraId="30528652" w14:textId="7447AF05" w:rsidTr="006C3DDD">
              <w:trPr>
                <w:del w:id="3760" w:author="Lorenzo Fabbri" w:date="2024-09-24T14:48:00Z"/>
                <w:trPrChange w:id="3761" w:author="Lorenzo Fabbri" w:date="2024-09-19T20:37:00Z" w16du:dateUtc="2024-09-19T18:37:00Z">
                  <w:trPr>
                    <w:gridBefore w:val="1"/>
                    <w:cantSplit/>
                    <w:jc w:val="center"/>
                  </w:trPr>
                </w:trPrChange>
              </w:trPr>
              <w:tc>
                <w:tcPr>
                  <w:tcW w:w="0" w:type="dxa"/>
                  <w:gridSpan w:val="11"/>
                  <w:tcPrChange w:id="3762"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3A29C4A" w14:textId="345321E2" w:rsidR="00066508" w:rsidRPr="005A6AA3" w:rsidDel="00AE71EA" w:rsidRDefault="00000000">
                  <w:pPr>
                    <w:keepNext/>
                    <w:widowControl w:val="0"/>
                    <w:spacing w:after="60"/>
                    <w:rPr>
                      <w:del w:id="3763" w:author="Lorenzo Fabbri" w:date="2024-09-24T14:48:00Z" w16du:dateUtc="2024-09-24T12:48:00Z"/>
                    </w:rPr>
                  </w:pPr>
                  <w:del w:id="3764" w:author="Lorenzo Fabbri" w:date="2024-09-24T14:48:00Z" w16du:dateUtc="2024-09-24T12:48:00Z">
                    <w:r w:rsidRPr="005A6AA3" w:rsidDel="00AE71EA">
                      <w:rPr>
                        <w:rFonts w:ascii="Calibri" w:hAnsi="Calibri"/>
                        <w:b/>
                        <w:sz w:val="20"/>
                      </w:rPr>
                      <w:delText>maternalSEP_preg</w:delText>
                    </w:r>
                  </w:del>
                </w:p>
              </w:tc>
            </w:tr>
            <w:tr w:rsidR="00066508" w:rsidRPr="005A6AA3" w:rsidDel="00AE71EA" w14:paraId="468B40FC" w14:textId="1FB46FCB" w:rsidTr="006C3DDD">
              <w:trPr>
                <w:del w:id="3765" w:author="Lorenzo Fabbri" w:date="2024-09-24T14:48:00Z"/>
                <w:trPrChange w:id="3766" w:author="Lorenzo Fabbri" w:date="2024-09-19T20:37:00Z" w16du:dateUtc="2024-09-19T18:37:00Z">
                  <w:trPr>
                    <w:gridBefore w:val="1"/>
                    <w:cantSplit/>
                    <w:jc w:val="center"/>
                  </w:trPr>
                </w:trPrChange>
              </w:trPr>
              <w:tc>
                <w:tcPr>
                  <w:tcW w:w="0" w:type="dxa"/>
                  <w:tcPrChange w:id="37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F7BD8C" w14:textId="3FCBDDCF" w:rsidR="00066508" w:rsidRPr="005A6AA3" w:rsidDel="00AE71EA" w:rsidRDefault="00000000">
                  <w:pPr>
                    <w:keepNext/>
                    <w:widowControl w:val="0"/>
                    <w:spacing w:after="60"/>
                    <w:rPr>
                      <w:del w:id="3768" w:author="Lorenzo Fabbri" w:date="2024-09-24T14:48:00Z" w16du:dateUtc="2024-09-24T12:48:00Z"/>
                    </w:rPr>
                  </w:pPr>
                  <w:del w:id="3769" w:author="Lorenzo Fabbri" w:date="2024-09-24T14:48:00Z" w16du:dateUtc="2024-09-24T12:48:00Z">
                    <w:r w:rsidRPr="005A6AA3" w:rsidDel="00AE71EA">
                      <w:rPr>
                        <w:rFonts w:ascii="Calibri" w:hAnsi="Calibri"/>
                        <w:sz w:val="20"/>
                      </w:rPr>
                      <w:delText>e3_edum</w:delText>
                    </w:r>
                  </w:del>
                </w:p>
              </w:tc>
              <w:tc>
                <w:tcPr>
                  <w:tcW w:w="0" w:type="dxa"/>
                  <w:tcPrChange w:id="37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2F81D3" w14:textId="79F2D20F" w:rsidR="00066508" w:rsidRPr="005A6AA3" w:rsidDel="00AE71EA" w:rsidRDefault="00000000">
                  <w:pPr>
                    <w:keepNext/>
                    <w:widowControl w:val="0"/>
                    <w:spacing w:after="60"/>
                    <w:rPr>
                      <w:del w:id="3771" w:author="Lorenzo Fabbri" w:date="2024-09-24T14:48:00Z" w16du:dateUtc="2024-09-24T12:48:00Z"/>
                    </w:rPr>
                  </w:pPr>
                  <w:del w:id="3772" w:author="Lorenzo Fabbri" w:date="2024-09-24T14:48:00Z" w16du:dateUtc="2024-09-24T12:48:00Z">
                    <w:r w:rsidRPr="005A6AA3" w:rsidDel="00AE71EA">
                      <w:rPr>
                        <w:rFonts w:ascii="Calibri" w:hAnsi="Calibri"/>
                        <w:sz w:val="20"/>
                      </w:rPr>
                      <w:delText>categorical</w:delText>
                    </w:r>
                  </w:del>
                </w:p>
              </w:tc>
              <w:tc>
                <w:tcPr>
                  <w:tcW w:w="0" w:type="dxa"/>
                  <w:tcPrChange w:id="37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942696" w14:textId="65925F39" w:rsidR="00066508" w:rsidRPr="005A6AA3" w:rsidDel="00AE71EA" w:rsidRDefault="00000000">
                  <w:pPr>
                    <w:keepNext/>
                    <w:widowControl w:val="0"/>
                    <w:spacing w:after="60"/>
                    <w:rPr>
                      <w:del w:id="3774" w:author="Lorenzo Fabbri" w:date="2024-09-24T14:48:00Z" w16du:dateUtc="2024-09-24T12:48:00Z"/>
                    </w:rPr>
                  </w:pPr>
                  <w:del w:id="3775" w:author="Lorenzo Fabbri" w:date="2024-09-24T14:48:00Z" w16du:dateUtc="2024-09-24T12:48:00Z">
                    <w:r w:rsidRPr="005A6AA3" w:rsidDel="00AE71EA">
                      <w:rPr>
                        <w:rFonts w:ascii="Calibri" w:hAnsi="Calibri"/>
                        <w:sz w:val="20"/>
                      </w:rPr>
                      <w:delText>Maternal education</w:delText>
                    </w:r>
                  </w:del>
                </w:p>
              </w:tc>
              <w:tc>
                <w:tcPr>
                  <w:tcW w:w="0" w:type="dxa"/>
                  <w:tcPrChange w:id="37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992567" w14:textId="53B14AC9" w:rsidR="00066508" w:rsidRPr="005A6AA3" w:rsidDel="00AE71EA" w:rsidRDefault="00000000">
                  <w:pPr>
                    <w:keepNext/>
                    <w:widowControl w:val="0"/>
                    <w:spacing w:after="60"/>
                    <w:rPr>
                      <w:del w:id="3777" w:author="Lorenzo Fabbri" w:date="2024-09-24T14:48:00Z" w16du:dateUtc="2024-09-24T12:48:00Z"/>
                    </w:rPr>
                  </w:pPr>
                  <w:del w:id="3778" w:author="Lorenzo Fabbri" w:date="2024-09-24T14:48:00Z" w16du:dateUtc="2024-09-24T12:48:00Z">
                    <w:r w:rsidRPr="005A6AA3" w:rsidDel="00AE71EA">
                      <w:rPr>
                        <w:rFonts w:ascii="Calibri" w:hAnsi="Calibri"/>
                        <w:sz w:val="20"/>
                      </w:rPr>
                      <w:delText>0,1,2</w:delText>
                    </w:r>
                  </w:del>
                </w:p>
              </w:tc>
              <w:tc>
                <w:tcPr>
                  <w:tcW w:w="0" w:type="dxa"/>
                  <w:tcPrChange w:id="37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CDA41" w14:textId="2966877E" w:rsidR="00066508" w:rsidRPr="005A6AA3" w:rsidDel="00AE71EA" w:rsidRDefault="00000000">
                  <w:pPr>
                    <w:keepNext/>
                    <w:widowControl w:val="0"/>
                    <w:spacing w:after="60"/>
                    <w:rPr>
                      <w:del w:id="3780" w:author="Lorenzo Fabbri" w:date="2024-09-24T14:48:00Z" w16du:dateUtc="2024-09-24T12:48:00Z"/>
                    </w:rPr>
                  </w:pPr>
                  <w:del w:id="3781" w:author="Lorenzo Fabbri" w:date="2024-09-24T14:48:00Z" w16du:dateUtc="2024-09-24T12:48:00Z">
                    <w:r w:rsidRPr="005A6AA3" w:rsidDel="00AE71EA">
                      <w:rPr>
                        <w:rFonts w:ascii="Calibri" w:hAnsi="Calibri"/>
                        <w:sz w:val="20"/>
                      </w:rPr>
                      <w:delText>Primary school, Secondary school, University degree or higher</w:delText>
                    </w:r>
                  </w:del>
                </w:p>
              </w:tc>
              <w:tc>
                <w:tcPr>
                  <w:tcW w:w="0" w:type="dxa"/>
                  <w:tcPrChange w:id="378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8DB06E" w14:textId="5D68C1AA" w:rsidR="00066508" w:rsidRPr="005A6AA3" w:rsidDel="00AE71EA" w:rsidRDefault="00066508">
                  <w:pPr>
                    <w:keepNext/>
                    <w:widowControl w:val="0"/>
                    <w:spacing w:after="60"/>
                    <w:rPr>
                      <w:del w:id="3783" w:author="Lorenzo Fabbri" w:date="2024-09-24T14:48:00Z" w16du:dateUtc="2024-09-24T12:48:00Z"/>
                    </w:rPr>
                  </w:pPr>
                </w:p>
              </w:tc>
              <w:tc>
                <w:tcPr>
                  <w:tcW w:w="0" w:type="dxa"/>
                  <w:tcPrChange w:id="37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B62401" w14:textId="16DA8F3F" w:rsidR="00066508" w:rsidRPr="005A6AA3" w:rsidDel="00AE71EA" w:rsidRDefault="00066508">
                  <w:pPr>
                    <w:keepNext/>
                    <w:widowControl w:val="0"/>
                    <w:spacing w:after="60"/>
                    <w:rPr>
                      <w:del w:id="3785" w:author="Lorenzo Fabbri" w:date="2024-09-24T14:48:00Z" w16du:dateUtc="2024-09-24T12:48:00Z"/>
                    </w:rPr>
                  </w:pPr>
                </w:p>
              </w:tc>
              <w:tc>
                <w:tcPr>
                  <w:tcW w:w="0" w:type="dxa"/>
                  <w:tcPrChange w:id="37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903578" w14:textId="3A1E1749" w:rsidR="00066508" w:rsidRPr="005A6AA3" w:rsidDel="00AE71EA" w:rsidRDefault="00000000">
                  <w:pPr>
                    <w:keepNext/>
                    <w:widowControl w:val="0"/>
                    <w:spacing w:after="60"/>
                    <w:rPr>
                      <w:del w:id="3787" w:author="Lorenzo Fabbri" w:date="2024-09-24T14:48:00Z" w16du:dateUtc="2024-09-24T12:48:00Z"/>
                    </w:rPr>
                  </w:pPr>
                  <w:del w:id="3788" w:author="Lorenzo Fabbri" w:date="2024-09-24T14:48:00Z" w16du:dateUtc="2024-09-24T12:48:00Z">
                    <w:r w:rsidRPr="005A6AA3" w:rsidDel="00AE71EA">
                      <w:rPr>
                        <w:rFonts w:ascii="Calibri" w:hAnsi="Calibri"/>
                        <w:sz w:val="20"/>
                      </w:rPr>
                      <w:delText>prenatal</w:delText>
                    </w:r>
                  </w:del>
                </w:p>
              </w:tc>
              <w:tc>
                <w:tcPr>
                  <w:tcW w:w="0" w:type="dxa"/>
                  <w:tcPrChange w:id="37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602724" w14:textId="7A8FE086" w:rsidR="00066508" w:rsidRPr="005A6AA3" w:rsidDel="00AE71EA" w:rsidRDefault="00000000">
                  <w:pPr>
                    <w:keepNext/>
                    <w:widowControl w:val="0"/>
                    <w:spacing w:after="60"/>
                    <w:rPr>
                      <w:del w:id="3790" w:author="Lorenzo Fabbri" w:date="2024-09-24T14:48:00Z" w16du:dateUtc="2024-09-24T12:48:00Z"/>
                    </w:rPr>
                  </w:pPr>
                  <w:del w:id="3791" w:author="Lorenzo Fabbri" w:date="2024-09-24T14:48:00Z" w16du:dateUtc="2024-09-24T12:48:00Z">
                    <w:r w:rsidRPr="005A6AA3" w:rsidDel="00AE71EA">
                      <w:rPr>
                        <w:rFonts w:ascii="Calibri" w:hAnsi="Calibri"/>
                        <w:sz w:val="20"/>
                      </w:rPr>
                      <w:delText>No</w:delText>
                    </w:r>
                  </w:del>
                </w:p>
              </w:tc>
              <w:tc>
                <w:tcPr>
                  <w:tcW w:w="0" w:type="dxa"/>
                  <w:tcPrChange w:id="37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CA7527" w14:textId="7248566F" w:rsidR="00066508" w:rsidRPr="005A6AA3" w:rsidDel="00AE71EA" w:rsidRDefault="00000000">
                  <w:pPr>
                    <w:keepNext/>
                    <w:widowControl w:val="0"/>
                    <w:spacing w:after="60"/>
                    <w:rPr>
                      <w:del w:id="3793" w:author="Lorenzo Fabbri" w:date="2024-09-24T14:48:00Z" w16du:dateUtc="2024-09-24T12:48:00Z"/>
                    </w:rPr>
                  </w:pPr>
                  <w:del w:id="3794" w:author="Lorenzo Fabbri" w:date="2024-09-24T14:48:00Z" w16du:dateUtc="2024-09-24T12:48:00Z">
                    <w:r w:rsidRPr="005A6AA3" w:rsidDel="00AE71EA">
                      <w:rPr>
                        <w:rFonts w:ascii="Calibri" w:hAnsi="Calibri"/>
                        <w:sz w:val="20"/>
                      </w:rPr>
                      <w:delText>No</w:delText>
                    </w:r>
                  </w:del>
                </w:p>
              </w:tc>
              <w:tc>
                <w:tcPr>
                  <w:tcW w:w="0" w:type="dxa"/>
                  <w:tcPrChange w:id="37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FD5AA5" w14:textId="235219CC" w:rsidR="00066508" w:rsidRPr="005A6AA3" w:rsidDel="00AE71EA" w:rsidRDefault="00000000">
                  <w:pPr>
                    <w:keepNext/>
                    <w:widowControl w:val="0"/>
                    <w:spacing w:after="60"/>
                    <w:rPr>
                      <w:del w:id="3796" w:author="Lorenzo Fabbri" w:date="2024-09-24T14:48:00Z" w16du:dateUtc="2024-09-24T12:48:00Z"/>
                    </w:rPr>
                  </w:pPr>
                  <w:del w:id="3797" w:author="Lorenzo Fabbri" w:date="2024-09-24T14:48:00Z" w16du:dateUtc="2024-09-24T12:48:00Z">
                    <w:r w:rsidRPr="005A6AA3" w:rsidDel="00AE71EA">
                      <w:rPr>
                        <w:rFonts w:ascii="Calibri" w:hAnsi="Calibri"/>
                        <w:sz w:val="20"/>
                      </w:rPr>
                      <w:delText>No</w:delText>
                    </w:r>
                  </w:del>
                </w:p>
              </w:tc>
            </w:tr>
            <w:tr w:rsidR="00066508" w:rsidRPr="005A6AA3" w:rsidDel="00AE71EA" w14:paraId="444718FE" w14:textId="5CFF6805" w:rsidTr="006C3DDD">
              <w:trPr>
                <w:del w:id="3798" w:author="Lorenzo Fabbri" w:date="2024-09-24T14:48:00Z"/>
                <w:trPrChange w:id="3799" w:author="Lorenzo Fabbri" w:date="2024-09-19T20:37:00Z" w16du:dateUtc="2024-09-19T18:37:00Z">
                  <w:trPr>
                    <w:gridBefore w:val="1"/>
                    <w:cantSplit/>
                    <w:jc w:val="center"/>
                  </w:trPr>
                </w:trPrChange>
              </w:trPr>
              <w:tc>
                <w:tcPr>
                  <w:tcW w:w="0" w:type="dxa"/>
                  <w:tcPrChange w:id="38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48E39A" w14:textId="4D1179B4" w:rsidR="00066508" w:rsidRPr="005A6AA3" w:rsidDel="00AE71EA" w:rsidRDefault="00000000">
                  <w:pPr>
                    <w:keepNext/>
                    <w:widowControl w:val="0"/>
                    <w:spacing w:after="60"/>
                    <w:rPr>
                      <w:del w:id="3801" w:author="Lorenzo Fabbri" w:date="2024-09-24T14:48:00Z" w16du:dateUtc="2024-09-24T12:48:00Z"/>
                    </w:rPr>
                  </w:pPr>
                  <w:del w:id="3802" w:author="Lorenzo Fabbri" w:date="2024-09-24T14:48:00Z" w16du:dateUtc="2024-09-24T12:48:00Z">
                    <w:r w:rsidRPr="005A6AA3" w:rsidDel="00AE71EA">
                      <w:rPr>
                        <w:rFonts w:ascii="Calibri" w:hAnsi="Calibri"/>
                        <w:sz w:val="20"/>
                      </w:rPr>
                      <w:delText>e3_marital</w:delText>
                    </w:r>
                  </w:del>
                </w:p>
              </w:tc>
              <w:tc>
                <w:tcPr>
                  <w:tcW w:w="0" w:type="dxa"/>
                  <w:tcPrChange w:id="38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5085E6" w14:textId="1492B296" w:rsidR="00066508" w:rsidRPr="005A6AA3" w:rsidDel="00AE71EA" w:rsidRDefault="00000000">
                  <w:pPr>
                    <w:keepNext/>
                    <w:widowControl w:val="0"/>
                    <w:spacing w:after="60"/>
                    <w:rPr>
                      <w:del w:id="3804" w:author="Lorenzo Fabbri" w:date="2024-09-24T14:48:00Z" w16du:dateUtc="2024-09-24T12:48:00Z"/>
                    </w:rPr>
                  </w:pPr>
                  <w:del w:id="3805" w:author="Lorenzo Fabbri" w:date="2024-09-24T14:48:00Z" w16du:dateUtc="2024-09-24T12:48:00Z">
                    <w:r w:rsidRPr="005A6AA3" w:rsidDel="00AE71EA">
                      <w:rPr>
                        <w:rFonts w:ascii="Calibri" w:hAnsi="Calibri"/>
                        <w:sz w:val="20"/>
                      </w:rPr>
                      <w:delText>categorical</w:delText>
                    </w:r>
                  </w:del>
                </w:p>
              </w:tc>
              <w:tc>
                <w:tcPr>
                  <w:tcW w:w="0" w:type="dxa"/>
                  <w:tcPrChange w:id="38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2DCB88" w14:textId="75E82C9A" w:rsidR="00066508" w:rsidRPr="005A6AA3" w:rsidDel="00AE71EA" w:rsidRDefault="00000000">
                  <w:pPr>
                    <w:keepNext/>
                    <w:widowControl w:val="0"/>
                    <w:spacing w:after="60"/>
                    <w:rPr>
                      <w:del w:id="3807" w:author="Lorenzo Fabbri" w:date="2024-09-24T14:48:00Z" w16du:dateUtc="2024-09-24T12:48:00Z"/>
                    </w:rPr>
                  </w:pPr>
                  <w:del w:id="3808" w:author="Lorenzo Fabbri" w:date="2024-09-24T14:48:00Z" w16du:dateUtc="2024-09-24T12:48:00Z">
                    <w:r w:rsidRPr="005A6AA3" w:rsidDel="00AE71EA">
                      <w:rPr>
                        <w:rFonts w:ascii="Calibri" w:hAnsi="Calibri"/>
                        <w:sz w:val="20"/>
                      </w:rPr>
                      <w:delText>Marital status</w:delText>
                    </w:r>
                  </w:del>
                </w:p>
              </w:tc>
              <w:tc>
                <w:tcPr>
                  <w:tcW w:w="0" w:type="dxa"/>
                  <w:tcPrChange w:id="38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E5E75C" w14:textId="21BE559F" w:rsidR="00066508" w:rsidRPr="005A6AA3" w:rsidDel="00AE71EA" w:rsidRDefault="00000000">
                  <w:pPr>
                    <w:keepNext/>
                    <w:widowControl w:val="0"/>
                    <w:spacing w:after="60"/>
                    <w:rPr>
                      <w:del w:id="3810" w:author="Lorenzo Fabbri" w:date="2024-09-24T14:48:00Z" w16du:dateUtc="2024-09-24T12:48:00Z"/>
                    </w:rPr>
                  </w:pPr>
                  <w:del w:id="3811" w:author="Lorenzo Fabbri" w:date="2024-09-24T14:48:00Z" w16du:dateUtc="2024-09-24T12:48:00Z">
                    <w:r w:rsidRPr="005A6AA3" w:rsidDel="00AE71EA">
                      <w:rPr>
                        <w:rFonts w:ascii="Calibri" w:hAnsi="Calibri"/>
                        <w:sz w:val="20"/>
                      </w:rPr>
                      <w:delText>0,1,2</w:delText>
                    </w:r>
                  </w:del>
                </w:p>
              </w:tc>
              <w:tc>
                <w:tcPr>
                  <w:tcW w:w="0" w:type="dxa"/>
                  <w:tcPrChange w:id="38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9B527" w14:textId="56B2A2FD" w:rsidR="00066508" w:rsidRPr="005A6AA3" w:rsidDel="00AE71EA" w:rsidRDefault="00000000">
                  <w:pPr>
                    <w:keepNext/>
                    <w:widowControl w:val="0"/>
                    <w:spacing w:after="60"/>
                    <w:rPr>
                      <w:del w:id="3813" w:author="Lorenzo Fabbri" w:date="2024-09-24T14:48:00Z" w16du:dateUtc="2024-09-24T12:48:00Z"/>
                    </w:rPr>
                  </w:pPr>
                  <w:del w:id="3814" w:author="Lorenzo Fabbri" w:date="2024-09-24T14:48:00Z" w16du:dateUtc="2024-09-24T12:48:00Z">
                    <w:r w:rsidRPr="005A6AA3" w:rsidDel="00AE71EA">
                      <w:rPr>
                        <w:rFonts w:ascii="Calibri" w:hAnsi="Calibri"/>
                        <w:sz w:val="20"/>
                      </w:rPr>
                      <w:delText>Living with the father, Living alone, Other situation</w:delText>
                    </w:r>
                  </w:del>
                </w:p>
              </w:tc>
              <w:tc>
                <w:tcPr>
                  <w:tcW w:w="0" w:type="dxa"/>
                  <w:tcPrChange w:id="381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3D74EE5" w14:textId="1E23A206" w:rsidR="00066508" w:rsidRPr="005A6AA3" w:rsidDel="00AE71EA" w:rsidRDefault="00066508">
                  <w:pPr>
                    <w:keepNext/>
                    <w:widowControl w:val="0"/>
                    <w:spacing w:after="60"/>
                    <w:rPr>
                      <w:del w:id="3816" w:author="Lorenzo Fabbri" w:date="2024-09-24T14:48:00Z" w16du:dateUtc="2024-09-24T12:48:00Z"/>
                    </w:rPr>
                  </w:pPr>
                </w:p>
              </w:tc>
              <w:tc>
                <w:tcPr>
                  <w:tcW w:w="0" w:type="dxa"/>
                  <w:tcPrChange w:id="38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5FA63BC" w14:textId="580B790D" w:rsidR="00066508" w:rsidRPr="005A6AA3" w:rsidDel="00AE71EA" w:rsidRDefault="00066508">
                  <w:pPr>
                    <w:keepNext/>
                    <w:widowControl w:val="0"/>
                    <w:spacing w:after="60"/>
                    <w:rPr>
                      <w:del w:id="3818" w:author="Lorenzo Fabbri" w:date="2024-09-24T14:48:00Z" w16du:dateUtc="2024-09-24T12:48:00Z"/>
                    </w:rPr>
                  </w:pPr>
                </w:p>
              </w:tc>
              <w:tc>
                <w:tcPr>
                  <w:tcW w:w="0" w:type="dxa"/>
                  <w:tcPrChange w:id="38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D0F425" w14:textId="015B2BE9" w:rsidR="00066508" w:rsidRPr="005A6AA3" w:rsidDel="00AE71EA" w:rsidRDefault="00000000">
                  <w:pPr>
                    <w:keepNext/>
                    <w:widowControl w:val="0"/>
                    <w:spacing w:after="60"/>
                    <w:rPr>
                      <w:del w:id="3820" w:author="Lorenzo Fabbri" w:date="2024-09-24T14:48:00Z" w16du:dateUtc="2024-09-24T12:48:00Z"/>
                    </w:rPr>
                  </w:pPr>
                  <w:del w:id="3821" w:author="Lorenzo Fabbri" w:date="2024-09-24T14:48:00Z" w16du:dateUtc="2024-09-24T12:48:00Z">
                    <w:r w:rsidRPr="005A6AA3" w:rsidDel="00AE71EA">
                      <w:rPr>
                        <w:rFonts w:ascii="Calibri" w:hAnsi="Calibri"/>
                        <w:sz w:val="20"/>
                      </w:rPr>
                      <w:delText>prenatal</w:delText>
                    </w:r>
                  </w:del>
                </w:p>
              </w:tc>
              <w:tc>
                <w:tcPr>
                  <w:tcW w:w="0" w:type="dxa"/>
                  <w:tcPrChange w:id="38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08E8" w14:textId="0372E56D" w:rsidR="00066508" w:rsidRPr="005A6AA3" w:rsidDel="00AE71EA" w:rsidRDefault="00000000">
                  <w:pPr>
                    <w:keepNext/>
                    <w:widowControl w:val="0"/>
                    <w:spacing w:after="60"/>
                    <w:rPr>
                      <w:del w:id="3823" w:author="Lorenzo Fabbri" w:date="2024-09-24T14:48:00Z" w16du:dateUtc="2024-09-24T12:48:00Z"/>
                    </w:rPr>
                  </w:pPr>
                  <w:del w:id="3824" w:author="Lorenzo Fabbri" w:date="2024-09-24T14:48:00Z" w16du:dateUtc="2024-09-24T12:48:00Z">
                    <w:r w:rsidRPr="005A6AA3" w:rsidDel="00AE71EA">
                      <w:rPr>
                        <w:rFonts w:ascii="Calibri" w:hAnsi="Calibri"/>
                        <w:sz w:val="20"/>
                      </w:rPr>
                      <w:delText>Yes</w:delText>
                    </w:r>
                  </w:del>
                </w:p>
              </w:tc>
              <w:tc>
                <w:tcPr>
                  <w:tcW w:w="0" w:type="dxa"/>
                  <w:tcPrChange w:id="38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E9817A" w14:textId="28C11AEC" w:rsidR="00066508" w:rsidRPr="005A6AA3" w:rsidDel="00AE71EA" w:rsidRDefault="00000000">
                  <w:pPr>
                    <w:keepNext/>
                    <w:widowControl w:val="0"/>
                    <w:spacing w:after="60"/>
                    <w:rPr>
                      <w:del w:id="3826" w:author="Lorenzo Fabbri" w:date="2024-09-24T14:48:00Z" w16du:dateUtc="2024-09-24T12:48:00Z"/>
                    </w:rPr>
                  </w:pPr>
                  <w:del w:id="3827" w:author="Lorenzo Fabbri" w:date="2024-09-24T14:48:00Z" w16du:dateUtc="2024-09-24T12:48:00Z">
                    <w:r w:rsidRPr="005A6AA3" w:rsidDel="00AE71EA">
                      <w:rPr>
                        <w:rFonts w:ascii="Calibri" w:hAnsi="Calibri"/>
                        <w:sz w:val="20"/>
                      </w:rPr>
                      <w:delText>No</w:delText>
                    </w:r>
                  </w:del>
                </w:p>
              </w:tc>
              <w:tc>
                <w:tcPr>
                  <w:tcW w:w="0" w:type="dxa"/>
                  <w:tcPrChange w:id="38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18ECF3" w14:textId="18A06996" w:rsidR="00066508" w:rsidRPr="005A6AA3" w:rsidDel="00AE71EA" w:rsidRDefault="00000000">
                  <w:pPr>
                    <w:keepNext/>
                    <w:widowControl w:val="0"/>
                    <w:spacing w:after="60"/>
                    <w:rPr>
                      <w:del w:id="3829" w:author="Lorenzo Fabbri" w:date="2024-09-24T14:48:00Z" w16du:dateUtc="2024-09-24T12:48:00Z"/>
                    </w:rPr>
                  </w:pPr>
                  <w:del w:id="3830" w:author="Lorenzo Fabbri" w:date="2024-09-24T14:48:00Z" w16du:dateUtc="2024-09-24T12:48:00Z">
                    <w:r w:rsidRPr="005A6AA3" w:rsidDel="00AE71EA">
                      <w:rPr>
                        <w:rFonts w:ascii="Calibri" w:hAnsi="Calibri"/>
                        <w:sz w:val="20"/>
                      </w:rPr>
                      <w:delText>Yes</w:delText>
                    </w:r>
                  </w:del>
                </w:p>
              </w:tc>
            </w:tr>
            <w:tr w:rsidR="00066508" w:rsidRPr="005A6AA3" w:rsidDel="00AE71EA" w14:paraId="5DDA12ED" w14:textId="3015479C" w:rsidTr="006C3DDD">
              <w:trPr>
                <w:del w:id="3831" w:author="Lorenzo Fabbri" w:date="2024-09-24T14:48:00Z"/>
                <w:trPrChange w:id="3832" w:author="Lorenzo Fabbri" w:date="2024-09-19T20:37:00Z" w16du:dateUtc="2024-09-19T18:37:00Z">
                  <w:trPr>
                    <w:gridBefore w:val="1"/>
                    <w:cantSplit/>
                    <w:jc w:val="center"/>
                  </w:trPr>
                </w:trPrChange>
              </w:trPr>
              <w:tc>
                <w:tcPr>
                  <w:tcW w:w="0" w:type="dxa"/>
                  <w:tcPrChange w:id="38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96A5A2" w14:textId="24E004DF" w:rsidR="00066508" w:rsidRPr="005A6AA3" w:rsidDel="00AE71EA" w:rsidRDefault="00000000">
                  <w:pPr>
                    <w:keepNext/>
                    <w:widowControl w:val="0"/>
                    <w:spacing w:after="60"/>
                    <w:rPr>
                      <w:del w:id="3834" w:author="Lorenzo Fabbri" w:date="2024-09-24T14:48:00Z" w16du:dateUtc="2024-09-24T12:48:00Z"/>
                    </w:rPr>
                  </w:pPr>
                  <w:del w:id="3835" w:author="Lorenzo Fabbri" w:date="2024-09-24T14:48:00Z" w16du:dateUtc="2024-09-24T12:48:00Z">
                    <w:r w:rsidRPr="005A6AA3" w:rsidDel="00AE71EA">
                      <w:rPr>
                        <w:rFonts w:ascii="Calibri" w:hAnsi="Calibri"/>
                        <w:sz w:val="20"/>
                      </w:rPr>
                      <w:delText>e3_ses</w:delText>
                    </w:r>
                  </w:del>
                </w:p>
              </w:tc>
              <w:tc>
                <w:tcPr>
                  <w:tcW w:w="0" w:type="dxa"/>
                  <w:tcPrChange w:id="38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5D1E22" w14:textId="28B539DB" w:rsidR="00066508" w:rsidRPr="005A6AA3" w:rsidDel="00AE71EA" w:rsidRDefault="00000000">
                  <w:pPr>
                    <w:keepNext/>
                    <w:widowControl w:val="0"/>
                    <w:spacing w:after="60"/>
                    <w:rPr>
                      <w:del w:id="3837" w:author="Lorenzo Fabbri" w:date="2024-09-24T14:48:00Z" w16du:dateUtc="2024-09-24T12:48:00Z"/>
                    </w:rPr>
                  </w:pPr>
                  <w:del w:id="3838" w:author="Lorenzo Fabbri" w:date="2024-09-24T14:48:00Z" w16du:dateUtc="2024-09-24T12:48:00Z">
                    <w:r w:rsidRPr="005A6AA3" w:rsidDel="00AE71EA">
                      <w:rPr>
                        <w:rFonts w:ascii="Calibri" w:hAnsi="Calibri"/>
                        <w:sz w:val="20"/>
                      </w:rPr>
                      <w:delText>categorical</w:delText>
                    </w:r>
                  </w:del>
                </w:p>
              </w:tc>
              <w:tc>
                <w:tcPr>
                  <w:tcW w:w="0" w:type="dxa"/>
                  <w:tcPrChange w:id="38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59AF94" w14:textId="08CA8DDF" w:rsidR="00066508" w:rsidRPr="005A6AA3" w:rsidDel="00AE71EA" w:rsidRDefault="00000000">
                  <w:pPr>
                    <w:keepNext/>
                    <w:widowControl w:val="0"/>
                    <w:spacing w:after="60"/>
                    <w:rPr>
                      <w:del w:id="3840" w:author="Lorenzo Fabbri" w:date="2024-09-24T14:48:00Z" w16du:dateUtc="2024-09-24T12:48:00Z"/>
                    </w:rPr>
                  </w:pPr>
                  <w:del w:id="3841" w:author="Lorenzo Fabbri" w:date="2024-09-24T14:48:00Z" w16du:dateUtc="2024-09-24T12:48:00Z">
                    <w:r w:rsidRPr="005A6AA3" w:rsidDel="00AE71EA">
                      <w:rPr>
                        <w:rFonts w:ascii="Calibri" w:hAnsi="Calibri"/>
                        <w:sz w:val="20"/>
                      </w:rPr>
                      <w:delText>Socioeconomic status of the parents</w:delText>
                    </w:r>
                  </w:del>
                </w:p>
              </w:tc>
              <w:tc>
                <w:tcPr>
                  <w:tcW w:w="0" w:type="dxa"/>
                  <w:tcPrChange w:id="38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B1A791" w14:textId="76CF6F94" w:rsidR="00066508" w:rsidRPr="005A6AA3" w:rsidDel="00AE71EA" w:rsidRDefault="00000000">
                  <w:pPr>
                    <w:keepNext/>
                    <w:widowControl w:val="0"/>
                    <w:spacing w:after="60"/>
                    <w:rPr>
                      <w:del w:id="3843" w:author="Lorenzo Fabbri" w:date="2024-09-24T14:48:00Z" w16du:dateUtc="2024-09-24T12:48:00Z"/>
                    </w:rPr>
                  </w:pPr>
                  <w:del w:id="3844" w:author="Lorenzo Fabbri" w:date="2024-09-24T14:48:00Z" w16du:dateUtc="2024-09-24T12:48:00Z">
                    <w:r w:rsidRPr="005A6AA3" w:rsidDel="00AE71EA">
                      <w:rPr>
                        <w:rFonts w:ascii="Calibri" w:hAnsi="Calibri"/>
                        <w:sz w:val="20"/>
                      </w:rPr>
                      <w:delText>1,2,3</w:delText>
                    </w:r>
                  </w:del>
                </w:p>
              </w:tc>
              <w:tc>
                <w:tcPr>
                  <w:tcW w:w="0" w:type="dxa"/>
                  <w:tcPrChange w:id="38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76479C" w14:textId="6FBA6D5A" w:rsidR="00066508" w:rsidRPr="005A6AA3" w:rsidDel="00AE71EA" w:rsidRDefault="00000000">
                  <w:pPr>
                    <w:keepNext/>
                    <w:widowControl w:val="0"/>
                    <w:spacing w:after="60"/>
                    <w:rPr>
                      <w:del w:id="3846" w:author="Lorenzo Fabbri" w:date="2024-09-24T14:48:00Z" w16du:dateUtc="2024-09-24T12:48:00Z"/>
                    </w:rPr>
                  </w:pPr>
                  <w:del w:id="3847" w:author="Lorenzo Fabbri" w:date="2024-09-24T14:48:00Z" w16du:dateUtc="2024-09-24T12:48:00Z">
                    <w:r w:rsidRPr="005A6AA3" w:rsidDel="00AE71EA">
                      <w:rPr>
                        <w:rFonts w:ascii="Calibri" w:hAnsi="Calibri"/>
                        <w:sz w:val="20"/>
                      </w:rPr>
                      <w:delText>Low income, Medium income, High income</w:delText>
                    </w:r>
                  </w:del>
                </w:p>
              </w:tc>
              <w:tc>
                <w:tcPr>
                  <w:tcW w:w="0" w:type="dxa"/>
                  <w:tcPrChange w:id="384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0A5EEA9" w14:textId="5E021B37" w:rsidR="00066508" w:rsidRPr="005A6AA3" w:rsidDel="00AE71EA" w:rsidRDefault="00066508">
                  <w:pPr>
                    <w:keepNext/>
                    <w:widowControl w:val="0"/>
                    <w:spacing w:after="60"/>
                    <w:rPr>
                      <w:del w:id="3849" w:author="Lorenzo Fabbri" w:date="2024-09-24T14:48:00Z" w16du:dateUtc="2024-09-24T12:48:00Z"/>
                    </w:rPr>
                  </w:pPr>
                </w:p>
              </w:tc>
              <w:tc>
                <w:tcPr>
                  <w:tcW w:w="0" w:type="dxa"/>
                  <w:tcPrChange w:id="38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C18BB5" w14:textId="11DB010C" w:rsidR="00066508" w:rsidRPr="005A6AA3" w:rsidDel="00AE71EA" w:rsidRDefault="00066508">
                  <w:pPr>
                    <w:keepNext/>
                    <w:widowControl w:val="0"/>
                    <w:spacing w:after="60"/>
                    <w:rPr>
                      <w:del w:id="3851" w:author="Lorenzo Fabbri" w:date="2024-09-24T14:48:00Z" w16du:dateUtc="2024-09-24T12:48:00Z"/>
                    </w:rPr>
                  </w:pPr>
                </w:p>
              </w:tc>
              <w:tc>
                <w:tcPr>
                  <w:tcW w:w="0" w:type="dxa"/>
                  <w:tcPrChange w:id="38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196F13" w14:textId="0C0F977E" w:rsidR="00066508" w:rsidRPr="005A6AA3" w:rsidDel="00AE71EA" w:rsidRDefault="00000000">
                  <w:pPr>
                    <w:keepNext/>
                    <w:widowControl w:val="0"/>
                    <w:spacing w:after="60"/>
                    <w:rPr>
                      <w:del w:id="3853" w:author="Lorenzo Fabbri" w:date="2024-09-24T14:48:00Z" w16du:dateUtc="2024-09-24T12:48:00Z"/>
                    </w:rPr>
                  </w:pPr>
                  <w:del w:id="3854" w:author="Lorenzo Fabbri" w:date="2024-09-24T14:48:00Z" w16du:dateUtc="2024-09-24T12:48:00Z">
                    <w:r w:rsidRPr="005A6AA3" w:rsidDel="00AE71EA">
                      <w:rPr>
                        <w:rFonts w:ascii="Calibri" w:hAnsi="Calibri"/>
                        <w:sz w:val="20"/>
                      </w:rPr>
                      <w:delText>prenatal</w:delText>
                    </w:r>
                  </w:del>
                </w:p>
              </w:tc>
              <w:tc>
                <w:tcPr>
                  <w:tcW w:w="0" w:type="dxa"/>
                  <w:tcPrChange w:id="38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C72150" w14:textId="4A0FB14B" w:rsidR="00066508" w:rsidRPr="005A6AA3" w:rsidDel="00AE71EA" w:rsidRDefault="00000000">
                  <w:pPr>
                    <w:keepNext/>
                    <w:widowControl w:val="0"/>
                    <w:spacing w:after="60"/>
                    <w:rPr>
                      <w:del w:id="3856" w:author="Lorenzo Fabbri" w:date="2024-09-24T14:48:00Z" w16du:dateUtc="2024-09-24T12:48:00Z"/>
                    </w:rPr>
                  </w:pPr>
                  <w:del w:id="3857" w:author="Lorenzo Fabbri" w:date="2024-09-24T14:48:00Z" w16du:dateUtc="2024-09-24T12:48:00Z">
                    <w:r w:rsidRPr="005A6AA3" w:rsidDel="00AE71EA">
                      <w:rPr>
                        <w:rFonts w:ascii="Calibri" w:hAnsi="Calibri"/>
                        <w:sz w:val="20"/>
                      </w:rPr>
                      <w:delText>No</w:delText>
                    </w:r>
                  </w:del>
                </w:p>
              </w:tc>
              <w:tc>
                <w:tcPr>
                  <w:tcW w:w="0" w:type="dxa"/>
                  <w:tcPrChange w:id="38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55EC1A" w14:textId="4F36E8D0" w:rsidR="00066508" w:rsidRPr="005A6AA3" w:rsidDel="00AE71EA" w:rsidRDefault="00000000">
                  <w:pPr>
                    <w:keepNext/>
                    <w:widowControl w:val="0"/>
                    <w:spacing w:after="60"/>
                    <w:rPr>
                      <w:del w:id="3859" w:author="Lorenzo Fabbri" w:date="2024-09-24T14:48:00Z" w16du:dateUtc="2024-09-24T12:48:00Z"/>
                    </w:rPr>
                  </w:pPr>
                  <w:del w:id="3860" w:author="Lorenzo Fabbri" w:date="2024-09-24T14:48:00Z" w16du:dateUtc="2024-09-24T12:48:00Z">
                    <w:r w:rsidRPr="005A6AA3" w:rsidDel="00AE71EA">
                      <w:rPr>
                        <w:rFonts w:ascii="Calibri" w:hAnsi="Calibri"/>
                        <w:sz w:val="20"/>
                      </w:rPr>
                      <w:delText>No</w:delText>
                    </w:r>
                  </w:del>
                </w:p>
              </w:tc>
              <w:tc>
                <w:tcPr>
                  <w:tcW w:w="0" w:type="dxa"/>
                  <w:tcPrChange w:id="38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4F8CD1" w14:textId="577B4BBC" w:rsidR="00066508" w:rsidRPr="005A6AA3" w:rsidDel="00AE71EA" w:rsidRDefault="00000000">
                  <w:pPr>
                    <w:keepNext/>
                    <w:widowControl w:val="0"/>
                    <w:spacing w:after="60"/>
                    <w:rPr>
                      <w:del w:id="3862" w:author="Lorenzo Fabbri" w:date="2024-09-24T14:48:00Z" w16du:dateUtc="2024-09-24T12:48:00Z"/>
                    </w:rPr>
                  </w:pPr>
                  <w:del w:id="3863" w:author="Lorenzo Fabbri" w:date="2024-09-24T14:48:00Z" w16du:dateUtc="2024-09-24T12:48:00Z">
                    <w:r w:rsidRPr="005A6AA3" w:rsidDel="00AE71EA">
                      <w:rPr>
                        <w:rFonts w:ascii="Calibri" w:hAnsi="Calibri"/>
                        <w:sz w:val="20"/>
                      </w:rPr>
                      <w:delText>No</w:delText>
                    </w:r>
                  </w:del>
                </w:p>
              </w:tc>
            </w:tr>
            <w:tr w:rsidR="00066508" w:rsidRPr="005A6AA3" w:rsidDel="00AE71EA" w14:paraId="4BF7FB79" w14:textId="714A43F9" w:rsidTr="006C3DDD">
              <w:trPr>
                <w:del w:id="3864" w:author="Lorenzo Fabbri" w:date="2024-09-24T14:48:00Z"/>
                <w:trPrChange w:id="3865" w:author="Lorenzo Fabbri" w:date="2024-09-19T20:37:00Z" w16du:dateUtc="2024-09-19T18:37:00Z">
                  <w:trPr>
                    <w:gridBefore w:val="1"/>
                    <w:cantSplit/>
                    <w:jc w:val="center"/>
                  </w:trPr>
                </w:trPrChange>
              </w:trPr>
              <w:tc>
                <w:tcPr>
                  <w:tcW w:w="0" w:type="dxa"/>
                  <w:gridSpan w:val="11"/>
                  <w:tcPrChange w:id="3866"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215089C" w14:textId="45C352BF" w:rsidR="00066508" w:rsidRPr="005A6AA3" w:rsidDel="00AE71EA" w:rsidRDefault="00000000">
                  <w:pPr>
                    <w:keepNext/>
                    <w:widowControl w:val="0"/>
                    <w:spacing w:after="60"/>
                    <w:rPr>
                      <w:del w:id="3867" w:author="Lorenzo Fabbri" w:date="2024-09-24T14:48:00Z" w16du:dateUtc="2024-09-24T12:48:00Z"/>
                    </w:rPr>
                  </w:pPr>
                  <w:del w:id="3868" w:author="Lorenzo Fabbri" w:date="2024-09-24T14:48:00Z" w16du:dateUtc="2024-09-24T12:48:00Z">
                    <w:r w:rsidRPr="005A6AA3" w:rsidDel="00AE71EA">
                      <w:rPr>
                        <w:rFonts w:ascii="Calibri" w:hAnsi="Calibri"/>
                        <w:b/>
                        <w:sz w:val="20"/>
                      </w:rPr>
                      <w:delText>maternalSmoking_preg</w:delText>
                    </w:r>
                  </w:del>
                </w:p>
              </w:tc>
            </w:tr>
            <w:tr w:rsidR="00066508" w:rsidRPr="005A6AA3" w:rsidDel="00AE71EA" w14:paraId="3A8EAD95" w14:textId="0EEFE210" w:rsidTr="006C3DDD">
              <w:trPr>
                <w:del w:id="3869" w:author="Lorenzo Fabbri" w:date="2024-09-24T14:48:00Z"/>
                <w:trPrChange w:id="3870" w:author="Lorenzo Fabbri" w:date="2024-09-19T20:37:00Z" w16du:dateUtc="2024-09-19T18:37:00Z">
                  <w:trPr>
                    <w:gridBefore w:val="1"/>
                    <w:cantSplit/>
                    <w:jc w:val="center"/>
                  </w:trPr>
                </w:trPrChange>
              </w:trPr>
              <w:tc>
                <w:tcPr>
                  <w:tcW w:w="0" w:type="dxa"/>
                  <w:tcPrChange w:id="38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7730A5" w14:textId="35CB4A52" w:rsidR="00066508" w:rsidRPr="005A6AA3" w:rsidDel="00AE71EA" w:rsidRDefault="00000000">
                  <w:pPr>
                    <w:keepNext/>
                    <w:widowControl w:val="0"/>
                    <w:spacing w:after="60"/>
                    <w:rPr>
                      <w:del w:id="3872" w:author="Lorenzo Fabbri" w:date="2024-09-24T14:48:00Z" w16du:dateUtc="2024-09-24T12:48:00Z"/>
                    </w:rPr>
                  </w:pPr>
                  <w:del w:id="3873" w:author="Lorenzo Fabbri" w:date="2024-09-24T14:48:00Z" w16du:dateUtc="2024-09-24T12:48:00Z">
                    <w:r w:rsidRPr="005A6AA3" w:rsidDel="00AE71EA">
                      <w:rPr>
                        <w:rFonts w:ascii="Calibri" w:hAnsi="Calibri"/>
                        <w:sz w:val="20"/>
                      </w:rPr>
                      <w:delText>e3_asmokyn_p</w:delText>
                    </w:r>
                  </w:del>
                </w:p>
              </w:tc>
              <w:tc>
                <w:tcPr>
                  <w:tcW w:w="0" w:type="dxa"/>
                  <w:tcPrChange w:id="38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91DBB2" w14:textId="3589F0BE" w:rsidR="00066508" w:rsidRPr="005A6AA3" w:rsidDel="00AE71EA" w:rsidRDefault="00000000">
                  <w:pPr>
                    <w:keepNext/>
                    <w:widowControl w:val="0"/>
                    <w:spacing w:after="60"/>
                    <w:rPr>
                      <w:del w:id="3875" w:author="Lorenzo Fabbri" w:date="2024-09-24T14:48:00Z" w16du:dateUtc="2024-09-24T12:48:00Z"/>
                    </w:rPr>
                  </w:pPr>
                  <w:del w:id="3876" w:author="Lorenzo Fabbri" w:date="2024-09-24T14:48:00Z" w16du:dateUtc="2024-09-24T12:48:00Z">
                    <w:r w:rsidRPr="005A6AA3" w:rsidDel="00AE71EA">
                      <w:rPr>
                        <w:rFonts w:ascii="Calibri" w:hAnsi="Calibri"/>
                        <w:sz w:val="20"/>
                      </w:rPr>
                      <w:delText>categorical</w:delText>
                    </w:r>
                  </w:del>
                </w:p>
              </w:tc>
              <w:tc>
                <w:tcPr>
                  <w:tcW w:w="0" w:type="dxa"/>
                  <w:tcPrChange w:id="38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A60685" w14:textId="06A43A75" w:rsidR="00066508" w:rsidRPr="005A6AA3" w:rsidDel="00AE71EA" w:rsidRDefault="00000000">
                  <w:pPr>
                    <w:keepNext/>
                    <w:widowControl w:val="0"/>
                    <w:spacing w:after="60"/>
                    <w:rPr>
                      <w:del w:id="3878" w:author="Lorenzo Fabbri" w:date="2024-09-24T14:48:00Z" w16du:dateUtc="2024-09-24T12:48:00Z"/>
                    </w:rPr>
                  </w:pPr>
                  <w:del w:id="3879" w:author="Lorenzo Fabbri" w:date="2024-09-24T14:48:00Z" w16du:dateUtc="2024-09-24T12:48:00Z">
                    <w:r w:rsidRPr="005A6AA3" w:rsidDel="00AE71EA">
                      <w:rPr>
                        <w:rFonts w:ascii="Calibri" w:hAnsi="Calibri"/>
                        <w:sz w:val="20"/>
                      </w:rPr>
                      <w:delText>Pregnancy maternal active smoking</w:delText>
                    </w:r>
                  </w:del>
                </w:p>
              </w:tc>
              <w:tc>
                <w:tcPr>
                  <w:tcW w:w="0" w:type="dxa"/>
                  <w:tcPrChange w:id="38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54E166" w14:textId="2F42F5E1" w:rsidR="00066508" w:rsidRPr="005A6AA3" w:rsidDel="00AE71EA" w:rsidRDefault="00000000">
                  <w:pPr>
                    <w:keepNext/>
                    <w:widowControl w:val="0"/>
                    <w:spacing w:after="60"/>
                    <w:rPr>
                      <w:del w:id="3881" w:author="Lorenzo Fabbri" w:date="2024-09-24T14:48:00Z" w16du:dateUtc="2024-09-24T12:48:00Z"/>
                    </w:rPr>
                  </w:pPr>
                  <w:del w:id="3882" w:author="Lorenzo Fabbri" w:date="2024-09-24T14:48:00Z" w16du:dateUtc="2024-09-24T12:48:00Z">
                    <w:r w:rsidRPr="005A6AA3" w:rsidDel="00AE71EA">
                      <w:rPr>
                        <w:rFonts w:ascii="Calibri" w:hAnsi="Calibri"/>
                        <w:sz w:val="20"/>
                      </w:rPr>
                      <w:delText>0,1</w:delText>
                    </w:r>
                  </w:del>
                </w:p>
              </w:tc>
              <w:tc>
                <w:tcPr>
                  <w:tcW w:w="0" w:type="dxa"/>
                  <w:tcPrChange w:id="38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57F207" w14:textId="3A5A65B0" w:rsidR="00066508" w:rsidRPr="005A6AA3" w:rsidDel="00AE71EA" w:rsidRDefault="00000000">
                  <w:pPr>
                    <w:keepNext/>
                    <w:widowControl w:val="0"/>
                    <w:spacing w:after="60"/>
                    <w:rPr>
                      <w:del w:id="3884" w:author="Lorenzo Fabbri" w:date="2024-09-24T14:48:00Z" w16du:dateUtc="2024-09-24T12:48:00Z"/>
                    </w:rPr>
                  </w:pPr>
                  <w:del w:id="3885" w:author="Lorenzo Fabbri" w:date="2024-09-24T14:48:00Z" w16du:dateUtc="2024-09-24T12:48:00Z">
                    <w:r w:rsidRPr="005A6AA3" w:rsidDel="00AE71EA">
                      <w:rPr>
                        <w:rFonts w:ascii="Calibri" w:hAnsi="Calibri"/>
                        <w:sz w:val="20"/>
                      </w:rPr>
                      <w:delText>No, Yes</w:delText>
                    </w:r>
                  </w:del>
                </w:p>
              </w:tc>
              <w:tc>
                <w:tcPr>
                  <w:tcW w:w="0" w:type="dxa"/>
                  <w:tcPrChange w:id="388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ECC692" w14:textId="38FBE5E8" w:rsidR="00066508" w:rsidRPr="005A6AA3" w:rsidDel="00AE71EA" w:rsidRDefault="00066508">
                  <w:pPr>
                    <w:keepNext/>
                    <w:widowControl w:val="0"/>
                    <w:spacing w:after="60"/>
                    <w:rPr>
                      <w:del w:id="3887" w:author="Lorenzo Fabbri" w:date="2024-09-24T14:48:00Z" w16du:dateUtc="2024-09-24T12:48:00Z"/>
                    </w:rPr>
                  </w:pPr>
                </w:p>
              </w:tc>
              <w:tc>
                <w:tcPr>
                  <w:tcW w:w="0" w:type="dxa"/>
                  <w:tcPrChange w:id="38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8A8238" w14:textId="32AFCE5F" w:rsidR="00066508" w:rsidRPr="005A6AA3" w:rsidDel="00AE71EA" w:rsidRDefault="00066508">
                  <w:pPr>
                    <w:keepNext/>
                    <w:widowControl w:val="0"/>
                    <w:spacing w:after="60"/>
                    <w:rPr>
                      <w:del w:id="3889" w:author="Lorenzo Fabbri" w:date="2024-09-24T14:48:00Z" w16du:dateUtc="2024-09-24T12:48:00Z"/>
                    </w:rPr>
                  </w:pPr>
                </w:p>
              </w:tc>
              <w:tc>
                <w:tcPr>
                  <w:tcW w:w="0" w:type="dxa"/>
                  <w:tcPrChange w:id="38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B25424" w14:textId="4228EC4F" w:rsidR="00066508" w:rsidRPr="005A6AA3" w:rsidDel="00AE71EA" w:rsidRDefault="00000000">
                  <w:pPr>
                    <w:keepNext/>
                    <w:widowControl w:val="0"/>
                    <w:spacing w:after="60"/>
                    <w:rPr>
                      <w:del w:id="3891" w:author="Lorenzo Fabbri" w:date="2024-09-24T14:48:00Z" w16du:dateUtc="2024-09-24T12:48:00Z"/>
                    </w:rPr>
                  </w:pPr>
                  <w:del w:id="3892" w:author="Lorenzo Fabbri" w:date="2024-09-24T14:48:00Z" w16du:dateUtc="2024-09-24T12:48:00Z">
                    <w:r w:rsidRPr="005A6AA3" w:rsidDel="00AE71EA">
                      <w:rPr>
                        <w:rFonts w:ascii="Calibri" w:hAnsi="Calibri"/>
                        <w:sz w:val="20"/>
                      </w:rPr>
                      <w:delText>prenatal</w:delText>
                    </w:r>
                  </w:del>
                </w:p>
              </w:tc>
              <w:tc>
                <w:tcPr>
                  <w:tcW w:w="0" w:type="dxa"/>
                  <w:tcPrChange w:id="38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2D2F4" w14:textId="57497651" w:rsidR="00066508" w:rsidRPr="005A6AA3" w:rsidDel="00AE71EA" w:rsidRDefault="00000000">
                  <w:pPr>
                    <w:keepNext/>
                    <w:widowControl w:val="0"/>
                    <w:spacing w:after="60"/>
                    <w:rPr>
                      <w:del w:id="3894" w:author="Lorenzo Fabbri" w:date="2024-09-24T14:48:00Z" w16du:dateUtc="2024-09-24T12:48:00Z"/>
                    </w:rPr>
                  </w:pPr>
                  <w:del w:id="3895" w:author="Lorenzo Fabbri" w:date="2024-09-24T14:48:00Z" w16du:dateUtc="2024-09-24T12:48:00Z">
                    <w:r w:rsidRPr="005A6AA3" w:rsidDel="00AE71EA">
                      <w:rPr>
                        <w:rFonts w:ascii="Calibri" w:hAnsi="Calibri"/>
                        <w:sz w:val="20"/>
                      </w:rPr>
                      <w:delText>Yes</w:delText>
                    </w:r>
                  </w:del>
                </w:p>
              </w:tc>
              <w:tc>
                <w:tcPr>
                  <w:tcW w:w="0" w:type="dxa"/>
                  <w:tcPrChange w:id="38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73A75D" w14:textId="7792F0BA" w:rsidR="00066508" w:rsidRPr="005A6AA3" w:rsidDel="00AE71EA" w:rsidRDefault="00000000">
                  <w:pPr>
                    <w:keepNext/>
                    <w:widowControl w:val="0"/>
                    <w:spacing w:after="60"/>
                    <w:rPr>
                      <w:del w:id="3897" w:author="Lorenzo Fabbri" w:date="2024-09-24T14:48:00Z" w16du:dateUtc="2024-09-24T12:48:00Z"/>
                    </w:rPr>
                  </w:pPr>
                  <w:del w:id="3898" w:author="Lorenzo Fabbri" w:date="2024-09-24T14:48:00Z" w16du:dateUtc="2024-09-24T12:48:00Z">
                    <w:r w:rsidRPr="005A6AA3" w:rsidDel="00AE71EA">
                      <w:rPr>
                        <w:rFonts w:ascii="Calibri" w:hAnsi="Calibri"/>
                        <w:sz w:val="20"/>
                      </w:rPr>
                      <w:delText>No</w:delText>
                    </w:r>
                  </w:del>
                </w:p>
              </w:tc>
              <w:tc>
                <w:tcPr>
                  <w:tcW w:w="0" w:type="dxa"/>
                  <w:tcPrChange w:id="38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E89AFE" w14:textId="748434F0" w:rsidR="00066508" w:rsidRPr="005A6AA3" w:rsidDel="00AE71EA" w:rsidRDefault="00000000">
                  <w:pPr>
                    <w:keepNext/>
                    <w:widowControl w:val="0"/>
                    <w:spacing w:after="60"/>
                    <w:rPr>
                      <w:del w:id="3900" w:author="Lorenzo Fabbri" w:date="2024-09-24T14:48:00Z" w16du:dateUtc="2024-09-24T12:48:00Z"/>
                    </w:rPr>
                  </w:pPr>
                  <w:del w:id="3901" w:author="Lorenzo Fabbri" w:date="2024-09-24T14:48:00Z" w16du:dateUtc="2024-09-24T12:48:00Z">
                    <w:r w:rsidRPr="005A6AA3" w:rsidDel="00AE71EA">
                      <w:rPr>
                        <w:rFonts w:ascii="Calibri" w:hAnsi="Calibri"/>
                        <w:sz w:val="20"/>
                      </w:rPr>
                      <w:delText>Yes</w:delText>
                    </w:r>
                  </w:del>
                </w:p>
              </w:tc>
            </w:tr>
            <w:tr w:rsidR="00066508" w:rsidRPr="005A6AA3" w:rsidDel="00AE71EA" w14:paraId="0ACD554B" w14:textId="104C7F02" w:rsidTr="006C3DDD">
              <w:trPr>
                <w:del w:id="3902" w:author="Lorenzo Fabbri" w:date="2024-09-24T14:48:00Z"/>
                <w:trPrChange w:id="3903" w:author="Lorenzo Fabbri" w:date="2024-09-19T20:37:00Z" w16du:dateUtc="2024-09-19T18:37:00Z">
                  <w:trPr>
                    <w:gridBefore w:val="1"/>
                    <w:cantSplit/>
                    <w:jc w:val="center"/>
                  </w:trPr>
                </w:trPrChange>
              </w:trPr>
              <w:tc>
                <w:tcPr>
                  <w:tcW w:w="0" w:type="dxa"/>
                  <w:tcPrChange w:id="39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60686" w14:textId="1F3772A9" w:rsidR="00066508" w:rsidRPr="005A6AA3" w:rsidDel="00AE71EA" w:rsidRDefault="00000000">
                  <w:pPr>
                    <w:keepNext/>
                    <w:widowControl w:val="0"/>
                    <w:spacing w:after="60"/>
                    <w:rPr>
                      <w:del w:id="3905" w:author="Lorenzo Fabbri" w:date="2024-09-24T14:48:00Z" w16du:dateUtc="2024-09-24T12:48:00Z"/>
                    </w:rPr>
                  </w:pPr>
                  <w:del w:id="3906" w:author="Lorenzo Fabbri" w:date="2024-09-24T14:48:00Z" w16du:dateUtc="2024-09-24T12:48:00Z">
                    <w:r w:rsidRPr="005A6AA3" w:rsidDel="00AE71EA">
                      <w:rPr>
                        <w:rFonts w:ascii="Calibri" w:hAnsi="Calibri"/>
                        <w:sz w:val="20"/>
                      </w:rPr>
                      <w:delText>e3_psmokanyt</w:delText>
                    </w:r>
                  </w:del>
                </w:p>
              </w:tc>
              <w:tc>
                <w:tcPr>
                  <w:tcW w:w="0" w:type="dxa"/>
                  <w:tcPrChange w:id="39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54EA8B" w14:textId="1FD6872E" w:rsidR="00066508" w:rsidRPr="005A6AA3" w:rsidDel="00AE71EA" w:rsidRDefault="00000000">
                  <w:pPr>
                    <w:keepNext/>
                    <w:widowControl w:val="0"/>
                    <w:spacing w:after="60"/>
                    <w:rPr>
                      <w:del w:id="3908" w:author="Lorenzo Fabbri" w:date="2024-09-24T14:48:00Z" w16du:dateUtc="2024-09-24T12:48:00Z"/>
                    </w:rPr>
                  </w:pPr>
                  <w:del w:id="3909" w:author="Lorenzo Fabbri" w:date="2024-09-24T14:48:00Z" w16du:dateUtc="2024-09-24T12:48:00Z">
                    <w:r w:rsidRPr="005A6AA3" w:rsidDel="00AE71EA">
                      <w:rPr>
                        <w:rFonts w:ascii="Calibri" w:hAnsi="Calibri"/>
                        <w:sz w:val="20"/>
                      </w:rPr>
                      <w:delText>categorical</w:delText>
                    </w:r>
                  </w:del>
                </w:p>
              </w:tc>
              <w:tc>
                <w:tcPr>
                  <w:tcW w:w="0" w:type="dxa"/>
                  <w:tcPrChange w:id="39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6A23F" w14:textId="78AB82C1" w:rsidR="00066508" w:rsidRPr="005A6AA3" w:rsidDel="00AE71EA" w:rsidRDefault="00000000">
                  <w:pPr>
                    <w:keepNext/>
                    <w:widowControl w:val="0"/>
                    <w:spacing w:after="60"/>
                    <w:rPr>
                      <w:del w:id="3911" w:author="Lorenzo Fabbri" w:date="2024-09-24T14:48:00Z" w16du:dateUtc="2024-09-24T12:48:00Z"/>
                    </w:rPr>
                  </w:pPr>
                  <w:del w:id="3912" w:author="Lorenzo Fabbri" w:date="2024-09-24T14:48:00Z" w16du:dateUtc="2024-09-24T12:48:00Z">
                    <w:r w:rsidRPr="005A6AA3" w:rsidDel="00AE71EA">
                      <w:rPr>
                        <w:rFonts w:ascii="Calibri" w:hAnsi="Calibri"/>
                        <w:sz w:val="20"/>
                      </w:rPr>
                      <w:delText>Pregnancy maternal passive smoking</w:delText>
                    </w:r>
                  </w:del>
                </w:p>
              </w:tc>
              <w:tc>
                <w:tcPr>
                  <w:tcW w:w="0" w:type="dxa"/>
                  <w:tcPrChange w:id="39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7B3D3B" w14:textId="0E100266" w:rsidR="00066508" w:rsidRPr="005A6AA3" w:rsidDel="00AE71EA" w:rsidRDefault="00000000">
                  <w:pPr>
                    <w:keepNext/>
                    <w:widowControl w:val="0"/>
                    <w:spacing w:after="60"/>
                    <w:rPr>
                      <w:del w:id="3914" w:author="Lorenzo Fabbri" w:date="2024-09-24T14:48:00Z" w16du:dateUtc="2024-09-24T12:48:00Z"/>
                    </w:rPr>
                  </w:pPr>
                  <w:del w:id="3915" w:author="Lorenzo Fabbri" w:date="2024-09-24T14:48:00Z" w16du:dateUtc="2024-09-24T12:48:00Z">
                    <w:r w:rsidRPr="005A6AA3" w:rsidDel="00AE71EA">
                      <w:rPr>
                        <w:rFonts w:ascii="Calibri" w:hAnsi="Calibri"/>
                        <w:sz w:val="20"/>
                      </w:rPr>
                      <w:delText>0,1</w:delText>
                    </w:r>
                  </w:del>
                </w:p>
              </w:tc>
              <w:tc>
                <w:tcPr>
                  <w:tcW w:w="0" w:type="dxa"/>
                  <w:tcPrChange w:id="39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E8BAF4" w14:textId="78C48E49" w:rsidR="00066508" w:rsidRPr="005A6AA3" w:rsidDel="00AE71EA" w:rsidRDefault="00000000">
                  <w:pPr>
                    <w:keepNext/>
                    <w:widowControl w:val="0"/>
                    <w:spacing w:after="60"/>
                    <w:rPr>
                      <w:del w:id="3917" w:author="Lorenzo Fabbri" w:date="2024-09-24T14:48:00Z" w16du:dateUtc="2024-09-24T12:48:00Z"/>
                    </w:rPr>
                  </w:pPr>
                  <w:del w:id="3918" w:author="Lorenzo Fabbri" w:date="2024-09-24T14:48:00Z" w16du:dateUtc="2024-09-24T12:48:00Z">
                    <w:r w:rsidRPr="005A6AA3" w:rsidDel="00AE71EA">
                      <w:rPr>
                        <w:rFonts w:ascii="Calibri" w:hAnsi="Calibri"/>
                        <w:sz w:val="20"/>
                      </w:rPr>
                      <w:delText>No, Yes</w:delText>
                    </w:r>
                  </w:del>
                </w:p>
              </w:tc>
              <w:tc>
                <w:tcPr>
                  <w:tcW w:w="0" w:type="dxa"/>
                  <w:tcPrChange w:id="391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C58F729" w14:textId="27938A3F" w:rsidR="00066508" w:rsidRPr="005A6AA3" w:rsidDel="00AE71EA" w:rsidRDefault="00066508">
                  <w:pPr>
                    <w:keepNext/>
                    <w:widowControl w:val="0"/>
                    <w:spacing w:after="60"/>
                    <w:rPr>
                      <w:del w:id="3920" w:author="Lorenzo Fabbri" w:date="2024-09-24T14:48:00Z" w16du:dateUtc="2024-09-24T12:48:00Z"/>
                    </w:rPr>
                  </w:pPr>
                </w:p>
              </w:tc>
              <w:tc>
                <w:tcPr>
                  <w:tcW w:w="0" w:type="dxa"/>
                  <w:tcPrChange w:id="39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0EB589" w14:textId="622B52CC" w:rsidR="00066508" w:rsidRPr="005A6AA3" w:rsidDel="00AE71EA" w:rsidRDefault="00066508">
                  <w:pPr>
                    <w:keepNext/>
                    <w:widowControl w:val="0"/>
                    <w:spacing w:after="60"/>
                    <w:rPr>
                      <w:del w:id="3922" w:author="Lorenzo Fabbri" w:date="2024-09-24T14:48:00Z" w16du:dateUtc="2024-09-24T12:48:00Z"/>
                    </w:rPr>
                  </w:pPr>
                </w:p>
              </w:tc>
              <w:tc>
                <w:tcPr>
                  <w:tcW w:w="0" w:type="dxa"/>
                  <w:tcPrChange w:id="39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573A36" w14:textId="2ECD1EBF" w:rsidR="00066508" w:rsidRPr="005A6AA3" w:rsidDel="00AE71EA" w:rsidRDefault="00000000">
                  <w:pPr>
                    <w:keepNext/>
                    <w:widowControl w:val="0"/>
                    <w:spacing w:after="60"/>
                    <w:rPr>
                      <w:del w:id="3924" w:author="Lorenzo Fabbri" w:date="2024-09-24T14:48:00Z" w16du:dateUtc="2024-09-24T12:48:00Z"/>
                    </w:rPr>
                  </w:pPr>
                  <w:del w:id="3925" w:author="Lorenzo Fabbri" w:date="2024-09-24T14:48:00Z" w16du:dateUtc="2024-09-24T12:48:00Z">
                    <w:r w:rsidRPr="005A6AA3" w:rsidDel="00AE71EA">
                      <w:rPr>
                        <w:rFonts w:ascii="Calibri" w:hAnsi="Calibri"/>
                        <w:sz w:val="20"/>
                      </w:rPr>
                      <w:delText>prenatal</w:delText>
                    </w:r>
                  </w:del>
                </w:p>
              </w:tc>
              <w:tc>
                <w:tcPr>
                  <w:tcW w:w="0" w:type="dxa"/>
                  <w:tcPrChange w:id="39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61039C" w14:textId="2D63D2E1" w:rsidR="00066508" w:rsidRPr="005A6AA3" w:rsidDel="00AE71EA" w:rsidRDefault="00000000">
                  <w:pPr>
                    <w:keepNext/>
                    <w:widowControl w:val="0"/>
                    <w:spacing w:after="60"/>
                    <w:rPr>
                      <w:del w:id="3927" w:author="Lorenzo Fabbri" w:date="2024-09-24T14:48:00Z" w16du:dateUtc="2024-09-24T12:48:00Z"/>
                    </w:rPr>
                  </w:pPr>
                  <w:del w:id="3928" w:author="Lorenzo Fabbri" w:date="2024-09-24T14:48:00Z" w16du:dateUtc="2024-09-24T12:48:00Z">
                    <w:r w:rsidRPr="005A6AA3" w:rsidDel="00AE71EA">
                      <w:rPr>
                        <w:rFonts w:ascii="Calibri" w:hAnsi="Calibri"/>
                        <w:sz w:val="20"/>
                      </w:rPr>
                      <w:delText>Yes</w:delText>
                    </w:r>
                  </w:del>
                </w:p>
              </w:tc>
              <w:tc>
                <w:tcPr>
                  <w:tcW w:w="0" w:type="dxa"/>
                  <w:tcPrChange w:id="39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D430EB" w14:textId="64FE10F7" w:rsidR="00066508" w:rsidRPr="005A6AA3" w:rsidDel="00AE71EA" w:rsidRDefault="00000000">
                  <w:pPr>
                    <w:keepNext/>
                    <w:widowControl w:val="0"/>
                    <w:spacing w:after="60"/>
                    <w:rPr>
                      <w:del w:id="3930" w:author="Lorenzo Fabbri" w:date="2024-09-24T14:48:00Z" w16du:dateUtc="2024-09-24T12:48:00Z"/>
                    </w:rPr>
                  </w:pPr>
                  <w:del w:id="3931" w:author="Lorenzo Fabbri" w:date="2024-09-24T14:48:00Z" w16du:dateUtc="2024-09-24T12:48:00Z">
                    <w:r w:rsidRPr="005A6AA3" w:rsidDel="00AE71EA">
                      <w:rPr>
                        <w:rFonts w:ascii="Calibri" w:hAnsi="Calibri"/>
                        <w:sz w:val="20"/>
                      </w:rPr>
                      <w:delText>No</w:delText>
                    </w:r>
                  </w:del>
                </w:p>
              </w:tc>
              <w:tc>
                <w:tcPr>
                  <w:tcW w:w="0" w:type="dxa"/>
                  <w:tcPrChange w:id="39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657884" w14:textId="34327F5A" w:rsidR="00066508" w:rsidRPr="005A6AA3" w:rsidDel="00AE71EA" w:rsidRDefault="00000000">
                  <w:pPr>
                    <w:keepNext/>
                    <w:widowControl w:val="0"/>
                    <w:spacing w:after="60"/>
                    <w:rPr>
                      <w:del w:id="3933" w:author="Lorenzo Fabbri" w:date="2024-09-24T14:48:00Z" w16du:dateUtc="2024-09-24T12:48:00Z"/>
                    </w:rPr>
                  </w:pPr>
                  <w:del w:id="3934" w:author="Lorenzo Fabbri" w:date="2024-09-24T14:48:00Z" w16du:dateUtc="2024-09-24T12:48:00Z">
                    <w:r w:rsidRPr="005A6AA3" w:rsidDel="00AE71EA">
                      <w:rPr>
                        <w:rFonts w:ascii="Calibri" w:hAnsi="Calibri"/>
                        <w:sz w:val="20"/>
                      </w:rPr>
                      <w:delText>Yes</w:delText>
                    </w:r>
                  </w:del>
                </w:p>
              </w:tc>
            </w:tr>
            <w:tr w:rsidR="00066508" w:rsidRPr="005A6AA3" w:rsidDel="00AE71EA" w14:paraId="01089A23" w14:textId="2DBD7E83" w:rsidTr="006C3DDD">
              <w:trPr>
                <w:del w:id="3935" w:author="Lorenzo Fabbri" w:date="2024-09-24T14:48:00Z"/>
                <w:trPrChange w:id="3936" w:author="Lorenzo Fabbri" w:date="2024-09-19T20:37:00Z" w16du:dateUtc="2024-09-19T18:37:00Z">
                  <w:trPr>
                    <w:gridBefore w:val="1"/>
                    <w:cantSplit/>
                    <w:jc w:val="center"/>
                  </w:trPr>
                </w:trPrChange>
              </w:trPr>
              <w:tc>
                <w:tcPr>
                  <w:tcW w:w="0" w:type="dxa"/>
                  <w:gridSpan w:val="11"/>
                  <w:tcPrChange w:id="3937"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024DE2F6" w14:textId="6757C8C1" w:rsidR="00066508" w:rsidRPr="005A6AA3" w:rsidDel="00AE71EA" w:rsidRDefault="00000000">
                  <w:pPr>
                    <w:keepNext/>
                    <w:widowControl w:val="0"/>
                    <w:spacing w:after="60"/>
                    <w:rPr>
                      <w:del w:id="3938" w:author="Lorenzo Fabbri" w:date="2024-09-24T14:48:00Z" w16du:dateUtc="2024-09-24T12:48:00Z"/>
                    </w:rPr>
                  </w:pPr>
                  <w:del w:id="3939" w:author="Lorenzo Fabbri" w:date="2024-09-24T14:48:00Z" w16du:dateUtc="2024-09-24T12:48:00Z">
                    <w:r w:rsidRPr="005A6AA3" w:rsidDel="00AE71EA">
                      <w:rPr>
                        <w:rFonts w:ascii="Calibri" w:hAnsi="Calibri"/>
                        <w:b/>
                        <w:sz w:val="20"/>
                      </w:rPr>
                      <w:delText>neuropsychologicalDiagnosis_child</w:delText>
                    </w:r>
                  </w:del>
                </w:p>
              </w:tc>
            </w:tr>
            <w:tr w:rsidR="00066508" w:rsidRPr="005A6AA3" w:rsidDel="00AE71EA" w14:paraId="2FFEDB64" w14:textId="253A468F" w:rsidTr="006C3DDD">
              <w:trPr>
                <w:del w:id="3940" w:author="Lorenzo Fabbri" w:date="2024-09-24T14:48:00Z"/>
                <w:trPrChange w:id="3941" w:author="Lorenzo Fabbri" w:date="2024-09-19T20:37:00Z" w16du:dateUtc="2024-09-19T18:37:00Z">
                  <w:trPr>
                    <w:gridBefore w:val="1"/>
                    <w:cantSplit/>
                    <w:jc w:val="center"/>
                  </w:trPr>
                </w:trPrChange>
              </w:trPr>
              <w:tc>
                <w:tcPr>
                  <w:tcW w:w="0" w:type="dxa"/>
                  <w:tcPrChange w:id="39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0DEEFC" w14:textId="19926F4B" w:rsidR="00066508" w:rsidRPr="005A6AA3" w:rsidDel="00AE71EA" w:rsidRDefault="00000000">
                  <w:pPr>
                    <w:keepNext/>
                    <w:widowControl w:val="0"/>
                    <w:spacing w:after="60"/>
                    <w:rPr>
                      <w:del w:id="3943" w:author="Lorenzo Fabbri" w:date="2024-09-24T14:48:00Z" w16du:dateUtc="2024-09-24T12:48:00Z"/>
                    </w:rPr>
                  </w:pPr>
                  <w:del w:id="3944" w:author="Lorenzo Fabbri" w:date="2024-09-24T14:48:00Z" w16du:dateUtc="2024-09-24T12:48:00Z">
                    <w:r w:rsidRPr="005A6AA3" w:rsidDel="00AE71EA">
                      <w:rPr>
                        <w:rFonts w:ascii="Calibri" w:hAnsi="Calibri"/>
                        <w:sz w:val="20"/>
                      </w:rPr>
                      <w:delText>hs_neuro_diag</w:delText>
                    </w:r>
                  </w:del>
                </w:p>
              </w:tc>
              <w:tc>
                <w:tcPr>
                  <w:tcW w:w="0" w:type="dxa"/>
                  <w:tcPrChange w:id="39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9601D9" w14:textId="00922B74" w:rsidR="00066508" w:rsidRPr="005A6AA3" w:rsidDel="00AE71EA" w:rsidRDefault="00000000">
                  <w:pPr>
                    <w:keepNext/>
                    <w:widowControl w:val="0"/>
                    <w:spacing w:after="60"/>
                    <w:rPr>
                      <w:del w:id="3946" w:author="Lorenzo Fabbri" w:date="2024-09-24T14:48:00Z" w16du:dateUtc="2024-09-24T12:48:00Z"/>
                    </w:rPr>
                  </w:pPr>
                  <w:del w:id="3947" w:author="Lorenzo Fabbri" w:date="2024-09-24T14:48:00Z" w16du:dateUtc="2024-09-24T12:48:00Z">
                    <w:r w:rsidRPr="005A6AA3" w:rsidDel="00AE71EA">
                      <w:rPr>
                        <w:rFonts w:ascii="Calibri" w:hAnsi="Calibri"/>
                        <w:sz w:val="20"/>
                      </w:rPr>
                      <w:delText>categorical</w:delText>
                    </w:r>
                  </w:del>
                </w:p>
              </w:tc>
              <w:tc>
                <w:tcPr>
                  <w:tcW w:w="0" w:type="dxa"/>
                  <w:tcPrChange w:id="39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D1B36E" w14:textId="69F0D1ED" w:rsidR="00066508" w:rsidRPr="005A6AA3" w:rsidDel="00AE71EA" w:rsidRDefault="00000000">
                  <w:pPr>
                    <w:keepNext/>
                    <w:widowControl w:val="0"/>
                    <w:spacing w:after="60"/>
                    <w:rPr>
                      <w:del w:id="3949" w:author="Lorenzo Fabbri" w:date="2024-09-24T14:48:00Z" w16du:dateUtc="2024-09-24T12:48:00Z"/>
                    </w:rPr>
                  </w:pPr>
                  <w:del w:id="3950" w:author="Lorenzo Fabbri" w:date="2024-09-24T14:48:00Z" w16du:dateUtc="2024-09-24T12:48:00Z">
                    <w:r w:rsidRPr="005A6AA3" w:rsidDel="00AE71EA">
                      <w:rPr>
                        <w:rFonts w:ascii="Calibri" w:hAnsi="Calibri"/>
                        <w:sz w:val="20"/>
                      </w:rPr>
                      <w:delText>Child neuropsychological diagnosis</w:delText>
                    </w:r>
                  </w:del>
                </w:p>
              </w:tc>
              <w:tc>
                <w:tcPr>
                  <w:tcW w:w="0" w:type="dxa"/>
                  <w:tcPrChange w:id="39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DD5561" w14:textId="11E8DFBE" w:rsidR="00066508" w:rsidRPr="005A6AA3" w:rsidDel="00AE71EA" w:rsidRDefault="00000000">
                  <w:pPr>
                    <w:keepNext/>
                    <w:widowControl w:val="0"/>
                    <w:spacing w:after="60"/>
                    <w:rPr>
                      <w:del w:id="3952" w:author="Lorenzo Fabbri" w:date="2024-09-24T14:48:00Z" w16du:dateUtc="2024-09-24T12:48:00Z"/>
                    </w:rPr>
                  </w:pPr>
                  <w:del w:id="3953" w:author="Lorenzo Fabbri" w:date="2024-09-24T14:48:00Z" w16du:dateUtc="2024-09-24T12:48:00Z">
                    <w:r w:rsidRPr="005A6AA3" w:rsidDel="00AE71EA">
                      <w:rPr>
                        <w:rFonts w:ascii="Calibri" w:hAnsi="Calibri"/>
                        <w:sz w:val="20"/>
                      </w:rPr>
                      <w:delText>1,2</w:delText>
                    </w:r>
                  </w:del>
                </w:p>
              </w:tc>
              <w:tc>
                <w:tcPr>
                  <w:tcW w:w="0" w:type="dxa"/>
                  <w:tcPrChange w:id="39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2162F3" w14:textId="71A723B9" w:rsidR="00066508" w:rsidRPr="005A6AA3" w:rsidDel="00AE71EA" w:rsidRDefault="00000000">
                  <w:pPr>
                    <w:keepNext/>
                    <w:widowControl w:val="0"/>
                    <w:spacing w:after="60"/>
                    <w:rPr>
                      <w:del w:id="3955" w:author="Lorenzo Fabbri" w:date="2024-09-24T14:48:00Z" w16du:dateUtc="2024-09-24T12:48:00Z"/>
                    </w:rPr>
                  </w:pPr>
                  <w:del w:id="3956" w:author="Lorenzo Fabbri" w:date="2024-09-24T14:48:00Z" w16du:dateUtc="2024-09-24T12:48:00Z">
                    <w:r w:rsidRPr="005A6AA3" w:rsidDel="00AE71EA">
                      <w:rPr>
                        <w:rFonts w:ascii="Calibri" w:hAnsi="Calibri"/>
                        <w:sz w:val="20"/>
                      </w:rPr>
                      <w:delText>No, Yes</w:delText>
                    </w:r>
                  </w:del>
                </w:p>
              </w:tc>
              <w:tc>
                <w:tcPr>
                  <w:tcW w:w="0" w:type="dxa"/>
                  <w:tcPrChange w:id="395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DDCFBC" w14:textId="3412665F" w:rsidR="00066508" w:rsidRPr="005A6AA3" w:rsidDel="00AE71EA" w:rsidRDefault="00066508">
                  <w:pPr>
                    <w:keepNext/>
                    <w:widowControl w:val="0"/>
                    <w:spacing w:after="60"/>
                    <w:rPr>
                      <w:del w:id="3958" w:author="Lorenzo Fabbri" w:date="2024-09-24T14:48:00Z" w16du:dateUtc="2024-09-24T12:48:00Z"/>
                    </w:rPr>
                  </w:pPr>
                </w:p>
              </w:tc>
              <w:tc>
                <w:tcPr>
                  <w:tcW w:w="0" w:type="dxa"/>
                  <w:tcPrChange w:id="39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770F67" w14:textId="40EE0F39" w:rsidR="00066508" w:rsidRPr="005A6AA3" w:rsidDel="00AE71EA" w:rsidRDefault="00066508">
                  <w:pPr>
                    <w:keepNext/>
                    <w:widowControl w:val="0"/>
                    <w:spacing w:after="60"/>
                    <w:rPr>
                      <w:del w:id="3960" w:author="Lorenzo Fabbri" w:date="2024-09-24T14:48:00Z" w16du:dateUtc="2024-09-24T12:48:00Z"/>
                    </w:rPr>
                  </w:pPr>
                </w:p>
              </w:tc>
              <w:tc>
                <w:tcPr>
                  <w:tcW w:w="0" w:type="dxa"/>
                  <w:tcPrChange w:id="39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96AD6C" w14:textId="093AE460" w:rsidR="00066508" w:rsidRPr="005A6AA3" w:rsidDel="00AE71EA" w:rsidRDefault="00000000">
                  <w:pPr>
                    <w:keepNext/>
                    <w:widowControl w:val="0"/>
                    <w:spacing w:after="60"/>
                    <w:rPr>
                      <w:del w:id="3962" w:author="Lorenzo Fabbri" w:date="2024-09-24T14:48:00Z" w16du:dateUtc="2024-09-24T12:48:00Z"/>
                    </w:rPr>
                  </w:pPr>
                  <w:del w:id="3963" w:author="Lorenzo Fabbri" w:date="2024-09-24T14:48:00Z" w16du:dateUtc="2024-09-24T12:48:00Z">
                    <w:r w:rsidRPr="005A6AA3" w:rsidDel="00AE71EA">
                      <w:rPr>
                        <w:rFonts w:ascii="Calibri" w:hAnsi="Calibri"/>
                        <w:sz w:val="20"/>
                      </w:rPr>
                      <w:delText>postnatal</w:delText>
                    </w:r>
                  </w:del>
                </w:p>
              </w:tc>
              <w:tc>
                <w:tcPr>
                  <w:tcW w:w="0" w:type="dxa"/>
                  <w:tcPrChange w:id="39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7DB41" w14:textId="4E72F41E" w:rsidR="00066508" w:rsidRPr="005A6AA3" w:rsidDel="00AE71EA" w:rsidRDefault="00000000">
                  <w:pPr>
                    <w:keepNext/>
                    <w:widowControl w:val="0"/>
                    <w:spacing w:after="60"/>
                    <w:rPr>
                      <w:del w:id="3965" w:author="Lorenzo Fabbri" w:date="2024-09-24T14:48:00Z" w16du:dateUtc="2024-09-24T12:48:00Z"/>
                    </w:rPr>
                  </w:pPr>
                  <w:del w:id="3966" w:author="Lorenzo Fabbri" w:date="2024-09-24T14:48:00Z" w16du:dateUtc="2024-09-24T12:48:00Z">
                    <w:r w:rsidRPr="005A6AA3" w:rsidDel="00AE71EA">
                      <w:rPr>
                        <w:rFonts w:ascii="Calibri" w:hAnsi="Calibri"/>
                        <w:sz w:val="20"/>
                      </w:rPr>
                      <w:delText>Yes</w:delText>
                    </w:r>
                  </w:del>
                </w:p>
              </w:tc>
              <w:tc>
                <w:tcPr>
                  <w:tcW w:w="0" w:type="dxa"/>
                  <w:tcPrChange w:id="39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F33059" w14:textId="0684097B" w:rsidR="00066508" w:rsidRPr="005A6AA3" w:rsidDel="00AE71EA" w:rsidRDefault="00000000">
                  <w:pPr>
                    <w:keepNext/>
                    <w:widowControl w:val="0"/>
                    <w:spacing w:after="60"/>
                    <w:rPr>
                      <w:del w:id="3968" w:author="Lorenzo Fabbri" w:date="2024-09-24T14:48:00Z" w16du:dateUtc="2024-09-24T12:48:00Z"/>
                    </w:rPr>
                  </w:pPr>
                  <w:del w:id="3969" w:author="Lorenzo Fabbri" w:date="2024-09-24T14:48:00Z" w16du:dateUtc="2024-09-24T12:48:00Z">
                    <w:r w:rsidRPr="005A6AA3" w:rsidDel="00AE71EA">
                      <w:rPr>
                        <w:rFonts w:ascii="Calibri" w:hAnsi="Calibri"/>
                        <w:sz w:val="20"/>
                      </w:rPr>
                      <w:delText>No</w:delText>
                    </w:r>
                  </w:del>
                </w:p>
              </w:tc>
              <w:tc>
                <w:tcPr>
                  <w:tcW w:w="0" w:type="dxa"/>
                  <w:tcPrChange w:id="39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9270D0" w14:textId="65706E09" w:rsidR="00066508" w:rsidRPr="005A6AA3" w:rsidDel="00AE71EA" w:rsidRDefault="00000000">
                  <w:pPr>
                    <w:keepNext/>
                    <w:widowControl w:val="0"/>
                    <w:spacing w:after="60"/>
                    <w:rPr>
                      <w:del w:id="3971" w:author="Lorenzo Fabbri" w:date="2024-09-24T14:48:00Z" w16du:dateUtc="2024-09-24T12:48:00Z"/>
                    </w:rPr>
                  </w:pPr>
                  <w:del w:id="3972" w:author="Lorenzo Fabbri" w:date="2024-09-24T14:48:00Z" w16du:dateUtc="2024-09-24T12:48:00Z">
                    <w:r w:rsidRPr="005A6AA3" w:rsidDel="00AE71EA">
                      <w:rPr>
                        <w:rFonts w:ascii="Calibri" w:hAnsi="Calibri"/>
                        <w:sz w:val="20"/>
                      </w:rPr>
                      <w:delText>Yes</w:delText>
                    </w:r>
                  </w:del>
                </w:p>
              </w:tc>
            </w:tr>
            <w:tr w:rsidR="00066508" w:rsidRPr="005A6AA3" w:rsidDel="00AE71EA" w14:paraId="510ABC4F" w14:textId="42A908D6" w:rsidTr="006C3DDD">
              <w:trPr>
                <w:del w:id="3973" w:author="Lorenzo Fabbri" w:date="2024-09-24T14:48:00Z"/>
                <w:trPrChange w:id="3974" w:author="Lorenzo Fabbri" w:date="2024-09-19T20:37:00Z" w16du:dateUtc="2024-09-19T18:37:00Z">
                  <w:trPr>
                    <w:gridBefore w:val="1"/>
                    <w:cantSplit/>
                    <w:jc w:val="center"/>
                  </w:trPr>
                </w:trPrChange>
              </w:trPr>
              <w:tc>
                <w:tcPr>
                  <w:tcW w:w="0" w:type="dxa"/>
                  <w:gridSpan w:val="11"/>
                  <w:tcPrChange w:id="3975"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5F336085" w14:textId="02D50EE5" w:rsidR="00066508" w:rsidRPr="005A6AA3" w:rsidDel="00AE71EA" w:rsidRDefault="00000000">
                  <w:pPr>
                    <w:keepNext/>
                    <w:widowControl w:val="0"/>
                    <w:spacing w:after="60"/>
                    <w:rPr>
                      <w:del w:id="3976" w:author="Lorenzo Fabbri" w:date="2024-09-24T14:48:00Z" w16du:dateUtc="2024-09-24T12:48:00Z"/>
                    </w:rPr>
                  </w:pPr>
                  <w:del w:id="3977" w:author="Lorenzo Fabbri" w:date="2024-09-24T14:48:00Z" w16du:dateUtc="2024-09-24T12:48:00Z">
                    <w:r w:rsidRPr="005A6AA3" w:rsidDel="00AE71EA">
                      <w:rPr>
                        <w:rFonts w:ascii="Calibri" w:hAnsi="Calibri"/>
                        <w:b/>
                        <w:sz w:val="20"/>
                      </w:rPr>
                      <w:delText>paternalSEP_preg</w:delText>
                    </w:r>
                  </w:del>
                </w:p>
              </w:tc>
            </w:tr>
            <w:tr w:rsidR="00066508" w:rsidRPr="005A6AA3" w:rsidDel="00AE71EA" w14:paraId="007C4C6E" w14:textId="62C8144E" w:rsidTr="006C3DDD">
              <w:trPr>
                <w:del w:id="3978" w:author="Lorenzo Fabbri" w:date="2024-09-24T14:48:00Z"/>
                <w:trPrChange w:id="3979" w:author="Lorenzo Fabbri" w:date="2024-09-19T20:37:00Z" w16du:dateUtc="2024-09-19T18:37:00Z">
                  <w:trPr>
                    <w:gridBefore w:val="1"/>
                    <w:cantSplit/>
                    <w:jc w:val="center"/>
                  </w:trPr>
                </w:trPrChange>
              </w:trPr>
              <w:tc>
                <w:tcPr>
                  <w:tcW w:w="0" w:type="dxa"/>
                  <w:tcPrChange w:id="39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E7156B" w14:textId="3C696129" w:rsidR="00066508" w:rsidRPr="005A6AA3" w:rsidDel="00AE71EA" w:rsidRDefault="00000000">
                  <w:pPr>
                    <w:keepNext/>
                    <w:widowControl w:val="0"/>
                    <w:spacing w:after="60"/>
                    <w:rPr>
                      <w:del w:id="3981" w:author="Lorenzo Fabbri" w:date="2024-09-24T14:48:00Z" w16du:dateUtc="2024-09-24T12:48:00Z"/>
                    </w:rPr>
                  </w:pPr>
                  <w:del w:id="3982" w:author="Lorenzo Fabbri" w:date="2024-09-24T14:48:00Z" w16du:dateUtc="2024-09-24T12:48:00Z">
                    <w:r w:rsidRPr="005A6AA3" w:rsidDel="00AE71EA">
                      <w:rPr>
                        <w:rFonts w:ascii="Calibri" w:hAnsi="Calibri"/>
                        <w:sz w:val="20"/>
                      </w:rPr>
                      <w:delText>e3_eduf</w:delText>
                    </w:r>
                  </w:del>
                </w:p>
              </w:tc>
              <w:tc>
                <w:tcPr>
                  <w:tcW w:w="0" w:type="dxa"/>
                  <w:tcPrChange w:id="39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D60DE" w14:textId="5DE6A3EA" w:rsidR="00066508" w:rsidRPr="005A6AA3" w:rsidDel="00AE71EA" w:rsidRDefault="00000000">
                  <w:pPr>
                    <w:keepNext/>
                    <w:widowControl w:val="0"/>
                    <w:spacing w:after="60"/>
                    <w:rPr>
                      <w:del w:id="3984" w:author="Lorenzo Fabbri" w:date="2024-09-24T14:48:00Z" w16du:dateUtc="2024-09-24T12:48:00Z"/>
                    </w:rPr>
                  </w:pPr>
                  <w:del w:id="3985" w:author="Lorenzo Fabbri" w:date="2024-09-24T14:48:00Z" w16du:dateUtc="2024-09-24T12:48:00Z">
                    <w:r w:rsidRPr="005A6AA3" w:rsidDel="00AE71EA">
                      <w:rPr>
                        <w:rFonts w:ascii="Calibri" w:hAnsi="Calibri"/>
                        <w:sz w:val="20"/>
                      </w:rPr>
                      <w:delText>categorical</w:delText>
                    </w:r>
                  </w:del>
                </w:p>
              </w:tc>
              <w:tc>
                <w:tcPr>
                  <w:tcW w:w="0" w:type="dxa"/>
                  <w:tcPrChange w:id="39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EA0AED" w14:textId="38703477" w:rsidR="00066508" w:rsidRPr="005A6AA3" w:rsidDel="00AE71EA" w:rsidRDefault="00000000">
                  <w:pPr>
                    <w:keepNext/>
                    <w:widowControl w:val="0"/>
                    <w:spacing w:after="60"/>
                    <w:rPr>
                      <w:del w:id="3987" w:author="Lorenzo Fabbri" w:date="2024-09-24T14:48:00Z" w16du:dateUtc="2024-09-24T12:48:00Z"/>
                    </w:rPr>
                  </w:pPr>
                  <w:del w:id="3988" w:author="Lorenzo Fabbri" w:date="2024-09-24T14:48:00Z" w16du:dateUtc="2024-09-24T12:48:00Z">
                    <w:r w:rsidRPr="005A6AA3" w:rsidDel="00AE71EA">
                      <w:rPr>
                        <w:rFonts w:ascii="Calibri" w:hAnsi="Calibri"/>
                        <w:sz w:val="20"/>
                      </w:rPr>
                      <w:delText>Paternal education</w:delText>
                    </w:r>
                  </w:del>
                </w:p>
              </w:tc>
              <w:tc>
                <w:tcPr>
                  <w:tcW w:w="0" w:type="dxa"/>
                  <w:tcPrChange w:id="39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B1FDB0" w14:textId="76DC9D80" w:rsidR="00066508" w:rsidRPr="005A6AA3" w:rsidDel="00AE71EA" w:rsidRDefault="00000000">
                  <w:pPr>
                    <w:keepNext/>
                    <w:widowControl w:val="0"/>
                    <w:spacing w:after="60"/>
                    <w:rPr>
                      <w:del w:id="3990" w:author="Lorenzo Fabbri" w:date="2024-09-24T14:48:00Z" w16du:dateUtc="2024-09-24T12:48:00Z"/>
                    </w:rPr>
                  </w:pPr>
                  <w:del w:id="3991" w:author="Lorenzo Fabbri" w:date="2024-09-24T14:48:00Z" w16du:dateUtc="2024-09-24T12:48:00Z">
                    <w:r w:rsidRPr="005A6AA3" w:rsidDel="00AE71EA">
                      <w:rPr>
                        <w:rFonts w:ascii="Calibri" w:hAnsi="Calibri"/>
                        <w:sz w:val="20"/>
                      </w:rPr>
                      <w:delText>0,1,2</w:delText>
                    </w:r>
                  </w:del>
                </w:p>
              </w:tc>
              <w:tc>
                <w:tcPr>
                  <w:tcW w:w="0" w:type="dxa"/>
                  <w:tcPrChange w:id="39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5E2FBD" w14:textId="10826086" w:rsidR="00066508" w:rsidRPr="005A6AA3" w:rsidDel="00AE71EA" w:rsidRDefault="00000000">
                  <w:pPr>
                    <w:keepNext/>
                    <w:widowControl w:val="0"/>
                    <w:spacing w:after="60"/>
                    <w:rPr>
                      <w:del w:id="3993" w:author="Lorenzo Fabbri" w:date="2024-09-24T14:48:00Z" w16du:dateUtc="2024-09-24T12:48:00Z"/>
                    </w:rPr>
                  </w:pPr>
                  <w:del w:id="3994" w:author="Lorenzo Fabbri" w:date="2024-09-24T14:48:00Z" w16du:dateUtc="2024-09-24T12:48:00Z">
                    <w:r w:rsidRPr="005A6AA3" w:rsidDel="00AE71EA">
                      <w:rPr>
                        <w:rFonts w:ascii="Calibri" w:hAnsi="Calibri"/>
                        <w:sz w:val="20"/>
                      </w:rPr>
                      <w:delText>Primary school, Secondary school, University degree or higher</w:delText>
                    </w:r>
                  </w:del>
                </w:p>
              </w:tc>
              <w:tc>
                <w:tcPr>
                  <w:tcW w:w="0" w:type="dxa"/>
                  <w:tcPrChange w:id="399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E5A4798" w14:textId="74BDAB60" w:rsidR="00066508" w:rsidRPr="005A6AA3" w:rsidDel="00AE71EA" w:rsidRDefault="00066508">
                  <w:pPr>
                    <w:keepNext/>
                    <w:widowControl w:val="0"/>
                    <w:spacing w:after="60"/>
                    <w:rPr>
                      <w:del w:id="3996" w:author="Lorenzo Fabbri" w:date="2024-09-24T14:48:00Z" w16du:dateUtc="2024-09-24T12:48:00Z"/>
                    </w:rPr>
                  </w:pPr>
                </w:p>
              </w:tc>
              <w:tc>
                <w:tcPr>
                  <w:tcW w:w="0" w:type="dxa"/>
                  <w:tcPrChange w:id="39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95535" w14:textId="2B6472A5" w:rsidR="00066508" w:rsidRPr="005A6AA3" w:rsidDel="00AE71EA" w:rsidRDefault="00066508">
                  <w:pPr>
                    <w:keepNext/>
                    <w:widowControl w:val="0"/>
                    <w:spacing w:after="60"/>
                    <w:rPr>
                      <w:del w:id="3998" w:author="Lorenzo Fabbri" w:date="2024-09-24T14:48:00Z" w16du:dateUtc="2024-09-24T12:48:00Z"/>
                    </w:rPr>
                  </w:pPr>
                </w:p>
              </w:tc>
              <w:tc>
                <w:tcPr>
                  <w:tcW w:w="0" w:type="dxa"/>
                  <w:tcPrChange w:id="39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C69491" w14:textId="500D1CF8" w:rsidR="00066508" w:rsidRPr="005A6AA3" w:rsidDel="00AE71EA" w:rsidRDefault="00000000">
                  <w:pPr>
                    <w:keepNext/>
                    <w:widowControl w:val="0"/>
                    <w:spacing w:after="60"/>
                    <w:rPr>
                      <w:del w:id="4000" w:author="Lorenzo Fabbri" w:date="2024-09-24T14:48:00Z" w16du:dateUtc="2024-09-24T12:48:00Z"/>
                    </w:rPr>
                  </w:pPr>
                  <w:del w:id="4001" w:author="Lorenzo Fabbri" w:date="2024-09-24T14:48:00Z" w16du:dateUtc="2024-09-24T12:48:00Z">
                    <w:r w:rsidRPr="005A6AA3" w:rsidDel="00AE71EA">
                      <w:rPr>
                        <w:rFonts w:ascii="Calibri" w:hAnsi="Calibri"/>
                        <w:sz w:val="20"/>
                      </w:rPr>
                      <w:delText>prenatal</w:delText>
                    </w:r>
                  </w:del>
                </w:p>
              </w:tc>
              <w:tc>
                <w:tcPr>
                  <w:tcW w:w="0" w:type="dxa"/>
                  <w:tcPrChange w:id="40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3E4F00" w14:textId="58178F37" w:rsidR="00066508" w:rsidRPr="005A6AA3" w:rsidDel="00AE71EA" w:rsidRDefault="00000000">
                  <w:pPr>
                    <w:keepNext/>
                    <w:widowControl w:val="0"/>
                    <w:spacing w:after="60"/>
                    <w:rPr>
                      <w:del w:id="4003" w:author="Lorenzo Fabbri" w:date="2024-09-24T14:48:00Z" w16du:dateUtc="2024-09-24T12:48:00Z"/>
                    </w:rPr>
                  </w:pPr>
                  <w:del w:id="4004" w:author="Lorenzo Fabbri" w:date="2024-09-24T14:48:00Z" w16du:dateUtc="2024-09-24T12:48:00Z">
                    <w:r w:rsidRPr="005A6AA3" w:rsidDel="00AE71EA">
                      <w:rPr>
                        <w:rFonts w:ascii="Calibri" w:hAnsi="Calibri"/>
                        <w:sz w:val="20"/>
                      </w:rPr>
                      <w:delText>No</w:delText>
                    </w:r>
                  </w:del>
                </w:p>
              </w:tc>
              <w:tc>
                <w:tcPr>
                  <w:tcW w:w="0" w:type="dxa"/>
                  <w:tcPrChange w:id="40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9820C" w14:textId="546B9F49" w:rsidR="00066508" w:rsidRPr="005A6AA3" w:rsidDel="00AE71EA" w:rsidRDefault="00000000">
                  <w:pPr>
                    <w:keepNext/>
                    <w:widowControl w:val="0"/>
                    <w:spacing w:after="60"/>
                    <w:rPr>
                      <w:del w:id="4006" w:author="Lorenzo Fabbri" w:date="2024-09-24T14:48:00Z" w16du:dateUtc="2024-09-24T12:48:00Z"/>
                    </w:rPr>
                  </w:pPr>
                  <w:del w:id="4007" w:author="Lorenzo Fabbri" w:date="2024-09-24T14:48:00Z" w16du:dateUtc="2024-09-24T12:48:00Z">
                    <w:r w:rsidRPr="005A6AA3" w:rsidDel="00AE71EA">
                      <w:rPr>
                        <w:rFonts w:ascii="Calibri" w:hAnsi="Calibri"/>
                        <w:sz w:val="20"/>
                      </w:rPr>
                      <w:delText>No</w:delText>
                    </w:r>
                  </w:del>
                </w:p>
              </w:tc>
              <w:tc>
                <w:tcPr>
                  <w:tcW w:w="0" w:type="dxa"/>
                  <w:tcPrChange w:id="40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AEF867" w14:textId="5B443592" w:rsidR="00066508" w:rsidRPr="005A6AA3" w:rsidDel="00AE71EA" w:rsidRDefault="00000000">
                  <w:pPr>
                    <w:keepNext/>
                    <w:widowControl w:val="0"/>
                    <w:spacing w:after="60"/>
                    <w:rPr>
                      <w:del w:id="4009" w:author="Lorenzo Fabbri" w:date="2024-09-24T14:48:00Z" w16du:dateUtc="2024-09-24T12:48:00Z"/>
                    </w:rPr>
                  </w:pPr>
                  <w:del w:id="4010" w:author="Lorenzo Fabbri" w:date="2024-09-24T14:48:00Z" w16du:dateUtc="2024-09-24T12:48:00Z">
                    <w:r w:rsidRPr="005A6AA3" w:rsidDel="00AE71EA">
                      <w:rPr>
                        <w:rFonts w:ascii="Calibri" w:hAnsi="Calibri"/>
                        <w:sz w:val="20"/>
                      </w:rPr>
                      <w:delText>No</w:delText>
                    </w:r>
                  </w:del>
                </w:p>
              </w:tc>
            </w:tr>
            <w:tr w:rsidR="00066508" w:rsidRPr="005A6AA3" w:rsidDel="00AE71EA" w14:paraId="2511A618" w14:textId="5A7E1118" w:rsidTr="006C3DDD">
              <w:trPr>
                <w:del w:id="4011" w:author="Lorenzo Fabbri" w:date="2024-09-24T14:48:00Z"/>
                <w:trPrChange w:id="4012" w:author="Lorenzo Fabbri" w:date="2024-09-19T20:37:00Z" w16du:dateUtc="2024-09-19T18:37:00Z">
                  <w:trPr>
                    <w:gridBefore w:val="1"/>
                    <w:cantSplit/>
                    <w:jc w:val="center"/>
                  </w:trPr>
                </w:trPrChange>
              </w:trPr>
              <w:tc>
                <w:tcPr>
                  <w:tcW w:w="0" w:type="dxa"/>
                  <w:gridSpan w:val="11"/>
                  <w:tcPrChange w:id="4013"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3B8CD69A" w14:textId="495845E4" w:rsidR="00066508" w:rsidRPr="005A6AA3" w:rsidDel="00AE71EA" w:rsidRDefault="00000000">
                  <w:pPr>
                    <w:keepNext/>
                    <w:widowControl w:val="0"/>
                    <w:spacing w:after="60"/>
                    <w:rPr>
                      <w:del w:id="4014" w:author="Lorenzo Fabbri" w:date="2024-09-24T14:48:00Z" w16du:dateUtc="2024-09-24T12:48:00Z"/>
                    </w:rPr>
                  </w:pPr>
                  <w:del w:id="4015" w:author="Lorenzo Fabbri" w:date="2024-09-24T14:48:00Z" w16du:dateUtc="2024-09-24T12:48:00Z">
                    <w:r w:rsidRPr="005A6AA3" w:rsidDel="00AE71EA">
                      <w:rPr>
                        <w:rFonts w:ascii="Calibri" w:hAnsi="Calibri"/>
                        <w:b/>
                        <w:sz w:val="20"/>
                      </w:rPr>
                      <w:delText>season_visit</w:delText>
                    </w:r>
                  </w:del>
                </w:p>
              </w:tc>
            </w:tr>
            <w:tr w:rsidR="00066508" w:rsidRPr="005A6AA3" w:rsidDel="00AE71EA" w14:paraId="50F67043" w14:textId="3D4F105F" w:rsidTr="006C3DDD">
              <w:trPr>
                <w:del w:id="4016" w:author="Lorenzo Fabbri" w:date="2024-09-24T14:48:00Z"/>
                <w:trPrChange w:id="4017" w:author="Lorenzo Fabbri" w:date="2024-09-19T20:37:00Z" w16du:dateUtc="2024-09-19T18:37:00Z">
                  <w:trPr>
                    <w:gridBefore w:val="1"/>
                    <w:cantSplit/>
                    <w:jc w:val="center"/>
                  </w:trPr>
                </w:trPrChange>
              </w:trPr>
              <w:tc>
                <w:tcPr>
                  <w:tcW w:w="0" w:type="dxa"/>
                  <w:tcPrChange w:id="40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1DA4FC" w14:textId="33A093CE" w:rsidR="00066508" w:rsidRPr="005A6AA3" w:rsidDel="00AE71EA" w:rsidRDefault="00000000">
                  <w:pPr>
                    <w:keepNext/>
                    <w:widowControl w:val="0"/>
                    <w:spacing w:after="60"/>
                    <w:rPr>
                      <w:del w:id="4019" w:author="Lorenzo Fabbri" w:date="2024-09-24T14:48:00Z" w16du:dateUtc="2024-09-24T12:48:00Z"/>
                    </w:rPr>
                  </w:pPr>
                  <w:del w:id="4020" w:author="Lorenzo Fabbri" w:date="2024-09-24T14:48:00Z" w16du:dateUtc="2024-09-24T12:48:00Z">
                    <w:r w:rsidRPr="005A6AA3" w:rsidDel="00AE71EA">
                      <w:rPr>
                        <w:rFonts w:ascii="Calibri" w:hAnsi="Calibri"/>
                        <w:sz w:val="20"/>
                      </w:rPr>
                      <w:delText>hs_date_neu</w:delText>
                    </w:r>
                  </w:del>
                </w:p>
              </w:tc>
              <w:tc>
                <w:tcPr>
                  <w:tcW w:w="0" w:type="dxa"/>
                  <w:tcPrChange w:id="40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4F2F36" w14:textId="3A887ACC" w:rsidR="00066508" w:rsidRPr="005A6AA3" w:rsidDel="00AE71EA" w:rsidRDefault="00000000">
                  <w:pPr>
                    <w:keepNext/>
                    <w:widowControl w:val="0"/>
                    <w:spacing w:after="60"/>
                    <w:rPr>
                      <w:del w:id="4022" w:author="Lorenzo Fabbri" w:date="2024-09-24T14:48:00Z" w16du:dateUtc="2024-09-24T12:48:00Z"/>
                    </w:rPr>
                  </w:pPr>
                  <w:del w:id="4023" w:author="Lorenzo Fabbri" w:date="2024-09-24T14:48:00Z" w16du:dateUtc="2024-09-24T12:48:00Z">
                    <w:r w:rsidRPr="005A6AA3" w:rsidDel="00AE71EA">
                      <w:rPr>
                        <w:rFonts w:ascii="Calibri" w:hAnsi="Calibri"/>
                        <w:sz w:val="20"/>
                      </w:rPr>
                      <w:delText>date</w:delText>
                    </w:r>
                  </w:del>
                </w:p>
              </w:tc>
              <w:tc>
                <w:tcPr>
                  <w:tcW w:w="0" w:type="dxa"/>
                  <w:tcPrChange w:id="40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D31863" w14:textId="04BB8521" w:rsidR="00066508" w:rsidRPr="005A6AA3" w:rsidDel="00AE71EA" w:rsidRDefault="00000000">
                  <w:pPr>
                    <w:keepNext/>
                    <w:widowControl w:val="0"/>
                    <w:spacing w:after="60"/>
                    <w:rPr>
                      <w:del w:id="4025" w:author="Lorenzo Fabbri" w:date="2024-09-24T14:48:00Z" w16du:dateUtc="2024-09-24T12:48:00Z"/>
                    </w:rPr>
                  </w:pPr>
                  <w:del w:id="4026" w:author="Lorenzo Fabbri" w:date="2024-09-24T14:48:00Z" w16du:dateUtc="2024-09-24T12:48:00Z">
                    <w:r w:rsidRPr="005A6AA3" w:rsidDel="00AE71EA">
                      <w:rPr>
                        <w:rFonts w:ascii="Calibri" w:hAnsi="Calibri"/>
                        <w:sz w:val="20"/>
                      </w:rPr>
                      <w:delText>Date of test</w:delText>
                    </w:r>
                  </w:del>
                </w:p>
              </w:tc>
              <w:tc>
                <w:tcPr>
                  <w:tcW w:w="0" w:type="dxa"/>
                  <w:tcPrChange w:id="40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B6BC7" w14:textId="28EEEB4D" w:rsidR="00066508" w:rsidRPr="005A6AA3" w:rsidDel="00AE71EA" w:rsidRDefault="00066508">
                  <w:pPr>
                    <w:keepNext/>
                    <w:widowControl w:val="0"/>
                    <w:spacing w:after="60"/>
                    <w:rPr>
                      <w:del w:id="4028" w:author="Lorenzo Fabbri" w:date="2024-09-24T14:48:00Z" w16du:dateUtc="2024-09-24T12:48:00Z"/>
                    </w:rPr>
                  </w:pPr>
                </w:p>
              </w:tc>
              <w:tc>
                <w:tcPr>
                  <w:tcW w:w="0" w:type="dxa"/>
                  <w:tcPrChange w:id="40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274A7" w14:textId="70C5B82B" w:rsidR="00066508" w:rsidRPr="005A6AA3" w:rsidDel="00AE71EA" w:rsidRDefault="00066508">
                  <w:pPr>
                    <w:keepNext/>
                    <w:widowControl w:val="0"/>
                    <w:spacing w:after="60"/>
                    <w:rPr>
                      <w:del w:id="4030" w:author="Lorenzo Fabbri" w:date="2024-09-24T14:48:00Z" w16du:dateUtc="2024-09-24T12:48:00Z"/>
                    </w:rPr>
                  </w:pPr>
                </w:p>
              </w:tc>
              <w:tc>
                <w:tcPr>
                  <w:tcW w:w="0" w:type="dxa"/>
                  <w:tcPrChange w:id="403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820FD2" w14:textId="6C374999" w:rsidR="00066508" w:rsidRPr="005A6AA3" w:rsidDel="00AE71EA" w:rsidRDefault="00066508">
                  <w:pPr>
                    <w:keepNext/>
                    <w:widowControl w:val="0"/>
                    <w:spacing w:after="60"/>
                    <w:rPr>
                      <w:del w:id="4032" w:author="Lorenzo Fabbri" w:date="2024-09-24T14:48:00Z" w16du:dateUtc="2024-09-24T12:48:00Z"/>
                    </w:rPr>
                  </w:pPr>
                </w:p>
              </w:tc>
              <w:tc>
                <w:tcPr>
                  <w:tcW w:w="0" w:type="dxa"/>
                  <w:tcPrChange w:id="40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5CD5F" w14:textId="07580CF3" w:rsidR="00066508" w:rsidRPr="005A6AA3" w:rsidDel="00AE71EA" w:rsidRDefault="00000000">
                  <w:pPr>
                    <w:keepNext/>
                    <w:widowControl w:val="0"/>
                    <w:spacing w:after="60"/>
                    <w:rPr>
                      <w:del w:id="4034" w:author="Lorenzo Fabbri" w:date="2024-09-24T14:48:00Z" w16du:dateUtc="2024-09-24T12:48:00Z"/>
                    </w:rPr>
                  </w:pPr>
                  <w:del w:id="4035" w:author="Lorenzo Fabbri" w:date="2024-09-24T14:48:00Z" w16du:dateUtc="2024-09-24T12:48:00Z">
                    <w:r w:rsidRPr="005A6AA3" w:rsidDel="00AE71EA">
                      <w:rPr>
                        <w:rFonts w:ascii="Calibri" w:hAnsi="Calibri"/>
                        <w:sz w:val="20"/>
                      </w:rPr>
                      <w:delText>season</w:delText>
                    </w:r>
                  </w:del>
                </w:p>
              </w:tc>
              <w:tc>
                <w:tcPr>
                  <w:tcW w:w="0" w:type="dxa"/>
                  <w:tcPrChange w:id="40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C4866F" w14:textId="7E6F5CBD" w:rsidR="00066508" w:rsidRPr="005A6AA3" w:rsidDel="00AE71EA" w:rsidRDefault="00000000">
                  <w:pPr>
                    <w:keepNext/>
                    <w:widowControl w:val="0"/>
                    <w:spacing w:after="60"/>
                    <w:rPr>
                      <w:del w:id="4037" w:author="Lorenzo Fabbri" w:date="2024-09-24T14:48:00Z" w16du:dateUtc="2024-09-24T12:48:00Z"/>
                    </w:rPr>
                  </w:pPr>
                  <w:del w:id="4038" w:author="Lorenzo Fabbri" w:date="2024-09-24T14:48:00Z" w16du:dateUtc="2024-09-24T12:48:00Z">
                    <w:r w:rsidRPr="005A6AA3" w:rsidDel="00AE71EA">
                      <w:rPr>
                        <w:rFonts w:ascii="Calibri" w:hAnsi="Calibri"/>
                        <w:sz w:val="20"/>
                      </w:rPr>
                      <w:delText>postnatal</w:delText>
                    </w:r>
                  </w:del>
                </w:p>
              </w:tc>
              <w:tc>
                <w:tcPr>
                  <w:tcW w:w="0" w:type="dxa"/>
                  <w:tcPrChange w:id="40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30C2" w14:textId="3D3644C2" w:rsidR="00066508" w:rsidRPr="005A6AA3" w:rsidDel="00AE71EA" w:rsidRDefault="00000000">
                  <w:pPr>
                    <w:keepNext/>
                    <w:widowControl w:val="0"/>
                    <w:spacing w:after="60"/>
                    <w:rPr>
                      <w:del w:id="4040" w:author="Lorenzo Fabbri" w:date="2024-09-24T14:48:00Z" w16du:dateUtc="2024-09-24T12:48:00Z"/>
                    </w:rPr>
                  </w:pPr>
                  <w:del w:id="4041" w:author="Lorenzo Fabbri" w:date="2024-09-24T14:48:00Z" w16du:dateUtc="2024-09-24T12:48:00Z">
                    <w:r w:rsidRPr="005A6AA3" w:rsidDel="00AE71EA">
                      <w:rPr>
                        <w:rFonts w:ascii="Calibri" w:hAnsi="Calibri"/>
                        <w:sz w:val="20"/>
                      </w:rPr>
                      <w:delText>Yes</w:delText>
                    </w:r>
                  </w:del>
                </w:p>
              </w:tc>
              <w:tc>
                <w:tcPr>
                  <w:tcW w:w="0" w:type="dxa"/>
                  <w:tcPrChange w:id="40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9538C" w14:textId="0C7348E3" w:rsidR="00066508" w:rsidRPr="005A6AA3" w:rsidDel="00AE71EA" w:rsidRDefault="00000000">
                  <w:pPr>
                    <w:keepNext/>
                    <w:widowControl w:val="0"/>
                    <w:spacing w:after="60"/>
                    <w:rPr>
                      <w:del w:id="4043" w:author="Lorenzo Fabbri" w:date="2024-09-24T14:48:00Z" w16du:dateUtc="2024-09-24T12:48:00Z"/>
                    </w:rPr>
                  </w:pPr>
                  <w:del w:id="4044" w:author="Lorenzo Fabbri" w:date="2024-09-24T14:48:00Z" w16du:dateUtc="2024-09-24T12:48:00Z">
                    <w:r w:rsidRPr="005A6AA3" w:rsidDel="00AE71EA">
                      <w:rPr>
                        <w:rFonts w:ascii="Calibri" w:hAnsi="Calibri"/>
                        <w:sz w:val="20"/>
                      </w:rPr>
                      <w:delText>Yes</w:delText>
                    </w:r>
                  </w:del>
                </w:p>
              </w:tc>
              <w:tc>
                <w:tcPr>
                  <w:tcW w:w="0" w:type="dxa"/>
                  <w:tcPrChange w:id="40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B7103A" w14:textId="076EB62A" w:rsidR="00066508" w:rsidRPr="005A6AA3" w:rsidDel="00AE71EA" w:rsidRDefault="00000000">
                  <w:pPr>
                    <w:keepNext/>
                    <w:widowControl w:val="0"/>
                    <w:spacing w:after="60"/>
                    <w:rPr>
                      <w:del w:id="4046" w:author="Lorenzo Fabbri" w:date="2024-09-24T14:48:00Z" w16du:dateUtc="2024-09-24T12:48:00Z"/>
                    </w:rPr>
                  </w:pPr>
                  <w:del w:id="4047" w:author="Lorenzo Fabbri" w:date="2024-09-24T14:48:00Z" w16du:dateUtc="2024-09-24T12:48:00Z">
                    <w:r w:rsidRPr="005A6AA3" w:rsidDel="00AE71EA">
                      <w:rPr>
                        <w:rFonts w:ascii="Calibri" w:hAnsi="Calibri"/>
                        <w:sz w:val="20"/>
                      </w:rPr>
                      <w:delText>No</w:delText>
                    </w:r>
                  </w:del>
                </w:p>
              </w:tc>
            </w:tr>
            <w:tr w:rsidR="00066508" w:rsidRPr="005A6AA3" w:rsidDel="00AE71EA" w14:paraId="6D9AD5A7" w14:textId="35EFF9D1" w:rsidTr="006C3DDD">
              <w:trPr>
                <w:del w:id="4048" w:author="Lorenzo Fabbri" w:date="2024-09-24T14:48:00Z"/>
                <w:trPrChange w:id="4049" w:author="Lorenzo Fabbri" w:date="2024-09-19T20:37:00Z" w16du:dateUtc="2024-09-19T18:37:00Z">
                  <w:trPr>
                    <w:gridBefore w:val="1"/>
                    <w:cantSplit/>
                    <w:jc w:val="center"/>
                  </w:trPr>
                </w:trPrChange>
              </w:trPr>
              <w:tc>
                <w:tcPr>
                  <w:tcW w:w="0" w:type="dxa"/>
                  <w:gridSpan w:val="11"/>
                  <w:tcPrChange w:id="4050"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93DA976" w14:textId="6A0AA886" w:rsidR="00066508" w:rsidRPr="005A6AA3" w:rsidDel="00AE71EA" w:rsidRDefault="00000000">
                  <w:pPr>
                    <w:keepNext/>
                    <w:widowControl w:val="0"/>
                    <w:spacing w:after="60"/>
                    <w:rPr>
                      <w:del w:id="4051" w:author="Lorenzo Fabbri" w:date="2024-09-24T14:48:00Z" w16du:dateUtc="2024-09-24T12:48:00Z"/>
                    </w:rPr>
                  </w:pPr>
                  <w:del w:id="4052" w:author="Lorenzo Fabbri" w:date="2024-09-24T14:48:00Z" w16du:dateUtc="2024-09-24T12:48:00Z">
                    <w:r w:rsidRPr="005A6AA3" w:rsidDel="00AE71EA">
                      <w:rPr>
                        <w:rFonts w:ascii="Calibri" w:hAnsi="Calibri"/>
                        <w:b/>
                        <w:sz w:val="20"/>
                      </w:rPr>
                      <w:delText>sex_child</w:delText>
                    </w:r>
                  </w:del>
                </w:p>
              </w:tc>
            </w:tr>
            <w:tr w:rsidR="00066508" w:rsidRPr="005A6AA3" w:rsidDel="00AE71EA" w14:paraId="4E38CE32" w14:textId="57E76B23" w:rsidTr="006C3DDD">
              <w:trPr>
                <w:del w:id="4053" w:author="Lorenzo Fabbri" w:date="2024-09-24T14:48:00Z"/>
                <w:trPrChange w:id="4054" w:author="Lorenzo Fabbri" w:date="2024-09-19T20:37:00Z" w16du:dateUtc="2024-09-19T18:37:00Z">
                  <w:trPr>
                    <w:gridBefore w:val="1"/>
                    <w:cantSplit/>
                    <w:jc w:val="center"/>
                  </w:trPr>
                </w:trPrChange>
              </w:trPr>
              <w:tc>
                <w:tcPr>
                  <w:tcW w:w="0" w:type="dxa"/>
                  <w:tcPrChange w:id="40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353F0" w14:textId="52927F7D" w:rsidR="00066508" w:rsidRPr="005A6AA3" w:rsidDel="00AE71EA" w:rsidRDefault="00000000">
                  <w:pPr>
                    <w:keepNext/>
                    <w:widowControl w:val="0"/>
                    <w:spacing w:after="60"/>
                    <w:rPr>
                      <w:del w:id="4056" w:author="Lorenzo Fabbri" w:date="2024-09-24T14:48:00Z" w16du:dateUtc="2024-09-24T12:48:00Z"/>
                    </w:rPr>
                  </w:pPr>
                  <w:del w:id="4057" w:author="Lorenzo Fabbri" w:date="2024-09-24T14:48:00Z" w16du:dateUtc="2024-09-24T12:48:00Z">
                    <w:r w:rsidRPr="005A6AA3" w:rsidDel="00AE71EA">
                      <w:rPr>
                        <w:rFonts w:ascii="Calibri" w:hAnsi="Calibri"/>
                        <w:sz w:val="20"/>
                      </w:rPr>
                      <w:delText>e3_sex</w:delText>
                    </w:r>
                  </w:del>
                </w:p>
              </w:tc>
              <w:tc>
                <w:tcPr>
                  <w:tcW w:w="0" w:type="dxa"/>
                  <w:tcPrChange w:id="40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B80A28" w14:textId="64311884" w:rsidR="00066508" w:rsidRPr="005A6AA3" w:rsidDel="00AE71EA" w:rsidRDefault="00000000">
                  <w:pPr>
                    <w:keepNext/>
                    <w:widowControl w:val="0"/>
                    <w:spacing w:after="60"/>
                    <w:rPr>
                      <w:del w:id="4059" w:author="Lorenzo Fabbri" w:date="2024-09-24T14:48:00Z" w16du:dateUtc="2024-09-24T12:48:00Z"/>
                    </w:rPr>
                  </w:pPr>
                  <w:del w:id="4060" w:author="Lorenzo Fabbri" w:date="2024-09-24T14:48:00Z" w16du:dateUtc="2024-09-24T12:48:00Z">
                    <w:r w:rsidRPr="005A6AA3" w:rsidDel="00AE71EA">
                      <w:rPr>
                        <w:rFonts w:ascii="Calibri" w:hAnsi="Calibri"/>
                        <w:sz w:val="20"/>
                      </w:rPr>
                      <w:delText>categorical</w:delText>
                    </w:r>
                  </w:del>
                </w:p>
              </w:tc>
              <w:tc>
                <w:tcPr>
                  <w:tcW w:w="0" w:type="dxa"/>
                  <w:tcPrChange w:id="40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6A96EB" w14:textId="1F383208" w:rsidR="00066508" w:rsidRPr="005A6AA3" w:rsidDel="00AE71EA" w:rsidRDefault="00000000">
                  <w:pPr>
                    <w:keepNext/>
                    <w:widowControl w:val="0"/>
                    <w:spacing w:after="60"/>
                    <w:rPr>
                      <w:del w:id="4062" w:author="Lorenzo Fabbri" w:date="2024-09-24T14:48:00Z" w16du:dateUtc="2024-09-24T12:48:00Z"/>
                    </w:rPr>
                  </w:pPr>
                  <w:del w:id="4063" w:author="Lorenzo Fabbri" w:date="2024-09-24T14:48:00Z" w16du:dateUtc="2024-09-24T12:48:00Z">
                    <w:r w:rsidRPr="005A6AA3" w:rsidDel="00AE71EA">
                      <w:rPr>
                        <w:rFonts w:ascii="Calibri" w:hAnsi="Calibri"/>
                        <w:sz w:val="20"/>
                      </w:rPr>
                      <w:delText>Child sex</w:delText>
                    </w:r>
                  </w:del>
                </w:p>
              </w:tc>
              <w:tc>
                <w:tcPr>
                  <w:tcW w:w="0" w:type="dxa"/>
                  <w:tcPrChange w:id="40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2C8EEA" w14:textId="5129852C" w:rsidR="00066508" w:rsidRPr="005A6AA3" w:rsidDel="00AE71EA" w:rsidRDefault="00000000">
                  <w:pPr>
                    <w:keepNext/>
                    <w:widowControl w:val="0"/>
                    <w:spacing w:after="60"/>
                    <w:rPr>
                      <w:del w:id="4065" w:author="Lorenzo Fabbri" w:date="2024-09-24T14:48:00Z" w16du:dateUtc="2024-09-24T12:48:00Z"/>
                    </w:rPr>
                  </w:pPr>
                  <w:del w:id="4066" w:author="Lorenzo Fabbri" w:date="2024-09-24T14:48:00Z" w16du:dateUtc="2024-09-24T12:48:00Z">
                    <w:r w:rsidRPr="005A6AA3" w:rsidDel="00AE71EA">
                      <w:rPr>
                        <w:rFonts w:ascii="Calibri" w:hAnsi="Calibri"/>
                        <w:sz w:val="20"/>
                      </w:rPr>
                      <w:delText>0,1</w:delText>
                    </w:r>
                  </w:del>
                </w:p>
              </w:tc>
              <w:tc>
                <w:tcPr>
                  <w:tcW w:w="0" w:type="dxa"/>
                  <w:tcPrChange w:id="40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735CCE" w14:textId="71DAF2A8" w:rsidR="00066508" w:rsidRPr="005A6AA3" w:rsidDel="00AE71EA" w:rsidRDefault="00000000">
                  <w:pPr>
                    <w:keepNext/>
                    <w:widowControl w:val="0"/>
                    <w:spacing w:after="60"/>
                    <w:rPr>
                      <w:del w:id="4068" w:author="Lorenzo Fabbri" w:date="2024-09-24T14:48:00Z" w16du:dateUtc="2024-09-24T12:48:00Z"/>
                    </w:rPr>
                  </w:pPr>
                  <w:del w:id="4069" w:author="Lorenzo Fabbri" w:date="2024-09-24T14:48:00Z" w16du:dateUtc="2024-09-24T12:48:00Z">
                    <w:r w:rsidRPr="005A6AA3" w:rsidDel="00AE71EA">
                      <w:rPr>
                        <w:rFonts w:ascii="Calibri" w:hAnsi="Calibri"/>
                        <w:sz w:val="20"/>
                      </w:rPr>
                      <w:delText>Male, Female</w:delText>
                    </w:r>
                  </w:del>
                </w:p>
              </w:tc>
              <w:tc>
                <w:tcPr>
                  <w:tcW w:w="0" w:type="dxa"/>
                  <w:tcPrChange w:id="407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DBC34B6" w14:textId="779BFD88" w:rsidR="00066508" w:rsidRPr="005A6AA3" w:rsidDel="00AE71EA" w:rsidRDefault="00066508">
                  <w:pPr>
                    <w:keepNext/>
                    <w:widowControl w:val="0"/>
                    <w:spacing w:after="60"/>
                    <w:rPr>
                      <w:del w:id="4071" w:author="Lorenzo Fabbri" w:date="2024-09-24T14:48:00Z" w16du:dateUtc="2024-09-24T12:48:00Z"/>
                    </w:rPr>
                  </w:pPr>
                </w:p>
              </w:tc>
              <w:tc>
                <w:tcPr>
                  <w:tcW w:w="0" w:type="dxa"/>
                  <w:tcPrChange w:id="40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EF6D8" w14:textId="365A36D4" w:rsidR="00066508" w:rsidRPr="005A6AA3" w:rsidDel="00AE71EA" w:rsidRDefault="00066508">
                  <w:pPr>
                    <w:keepNext/>
                    <w:widowControl w:val="0"/>
                    <w:spacing w:after="60"/>
                    <w:rPr>
                      <w:del w:id="4073" w:author="Lorenzo Fabbri" w:date="2024-09-24T14:48:00Z" w16du:dateUtc="2024-09-24T12:48:00Z"/>
                    </w:rPr>
                  </w:pPr>
                </w:p>
              </w:tc>
              <w:tc>
                <w:tcPr>
                  <w:tcW w:w="0" w:type="dxa"/>
                  <w:tcPrChange w:id="40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9650" w14:textId="2997FA18" w:rsidR="00066508" w:rsidRPr="005A6AA3" w:rsidDel="00AE71EA" w:rsidRDefault="00000000">
                  <w:pPr>
                    <w:keepNext/>
                    <w:widowControl w:val="0"/>
                    <w:spacing w:after="60"/>
                    <w:rPr>
                      <w:del w:id="4075" w:author="Lorenzo Fabbri" w:date="2024-09-24T14:48:00Z" w16du:dateUtc="2024-09-24T12:48:00Z"/>
                    </w:rPr>
                  </w:pPr>
                  <w:del w:id="4076" w:author="Lorenzo Fabbri" w:date="2024-09-24T14:48:00Z" w16du:dateUtc="2024-09-24T12:48:00Z">
                    <w:r w:rsidRPr="005A6AA3" w:rsidDel="00AE71EA">
                      <w:rPr>
                        <w:rFonts w:ascii="Calibri" w:hAnsi="Calibri"/>
                        <w:sz w:val="20"/>
                      </w:rPr>
                      <w:delText>postnatal</w:delText>
                    </w:r>
                  </w:del>
                </w:p>
              </w:tc>
              <w:tc>
                <w:tcPr>
                  <w:tcW w:w="0" w:type="dxa"/>
                  <w:tcPrChange w:id="40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E3265F" w14:textId="42FE32D8" w:rsidR="00066508" w:rsidRPr="005A6AA3" w:rsidDel="00AE71EA" w:rsidRDefault="00000000">
                  <w:pPr>
                    <w:keepNext/>
                    <w:widowControl w:val="0"/>
                    <w:spacing w:after="60"/>
                    <w:rPr>
                      <w:del w:id="4078" w:author="Lorenzo Fabbri" w:date="2024-09-24T14:48:00Z" w16du:dateUtc="2024-09-24T12:48:00Z"/>
                    </w:rPr>
                  </w:pPr>
                  <w:del w:id="4079" w:author="Lorenzo Fabbri" w:date="2024-09-24T14:48:00Z" w16du:dateUtc="2024-09-24T12:48:00Z">
                    <w:r w:rsidRPr="005A6AA3" w:rsidDel="00AE71EA">
                      <w:rPr>
                        <w:rFonts w:ascii="Calibri" w:hAnsi="Calibri"/>
                        <w:sz w:val="20"/>
                      </w:rPr>
                      <w:delText>Yes</w:delText>
                    </w:r>
                  </w:del>
                </w:p>
              </w:tc>
              <w:tc>
                <w:tcPr>
                  <w:tcW w:w="0" w:type="dxa"/>
                  <w:tcPrChange w:id="40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43E3E6" w14:textId="454F2B9C" w:rsidR="00066508" w:rsidRPr="005A6AA3" w:rsidDel="00AE71EA" w:rsidRDefault="00000000">
                  <w:pPr>
                    <w:keepNext/>
                    <w:widowControl w:val="0"/>
                    <w:spacing w:after="60"/>
                    <w:rPr>
                      <w:del w:id="4081" w:author="Lorenzo Fabbri" w:date="2024-09-24T14:48:00Z" w16du:dateUtc="2024-09-24T12:48:00Z"/>
                    </w:rPr>
                  </w:pPr>
                  <w:del w:id="4082" w:author="Lorenzo Fabbri" w:date="2024-09-24T14:48:00Z" w16du:dateUtc="2024-09-24T12:48:00Z">
                    <w:r w:rsidRPr="005A6AA3" w:rsidDel="00AE71EA">
                      <w:rPr>
                        <w:rFonts w:ascii="Calibri" w:hAnsi="Calibri"/>
                        <w:sz w:val="20"/>
                      </w:rPr>
                      <w:delText>Yes</w:delText>
                    </w:r>
                  </w:del>
                </w:p>
              </w:tc>
              <w:tc>
                <w:tcPr>
                  <w:tcW w:w="0" w:type="dxa"/>
                  <w:tcPrChange w:id="40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8AE325" w14:textId="4B4602D4" w:rsidR="00066508" w:rsidRPr="005A6AA3" w:rsidDel="00AE71EA" w:rsidRDefault="00000000">
                  <w:pPr>
                    <w:keepNext/>
                    <w:widowControl w:val="0"/>
                    <w:spacing w:after="60"/>
                    <w:rPr>
                      <w:del w:id="4084" w:author="Lorenzo Fabbri" w:date="2024-09-24T14:48:00Z" w16du:dateUtc="2024-09-24T12:48:00Z"/>
                    </w:rPr>
                  </w:pPr>
                  <w:del w:id="4085" w:author="Lorenzo Fabbri" w:date="2024-09-24T14:48:00Z" w16du:dateUtc="2024-09-24T12:48:00Z">
                    <w:r w:rsidRPr="005A6AA3" w:rsidDel="00AE71EA">
                      <w:rPr>
                        <w:rFonts w:ascii="Calibri" w:hAnsi="Calibri"/>
                        <w:sz w:val="20"/>
                      </w:rPr>
                      <w:delText>Yes</w:delText>
                    </w:r>
                  </w:del>
                </w:p>
              </w:tc>
            </w:tr>
            <w:tr w:rsidR="00066508" w:rsidRPr="005A6AA3" w:rsidDel="00AE71EA" w14:paraId="011CE5F7" w14:textId="705A815A" w:rsidTr="006C3DDD">
              <w:trPr>
                <w:del w:id="4086" w:author="Lorenzo Fabbri" w:date="2024-09-24T14:48:00Z"/>
                <w:trPrChange w:id="4087" w:author="Lorenzo Fabbri" w:date="2024-09-19T20:37:00Z" w16du:dateUtc="2024-09-19T18:37:00Z">
                  <w:trPr>
                    <w:gridBefore w:val="1"/>
                    <w:cantSplit/>
                    <w:jc w:val="center"/>
                  </w:trPr>
                </w:trPrChange>
              </w:trPr>
              <w:tc>
                <w:tcPr>
                  <w:tcW w:w="0" w:type="dxa"/>
                  <w:gridSpan w:val="11"/>
                  <w:tcPrChange w:id="4088"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744B2023" w14:textId="5494ED25" w:rsidR="00066508" w:rsidRPr="005A6AA3" w:rsidDel="00AE71EA" w:rsidRDefault="00000000">
                  <w:pPr>
                    <w:keepNext/>
                    <w:widowControl w:val="0"/>
                    <w:spacing w:after="60"/>
                    <w:rPr>
                      <w:del w:id="4089" w:author="Lorenzo Fabbri" w:date="2024-09-24T14:48:00Z" w16du:dateUtc="2024-09-24T12:48:00Z"/>
                    </w:rPr>
                  </w:pPr>
                  <w:del w:id="4090" w:author="Lorenzo Fabbri" w:date="2024-09-24T14:48:00Z" w16du:dateUtc="2024-09-24T12:48:00Z">
                    <w:r w:rsidRPr="005A6AA3" w:rsidDel="00AE71EA">
                      <w:rPr>
                        <w:rFonts w:ascii="Calibri" w:hAnsi="Calibri"/>
                        <w:b/>
                        <w:sz w:val="20"/>
                      </w:rPr>
                      <w:delText>time_lastMeal</w:delText>
                    </w:r>
                  </w:del>
                </w:p>
              </w:tc>
            </w:tr>
            <w:tr w:rsidR="00066508" w:rsidRPr="005A6AA3" w:rsidDel="00AE71EA" w14:paraId="2FAF34A2" w14:textId="55009912" w:rsidTr="006C3DDD">
              <w:trPr>
                <w:del w:id="4091" w:author="Lorenzo Fabbri" w:date="2024-09-24T14:48:00Z"/>
                <w:trPrChange w:id="4092" w:author="Lorenzo Fabbri" w:date="2024-09-19T20:37:00Z" w16du:dateUtc="2024-09-19T18:37:00Z">
                  <w:trPr>
                    <w:gridBefore w:val="1"/>
                    <w:cantSplit/>
                    <w:jc w:val="center"/>
                  </w:trPr>
                </w:trPrChange>
              </w:trPr>
              <w:tc>
                <w:tcPr>
                  <w:tcW w:w="0" w:type="dxa"/>
                  <w:tcPrChange w:id="40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AEE2F6" w14:textId="251BD100" w:rsidR="00066508" w:rsidRPr="005A6AA3" w:rsidDel="00AE71EA" w:rsidRDefault="00000000">
                  <w:pPr>
                    <w:keepNext/>
                    <w:widowControl w:val="0"/>
                    <w:spacing w:after="60"/>
                    <w:rPr>
                      <w:del w:id="4094" w:author="Lorenzo Fabbri" w:date="2024-09-24T14:48:00Z" w16du:dateUtc="2024-09-24T12:48:00Z"/>
                    </w:rPr>
                  </w:pPr>
                  <w:del w:id="4095" w:author="Lorenzo Fabbri" w:date="2024-09-24T14:48:00Z" w16du:dateUtc="2024-09-24T12:48:00Z">
                    <w:r w:rsidRPr="005A6AA3" w:rsidDel="00AE71EA">
                      <w:rPr>
                        <w:rFonts w:ascii="Calibri" w:hAnsi="Calibri"/>
                        <w:sz w:val="20"/>
                      </w:rPr>
                      <w:delText>hs_dift_mealblood_imp</w:delText>
                    </w:r>
                  </w:del>
                </w:p>
              </w:tc>
              <w:tc>
                <w:tcPr>
                  <w:tcW w:w="0" w:type="dxa"/>
                  <w:tcPrChange w:id="40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5D3FA" w14:textId="6E0D477F" w:rsidR="00066508" w:rsidRPr="005A6AA3" w:rsidDel="00AE71EA" w:rsidRDefault="00000000">
                  <w:pPr>
                    <w:keepNext/>
                    <w:widowControl w:val="0"/>
                    <w:spacing w:after="60"/>
                    <w:rPr>
                      <w:del w:id="4097" w:author="Lorenzo Fabbri" w:date="2024-09-24T14:48:00Z" w16du:dateUtc="2024-09-24T12:48:00Z"/>
                    </w:rPr>
                  </w:pPr>
                  <w:del w:id="4098" w:author="Lorenzo Fabbri" w:date="2024-09-24T14:48:00Z" w16du:dateUtc="2024-09-24T12:48:00Z">
                    <w:r w:rsidRPr="005A6AA3" w:rsidDel="00AE71EA">
                      <w:rPr>
                        <w:rFonts w:ascii="Calibri" w:hAnsi="Calibri"/>
                        <w:sz w:val="20"/>
                      </w:rPr>
                      <w:delText>numerical</w:delText>
                    </w:r>
                  </w:del>
                </w:p>
              </w:tc>
              <w:tc>
                <w:tcPr>
                  <w:tcW w:w="0" w:type="dxa"/>
                  <w:tcPrChange w:id="40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2169B" w14:textId="639F7AFA" w:rsidR="00066508" w:rsidRPr="005A6AA3" w:rsidDel="00AE71EA" w:rsidRDefault="00000000">
                  <w:pPr>
                    <w:keepNext/>
                    <w:widowControl w:val="0"/>
                    <w:spacing w:after="60"/>
                    <w:rPr>
                      <w:del w:id="4100" w:author="Lorenzo Fabbri" w:date="2024-09-24T14:48:00Z" w16du:dateUtc="2024-09-24T12:48:00Z"/>
                    </w:rPr>
                  </w:pPr>
                  <w:del w:id="4101" w:author="Lorenzo Fabbri" w:date="2024-09-24T14:48:00Z" w16du:dateUtc="2024-09-24T12:48:00Z">
                    <w:r w:rsidRPr="005A6AA3" w:rsidDel="00AE71EA">
                      <w:rPr>
                        <w:rFonts w:ascii="Calibri" w:hAnsi="Calibri"/>
                        <w:sz w:val="20"/>
                      </w:rPr>
                      <w:delText>Fasting time before visit</w:delText>
                    </w:r>
                  </w:del>
                </w:p>
              </w:tc>
              <w:tc>
                <w:tcPr>
                  <w:tcW w:w="0" w:type="dxa"/>
                  <w:tcPrChange w:id="41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8A0AA7" w14:textId="783DB610" w:rsidR="00066508" w:rsidRPr="005A6AA3" w:rsidDel="00AE71EA" w:rsidRDefault="00066508">
                  <w:pPr>
                    <w:keepNext/>
                    <w:widowControl w:val="0"/>
                    <w:spacing w:after="60"/>
                    <w:rPr>
                      <w:del w:id="4103" w:author="Lorenzo Fabbri" w:date="2024-09-24T14:48:00Z" w16du:dateUtc="2024-09-24T12:48:00Z"/>
                    </w:rPr>
                  </w:pPr>
                </w:p>
              </w:tc>
              <w:tc>
                <w:tcPr>
                  <w:tcW w:w="0" w:type="dxa"/>
                  <w:tcPrChange w:id="41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C79A69" w14:textId="727E7D91" w:rsidR="00066508" w:rsidRPr="005A6AA3" w:rsidDel="00AE71EA" w:rsidRDefault="00066508">
                  <w:pPr>
                    <w:keepNext/>
                    <w:widowControl w:val="0"/>
                    <w:spacing w:after="60"/>
                    <w:rPr>
                      <w:del w:id="4105" w:author="Lorenzo Fabbri" w:date="2024-09-24T14:48:00Z" w16du:dateUtc="2024-09-24T12:48:00Z"/>
                    </w:rPr>
                  </w:pPr>
                </w:p>
              </w:tc>
              <w:tc>
                <w:tcPr>
                  <w:tcW w:w="0" w:type="dxa"/>
                  <w:tcPrChange w:id="410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37B7DA5" w14:textId="79A42A52" w:rsidR="00066508" w:rsidRPr="005A6AA3" w:rsidDel="00AE71EA" w:rsidRDefault="00066508">
                  <w:pPr>
                    <w:keepNext/>
                    <w:widowControl w:val="0"/>
                    <w:spacing w:after="60"/>
                    <w:rPr>
                      <w:del w:id="4107" w:author="Lorenzo Fabbri" w:date="2024-09-24T14:48:00Z" w16du:dateUtc="2024-09-24T12:48:00Z"/>
                    </w:rPr>
                  </w:pPr>
                </w:p>
              </w:tc>
              <w:tc>
                <w:tcPr>
                  <w:tcW w:w="0" w:type="dxa"/>
                  <w:tcPrChange w:id="41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FF210" w14:textId="3BBB4814" w:rsidR="00066508" w:rsidRPr="005A6AA3" w:rsidDel="00AE71EA" w:rsidRDefault="00000000">
                  <w:pPr>
                    <w:keepNext/>
                    <w:widowControl w:val="0"/>
                    <w:spacing w:after="60"/>
                    <w:rPr>
                      <w:del w:id="4109" w:author="Lorenzo Fabbri" w:date="2024-09-24T14:48:00Z" w16du:dateUtc="2024-09-24T12:48:00Z"/>
                    </w:rPr>
                  </w:pPr>
                  <w:del w:id="4110" w:author="Lorenzo Fabbri" w:date="2024-09-24T14:48:00Z" w16du:dateUtc="2024-09-24T12:48:00Z">
                    <w:r w:rsidRPr="005A6AA3" w:rsidDel="00AE71EA">
                      <w:rPr>
                        <w:rFonts w:ascii="Calibri" w:hAnsi="Calibri"/>
                        <w:sz w:val="20"/>
                      </w:rPr>
                      <w:delText>hours</w:delText>
                    </w:r>
                  </w:del>
                </w:p>
              </w:tc>
              <w:tc>
                <w:tcPr>
                  <w:tcW w:w="0" w:type="dxa"/>
                  <w:tcPrChange w:id="41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4648D2" w14:textId="2A003438" w:rsidR="00066508" w:rsidRPr="005A6AA3" w:rsidDel="00AE71EA" w:rsidRDefault="00000000">
                  <w:pPr>
                    <w:keepNext/>
                    <w:widowControl w:val="0"/>
                    <w:spacing w:after="60"/>
                    <w:rPr>
                      <w:del w:id="4112" w:author="Lorenzo Fabbri" w:date="2024-09-24T14:48:00Z" w16du:dateUtc="2024-09-24T12:48:00Z"/>
                    </w:rPr>
                  </w:pPr>
                  <w:del w:id="4113" w:author="Lorenzo Fabbri" w:date="2024-09-24T14:48:00Z" w16du:dateUtc="2024-09-24T12:48:00Z">
                    <w:r w:rsidRPr="005A6AA3" w:rsidDel="00AE71EA">
                      <w:rPr>
                        <w:rFonts w:ascii="Calibri" w:hAnsi="Calibri"/>
                        <w:sz w:val="20"/>
                      </w:rPr>
                      <w:delText>postnatal</w:delText>
                    </w:r>
                  </w:del>
                </w:p>
              </w:tc>
              <w:tc>
                <w:tcPr>
                  <w:tcW w:w="0" w:type="dxa"/>
                  <w:tcPrChange w:id="41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64879D" w14:textId="01E600C8" w:rsidR="00066508" w:rsidRPr="005A6AA3" w:rsidDel="00AE71EA" w:rsidRDefault="00000000">
                  <w:pPr>
                    <w:keepNext/>
                    <w:widowControl w:val="0"/>
                    <w:spacing w:after="60"/>
                    <w:rPr>
                      <w:del w:id="4115" w:author="Lorenzo Fabbri" w:date="2024-09-24T14:48:00Z" w16du:dateUtc="2024-09-24T12:48:00Z"/>
                    </w:rPr>
                  </w:pPr>
                  <w:del w:id="4116" w:author="Lorenzo Fabbri" w:date="2024-09-24T14:48:00Z" w16du:dateUtc="2024-09-24T12:48:00Z">
                    <w:r w:rsidRPr="005A6AA3" w:rsidDel="00AE71EA">
                      <w:rPr>
                        <w:rFonts w:ascii="Calibri" w:hAnsi="Calibri"/>
                        <w:sz w:val="20"/>
                      </w:rPr>
                      <w:delText>Yes</w:delText>
                    </w:r>
                  </w:del>
                </w:p>
              </w:tc>
              <w:tc>
                <w:tcPr>
                  <w:tcW w:w="0" w:type="dxa"/>
                  <w:tcPrChange w:id="41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B37E74" w14:textId="1A1DCCA0" w:rsidR="00066508" w:rsidRPr="005A6AA3" w:rsidDel="00AE71EA" w:rsidRDefault="00000000">
                  <w:pPr>
                    <w:keepNext/>
                    <w:widowControl w:val="0"/>
                    <w:spacing w:after="60"/>
                    <w:rPr>
                      <w:del w:id="4118" w:author="Lorenzo Fabbri" w:date="2024-09-24T14:48:00Z" w16du:dateUtc="2024-09-24T12:48:00Z"/>
                    </w:rPr>
                  </w:pPr>
                  <w:del w:id="4119" w:author="Lorenzo Fabbri" w:date="2024-09-24T14:48:00Z" w16du:dateUtc="2024-09-24T12:48:00Z">
                    <w:r w:rsidRPr="005A6AA3" w:rsidDel="00AE71EA">
                      <w:rPr>
                        <w:rFonts w:ascii="Calibri" w:hAnsi="Calibri"/>
                        <w:sz w:val="20"/>
                      </w:rPr>
                      <w:delText>Yes</w:delText>
                    </w:r>
                  </w:del>
                </w:p>
              </w:tc>
              <w:tc>
                <w:tcPr>
                  <w:tcW w:w="0" w:type="dxa"/>
                  <w:tcPrChange w:id="41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0721F9" w14:textId="1E87A639" w:rsidR="00066508" w:rsidRPr="005A6AA3" w:rsidDel="00AE71EA" w:rsidRDefault="00000000">
                  <w:pPr>
                    <w:keepNext/>
                    <w:widowControl w:val="0"/>
                    <w:spacing w:after="60"/>
                    <w:rPr>
                      <w:del w:id="4121" w:author="Lorenzo Fabbri" w:date="2024-09-24T14:48:00Z" w16du:dateUtc="2024-09-24T12:48:00Z"/>
                    </w:rPr>
                  </w:pPr>
                  <w:del w:id="4122" w:author="Lorenzo Fabbri" w:date="2024-09-24T14:48:00Z" w16du:dateUtc="2024-09-24T12:48:00Z">
                    <w:r w:rsidRPr="005A6AA3" w:rsidDel="00AE71EA">
                      <w:rPr>
                        <w:rFonts w:ascii="Calibri" w:hAnsi="Calibri"/>
                        <w:sz w:val="20"/>
                      </w:rPr>
                      <w:delText>No</w:delText>
                    </w:r>
                  </w:del>
                </w:p>
              </w:tc>
            </w:tr>
            <w:tr w:rsidR="00066508" w:rsidRPr="005A6AA3" w:rsidDel="00AE71EA" w14:paraId="11072416" w14:textId="62B79364" w:rsidTr="006C3DDD">
              <w:trPr>
                <w:del w:id="4123" w:author="Lorenzo Fabbri" w:date="2024-09-24T14:48:00Z"/>
                <w:trPrChange w:id="4124" w:author="Lorenzo Fabbri" w:date="2024-09-19T20:37:00Z" w16du:dateUtc="2024-09-19T18:37:00Z">
                  <w:trPr>
                    <w:gridBefore w:val="1"/>
                    <w:cantSplit/>
                    <w:jc w:val="center"/>
                  </w:trPr>
                </w:trPrChange>
              </w:trPr>
              <w:tc>
                <w:tcPr>
                  <w:tcW w:w="0" w:type="dxa"/>
                  <w:gridSpan w:val="11"/>
                  <w:tcPrChange w:id="4125"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6F830942" w14:textId="142175F9" w:rsidR="00066508" w:rsidRPr="005A6AA3" w:rsidDel="00AE71EA" w:rsidRDefault="00000000">
                  <w:pPr>
                    <w:keepNext/>
                    <w:widowControl w:val="0"/>
                    <w:spacing w:after="60"/>
                    <w:rPr>
                      <w:del w:id="4126" w:author="Lorenzo Fabbri" w:date="2024-09-24T14:48:00Z" w16du:dateUtc="2024-09-24T12:48:00Z"/>
                    </w:rPr>
                  </w:pPr>
                  <w:del w:id="4127" w:author="Lorenzo Fabbri" w:date="2024-09-24T14:48:00Z" w16du:dateUtc="2024-09-24T12:48:00Z">
                    <w:r w:rsidRPr="005A6AA3" w:rsidDel="00AE71EA">
                      <w:rPr>
                        <w:rFonts w:ascii="Calibri" w:hAnsi="Calibri"/>
                        <w:b/>
                        <w:sz w:val="20"/>
                      </w:rPr>
                      <w:delText>chemical</w:delText>
                    </w:r>
                  </w:del>
                </w:p>
              </w:tc>
            </w:tr>
            <w:tr w:rsidR="00066508" w:rsidRPr="005A6AA3" w:rsidDel="00AE71EA" w14:paraId="1D0732C4" w14:textId="285920BE" w:rsidTr="006C3DDD">
              <w:trPr>
                <w:del w:id="4128" w:author="Lorenzo Fabbri" w:date="2024-09-24T14:48:00Z"/>
                <w:trPrChange w:id="4129" w:author="Lorenzo Fabbri" w:date="2024-09-19T20:37:00Z" w16du:dateUtc="2024-09-19T18:37:00Z">
                  <w:trPr>
                    <w:gridBefore w:val="1"/>
                    <w:cantSplit/>
                    <w:jc w:val="center"/>
                  </w:trPr>
                </w:trPrChange>
              </w:trPr>
              <w:tc>
                <w:tcPr>
                  <w:tcW w:w="0" w:type="dxa"/>
                  <w:tcPrChange w:id="41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002440" w14:textId="5177346C" w:rsidR="00066508" w:rsidRPr="005A6AA3" w:rsidDel="00AE71EA" w:rsidRDefault="00000000">
                  <w:pPr>
                    <w:keepNext/>
                    <w:widowControl w:val="0"/>
                    <w:spacing w:after="60"/>
                    <w:rPr>
                      <w:del w:id="4131" w:author="Lorenzo Fabbri" w:date="2024-09-24T14:48:00Z" w16du:dateUtc="2024-09-24T12:48:00Z"/>
                    </w:rPr>
                  </w:pPr>
                  <w:del w:id="4132" w:author="Lorenzo Fabbri" w:date="2024-09-24T14:48:00Z" w16du:dateUtc="2024-09-24T12:48:00Z">
                    <w:r w:rsidRPr="005A6AA3" w:rsidDel="00AE71EA">
                      <w:rPr>
                        <w:rFonts w:ascii="Calibri" w:hAnsi="Calibri"/>
                        <w:sz w:val="20"/>
                      </w:rPr>
                      <w:delText>hs_bpa_c</w:delText>
                    </w:r>
                  </w:del>
                </w:p>
              </w:tc>
              <w:tc>
                <w:tcPr>
                  <w:tcW w:w="0" w:type="dxa"/>
                  <w:tcPrChange w:id="41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7B974C" w14:textId="0B465D0A" w:rsidR="00066508" w:rsidRPr="005A6AA3" w:rsidDel="00AE71EA" w:rsidRDefault="00000000">
                  <w:pPr>
                    <w:keepNext/>
                    <w:widowControl w:val="0"/>
                    <w:spacing w:after="60"/>
                    <w:rPr>
                      <w:del w:id="4134" w:author="Lorenzo Fabbri" w:date="2024-09-24T14:48:00Z" w16du:dateUtc="2024-09-24T12:48:00Z"/>
                    </w:rPr>
                  </w:pPr>
                  <w:del w:id="4135" w:author="Lorenzo Fabbri" w:date="2024-09-24T14:48:00Z" w16du:dateUtc="2024-09-24T12:48:00Z">
                    <w:r w:rsidRPr="005A6AA3" w:rsidDel="00AE71EA">
                      <w:rPr>
                        <w:rFonts w:ascii="Calibri" w:hAnsi="Calibri"/>
                        <w:sz w:val="20"/>
                      </w:rPr>
                      <w:delText>numerical</w:delText>
                    </w:r>
                  </w:del>
                </w:p>
              </w:tc>
              <w:tc>
                <w:tcPr>
                  <w:tcW w:w="0" w:type="dxa"/>
                  <w:tcPrChange w:id="41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681599" w14:textId="3A911165" w:rsidR="00066508" w:rsidRPr="005A6AA3" w:rsidDel="00AE71EA" w:rsidRDefault="00000000">
                  <w:pPr>
                    <w:keepNext/>
                    <w:widowControl w:val="0"/>
                    <w:spacing w:after="60"/>
                    <w:rPr>
                      <w:del w:id="4137" w:author="Lorenzo Fabbri" w:date="2024-09-24T14:48:00Z" w16du:dateUtc="2024-09-24T12:48:00Z"/>
                    </w:rPr>
                  </w:pPr>
                  <w:del w:id="4138" w:author="Lorenzo Fabbri" w:date="2024-09-24T14:48:00Z" w16du:dateUtc="2024-09-24T12:48:00Z">
                    <w:r w:rsidRPr="005A6AA3" w:rsidDel="00AE71EA">
                      <w:rPr>
                        <w:rFonts w:ascii="Calibri" w:hAnsi="Calibri"/>
                        <w:sz w:val="20"/>
                      </w:rPr>
                      <w:delText>Bisphenol A (BPA)</w:delText>
                    </w:r>
                  </w:del>
                </w:p>
              </w:tc>
              <w:tc>
                <w:tcPr>
                  <w:tcW w:w="0" w:type="dxa"/>
                  <w:tcPrChange w:id="41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118A5D" w14:textId="6A55342B" w:rsidR="00066508" w:rsidRPr="005A6AA3" w:rsidDel="00AE71EA" w:rsidRDefault="00066508">
                  <w:pPr>
                    <w:keepNext/>
                    <w:widowControl w:val="0"/>
                    <w:spacing w:after="60"/>
                    <w:rPr>
                      <w:del w:id="4140" w:author="Lorenzo Fabbri" w:date="2024-09-24T14:48:00Z" w16du:dateUtc="2024-09-24T12:48:00Z"/>
                    </w:rPr>
                  </w:pPr>
                </w:p>
              </w:tc>
              <w:tc>
                <w:tcPr>
                  <w:tcW w:w="0" w:type="dxa"/>
                  <w:tcPrChange w:id="41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F5EE52" w14:textId="61BF45B6" w:rsidR="00066508" w:rsidRPr="005A6AA3" w:rsidDel="00AE71EA" w:rsidRDefault="00066508">
                  <w:pPr>
                    <w:keepNext/>
                    <w:widowControl w:val="0"/>
                    <w:spacing w:after="60"/>
                    <w:rPr>
                      <w:del w:id="4142" w:author="Lorenzo Fabbri" w:date="2024-09-24T14:48:00Z" w16du:dateUtc="2024-09-24T12:48:00Z"/>
                    </w:rPr>
                  </w:pPr>
                </w:p>
              </w:tc>
              <w:tc>
                <w:tcPr>
                  <w:tcW w:w="0" w:type="dxa"/>
                  <w:tcPrChange w:id="414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AC4A624" w14:textId="61B5C80C" w:rsidR="00066508" w:rsidRPr="005A6AA3" w:rsidDel="00AE71EA" w:rsidRDefault="00000000">
                  <w:pPr>
                    <w:keepNext/>
                    <w:widowControl w:val="0"/>
                    <w:spacing w:after="60"/>
                    <w:rPr>
                      <w:del w:id="4144" w:author="Lorenzo Fabbri" w:date="2024-09-24T14:48:00Z" w16du:dateUtc="2024-09-24T12:48:00Z"/>
                    </w:rPr>
                  </w:pPr>
                  <w:del w:id="4145"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1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26918F" w14:textId="43DC7BA1" w:rsidR="00066508" w:rsidRPr="005A6AA3" w:rsidDel="00AE71EA" w:rsidRDefault="00000000">
                  <w:pPr>
                    <w:keepNext/>
                    <w:widowControl w:val="0"/>
                    <w:spacing w:after="60"/>
                    <w:rPr>
                      <w:del w:id="4147" w:author="Lorenzo Fabbri" w:date="2024-09-24T14:48:00Z" w16du:dateUtc="2024-09-24T12:48:00Z"/>
                    </w:rPr>
                  </w:pPr>
                  <w:del w:id="4148" w:author="Lorenzo Fabbri" w:date="2024-09-24T14:48:00Z" w16du:dateUtc="2024-09-24T12:48:00Z">
                    <w:r w:rsidRPr="005A6AA3" w:rsidDel="00AE71EA">
                      <w:rPr>
                        <w:rFonts w:ascii="Calibri" w:hAnsi="Calibri"/>
                        <w:sz w:val="20"/>
                      </w:rPr>
                      <w:delText>microg / L</w:delText>
                    </w:r>
                  </w:del>
                </w:p>
              </w:tc>
              <w:tc>
                <w:tcPr>
                  <w:tcW w:w="0" w:type="dxa"/>
                  <w:tcPrChange w:id="41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AB1D06" w14:textId="47E07514" w:rsidR="00066508" w:rsidRPr="005A6AA3" w:rsidDel="00AE71EA" w:rsidRDefault="00000000">
                  <w:pPr>
                    <w:keepNext/>
                    <w:widowControl w:val="0"/>
                    <w:spacing w:after="60"/>
                    <w:rPr>
                      <w:del w:id="4150" w:author="Lorenzo Fabbri" w:date="2024-09-24T14:48:00Z" w16du:dateUtc="2024-09-24T12:48:00Z"/>
                    </w:rPr>
                  </w:pPr>
                  <w:del w:id="4151" w:author="Lorenzo Fabbri" w:date="2024-09-24T14:48:00Z" w16du:dateUtc="2024-09-24T12:48:00Z">
                    <w:r w:rsidRPr="005A6AA3" w:rsidDel="00AE71EA">
                      <w:rPr>
                        <w:rFonts w:ascii="Calibri" w:hAnsi="Calibri"/>
                        <w:sz w:val="20"/>
                      </w:rPr>
                      <w:delText>postnatal</w:delText>
                    </w:r>
                  </w:del>
                </w:p>
              </w:tc>
              <w:tc>
                <w:tcPr>
                  <w:tcW w:w="0" w:type="dxa"/>
                  <w:tcPrChange w:id="41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85559C" w14:textId="3804EDBE" w:rsidR="00066508" w:rsidRPr="005A6AA3" w:rsidDel="00AE71EA" w:rsidRDefault="00000000">
                  <w:pPr>
                    <w:keepNext/>
                    <w:widowControl w:val="0"/>
                    <w:spacing w:after="60"/>
                    <w:rPr>
                      <w:del w:id="4153" w:author="Lorenzo Fabbri" w:date="2024-09-24T14:48:00Z" w16du:dateUtc="2024-09-24T12:48:00Z"/>
                    </w:rPr>
                  </w:pPr>
                  <w:del w:id="4154" w:author="Lorenzo Fabbri" w:date="2024-09-24T14:48:00Z" w16du:dateUtc="2024-09-24T12:48:00Z">
                    <w:r w:rsidRPr="005A6AA3" w:rsidDel="00AE71EA">
                      <w:rPr>
                        <w:rFonts w:ascii="Calibri" w:hAnsi="Calibri"/>
                        <w:sz w:val="20"/>
                      </w:rPr>
                      <w:delText>No</w:delText>
                    </w:r>
                  </w:del>
                </w:p>
              </w:tc>
              <w:tc>
                <w:tcPr>
                  <w:tcW w:w="0" w:type="dxa"/>
                  <w:tcPrChange w:id="41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200C3" w14:textId="0DEBC6AF" w:rsidR="00066508" w:rsidRPr="005A6AA3" w:rsidDel="00AE71EA" w:rsidRDefault="00000000">
                  <w:pPr>
                    <w:keepNext/>
                    <w:widowControl w:val="0"/>
                    <w:spacing w:after="60"/>
                    <w:rPr>
                      <w:del w:id="4156" w:author="Lorenzo Fabbri" w:date="2024-09-24T14:48:00Z" w16du:dateUtc="2024-09-24T12:48:00Z"/>
                    </w:rPr>
                  </w:pPr>
                  <w:del w:id="4157" w:author="Lorenzo Fabbri" w:date="2024-09-24T14:48:00Z" w16du:dateUtc="2024-09-24T12:48:00Z">
                    <w:r w:rsidRPr="005A6AA3" w:rsidDel="00AE71EA">
                      <w:rPr>
                        <w:rFonts w:ascii="Calibri" w:hAnsi="Calibri"/>
                        <w:sz w:val="20"/>
                      </w:rPr>
                      <w:delText>No</w:delText>
                    </w:r>
                  </w:del>
                </w:p>
              </w:tc>
              <w:tc>
                <w:tcPr>
                  <w:tcW w:w="0" w:type="dxa"/>
                  <w:tcPrChange w:id="41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54106D" w14:textId="79540BE4" w:rsidR="00066508" w:rsidRPr="005A6AA3" w:rsidDel="00AE71EA" w:rsidRDefault="00000000">
                  <w:pPr>
                    <w:keepNext/>
                    <w:widowControl w:val="0"/>
                    <w:spacing w:after="60"/>
                    <w:rPr>
                      <w:del w:id="4159" w:author="Lorenzo Fabbri" w:date="2024-09-24T14:48:00Z" w16du:dateUtc="2024-09-24T12:48:00Z"/>
                    </w:rPr>
                  </w:pPr>
                  <w:del w:id="4160" w:author="Lorenzo Fabbri" w:date="2024-09-24T14:48:00Z" w16du:dateUtc="2024-09-24T12:48:00Z">
                    <w:r w:rsidRPr="005A6AA3" w:rsidDel="00AE71EA">
                      <w:rPr>
                        <w:rFonts w:ascii="Calibri" w:hAnsi="Calibri"/>
                        <w:sz w:val="20"/>
                      </w:rPr>
                      <w:delText>Yes</w:delText>
                    </w:r>
                  </w:del>
                </w:p>
              </w:tc>
            </w:tr>
            <w:tr w:rsidR="00066508" w:rsidRPr="005A6AA3" w:rsidDel="00AE71EA" w14:paraId="71B1A813" w14:textId="34C4A0BA" w:rsidTr="006C3DDD">
              <w:trPr>
                <w:del w:id="4161" w:author="Lorenzo Fabbri" w:date="2024-09-24T14:48:00Z"/>
                <w:trPrChange w:id="4162" w:author="Lorenzo Fabbri" w:date="2024-09-19T20:37:00Z" w16du:dateUtc="2024-09-19T18:37:00Z">
                  <w:trPr>
                    <w:gridBefore w:val="1"/>
                    <w:cantSplit/>
                    <w:jc w:val="center"/>
                  </w:trPr>
                </w:trPrChange>
              </w:trPr>
              <w:tc>
                <w:tcPr>
                  <w:tcW w:w="0" w:type="dxa"/>
                  <w:tcPrChange w:id="41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44C6" w14:textId="71BE0A95" w:rsidR="00066508" w:rsidRPr="005A6AA3" w:rsidDel="00AE71EA" w:rsidRDefault="00000000">
                  <w:pPr>
                    <w:keepNext/>
                    <w:widowControl w:val="0"/>
                    <w:spacing w:after="60"/>
                    <w:rPr>
                      <w:del w:id="4164" w:author="Lorenzo Fabbri" w:date="2024-09-24T14:48:00Z" w16du:dateUtc="2024-09-24T12:48:00Z"/>
                    </w:rPr>
                  </w:pPr>
                  <w:del w:id="4165" w:author="Lorenzo Fabbri" w:date="2024-09-24T14:48:00Z" w16du:dateUtc="2024-09-24T12:48:00Z">
                    <w:r w:rsidRPr="005A6AA3" w:rsidDel="00AE71EA">
                      <w:rPr>
                        <w:rFonts w:ascii="Calibri" w:hAnsi="Calibri"/>
                        <w:sz w:val="20"/>
                      </w:rPr>
                      <w:delText>hs_bupa_c</w:delText>
                    </w:r>
                  </w:del>
                </w:p>
              </w:tc>
              <w:tc>
                <w:tcPr>
                  <w:tcW w:w="0" w:type="dxa"/>
                  <w:tcPrChange w:id="41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E222EB" w14:textId="436CD5C0" w:rsidR="00066508" w:rsidRPr="005A6AA3" w:rsidDel="00AE71EA" w:rsidRDefault="00000000">
                  <w:pPr>
                    <w:keepNext/>
                    <w:widowControl w:val="0"/>
                    <w:spacing w:after="60"/>
                    <w:rPr>
                      <w:del w:id="4167" w:author="Lorenzo Fabbri" w:date="2024-09-24T14:48:00Z" w16du:dateUtc="2024-09-24T12:48:00Z"/>
                    </w:rPr>
                  </w:pPr>
                  <w:del w:id="4168" w:author="Lorenzo Fabbri" w:date="2024-09-24T14:48:00Z" w16du:dateUtc="2024-09-24T12:48:00Z">
                    <w:r w:rsidRPr="005A6AA3" w:rsidDel="00AE71EA">
                      <w:rPr>
                        <w:rFonts w:ascii="Calibri" w:hAnsi="Calibri"/>
                        <w:sz w:val="20"/>
                      </w:rPr>
                      <w:delText>numerical</w:delText>
                    </w:r>
                  </w:del>
                </w:p>
              </w:tc>
              <w:tc>
                <w:tcPr>
                  <w:tcW w:w="0" w:type="dxa"/>
                  <w:tcPrChange w:id="41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253AE" w14:textId="5D763CAB" w:rsidR="00066508" w:rsidRPr="005A6AA3" w:rsidDel="00AE71EA" w:rsidRDefault="00000000">
                  <w:pPr>
                    <w:keepNext/>
                    <w:widowControl w:val="0"/>
                    <w:spacing w:after="60"/>
                    <w:rPr>
                      <w:del w:id="4170" w:author="Lorenzo Fabbri" w:date="2024-09-24T14:48:00Z" w16du:dateUtc="2024-09-24T12:48:00Z"/>
                    </w:rPr>
                  </w:pPr>
                  <w:del w:id="4171" w:author="Lorenzo Fabbri" w:date="2024-09-24T14:48:00Z" w16du:dateUtc="2024-09-24T12:48:00Z">
                    <w:r w:rsidRPr="005A6AA3" w:rsidDel="00AE71EA">
                      <w:rPr>
                        <w:rFonts w:ascii="Calibri" w:hAnsi="Calibri"/>
                        <w:sz w:val="20"/>
                      </w:rPr>
                      <w:delText>N-Butyl paraben (BUPA)</w:delText>
                    </w:r>
                  </w:del>
                </w:p>
              </w:tc>
              <w:tc>
                <w:tcPr>
                  <w:tcW w:w="0" w:type="dxa"/>
                  <w:tcPrChange w:id="41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3130E7" w14:textId="1C0265F5" w:rsidR="00066508" w:rsidRPr="005A6AA3" w:rsidDel="00AE71EA" w:rsidRDefault="00066508">
                  <w:pPr>
                    <w:keepNext/>
                    <w:widowControl w:val="0"/>
                    <w:spacing w:after="60"/>
                    <w:rPr>
                      <w:del w:id="4173" w:author="Lorenzo Fabbri" w:date="2024-09-24T14:48:00Z" w16du:dateUtc="2024-09-24T12:48:00Z"/>
                    </w:rPr>
                  </w:pPr>
                </w:p>
              </w:tc>
              <w:tc>
                <w:tcPr>
                  <w:tcW w:w="0" w:type="dxa"/>
                  <w:tcPrChange w:id="41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2DB69B" w14:textId="230E28D2" w:rsidR="00066508" w:rsidRPr="005A6AA3" w:rsidDel="00AE71EA" w:rsidRDefault="00066508">
                  <w:pPr>
                    <w:keepNext/>
                    <w:widowControl w:val="0"/>
                    <w:spacing w:after="60"/>
                    <w:rPr>
                      <w:del w:id="4175" w:author="Lorenzo Fabbri" w:date="2024-09-24T14:48:00Z" w16du:dateUtc="2024-09-24T12:48:00Z"/>
                    </w:rPr>
                  </w:pPr>
                </w:p>
              </w:tc>
              <w:tc>
                <w:tcPr>
                  <w:tcW w:w="0" w:type="dxa"/>
                  <w:tcPrChange w:id="417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CC323FC" w14:textId="5AEC8FFC" w:rsidR="00066508" w:rsidRPr="005A6AA3" w:rsidDel="00AE71EA" w:rsidRDefault="00000000">
                  <w:pPr>
                    <w:keepNext/>
                    <w:widowControl w:val="0"/>
                    <w:spacing w:after="60"/>
                    <w:rPr>
                      <w:del w:id="4177" w:author="Lorenzo Fabbri" w:date="2024-09-24T14:48:00Z" w16du:dateUtc="2024-09-24T12:48:00Z"/>
                    </w:rPr>
                  </w:pPr>
                  <w:del w:id="4178"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1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4865EB" w14:textId="3C9FDAAB" w:rsidR="00066508" w:rsidRPr="005A6AA3" w:rsidDel="00AE71EA" w:rsidRDefault="00000000">
                  <w:pPr>
                    <w:keepNext/>
                    <w:widowControl w:val="0"/>
                    <w:spacing w:after="60"/>
                    <w:rPr>
                      <w:del w:id="4180" w:author="Lorenzo Fabbri" w:date="2024-09-24T14:48:00Z" w16du:dateUtc="2024-09-24T12:48:00Z"/>
                    </w:rPr>
                  </w:pPr>
                  <w:del w:id="4181" w:author="Lorenzo Fabbri" w:date="2024-09-24T14:48:00Z" w16du:dateUtc="2024-09-24T12:48:00Z">
                    <w:r w:rsidRPr="005A6AA3" w:rsidDel="00AE71EA">
                      <w:rPr>
                        <w:rFonts w:ascii="Calibri" w:hAnsi="Calibri"/>
                        <w:sz w:val="20"/>
                      </w:rPr>
                      <w:delText>microg / L</w:delText>
                    </w:r>
                  </w:del>
                </w:p>
              </w:tc>
              <w:tc>
                <w:tcPr>
                  <w:tcW w:w="0" w:type="dxa"/>
                  <w:tcPrChange w:id="41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7ACD74" w14:textId="712892F3" w:rsidR="00066508" w:rsidRPr="005A6AA3" w:rsidDel="00AE71EA" w:rsidRDefault="00000000">
                  <w:pPr>
                    <w:keepNext/>
                    <w:widowControl w:val="0"/>
                    <w:spacing w:after="60"/>
                    <w:rPr>
                      <w:del w:id="4183" w:author="Lorenzo Fabbri" w:date="2024-09-24T14:48:00Z" w16du:dateUtc="2024-09-24T12:48:00Z"/>
                    </w:rPr>
                  </w:pPr>
                  <w:del w:id="4184" w:author="Lorenzo Fabbri" w:date="2024-09-24T14:48:00Z" w16du:dateUtc="2024-09-24T12:48:00Z">
                    <w:r w:rsidRPr="005A6AA3" w:rsidDel="00AE71EA">
                      <w:rPr>
                        <w:rFonts w:ascii="Calibri" w:hAnsi="Calibri"/>
                        <w:sz w:val="20"/>
                      </w:rPr>
                      <w:delText>postnatal</w:delText>
                    </w:r>
                  </w:del>
                </w:p>
              </w:tc>
              <w:tc>
                <w:tcPr>
                  <w:tcW w:w="0" w:type="dxa"/>
                  <w:tcPrChange w:id="41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88FE3" w14:textId="0CDADFC7" w:rsidR="00066508" w:rsidRPr="005A6AA3" w:rsidDel="00AE71EA" w:rsidRDefault="00000000">
                  <w:pPr>
                    <w:keepNext/>
                    <w:widowControl w:val="0"/>
                    <w:spacing w:after="60"/>
                    <w:rPr>
                      <w:del w:id="4186" w:author="Lorenzo Fabbri" w:date="2024-09-24T14:48:00Z" w16du:dateUtc="2024-09-24T12:48:00Z"/>
                    </w:rPr>
                  </w:pPr>
                  <w:del w:id="4187" w:author="Lorenzo Fabbri" w:date="2024-09-24T14:48:00Z" w16du:dateUtc="2024-09-24T12:48:00Z">
                    <w:r w:rsidRPr="005A6AA3" w:rsidDel="00AE71EA">
                      <w:rPr>
                        <w:rFonts w:ascii="Calibri" w:hAnsi="Calibri"/>
                        <w:sz w:val="20"/>
                      </w:rPr>
                      <w:delText>No</w:delText>
                    </w:r>
                  </w:del>
                </w:p>
              </w:tc>
              <w:tc>
                <w:tcPr>
                  <w:tcW w:w="0" w:type="dxa"/>
                  <w:tcPrChange w:id="41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24F2DE" w14:textId="5A944B31" w:rsidR="00066508" w:rsidRPr="005A6AA3" w:rsidDel="00AE71EA" w:rsidRDefault="00000000">
                  <w:pPr>
                    <w:keepNext/>
                    <w:widowControl w:val="0"/>
                    <w:spacing w:after="60"/>
                    <w:rPr>
                      <w:del w:id="4189" w:author="Lorenzo Fabbri" w:date="2024-09-24T14:48:00Z" w16du:dateUtc="2024-09-24T12:48:00Z"/>
                    </w:rPr>
                  </w:pPr>
                  <w:del w:id="4190" w:author="Lorenzo Fabbri" w:date="2024-09-24T14:48:00Z" w16du:dateUtc="2024-09-24T12:48:00Z">
                    <w:r w:rsidRPr="005A6AA3" w:rsidDel="00AE71EA">
                      <w:rPr>
                        <w:rFonts w:ascii="Calibri" w:hAnsi="Calibri"/>
                        <w:sz w:val="20"/>
                      </w:rPr>
                      <w:delText>No</w:delText>
                    </w:r>
                  </w:del>
                </w:p>
              </w:tc>
              <w:tc>
                <w:tcPr>
                  <w:tcW w:w="0" w:type="dxa"/>
                  <w:tcPrChange w:id="41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863526" w14:textId="01805EE1" w:rsidR="00066508" w:rsidRPr="005A6AA3" w:rsidDel="00AE71EA" w:rsidRDefault="00000000">
                  <w:pPr>
                    <w:keepNext/>
                    <w:widowControl w:val="0"/>
                    <w:spacing w:after="60"/>
                    <w:rPr>
                      <w:del w:id="4192" w:author="Lorenzo Fabbri" w:date="2024-09-24T14:48:00Z" w16du:dateUtc="2024-09-24T12:48:00Z"/>
                    </w:rPr>
                  </w:pPr>
                  <w:del w:id="4193" w:author="Lorenzo Fabbri" w:date="2024-09-24T14:48:00Z" w16du:dateUtc="2024-09-24T12:48:00Z">
                    <w:r w:rsidRPr="005A6AA3" w:rsidDel="00AE71EA">
                      <w:rPr>
                        <w:rFonts w:ascii="Calibri" w:hAnsi="Calibri"/>
                        <w:sz w:val="20"/>
                      </w:rPr>
                      <w:delText>Yes</w:delText>
                    </w:r>
                  </w:del>
                </w:p>
              </w:tc>
            </w:tr>
            <w:tr w:rsidR="00066508" w:rsidRPr="005A6AA3" w:rsidDel="00AE71EA" w14:paraId="4B1BA3ED" w14:textId="0D0EB843" w:rsidTr="006C3DDD">
              <w:trPr>
                <w:del w:id="4194" w:author="Lorenzo Fabbri" w:date="2024-09-24T14:48:00Z"/>
                <w:trPrChange w:id="4195" w:author="Lorenzo Fabbri" w:date="2024-09-19T20:37:00Z" w16du:dateUtc="2024-09-19T18:37:00Z">
                  <w:trPr>
                    <w:gridBefore w:val="1"/>
                    <w:cantSplit/>
                    <w:jc w:val="center"/>
                  </w:trPr>
                </w:trPrChange>
              </w:trPr>
              <w:tc>
                <w:tcPr>
                  <w:tcW w:w="0" w:type="dxa"/>
                  <w:tcPrChange w:id="41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89E6BA" w14:textId="7958D6EC" w:rsidR="00066508" w:rsidRPr="005A6AA3" w:rsidDel="00AE71EA" w:rsidRDefault="00000000">
                  <w:pPr>
                    <w:keepNext/>
                    <w:widowControl w:val="0"/>
                    <w:spacing w:after="60"/>
                    <w:rPr>
                      <w:del w:id="4197" w:author="Lorenzo Fabbri" w:date="2024-09-24T14:48:00Z" w16du:dateUtc="2024-09-24T12:48:00Z"/>
                    </w:rPr>
                  </w:pPr>
                  <w:del w:id="4198" w:author="Lorenzo Fabbri" w:date="2024-09-24T14:48:00Z" w16du:dateUtc="2024-09-24T12:48:00Z">
                    <w:r w:rsidRPr="005A6AA3" w:rsidDel="00AE71EA">
                      <w:rPr>
                        <w:rFonts w:ascii="Calibri" w:hAnsi="Calibri"/>
                        <w:sz w:val="20"/>
                      </w:rPr>
                      <w:delText>hs_dedtp_cadj</w:delText>
                    </w:r>
                  </w:del>
                </w:p>
              </w:tc>
              <w:tc>
                <w:tcPr>
                  <w:tcW w:w="0" w:type="dxa"/>
                  <w:tcPrChange w:id="41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547B6" w14:textId="30E41136" w:rsidR="00066508" w:rsidRPr="005A6AA3" w:rsidDel="00AE71EA" w:rsidRDefault="00000000">
                  <w:pPr>
                    <w:keepNext/>
                    <w:widowControl w:val="0"/>
                    <w:spacing w:after="60"/>
                    <w:rPr>
                      <w:del w:id="4200" w:author="Lorenzo Fabbri" w:date="2024-09-24T14:48:00Z" w16du:dateUtc="2024-09-24T12:48:00Z"/>
                    </w:rPr>
                  </w:pPr>
                  <w:del w:id="4201" w:author="Lorenzo Fabbri" w:date="2024-09-24T14:48:00Z" w16du:dateUtc="2024-09-24T12:48:00Z">
                    <w:r w:rsidRPr="005A6AA3" w:rsidDel="00AE71EA">
                      <w:rPr>
                        <w:rFonts w:ascii="Calibri" w:hAnsi="Calibri"/>
                        <w:sz w:val="20"/>
                      </w:rPr>
                      <w:delText>numerical</w:delText>
                    </w:r>
                  </w:del>
                </w:p>
              </w:tc>
              <w:tc>
                <w:tcPr>
                  <w:tcW w:w="0" w:type="dxa"/>
                  <w:tcPrChange w:id="42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7CD84D" w14:textId="7DB9FBB8" w:rsidR="00066508" w:rsidRPr="005A6AA3" w:rsidDel="00AE71EA" w:rsidRDefault="00000000">
                  <w:pPr>
                    <w:keepNext/>
                    <w:widowControl w:val="0"/>
                    <w:spacing w:after="60"/>
                    <w:rPr>
                      <w:del w:id="4203" w:author="Lorenzo Fabbri" w:date="2024-09-24T14:48:00Z" w16du:dateUtc="2024-09-24T12:48:00Z"/>
                    </w:rPr>
                  </w:pPr>
                  <w:del w:id="4204" w:author="Lorenzo Fabbri" w:date="2024-09-24T14:48:00Z" w16du:dateUtc="2024-09-24T12:48:00Z">
                    <w:r w:rsidRPr="005A6AA3" w:rsidDel="00AE71EA">
                      <w:rPr>
                        <w:rFonts w:ascii="Calibri" w:hAnsi="Calibri"/>
                        <w:sz w:val="20"/>
                      </w:rPr>
                      <w:delText>Diethyl dithiophosphate (DEDTP) adjusted for creatinine</w:delText>
                    </w:r>
                  </w:del>
                </w:p>
              </w:tc>
              <w:tc>
                <w:tcPr>
                  <w:tcW w:w="0" w:type="dxa"/>
                  <w:tcPrChange w:id="42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82CAE2" w14:textId="62FABD06" w:rsidR="00066508" w:rsidRPr="005A6AA3" w:rsidDel="00AE71EA" w:rsidRDefault="00066508">
                  <w:pPr>
                    <w:keepNext/>
                    <w:widowControl w:val="0"/>
                    <w:spacing w:after="60"/>
                    <w:rPr>
                      <w:del w:id="4206" w:author="Lorenzo Fabbri" w:date="2024-09-24T14:48:00Z" w16du:dateUtc="2024-09-24T12:48:00Z"/>
                    </w:rPr>
                  </w:pPr>
                </w:p>
              </w:tc>
              <w:tc>
                <w:tcPr>
                  <w:tcW w:w="0" w:type="dxa"/>
                  <w:tcPrChange w:id="42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ADE977" w14:textId="483280B2" w:rsidR="00066508" w:rsidRPr="005A6AA3" w:rsidDel="00AE71EA" w:rsidRDefault="00066508">
                  <w:pPr>
                    <w:keepNext/>
                    <w:widowControl w:val="0"/>
                    <w:spacing w:after="60"/>
                    <w:rPr>
                      <w:del w:id="4208" w:author="Lorenzo Fabbri" w:date="2024-09-24T14:48:00Z" w16du:dateUtc="2024-09-24T12:48:00Z"/>
                    </w:rPr>
                  </w:pPr>
                </w:p>
              </w:tc>
              <w:tc>
                <w:tcPr>
                  <w:tcW w:w="0" w:type="dxa"/>
                  <w:tcPrChange w:id="420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6E237E5" w14:textId="4F976840" w:rsidR="00066508" w:rsidRPr="005A6AA3" w:rsidDel="00AE71EA" w:rsidRDefault="00000000">
                  <w:pPr>
                    <w:keepNext/>
                    <w:widowControl w:val="0"/>
                    <w:spacing w:after="60"/>
                    <w:rPr>
                      <w:del w:id="4210" w:author="Lorenzo Fabbri" w:date="2024-09-24T14:48:00Z" w16du:dateUtc="2024-09-24T12:48:00Z"/>
                    </w:rPr>
                  </w:pPr>
                  <w:del w:id="4211"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2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8738D6" w14:textId="2366E762" w:rsidR="00066508" w:rsidRPr="005A6AA3" w:rsidDel="00AE71EA" w:rsidRDefault="00000000">
                  <w:pPr>
                    <w:keepNext/>
                    <w:widowControl w:val="0"/>
                    <w:spacing w:after="60"/>
                    <w:rPr>
                      <w:del w:id="4213" w:author="Lorenzo Fabbri" w:date="2024-09-24T14:48:00Z" w16du:dateUtc="2024-09-24T12:48:00Z"/>
                    </w:rPr>
                  </w:pPr>
                  <w:del w:id="4214" w:author="Lorenzo Fabbri" w:date="2024-09-24T14:48:00Z" w16du:dateUtc="2024-09-24T12:48:00Z">
                    <w:r w:rsidRPr="005A6AA3" w:rsidDel="00AE71EA">
                      <w:rPr>
                        <w:rFonts w:ascii="Calibri" w:hAnsi="Calibri"/>
                        <w:sz w:val="20"/>
                      </w:rPr>
                      <w:delText>microg / g</w:delText>
                    </w:r>
                  </w:del>
                </w:p>
              </w:tc>
              <w:tc>
                <w:tcPr>
                  <w:tcW w:w="0" w:type="dxa"/>
                  <w:tcPrChange w:id="42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9C521E" w14:textId="274C6A6A" w:rsidR="00066508" w:rsidRPr="005A6AA3" w:rsidDel="00AE71EA" w:rsidRDefault="00000000">
                  <w:pPr>
                    <w:keepNext/>
                    <w:widowControl w:val="0"/>
                    <w:spacing w:after="60"/>
                    <w:rPr>
                      <w:del w:id="4216" w:author="Lorenzo Fabbri" w:date="2024-09-24T14:48:00Z" w16du:dateUtc="2024-09-24T12:48:00Z"/>
                    </w:rPr>
                  </w:pPr>
                  <w:del w:id="4217" w:author="Lorenzo Fabbri" w:date="2024-09-24T14:48:00Z" w16du:dateUtc="2024-09-24T12:48:00Z">
                    <w:r w:rsidRPr="005A6AA3" w:rsidDel="00AE71EA">
                      <w:rPr>
                        <w:rFonts w:ascii="Calibri" w:hAnsi="Calibri"/>
                        <w:sz w:val="20"/>
                      </w:rPr>
                      <w:delText>postnatal</w:delText>
                    </w:r>
                  </w:del>
                </w:p>
              </w:tc>
              <w:tc>
                <w:tcPr>
                  <w:tcW w:w="0" w:type="dxa"/>
                  <w:tcPrChange w:id="42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0723B7" w14:textId="121000E3" w:rsidR="00066508" w:rsidRPr="005A6AA3" w:rsidDel="00AE71EA" w:rsidRDefault="00000000">
                  <w:pPr>
                    <w:keepNext/>
                    <w:widowControl w:val="0"/>
                    <w:spacing w:after="60"/>
                    <w:rPr>
                      <w:del w:id="4219" w:author="Lorenzo Fabbri" w:date="2024-09-24T14:48:00Z" w16du:dateUtc="2024-09-24T12:48:00Z"/>
                    </w:rPr>
                  </w:pPr>
                  <w:del w:id="4220" w:author="Lorenzo Fabbri" w:date="2024-09-24T14:48:00Z" w16du:dateUtc="2024-09-24T12:48:00Z">
                    <w:r w:rsidRPr="005A6AA3" w:rsidDel="00AE71EA">
                      <w:rPr>
                        <w:rFonts w:ascii="Calibri" w:hAnsi="Calibri"/>
                        <w:sz w:val="20"/>
                      </w:rPr>
                      <w:delText>No</w:delText>
                    </w:r>
                  </w:del>
                </w:p>
              </w:tc>
              <w:tc>
                <w:tcPr>
                  <w:tcW w:w="0" w:type="dxa"/>
                  <w:tcPrChange w:id="42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F1DCA7" w14:textId="6CC03DBB" w:rsidR="00066508" w:rsidRPr="005A6AA3" w:rsidDel="00AE71EA" w:rsidRDefault="00000000">
                  <w:pPr>
                    <w:keepNext/>
                    <w:widowControl w:val="0"/>
                    <w:spacing w:after="60"/>
                    <w:rPr>
                      <w:del w:id="4222" w:author="Lorenzo Fabbri" w:date="2024-09-24T14:48:00Z" w16du:dateUtc="2024-09-24T12:48:00Z"/>
                    </w:rPr>
                  </w:pPr>
                  <w:del w:id="4223" w:author="Lorenzo Fabbri" w:date="2024-09-24T14:48:00Z" w16du:dateUtc="2024-09-24T12:48:00Z">
                    <w:r w:rsidRPr="005A6AA3" w:rsidDel="00AE71EA">
                      <w:rPr>
                        <w:rFonts w:ascii="Calibri" w:hAnsi="Calibri"/>
                        <w:sz w:val="20"/>
                      </w:rPr>
                      <w:delText>No</w:delText>
                    </w:r>
                  </w:del>
                </w:p>
              </w:tc>
              <w:tc>
                <w:tcPr>
                  <w:tcW w:w="0" w:type="dxa"/>
                  <w:tcPrChange w:id="42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AABCD8" w14:textId="6309E122" w:rsidR="00066508" w:rsidRPr="005A6AA3" w:rsidDel="00AE71EA" w:rsidRDefault="00000000">
                  <w:pPr>
                    <w:keepNext/>
                    <w:widowControl w:val="0"/>
                    <w:spacing w:after="60"/>
                    <w:rPr>
                      <w:del w:id="4225" w:author="Lorenzo Fabbri" w:date="2024-09-24T14:48:00Z" w16du:dateUtc="2024-09-24T12:48:00Z"/>
                    </w:rPr>
                  </w:pPr>
                  <w:del w:id="4226" w:author="Lorenzo Fabbri" w:date="2024-09-24T14:48:00Z" w16du:dateUtc="2024-09-24T12:48:00Z">
                    <w:r w:rsidRPr="005A6AA3" w:rsidDel="00AE71EA">
                      <w:rPr>
                        <w:rFonts w:ascii="Calibri" w:hAnsi="Calibri"/>
                        <w:sz w:val="20"/>
                      </w:rPr>
                      <w:delText>No</w:delText>
                    </w:r>
                  </w:del>
                </w:p>
              </w:tc>
            </w:tr>
            <w:tr w:rsidR="00066508" w:rsidRPr="005A6AA3" w:rsidDel="00AE71EA" w14:paraId="03048646" w14:textId="2C35A330" w:rsidTr="006C3DDD">
              <w:trPr>
                <w:del w:id="4227" w:author="Lorenzo Fabbri" w:date="2024-09-24T14:48:00Z"/>
                <w:trPrChange w:id="4228" w:author="Lorenzo Fabbri" w:date="2024-09-19T20:37:00Z" w16du:dateUtc="2024-09-19T18:37:00Z">
                  <w:trPr>
                    <w:gridBefore w:val="1"/>
                    <w:cantSplit/>
                    <w:jc w:val="center"/>
                  </w:trPr>
                </w:trPrChange>
              </w:trPr>
              <w:tc>
                <w:tcPr>
                  <w:tcW w:w="0" w:type="dxa"/>
                  <w:tcPrChange w:id="42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CA5CB" w14:textId="378A541E" w:rsidR="00066508" w:rsidRPr="005A6AA3" w:rsidDel="00AE71EA" w:rsidRDefault="00000000">
                  <w:pPr>
                    <w:keepNext/>
                    <w:widowControl w:val="0"/>
                    <w:spacing w:after="60"/>
                    <w:rPr>
                      <w:del w:id="4230" w:author="Lorenzo Fabbri" w:date="2024-09-24T14:48:00Z" w16du:dateUtc="2024-09-24T12:48:00Z"/>
                    </w:rPr>
                  </w:pPr>
                  <w:del w:id="4231" w:author="Lorenzo Fabbri" w:date="2024-09-24T14:48:00Z" w16du:dateUtc="2024-09-24T12:48:00Z">
                    <w:r w:rsidRPr="005A6AA3" w:rsidDel="00AE71EA">
                      <w:rPr>
                        <w:rFonts w:ascii="Calibri" w:hAnsi="Calibri"/>
                        <w:sz w:val="20"/>
                      </w:rPr>
                      <w:delText>hs_dep_c</w:delText>
                    </w:r>
                  </w:del>
                </w:p>
              </w:tc>
              <w:tc>
                <w:tcPr>
                  <w:tcW w:w="0" w:type="dxa"/>
                  <w:tcPrChange w:id="42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214FC3" w14:textId="6A73D859" w:rsidR="00066508" w:rsidRPr="005A6AA3" w:rsidDel="00AE71EA" w:rsidRDefault="00000000">
                  <w:pPr>
                    <w:keepNext/>
                    <w:widowControl w:val="0"/>
                    <w:spacing w:after="60"/>
                    <w:rPr>
                      <w:del w:id="4233" w:author="Lorenzo Fabbri" w:date="2024-09-24T14:48:00Z" w16du:dateUtc="2024-09-24T12:48:00Z"/>
                    </w:rPr>
                  </w:pPr>
                  <w:del w:id="4234" w:author="Lorenzo Fabbri" w:date="2024-09-24T14:48:00Z" w16du:dateUtc="2024-09-24T12:48:00Z">
                    <w:r w:rsidRPr="005A6AA3" w:rsidDel="00AE71EA">
                      <w:rPr>
                        <w:rFonts w:ascii="Calibri" w:hAnsi="Calibri"/>
                        <w:sz w:val="20"/>
                      </w:rPr>
                      <w:delText>numerical</w:delText>
                    </w:r>
                  </w:del>
                </w:p>
              </w:tc>
              <w:tc>
                <w:tcPr>
                  <w:tcW w:w="0" w:type="dxa"/>
                  <w:tcPrChange w:id="42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FDBEC8" w14:textId="1DDDC6B9" w:rsidR="00066508" w:rsidRPr="005A6AA3" w:rsidDel="00AE71EA" w:rsidRDefault="00000000">
                  <w:pPr>
                    <w:keepNext/>
                    <w:widowControl w:val="0"/>
                    <w:spacing w:after="60"/>
                    <w:rPr>
                      <w:del w:id="4236" w:author="Lorenzo Fabbri" w:date="2024-09-24T14:48:00Z" w16du:dateUtc="2024-09-24T12:48:00Z"/>
                    </w:rPr>
                  </w:pPr>
                  <w:del w:id="4237" w:author="Lorenzo Fabbri" w:date="2024-09-24T14:48:00Z" w16du:dateUtc="2024-09-24T12:48:00Z">
                    <w:r w:rsidRPr="005A6AA3" w:rsidDel="00AE71EA">
                      <w:rPr>
                        <w:rFonts w:ascii="Calibri" w:hAnsi="Calibri"/>
                        <w:sz w:val="20"/>
                      </w:rPr>
                      <w:delText>Diethyl phosphate (DEP)</w:delText>
                    </w:r>
                  </w:del>
                </w:p>
              </w:tc>
              <w:tc>
                <w:tcPr>
                  <w:tcW w:w="0" w:type="dxa"/>
                  <w:tcPrChange w:id="42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8D01C9" w14:textId="601D671F" w:rsidR="00066508" w:rsidRPr="005A6AA3" w:rsidDel="00AE71EA" w:rsidRDefault="00066508">
                  <w:pPr>
                    <w:keepNext/>
                    <w:widowControl w:val="0"/>
                    <w:spacing w:after="60"/>
                    <w:rPr>
                      <w:del w:id="4239" w:author="Lorenzo Fabbri" w:date="2024-09-24T14:48:00Z" w16du:dateUtc="2024-09-24T12:48:00Z"/>
                    </w:rPr>
                  </w:pPr>
                </w:p>
              </w:tc>
              <w:tc>
                <w:tcPr>
                  <w:tcW w:w="0" w:type="dxa"/>
                  <w:tcPrChange w:id="42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A2A8C" w14:textId="6309E7C7" w:rsidR="00066508" w:rsidRPr="005A6AA3" w:rsidDel="00AE71EA" w:rsidRDefault="00066508">
                  <w:pPr>
                    <w:keepNext/>
                    <w:widowControl w:val="0"/>
                    <w:spacing w:after="60"/>
                    <w:rPr>
                      <w:del w:id="4241" w:author="Lorenzo Fabbri" w:date="2024-09-24T14:48:00Z" w16du:dateUtc="2024-09-24T12:48:00Z"/>
                    </w:rPr>
                  </w:pPr>
                </w:p>
              </w:tc>
              <w:tc>
                <w:tcPr>
                  <w:tcW w:w="0" w:type="dxa"/>
                  <w:tcPrChange w:id="424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58F3557" w14:textId="3B51BAAE" w:rsidR="00066508" w:rsidRPr="005A6AA3" w:rsidDel="00AE71EA" w:rsidRDefault="00000000">
                  <w:pPr>
                    <w:keepNext/>
                    <w:widowControl w:val="0"/>
                    <w:spacing w:after="60"/>
                    <w:rPr>
                      <w:del w:id="4243" w:author="Lorenzo Fabbri" w:date="2024-09-24T14:48:00Z" w16du:dateUtc="2024-09-24T12:48:00Z"/>
                    </w:rPr>
                  </w:pPr>
                  <w:del w:id="4244"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2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E4DCF" w14:textId="6B62CF7C" w:rsidR="00066508" w:rsidRPr="005A6AA3" w:rsidDel="00AE71EA" w:rsidRDefault="00000000">
                  <w:pPr>
                    <w:keepNext/>
                    <w:widowControl w:val="0"/>
                    <w:spacing w:after="60"/>
                    <w:rPr>
                      <w:del w:id="4246" w:author="Lorenzo Fabbri" w:date="2024-09-24T14:48:00Z" w16du:dateUtc="2024-09-24T12:48:00Z"/>
                    </w:rPr>
                  </w:pPr>
                  <w:del w:id="4247" w:author="Lorenzo Fabbri" w:date="2024-09-24T14:48:00Z" w16du:dateUtc="2024-09-24T12:48:00Z">
                    <w:r w:rsidRPr="005A6AA3" w:rsidDel="00AE71EA">
                      <w:rPr>
                        <w:rFonts w:ascii="Calibri" w:hAnsi="Calibri"/>
                        <w:sz w:val="20"/>
                      </w:rPr>
                      <w:delText>microg / L</w:delText>
                    </w:r>
                  </w:del>
                </w:p>
              </w:tc>
              <w:tc>
                <w:tcPr>
                  <w:tcW w:w="0" w:type="dxa"/>
                  <w:tcPrChange w:id="42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BB3C5" w14:textId="55FEC012" w:rsidR="00066508" w:rsidRPr="005A6AA3" w:rsidDel="00AE71EA" w:rsidRDefault="00000000">
                  <w:pPr>
                    <w:keepNext/>
                    <w:widowControl w:val="0"/>
                    <w:spacing w:after="60"/>
                    <w:rPr>
                      <w:del w:id="4249" w:author="Lorenzo Fabbri" w:date="2024-09-24T14:48:00Z" w16du:dateUtc="2024-09-24T12:48:00Z"/>
                    </w:rPr>
                  </w:pPr>
                  <w:del w:id="4250" w:author="Lorenzo Fabbri" w:date="2024-09-24T14:48:00Z" w16du:dateUtc="2024-09-24T12:48:00Z">
                    <w:r w:rsidRPr="005A6AA3" w:rsidDel="00AE71EA">
                      <w:rPr>
                        <w:rFonts w:ascii="Calibri" w:hAnsi="Calibri"/>
                        <w:sz w:val="20"/>
                      </w:rPr>
                      <w:delText>postnatal</w:delText>
                    </w:r>
                  </w:del>
                </w:p>
              </w:tc>
              <w:tc>
                <w:tcPr>
                  <w:tcW w:w="0" w:type="dxa"/>
                  <w:tcPrChange w:id="42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2C87E6" w14:textId="18DD84F0" w:rsidR="00066508" w:rsidRPr="005A6AA3" w:rsidDel="00AE71EA" w:rsidRDefault="00000000">
                  <w:pPr>
                    <w:keepNext/>
                    <w:widowControl w:val="0"/>
                    <w:spacing w:after="60"/>
                    <w:rPr>
                      <w:del w:id="4252" w:author="Lorenzo Fabbri" w:date="2024-09-24T14:48:00Z" w16du:dateUtc="2024-09-24T12:48:00Z"/>
                    </w:rPr>
                  </w:pPr>
                  <w:del w:id="4253" w:author="Lorenzo Fabbri" w:date="2024-09-24T14:48:00Z" w16du:dateUtc="2024-09-24T12:48:00Z">
                    <w:r w:rsidRPr="005A6AA3" w:rsidDel="00AE71EA">
                      <w:rPr>
                        <w:rFonts w:ascii="Calibri" w:hAnsi="Calibri"/>
                        <w:sz w:val="20"/>
                      </w:rPr>
                      <w:delText>No</w:delText>
                    </w:r>
                  </w:del>
                </w:p>
              </w:tc>
              <w:tc>
                <w:tcPr>
                  <w:tcW w:w="0" w:type="dxa"/>
                  <w:tcPrChange w:id="42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5BA5" w14:textId="41C40DAE" w:rsidR="00066508" w:rsidRPr="005A6AA3" w:rsidDel="00AE71EA" w:rsidRDefault="00000000">
                  <w:pPr>
                    <w:keepNext/>
                    <w:widowControl w:val="0"/>
                    <w:spacing w:after="60"/>
                    <w:rPr>
                      <w:del w:id="4255" w:author="Lorenzo Fabbri" w:date="2024-09-24T14:48:00Z" w16du:dateUtc="2024-09-24T12:48:00Z"/>
                    </w:rPr>
                  </w:pPr>
                  <w:del w:id="4256" w:author="Lorenzo Fabbri" w:date="2024-09-24T14:48:00Z" w16du:dateUtc="2024-09-24T12:48:00Z">
                    <w:r w:rsidRPr="005A6AA3" w:rsidDel="00AE71EA">
                      <w:rPr>
                        <w:rFonts w:ascii="Calibri" w:hAnsi="Calibri"/>
                        <w:sz w:val="20"/>
                      </w:rPr>
                      <w:delText>No</w:delText>
                    </w:r>
                  </w:del>
                </w:p>
              </w:tc>
              <w:tc>
                <w:tcPr>
                  <w:tcW w:w="0" w:type="dxa"/>
                  <w:tcPrChange w:id="42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D6A1A8" w14:textId="522D3ACD" w:rsidR="00066508" w:rsidRPr="005A6AA3" w:rsidDel="00AE71EA" w:rsidRDefault="00000000">
                  <w:pPr>
                    <w:keepNext/>
                    <w:widowControl w:val="0"/>
                    <w:spacing w:after="60"/>
                    <w:rPr>
                      <w:del w:id="4258" w:author="Lorenzo Fabbri" w:date="2024-09-24T14:48:00Z" w16du:dateUtc="2024-09-24T12:48:00Z"/>
                    </w:rPr>
                  </w:pPr>
                  <w:del w:id="4259" w:author="Lorenzo Fabbri" w:date="2024-09-24T14:48:00Z" w16du:dateUtc="2024-09-24T12:48:00Z">
                    <w:r w:rsidRPr="005A6AA3" w:rsidDel="00AE71EA">
                      <w:rPr>
                        <w:rFonts w:ascii="Calibri" w:hAnsi="Calibri"/>
                        <w:sz w:val="20"/>
                      </w:rPr>
                      <w:delText>Yes</w:delText>
                    </w:r>
                  </w:del>
                </w:p>
              </w:tc>
            </w:tr>
            <w:tr w:rsidR="00066508" w:rsidRPr="005A6AA3" w:rsidDel="00AE71EA" w14:paraId="41AB9ACC" w14:textId="1B2CCA77" w:rsidTr="006C3DDD">
              <w:trPr>
                <w:del w:id="4260" w:author="Lorenzo Fabbri" w:date="2024-09-24T14:48:00Z"/>
                <w:trPrChange w:id="4261" w:author="Lorenzo Fabbri" w:date="2024-09-19T20:37:00Z" w16du:dateUtc="2024-09-19T18:37:00Z">
                  <w:trPr>
                    <w:gridBefore w:val="1"/>
                    <w:cantSplit/>
                    <w:jc w:val="center"/>
                  </w:trPr>
                </w:trPrChange>
              </w:trPr>
              <w:tc>
                <w:tcPr>
                  <w:tcW w:w="0" w:type="dxa"/>
                  <w:tcPrChange w:id="42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9FCF8B" w14:textId="57D16B53" w:rsidR="00066508" w:rsidRPr="005A6AA3" w:rsidDel="00AE71EA" w:rsidRDefault="00000000">
                  <w:pPr>
                    <w:keepNext/>
                    <w:widowControl w:val="0"/>
                    <w:spacing w:after="60"/>
                    <w:rPr>
                      <w:del w:id="4263" w:author="Lorenzo Fabbri" w:date="2024-09-24T14:48:00Z" w16du:dateUtc="2024-09-24T12:48:00Z"/>
                    </w:rPr>
                  </w:pPr>
                  <w:del w:id="4264" w:author="Lorenzo Fabbri" w:date="2024-09-24T14:48:00Z" w16du:dateUtc="2024-09-24T12:48:00Z">
                    <w:r w:rsidRPr="005A6AA3" w:rsidDel="00AE71EA">
                      <w:rPr>
                        <w:rFonts w:ascii="Calibri" w:hAnsi="Calibri"/>
                        <w:sz w:val="20"/>
                      </w:rPr>
                      <w:delText>hs_detp_c</w:delText>
                    </w:r>
                  </w:del>
                </w:p>
              </w:tc>
              <w:tc>
                <w:tcPr>
                  <w:tcW w:w="0" w:type="dxa"/>
                  <w:tcPrChange w:id="42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E9F678" w14:textId="1BCF057A" w:rsidR="00066508" w:rsidRPr="005A6AA3" w:rsidDel="00AE71EA" w:rsidRDefault="00000000">
                  <w:pPr>
                    <w:keepNext/>
                    <w:widowControl w:val="0"/>
                    <w:spacing w:after="60"/>
                    <w:rPr>
                      <w:del w:id="4266" w:author="Lorenzo Fabbri" w:date="2024-09-24T14:48:00Z" w16du:dateUtc="2024-09-24T12:48:00Z"/>
                    </w:rPr>
                  </w:pPr>
                  <w:del w:id="4267" w:author="Lorenzo Fabbri" w:date="2024-09-24T14:48:00Z" w16du:dateUtc="2024-09-24T12:48:00Z">
                    <w:r w:rsidRPr="005A6AA3" w:rsidDel="00AE71EA">
                      <w:rPr>
                        <w:rFonts w:ascii="Calibri" w:hAnsi="Calibri"/>
                        <w:sz w:val="20"/>
                      </w:rPr>
                      <w:delText>numerical</w:delText>
                    </w:r>
                  </w:del>
                </w:p>
              </w:tc>
              <w:tc>
                <w:tcPr>
                  <w:tcW w:w="0" w:type="dxa"/>
                  <w:tcPrChange w:id="42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A12472" w14:textId="79E9D1BD" w:rsidR="00066508" w:rsidRPr="005A6AA3" w:rsidDel="00AE71EA" w:rsidRDefault="00000000">
                  <w:pPr>
                    <w:keepNext/>
                    <w:widowControl w:val="0"/>
                    <w:spacing w:after="60"/>
                    <w:rPr>
                      <w:del w:id="4269" w:author="Lorenzo Fabbri" w:date="2024-09-24T14:48:00Z" w16du:dateUtc="2024-09-24T12:48:00Z"/>
                    </w:rPr>
                  </w:pPr>
                  <w:del w:id="4270" w:author="Lorenzo Fabbri" w:date="2024-09-24T14:48:00Z" w16du:dateUtc="2024-09-24T12:48:00Z">
                    <w:r w:rsidRPr="005A6AA3" w:rsidDel="00AE71EA">
                      <w:rPr>
                        <w:rFonts w:ascii="Calibri" w:hAnsi="Calibri"/>
                        <w:sz w:val="20"/>
                      </w:rPr>
                      <w:delText>Diethyl thiophosphate (DETP)</w:delText>
                    </w:r>
                  </w:del>
                </w:p>
              </w:tc>
              <w:tc>
                <w:tcPr>
                  <w:tcW w:w="0" w:type="dxa"/>
                  <w:tcPrChange w:id="42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0014DD" w14:textId="1A203620" w:rsidR="00066508" w:rsidRPr="005A6AA3" w:rsidDel="00AE71EA" w:rsidRDefault="00066508">
                  <w:pPr>
                    <w:keepNext/>
                    <w:widowControl w:val="0"/>
                    <w:spacing w:after="60"/>
                    <w:rPr>
                      <w:del w:id="4272" w:author="Lorenzo Fabbri" w:date="2024-09-24T14:48:00Z" w16du:dateUtc="2024-09-24T12:48:00Z"/>
                    </w:rPr>
                  </w:pPr>
                </w:p>
              </w:tc>
              <w:tc>
                <w:tcPr>
                  <w:tcW w:w="0" w:type="dxa"/>
                  <w:tcPrChange w:id="42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D27E6" w14:textId="60C923D8" w:rsidR="00066508" w:rsidRPr="005A6AA3" w:rsidDel="00AE71EA" w:rsidRDefault="00066508">
                  <w:pPr>
                    <w:keepNext/>
                    <w:widowControl w:val="0"/>
                    <w:spacing w:after="60"/>
                    <w:rPr>
                      <w:del w:id="4274" w:author="Lorenzo Fabbri" w:date="2024-09-24T14:48:00Z" w16du:dateUtc="2024-09-24T12:48:00Z"/>
                    </w:rPr>
                  </w:pPr>
                </w:p>
              </w:tc>
              <w:tc>
                <w:tcPr>
                  <w:tcW w:w="0" w:type="dxa"/>
                  <w:tcPrChange w:id="427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604C37" w14:textId="4B5FD272" w:rsidR="00066508" w:rsidRPr="005A6AA3" w:rsidDel="00AE71EA" w:rsidRDefault="00000000">
                  <w:pPr>
                    <w:keepNext/>
                    <w:widowControl w:val="0"/>
                    <w:spacing w:after="60"/>
                    <w:rPr>
                      <w:del w:id="4276" w:author="Lorenzo Fabbri" w:date="2024-09-24T14:48:00Z" w16du:dateUtc="2024-09-24T12:48:00Z"/>
                    </w:rPr>
                  </w:pPr>
                  <w:del w:id="4277"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2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58B384" w14:textId="04063E23" w:rsidR="00066508" w:rsidRPr="005A6AA3" w:rsidDel="00AE71EA" w:rsidRDefault="00000000">
                  <w:pPr>
                    <w:keepNext/>
                    <w:widowControl w:val="0"/>
                    <w:spacing w:after="60"/>
                    <w:rPr>
                      <w:del w:id="4279" w:author="Lorenzo Fabbri" w:date="2024-09-24T14:48:00Z" w16du:dateUtc="2024-09-24T12:48:00Z"/>
                    </w:rPr>
                  </w:pPr>
                  <w:del w:id="4280" w:author="Lorenzo Fabbri" w:date="2024-09-24T14:48:00Z" w16du:dateUtc="2024-09-24T12:48:00Z">
                    <w:r w:rsidRPr="005A6AA3" w:rsidDel="00AE71EA">
                      <w:rPr>
                        <w:rFonts w:ascii="Calibri" w:hAnsi="Calibri"/>
                        <w:sz w:val="20"/>
                      </w:rPr>
                      <w:delText>microg / L</w:delText>
                    </w:r>
                  </w:del>
                </w:p>
              </w:tc>
              <w:tc>
                <w:tcPr>
                  <w:tcW w:w="0" w:type="dxa"/>
                  <w:tcPrChange w:id="42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EBD17A" w14:textId="22E98DB0" w:rsidR="00066508" w:rsidRPr="005A6AA3" w:rsidDel="00AE71EA" w:rsidRDefault="00000000">
                  <w:pPr>
                    <w:keepNext/>
                    <w:widowControl w:val="0"/>
                    <w:spacing w:after="60"/>
                    <w:rPr>
                      <w:del w:id="4282" w:author="Lorenzo Fabbri" w:date="2024-09-24T14:48:00Z" w16du:dateUtc="2024-09-24T12:48:00Z"/>
                    </w:rPr>
                  </w:pPr>
                  <w:del w:id="4283" w:author="Lorenzo Fabbri" w:date="2024-09-24T14:48:00Z" w16du:dateUtc="2024-09-24T12:48:00Z">
                    <w:r w:rsidRPr="005A6AA3" w:rsidDel="00AE71EA">
                      <w:rPr>
                        <w:rFonts w:ascii="Calibri" w:hAnsi="Calibri"/>
                        <w:sz w:val="20"/>
                      </w:rPr>
                      <w:delText>postnatal</w:delText>
                    </w:r>
                  </w:del>
                </w:p>
              </w:tc>
              <w:tc>
                <w:tcPr>
                  <w:tcW w:w="0" w:type="dxa"/>
                  <w:tcPrChange w:id="42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D01F32" w14:textId="51C9AB73" w:rsidR="00066508" w:rsidRPr="005A6AA3" w:rsidDel="00AE71EA" w:rsidRDefault="00000000">
                  <w:pPr>
                    <w:keepNext/>
                    <w:widowControl w:val="0"/>
                    <w:spacing w:after="60"/>
                    <w:rPr>
                      <w:del w:id="4285" w:author="Lorenzo Fabbri" w:date="2024-09-24T14:48:00Z" w16du:dateUtc="2024-09-24T12:48:00Z"/>
                    </w:rPr>
                  </w:pPr>
                  <w:del w:id="4286" w:author="Lorenzo Fabbri" w:date="2024-09-24T14:48:00Z" w16du:dateUtc="2024-09-24T12:48:00Z">
                    <w:r w:rsidRPr="005A6AA3" w:rsidDel="00AE71EA">
                      <w:rPr>
                        <w:rFonts w:ascii="Calibri" w:hAnsi="Calibri"/>
                        <w:sz w:val="20"/>
                      </w:rPr>
                      <w:delText>No</w:delText>
                    </w:r>
                  </w:del>
                </w:p>
              </w:tc>
              <w:tc>
                <w:tcPr>
                  <w:tcW w:w="0" w:type="dxa"/>
                  <w:tcPrChange w:id="42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498DE5" w14:textId="1E898342" w:rsidR="00066508" w:rsidRPr="005A6AA3" w:rsidDel="00AE71EA" w:rsidRDefault="00000000">
                  <w:pPr>
                    <w:keepNext/>
                    <w:widowControl w:val="0"/>
                    <w:spacing w:after="60"/>
                    <w:rPr>
                      <w:del w:id="4288" w:author="Lorenzo Fabbri" w:date="2024-09-24T14:48:00Z" w16du:dateUtc="2024-09-24T12:48:00Z"/>
                    </w:rPr>
                  </w:pPr>
                  <w:del w:id="4289" w:author="Lorenzo Fabbri" w:date="2024-09-24T14:48:00Z" w16du:dateUtc="2024-09-24T12:48:00Z">
                    <w:r w:rsidRPr="005A6AA3" w:rsidDel="00AE71EA">
                      <w:rPr>
                        <w:rFonts w:ascii="Calibri" w:hAnsi="Calibri"/>
                        <w:sz w:val="20"/>
                      </w:rPr>
                      <w:delText>No</w:delText>
                    </w:r>
                  </w:del>
                </w:p>
              </w:tc>
              <w:tc>
                <w:tcPr>
                  <w:tcW w:w="0" w:type="dxa"/>
                  <w:tcPrChange w:id="42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D53DAA" w14:textId="0CA7C492" w:rsidR="00066508" w:rsidRPr="005A6AA3" w:rsidDel="00AE71EA" w:rsidRDefault="00000000">
                  <w:pPr>
                    <w:keepNext/>
                    <w:widowControl w:val="0"/>
                    <w:spacing w:after="60"/>
                    <w:rPr>
                      <w:del w:id="4291" w:author="Lorenzo Fabbri" w:date="2024-09-24T14:48:00Z" w16du:dateUtc="2024-09-24T12:48:00Z"/>
                    </w:rPr>
                  </w:pPr>
                  <w:del w:id="4292" w:author="Lorenzo Fabbri" w:date="2024-09-24T14:48:00Z" w16du:dateUtc="2024-09-24T12:48:00Z">
                    <w:r w:rsidRPr="005A6AA3" w:rsidDel="00AE71EA">
                      <w:rPr>
                        <w:rFonts w:ascii="Calibri" w:hAnsi="Calibri"/>
                        <w:sz w:val="20"/>
                      </w:rPr>
                      <w:delText>Yes</w:delText>
                    </w:r>
                  </w:del>
                </w:p>
              </w:tc>
            </w:tr>
            <w:tr w:rsidR="00066508" w:rsidRPr="005A6AA3" w:rsidDel="00AE71EA" w14:paraId="716B4713" w14:textId="3E3D6C75" w:rsidTr="006C3DDD">
              <w:trPr>
                <w:del w:id="4293" w:author="Lorenzo Fabbri" w:date="2024-09-24T14:48:00Z"/>
                <w:trPrChange w:id="4294" w:author="Lorenzo Fabbri" w:date="2024-09-19T20:37:00Z" w16du:dateUtc="2024-09-19T18:37:00Z">
                  <w:trPr>
                    <w:gridBefore w:val="1"/>
                    <w:cantSplit/>
                    <w:jc w:val="center"/>
                  </w:trPr>
                </w:trPrChange>
              </w:trPr>
              <w:tc>
                <w:tcPr>
                  <w:tcW w:w="0" w:type="dxa"/>
                  <w:tcPrChange w:id="42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5E4E23" w14:textId="1DAA31AD" w:rsidR="00066508" w:rsidRPr="005A6AA3" w:rsidDel="00AE71EA" w:rsidRDefault="00000000">
                  <w:pPr>
                    <w:keepNext/>
                    <w:widowControl w:val="0"/>
                    <w:spacing w:after="60"/>
                    <w:rPr>
                      <w:del w:id="4296" w:author="Lorenzo Fabbri" w:date="2024-09-24T14:48:00Z" w16du:dateUtc="2024-09-24T12:48:00Z"/>
                    </w:rPr>
                  </w:pPr>
                  <w:del w:id="4297" w:author="Lorenzo Fabbri" w:date="2024-09-24T14:48:00Z" w16du:dateUtc="2024-09-24T12:48:00Z">
                    <w:r w:rsidRPr="005A6AA3" w:rsidDel="00AE71EA">
                      <w:rPr>
                        <w:rFonts w:ascii="Calibri" w:hAnsi="Calibri"/>
                        <w:sz w:val="20"/>
                      </w:rPr>
                      <w:delText>hs_dmdtp_craw</w:delText>
                    </w:r>
                  </w:del>
                </w:p>
              </w:tc>
              <w:tc>
                <w:tcPr>
                  <w:tcW w:w="0" w:type="dxa"/>
                  <w:tcPrChange w:id="42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8803D" w14:textId="3366FE0F" w:rsidR="00066508" w:rsidRPr="005A6AA3" w:rsidDel="00AE71EA" w:rsidRDefault="00000000">
                  <w:pPr>
                    <w:keepNext/>
                    <w:widowControl w:val="0"/>
                    <w:spacing w:after="60"/>
                    <w:rPr>
                      <w:del w:id="4299" w:author="Lorenzo Fabbri" w:date="2024-09-24T14:48:00Z" w16du:dateUtc="2024-09-24T12:48:00Z"/>
                    </w:rPr>
                  </w:pPr>
                  <w:del w:id="4300" w:author="Lorenzo Fabbri" w:date="2024-09-24T14:48:00Z" w16du:dateUtc="2024-09-24T12:48:00Z">
                    <w:r w:rsidRPr="005A6AA3" w:rsidDel="00AE71EA">
                      <w:rPr>
                        <w:rFonts w:ascii="Calibri" w:hAnsi="Calibri"/>
                        <w:sz w:val="20"/>
                      </w:rPr>
                      <w:delText>numerical</w:delText>
                    </w:r>
                  </w:del>
                </w:p>
              </w:tc>
              <w:tc>
                <w:tcPr>
                  <w:tcW w:w="0" w:type="dxa"/>
                  <w:tcPrChange w:id="43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C70CF" w14:textId="6C14EC3B" w:rsidR="00066508" w:rsidRPr="005A6AA3" w:rsidDel="00AE71EA" w:rsidRDefault="00000000">
                  <w:pPr>
                    <w:keepNext/>
                    <w:widowControl w:val="0"/>
                    <w:spacing w:after="60"/>
                    <w:rPr>
                      <w:del w:id="4302" w:author="Lorenzo Fabbri" w:date="2024-09-24T14:48:00Z" w16du:dateUtc="2024-09-24T12:48:00Z"/>
                    </w:rPr>
                  </w:pPr>
                  <w:del w:id="4303" w:author="Lorenzo Fabbri" w:date="2024-09-24T14:48:00Z" w16du:dateUtc="2024-09-24T12:48:00Z">
                    <w:r w:rsidRPr="005A6AA3" w:rsidDel="00AE71EA">
                      <w:rPr>
                        <w:rFonts w:ascii="Calibri" w:hAnsi="Calibri"/>
                        <w:sz w:val="20"/>
                      </w:rPr>
                      <w:delText>Dimethyl dithiophosphate (DMDTP)</w:delText>
                    </w:r>
                  </w:del>
                </w:p>
              </w:tc>
              <w:tc>
                <w:tcPr>
                  <w:tcW w:w="0" w:type="dxa"/>
                  <w:tcPrChange w:id="43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D0AE6F" w14:textId="79B7962E" w:rsidR="00066508" w:rsidRPr="005A6AA3" w:rsidDel="00AE71EA" w:rsidRDefault="00066508">
                  <w:pPr>
                    <w:keepNext/>
                    <w:widowControl w:val="0"/>
                    <w:spacing w:after="60"/>
                    <w:rPr>
                      <w:del w:id="4305" w:author="Lorenzo Fabbri" w:date="2024-09-24T14:48:00Z" w16du:dateUtc="2024-09-24T12:48:00Z"/>
                    </w:rPr>
                  </w:pPr>
                </w:p>
              </w:tc>
              <w:tc>
                <w:tcPr>
                  <w:tcW w:w="0" w:type="dxa"/>
                  <w:tcPrChange w:id="43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C0AE1D" w14:textId="13096191" w:rsidR="00066508" w:rsidRPr="005A6AA3" w:rsidDel="00AE71EA" w:rsidRDefault="00066508">
                  <w:pPr>
                    <w:keepNext/>
                    <w:widowControl w:val="0"/>
                    <w:spacing w:after="60"/>
                    <w:rPr>
                      <w:del w:id="4307" w:author="Lorenzo Fabbri" w:date="2024-09-24T14:48:00Z" w16du:dateUtc="2024-09-24T12:48:00Z"/>
                    </w:rPr>
                  </w:pPr>
                </w:p>
              </w:tc>
              <w:tc>
                <w:tcPr>
                  <w:tcW w:w="0" w:type="dxa"/>
                  <w:tcPrChange w:id="430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9E48DEA" w14:textId="53DF6670" w:rsidR="00066508" w:rsidRPr="005A6AA3" w:rsidDel="00AE71EA" w:rsidRDefault="00000000">
                  <w:pPr>
                    <w:keepNext/>
                    <w:widowControl w:val="0"/>
                    <w:spacing w:after="60"/>
                    <w:rPr>
                      <w:del w:id="4309" w:author="Lorenzo Fabbri" w:date="2024-09-24T14:48:00Z" w16du:dateUtc="2024-09-24T12:48:00Z"/>
                    </w:rPr>
                  </w:pPr>
                  <w:del w:id="4310"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3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251BC1" w14:textId="4007614C" w:rsidR="00066508" w:rsidRPr="005A6AA3" w:rsidDel="00AE71EA" w:rsidRDefault="00000000">
                  <w:pPr>
                    <w:keepNext/>
                    <w:widowControl w:val="0"/>
                    <w:spacing w:after="60"/>
                    <w:rPr>
                      <w:del w:id="4312" w:author="Lorenzo Fabbri" w:date="2024-09-24T14:48:00Z" w16du:dateUtc="2024-09-24T12:48:00Z"/>
                    </w:rPr>
                  </w:pPr>
                  <w:del w:id="4313" w:author="Lorenzo Fabbri" w:date="2024-09-24T14:48:00Z" w16du:dateUtc="2024-09-24T12:48:00Z">
                    <w:r w:rsidRPr="005A6AA3" w:rsidDel="00AE71EA">
                      <w:rPr>
                        <w:rFonts w:ascii="Calibri" w:hAnsi="Calibri"/>
                        <w:sz w:val="20"/>
                      </w:rPr>
                      <w:delText>microg / L</w:delText>
                    </w:r>
                  </w:del>
                </w:p>
              </w:tc>
              <w:tc>
                <w:tcPr>
                  <w:tcW w:w="0" w:type="dxa"/>
                  <w:tcPrChange w:id="43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69B78" w14:textId="249E913A" w:rsidR="00066508" w:rsidRPr="005A6AA3" w:rsidDel="00AE71EA" w:rsidRDefault="00000000">
                  <w:pPr>
                    <w:keepNext/>
                    <w:widowControl w:val="0"/>
                    <w:spacing w:after="60"/>
                    <w:rPr>
                      <w:del w:id="4315" w:author="Lorenzo Fabbri" w:date="2024-09-24T14:48:00Z" w16du:dateUtc="2024-09-24T12:48:00Z"/>
                    </w:rPr>
                  </w:pPr>
                  <w:del w:id="4316" w:author="Lorenzo Fabbri" w:date="2024-09-24T14:48:00Z" w16du:dateUtc="2024-09-24T12:48:00Z">
                    <w:r w:rsidRPr="005A6AA3" w:rsidDel="00AE71EA">
                      <w:rPr>
                        <w:rFonts w:ascii="Calibri" w:hAnsi="Calibri"/>
                        <w:sz w:val="20"/>
                      </w:rPr>
                      <w:delText>postnatal</w:delText>
                    </w:r>
                  </w:del>
                </w:p>
              </w:tc>
              <w:tc>
                <w:tcPr>
                  <w:tcW w:w="0" w:type="dxa"/>
                  <w:tcPrChange w:id="43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A73B10" w14:textId="2048EE27" w:rsidR="00066508" w:rsidRPr="005A6AA3" w:rsidDel="00AE71EA" w:rsidRDefault="00000000">
                  <w:pPr>
                    <w:keepNext/>
                    <w:widowControl w:val="0"/>
                    <w:spacing w:after="60"/>
                    <w:rPr>
                      <w:del w:id="4318" w:author="Lorenzo Fabbri" w:date="2024-09-24T14:48:00Z" w16du:dateUtc="2024-09-24T12:48:00Z"/>
                    </w:rPr>
                  </w:pPr>
                  <w:del w:id="4319" w:author="Lorenzo Fabbri" w:date="2024-09-24T14:48:00Z" w16du:dateUtc="2024-09-24T12:48:00Z">
                    <w:r w:rsidRPr="005A6AA3" w:rsidDel="00AE71EA">
                      <w:rPr>
                        <w:rFonts w:ascii="Calibri" w:hAnsi="Calibri"/>
                        <w:sz w:val="20"/>
                      </w:rPr>
                      <w:delText>No</w:delText>
                    </w:r>
                  </w:del>
                </w:p>
              </w:tc>
              <w:tc>
                <w:tcPr>
                  <w:tcW w:w="0" w:type="dxa"/>
                  <w:tcPrChange w:id="43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91A0F0" w14:textId="7790852D" w:rsidR="00066508" w:rsidRPr="005A6AA3" w:rsidDel="00AE71EA" w:rsidRDefault="00000000">
                  <w:pPr>
                    <w:keepNext/>
                    <w:widowControl w:val="0"/>
                    <w:spacing w:after="60"/>
                    <w:rPr>
                      <w:del w:id="4321" w:author="Lorenzo Fabbri" w:date="2024-09-24T14:48:00Z" w16du:dateUtc="2024-09-24T12:48:00Z"/>
                    </w:rPr>
                  </w:pPr>
                  <w:del w:id="4322" w:author="Lorenzo Fabbri" w:date="2024-09-24T14:48:00Z" w16du:dateUtc="2024-09-24T12:48:00Z">
                    <w:r w:rsidRPr="005A6AA3" w:rsidDel="00AE71EA">
                      <w:rPr>
                        <w:rFonts w:ascii="Calibri" w:hAnsi="Calibri"/>
                        <w:sz w:val="20"/>
                      </w:rPr>
                      <w:delText>No</w:delText>
                    </w:r>
                  </w:del>
                </w:p>
              </w:tc>
              <w:tc>
                <w:tcPr>
                  <w:tcW w:w="0" w:type="dxa"/>
                  <w:tcPrChange w:id="43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D80601" w14:textId="2A9C0375" w:rsidR="00066508" w:rsidRPr="005A6AA3" w:rsidDel="00AE71EA" w:rsidRDefault="00000000">
                  <w:pPr>
                    <w:keepNext/>
                    <w:widowControl w:val="0"/>
                    <w:spacing w:after="60"/>
                    <w:rPr>
                      <w:del w:id="4324" w:author="Lorenzo Fabbri" w:date="2024-09-24T14:48:00Z" w16du:dateUtc="2024-09-24T12:48:00Z"/>
                    </w:rPr>
                  </w:pPr>
                  <w:del w:id="4325" w:author="Lorenzo Fabbri" w:date="2024-09-24T14:48:00Z" w16du:dateUtc="2024-09-24T12:48:00Z">
                    <w:r w:rsidRPr="005A6AA3" w:rsidDel="00AE71EA">
                      <w:rPr>
                        <w:rFonts w:ascii="Calibri" w:hAnsi="Calibri"/>
                        <w:sz w:val="20"/>
                      </w:rPr>
                      <w:delText>No</w:delText>
                    </w:r>
                  </w:del>
                </w:p>
              </w:tc>
            </w:tr>
            <w:tr w:rsidR="00066508" w:rsidRPr="005A6AA3" w:rsidDel="00AE71EA" w14:paraId="5C439872" w14:textId="3539F027" w:rsidTr="006C3DDD">
              <w:trPr>
                <w:del w:id="4326" w:author="Lorenzo Fabbri" w:date="2024-09-24T14:48:00Z"/>
                <w:trPrChange w:id="4327" w:author="Lorenzo Fabbri" w:date="2024-09-19T20:37:00Z" w16du:dateUtc="2024-09-19T18:37:00Z">
                  <w:trPr>
                    <w:gridBefore w:val="1"/>
                    <w:cantSplit/>
                    <w:jc w:val="center"/>
                  </w:trPr>
                </w:trPrChange>
              </w:trPr>
              <w:tc>
                <w:tcPr>
                  <w:tcW w:w="0" w:type="dxa"/>
                  <w:tcPrChange w:id="43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92A7A0" w14:textId="4007A5C6" w:rsidR="00066508" w:rsidRPr="005A6AA3" w:rsidDel="00AE71EA" w:rsidRDefault="00000000">
                  <w:pPr>
                    <w:keepNext/>
                    <w:widowControl w:val="0"/>
                    <w:spacing w:after="60"/>
                    <w:rPr>
                      <w:del w:id="4329" w:author="Lorenzo Fabbri" w:date="2024-09-24T14:48:00Z" w16du:dateUtc="2024-09-24T12:48:00Z"/>
                    </w:rPr>
                  </w:pPr>
                  <w:del w:id="4330" w:author="Lorenzo Fabbri" w:date="2024-09-24T14:48:00Z" w16du:dateUtc="2024-09-24T12:48:00Z">
                    <w:r w:rsidRPr="005A6AA3" w:rsidDel="00AE71EA">
                      <w:rPr>
                        <w:rFonts w:ascii="Calibri" w:hAnsi="Calibri"/>
                        <w:sz w:val="20"/>
                      </w:rPr>
                      <w:delText>hs_dmp_c</w:delText>
                    </w:r>
                  </w:del>
                </w:p>
              </w:tc>
              <w:tc>
                <w:tcPr>
                  <w:tcW w:w="0" w:type="dxa"/>
                  <w:tcPrChange w:id="43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58B68" w14:textId="4F461413" w:rsidR="00066508" w:rsidRPr="005A6AA3" w:rsidDel="00AE71EA" w:rsidRDefault="00000000">
                  <w:pPr>
                    <w:keepNext/>
                    <w:widowControl w:val="0"/>
                    <w:spacing w:after="60"/>
                    <w:rPr>
                      <w:del w:id="4332" w:author="Lorenzo Fabbri" w:date="2024-09-24T14:48:00Z" w16du:dateUtc="2024-09-24T12:48:00Z"/>
                    </w:rPr>
                  </w:pPr>
                  <w:del w:id="4333" w:author="Lorenzo Fabbri" w:date="2024-09-24T14:48:00Z" w16du:dateUtc="2024-09-24T12:48:00Z">
                    <w:r w:rsidRPr="005A6AA3" w:rsidDel="00AE71EA">
                      <w:rPr>
                        <w:rFonts w:ascii="Calibri" w:hAnsi="Calibri"/>
                        <w:sz w:val="20"/>
                      </w:rPr>
                      <w:delText>numerical</w:delText>
                    </w:r>
                  </w:del>
                </w:p>
              </w:tc>
              <w:tc>
                <w:tcPr>
                  <w:tcW w:w="0" w:type="dxa"/>
                  <w:tcPrChange w:id="43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C5F0" w14:textId="2B3252BD" w:rsidR="00066508" w:rsidRPr="005A6AA3" w:rsidDel="00AE71EA" w:rsidRDefault="00000000">
                  <w:pPr>
                    <w:keepNext/>
                    <w:widowControl w:val="0"/>
                    <w:spacing w:after="60"/>
                    <w:rPr>
                      <w:del w:id="4335" w:author="Lorenzo Fabbri" w:date="2024-09-24T14:48:00Z" w16du:dateUtc="2024-09-24T12:48:00Z"/>
                    </w:rPr>
                  </w:pPr>
                  <w:del w:id="4336" w:author="Lorenzo Fabbri" w:date="2024-09-24T14:48:00Z" w16du:dateUtc="2024-09-24T12:48:00Z">
                    <w:r w:rsidRPr="005A6AA3" w:rsidDel="00AE71EA">
                      <w:rPr>
                        <w:rFonts w:ascii="Calibri" w:hAnsi="Calibri"/>
                        <w:sz w:val="20"/>
                      </w:rPr>
                      <w:delText>Dimethyl phosphate (DMP)</w:delText>
                    </w:r>
                  </w:del>
                </w:p>
              </w:tc>
              <w:tc>
                <w:tcPr>
                  <w:tcW w:w="0" w:type="dxa"/>
                  <w:tcPrChange w:id="43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341A9" w14:textId="449CE710" w:rsidR="00066508" w:rsidRPr="005A6AA3" w:rsidDel="00AE71EA" w:rsidRDefault="00066508">
                  <w:pPr>
                    <w:keepNext/>
                    <w:widowControl w:val="0"/>
                    <w:spacing w:after="60"/>
                    <w:rPr>
                      <w:del w:id="4338" w:author="Lorenzo Fabbri" w:date="2024-09-24T14:48:00Z" w16du:dateUtc="2024-09-24T12:48:00Z"/>
                    </w:rPr>
                  </w:pPr>
                </w:p>
              </w:tc>
              <w:tc>
                <w:tcPr>
                  <w:tcW w:w="0" w:type="dxa"/>
                  <w:tcPrChange w:id="43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7AB016" w14:textId="525938D0" w:rsidR="00066508" w:rsidRPr="005A6AA3" w:rsidDel="00AE71EA" w:rsidRDefault="00066508">
                  <w:pPr>
                    <w:keepNext/>
                    <w:widowControl w:val="0"/>
                    <w:spacing w:after="60"/>
                    <w:rPr>
                      <w:del w:id="4340" w:author="Lorenzo Fabbri" w:date="2024-09-24T14:48:00Z" w16du:dateUtc="2024-09-24T12:48:00Z"/>
                    </w:rPr>
                  </w:pPr>
                </w:p>
              </w:tc>
              <w:tc>
                <w:tcPr>
                  <w:tcW w:w="0" w:type="dxa"/>
                  <w:tcPrChange w:id="434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C1FE9A" w14:textId="51E98254" w:rsidR="00066508" w:rsidRPr="005A6AA3" w:rsidDel="00AE71EA" w:rsidRDefault="00000000">
                  <w:pPr>
                    <w:keepNext/>
                    <w:widowControl w:val="0"/>
                    <w:spacing w:after="60"/>
                    <w:rPr>
                      <w:del w:id="4342" w:author="Lorenzo Fabbri" w:date="2024-09-24T14:48:00Z" w16du:dateUtc="2024-09-24T12:48:00Z"/>
                    </w:rPr>
                  </w:pPr>
                  <w:del w:id="4343"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3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514625" w14:textId="706852C6" w:rsidR="00066508" w:rsidRPr="005A6AA3" w:rsidDel="00AE71EA" w:rsidRDefault="00000000">
                  <w:pPr>
                    <w:keepNext/>
                    <w:widowControl w:val="0"/>
                    <w:spacing w:after="60"/>
                    <w:rPr>
                      <w:del w:id="4345" w:author="Lorenzo Fabbri" w:date="2024-09-24T14:48:00Z" w16du:dateUtc="2024-09-24T12:48:00Z"/>
                    </w:rPr>
                  </w:pPr>
                  <w:del w:id="4346" w:author="Lorenzo Fabbri" w:date="2024-09-24T14:48:00Z" w16du:dateUtc="2024-09-24T12:48:00Z">
                    <w:r w:rsidRPr="005A6AA3" w:rsidDel="00AE71EA">
                      <w:rPr>
                        <w:rFonts w:ascii="Calibri" w:hAnsi="Calibri"/>
                        <w:sz w:val="20"/>
                      </w:rPr>
                      <w:delText>microg / L</w:delText>
                    </w:r>
                  </w:del>
                </w:p>
              </w:tc>
              <w:tc>
                <w:tcPr>
                  <w:tcW w:w="0" w:type="dxa"/>
                  <w:tcPrChange w:id="43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FCB802" w14:textId="4444BFD2" w:rsidR="00066508" w:rsidRPr="005A6AA3" w:rsidDel="00AE71EA" w:rsidRDefault="00000000">
                  <w:pPr>
                    <w:keepNext/>
                    <w:widowControl w:val="0"/>
                    <w:spacing w:after="60"/>
                    <w:rPr>
                      <w:del w:id="4348" w:author="Lorenzo Fabbri" w:date="2024-09-24T14:48:00Z" w16du:dateUtc="2024-09-24T12:48:00Z"/>
                    </w:rPr>
                  </w:pPr>
                  <w:del w:id="4349" w:author="Lorenzo Fabbri" w:date="2024-09-24T14:48:00Z" w16du:dateUtc="2024-09-24T12:48:00Z">
                    <w:r w:rsidRPr="005A6AA3" w:rsidDel="00AE71EA">
                      <w:rPr>
                        <w:rFonts w:ascii="Calibri" w:hAnsi="Calibri"/>
                        <w:sz w:val="20"/>
                      </w:rPr>
                      <w:delText>postnatal</w:delText>
                    </w:r>
                  </w:del>
                </w:p>
              </w:tc>
              <w:tc>
                <w:tcPr>
                  <w:tcW w:w="0" w:type="dxa"/>
                  <w:tcPrChange w:id="43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BF1E7" w14:textId="6C097100" w:rsidR="00066508" w:rsidRPr="005A6AA3" w:rsidDel="00AE71EA" w:rsidRDefault="00000000">
                  <w:pPr>
                    <w:keepNext/>
                    <w:widowControl w:val="0"/>
                    <w:spacing w:after="60"/>
                    <w:rPr>
                      <w:del w:id="4351" w:author="Lorenzo Fabbri" w:date="2024-09-24T14:48:00Z" w16du:dateUtc="2024-09-24T12:48:00Z"/>
                    </w:rPr>
                  </w:pPr>
                  <w:del w:id="4352" w:author="Lorenzo Fabbri" w:date="2024-09-24T14:48:00Z" w16du:dateUtc="2024-09-24T12:48:00Z">
                    <w:r w:rsidRPr="005A6AA3" w:rsidDel="00AE71EA">
                      <w:rPr>
                        <w:rFonts w:ascii="Calibri" w:hAnsi="Calibri"/>
                        <w:sz w:val="20"/>
                      </w:rPr>
                      <w:delText>No</w:delText>
                    </w:r>
                  </w:del>
                </w:p>
              </w:tc>
              <w:tc>
                <w:tcPr>
                  <w:tcW w:w="0" w:type="dxa"/>
                  <w:tcPrChange w:id="43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C13B5" w14:textId="75B02C23" w:rsidR="00066508" w:rsidRPr="005A6AA3" w:rsidDel="00AE71EA" w:rsidRDefault="00000000">
                  <w:pPr>
                    <w:keepNext/>
                    <w:widowControl w:val="0"/>
                    <w:spacing w:after="60"/>
                    <w:rPr>
                      <w:del w:id="4354" w:author="Lorenzo Fabbri" w:date="2024-09-24T14:48:00Z" w16du:dateUtc="2024-09-24T12:48:00Z"/>
                    </w:rPr>
                  </w:pPr>
                  <w:del w:id="4355" w:author="Lorenzo Fabbri" w:date="2024-09-24T14:48:00Z" w16du:dateUtc="2024-09-24T12:48:00Z">
                    <w:r w:rsidRPr="005A6AA3" w:rsidDel="00AE71EA">
                      <w:rPr>
                        <w:rFonts w:ascii="Calibri" w:hAnsi="Calibri"/>
                        <w:sz w:val="20"/>
                      </w:rPr>
                      <w:delText>No</w:delText>
                    </w:r>
                  </w:del>
                </w:p>
              </w:tc>
              <w:tc>
                <w:tcPr>
                  <w:tcW w:w="0" w:type="dxa"/>
                  <w:tcPrChange w:id="43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BCCE4F" w14:textId="71070439" w:rsidR="00066508" w:rsidRPr="005A6AA3" w:rsidDel="00AE71EA" w:rsidRDefault="00000000">
                  <w:pPr>
                    <w:keepNext/>
                    <w:widowControl w:val="0"/>
                    <w:spacing w:after="60"/>
                    <w:rPr>
                      <w:del w:id="4357" w:author="Lorenzo Fabbri" w:date="2024-09-24T14:48:00Z" w16du:dateUtc="2024-09-24T12:48:00Z"/>
                    </w:rPr>
                  </w:pPr>
                  <w:del w:id="4358" w:author="Lorenzo Fabbri" w:date="2024-09-24T14:48:00Z" w16du:dateUtc="2024-09-24T12:48:00Z">
                    <w:r w:rsidRPr="005A6AA3" w:rsidDel="00AE71EA">
                      <w:rPr>
                        <w:rFonts w:ascii="Calibri" w:hAnsi="Calibri"/>
                        <w:sz w:val="20"/>
                      </w:rPr>
                      <w:delText>Yes</w:delText>
                    </w:r>
                  </w:del>
                </w:p>
              </w:tc>
            </w:tr>
            <w:tr w:rsidR="00066508" w:rsidRPr="005A6AA3" w:rsidDel="00AE71EA" w14:paraId="361C292F" w14:textId="1F10C04F" w:rsidTr="006C3DDD">
              <w:trPr>
                <w:del w:id="4359" w:author="Lorenzo Fabbri" w:date="2024-09-24T14:48:00Z"/>
                <w:trPrChange w:id="4360" w:author="Lorenzo Fabbri" w:date="2024-09-19T20:37:00Z" w16du:dateUtc="2024-09-19T18:37:00Z">
                  <w:trPr>
                    <w:gridBefore w:val="1"/>
                    <w:cantSplit/>
                    <w:jc w:val="center"/>
                  </w:trPr>
                </w:trPrChange>
              </w:trPr>
              <w:tc>
                <w:tcPr>
                  <w:tcW w:w="0" w:type="dxa"/>
                  <w:tcPrChange w:id="43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C2EE6" w14:textId="55A6D2C8" w:rsidR="00066508" w:rsidRPr="005A6AA3" w:rsidDel="00AE71EA" w:rsidRDefault="00000000">
                  <w:pPr>
                    <w:keepNext/>
                    <w:widowControl w:val="0"/>
                    <w:spacing w:after="60"/>
                    <w:rPr>
                      <w:del w:id="4362" w:author="Lorenzo Fabbri" w:date="2024-09-24T14:48:00Z" w16du:dateUtc="2024-09-24T12:48:00Z"/>
                    </w:rPr>
                  </w:pPr>
                  <w:del w:id="4363" w:author="Lorenzo Fabbri" w:date="2024-09-24T14:48:00Z" w16du:dateUtc="2024-09-24T12:48:00Z">
                    <w:r w:rsidRPr="005A6AA3" w:rsidDel="00AE71EA">
                      <w:rPr>
                        <w:rFonts w:ascii="Calibri" w:hAnsi="Calibri"/>
                        <w:sz w:val="20"/>
                      </w:rPr>
                      <w:delText>hs_dmtp_c</w:delText>
                    </w:r>
                  </w:del>
                </w:p>
              </w:tc>
              <w:tc>
                <w:tcPr>
                  <w:tcW w:w="0" w:type="dxa"/>
                  <w:tcPrChange w:id="43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DFED18" w14:textId="6B4F4C46" w:rsidR="00066508" w:rsidRPr="005A6AA3" w:rsidDel="00AE71EA" w:rsidRDefault="00000000">
                  <w:pPr>
                    <w:keepNext/>
                    <w:widowControl w:val="0"/>
                    <w:spacing w:after="60"/>
                    <w:rPr>
                      <w:del w:id="4365" w:author="Lorenzo Fabbri" w:date="2024-09-24T14:48:00Z" w16du:dateUtc="2024-09-24T12:48:00Z"/>
                    </w:rPr>
                  </w:pPr>
                  <w:del w:id="4366" w:author="Lorenzo Fabbri" w:date="2024-09-24T14:48:00Z" w16du:dateUtc="2024-09-24T12:48:00Z">
                    <w:r w:rsidRPr="005A6AA3" w:rsidDel="00AE71EA">
                      <w:rPr>
                        <w:rFonts w:ascii="Calibri" w:hAnsi="Calibri"/>
                        <w:sz w:val="20"/>
                      </w:rPr>
                      <w:delText>numerical</w:delText>
                    </w:r>
                  </w:del>
                </w:p>
              </w:tc>
              <w:tc>
                <w:tcPr>
                  <w:tcW w:w="0" w:type="dxa"/>
                  <w:tcPrChange w:id="43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78CC1" w14:textId="6BEB5804" w:rsidR="00066508" w:rsidRPr="005A6AA3" w:rsidDel="00AE71EA" w:rsidRDefault="00000000">
                  <w:pPr>
                    <w:keepNext/>
                    <w:widowControl w:val="0"/>
                    <w:spacing w:after="60"/>
                    <w:rPr>
                      <w:del w:id="4368" w:author="Lorenzo Fabbri" w:date="2024-09-24T14:48:00Z" w16du:dateUtc="2024-09-24T12:48:00Z"/>
                    </w:rPr>
                  </w:pPr>
                  <w:del w:id="4369" w:author="Lorenzo Fabbri" w:date="2024-09-24T14:48:00Z" w16du:dateUtc="2024-09-24T12:48:00Z">
                    <w:r w:rsidRPr="005A6AA3" w:rsidDel="00AE71EA">
                      <w:rPr>
                        <w:rFonts w:ascii="Calibri" w:hAnsi="Calibri"/>
                        <w:sz w:val="20"/>
                      </w:rPr>
                      <w:delText>Dimethyl thiophosphate (DMTP)</w:delText>
                    </w:r>
                  </w:del>
                </w:p>
              </w:tc>
              <w:tc>
                <w:tcPr>
                  <w:tcW w:w="0" w:type="dxa"/>
                  <w:tcPrChange w:id="43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FFBC8D" w14:textId="3E9C7ACD" w:rsidR="00066508" w:rsidRPr="005A6AA3" w:rsidDel="00AE71EA" w:rsidRDefault="00066508">
                  <w:pPr>
                    <w:keepNext/>
                    <w:widowControl w:val="0"/>
                    <w:spacing w:after="60"/>
                    <w:rPr>
                      <w:del w:id="4371" w:author="Lorenzo Fabbri" w:date="2024-09-24T14:48:00Z" w16du:dateUtc="2024-09-24T12:48:00Z"/>
                    </w:rPr>
                  </w:pPr>
                </w:p>
              </w:tc>
              <w:tc>
                <w:tcPr>
                  <w:tcW w:w="0" w:type="dxa"/>
                  <w:tcPrChange w:id="43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F15166" w14:textId="141FF327" w:rsidR="00066508" w:rsidRPr="005A6AA3" w:rsidDel="00AE71EA" w:rsidRDefault="00066508">
                  <w:pPr>
                    <w:keepNext/>
                    <w:widowControl w:val="0"/>
                    <w:spacing w:after="60"/>
                    <w:rPr>
                      <w:del w:id="4373" w:author="Lorenzo Fabbri" w:date="2024-09-24T14:48:00Z" w16du:dateUtc="2024-09-24T12:48:00Z"/>
                    </w:rPr>
                  </w:pPr>
                </w:p>
              </w:tc>
              <w:tc>
                <w:tcPr>
                  <w:tcW w:w="0" w:type="dxa"/>
                  <w:tcPrChange w:id="437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CCB0A3" w14:textId="6093C609" w:rsidR="00066508" w:rsidRPr="005A6AA3" w:rsidDel="00AE71EA" w:rsidRDefault="00000000">
                  <w:pPr>
                    <w:keepNext/>
                    <w:widowControl w:val="0"/>
                    <w:spacing w:after="60"/>
                    <w:rPr>
                      <w:del w:id="4375" w:author="Lorenzo Fabbri" w:date="2024-09-24T14:48:00Z" w16du:dateUtc="2024-09-24T12:48:00Z"/>
                    </w:rPr>
                  </w:pPr>
                  <w:del w:id="4376"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3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13D59" w14:textId="35A07713" w:rsidR="00066508" w:rsidRPr="005A6AA3" w:rsidDel="00AE71EA" w:rsidRDefault="00000000">
                  <w:pPr>
                    <w:keepNext/>
                    <w:widowControl w:val="0"/>
                    <w:spacing w:after="60"/>
                    <w:rPr>
                      <w:del w:id="4378" w:author="Lorenzo Fabbri" w:date="2024-09-24T14:48:00Z" w16du:dateUtc="2024-09-24T12:48:00Z"/>
                    </w:rPr>
                  </w:pPr>
                  <w:del w:id="4379" w:author="Lorenzo Fabbri" w:date="2024-09-24T14:48:00Z" w16du:dateUtc="2024-09-24T12:48:00Z">
                    <w:r w:rsidRPr="005A6AA3" w:rsidDel="00AE71EA">
                      <w:rPr>
                        <w:rFonts w:ascii="Calibri" w:hAnsi="Calibri"/>
                        <w:sz w:val="20"/>
                      </w:rPr>
                      <w:delText>microg / L</w:delText>
                    </w:r>
                  </w:del>
                </w:p>
              </w:tc>
              <w:tc>
                <w:tcPr>
                  <w:tcW w:w="0" w:type="dxa"/>
                  <w:tcPrChange w:id="43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BB5AE5" w14:textId="1C0DF2A5" w:rsidR="00066508" w:rsidRPr="005A6AA3" w:rsidDel="00AE71EA" w:rsidRDefault="00000000">
                  <w:pPr>
                    <w:keepNext/>
                    <w:widowControl w:val="0"/>
                    <w:spacing w:after="60"/>
                    <w:rPr>
                      <w:del w:id="4381" w:author="Lorenzo Fabbri" w:date="2024-09-24T14:48:00Z" w16du:dateUtc="2024-09-24T12:48:00Z"/>
                    </w:rPr>
                  </w:pPr>
                  <w:del w:id="4382" w:author="Lorenzo Fabbri" w:date="2024-09-24T14:48:00Z" w16du:dateUtc="2024-09-24T12:48:00Z">
                    <w:r w:rsidRPr="005A6AA3" w:rsidDel="00AE71EA">
                      <w:rPr>
                        <w:rFonts w:ascii="Calibri" w:hAnsi="Calibri"/>
                        <w:sz w:val="20"/>
                      </w:rPr>
                      <w:delText>postnatal</w:delText>
                    </w:r>
                  </w:del>
                </w:p>
              </w:tc>
              <w:tc>
                <w:tcPr>
                  <w:tcW w:w="0" w:type="dxa"/>
                  <w:tcPrChange w:id="43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DBAF" w14:textId="666696B4" w:rsidR="00066508" w:rsidRPr="005A6AA3" w:rsidDel="00AE71EA" w:rsidRDefault="00000000">
                  <w:pPr>
                    <w:keepNext/>
                    <w:widowControl w:val="0"/>
                    <w:spacing w:after="60"/>
                    <w:rPr>
                      <w:del w:id="4384" w:author="Lorenzo Fabbri" w:date="2024-09-24T14:48:00Z" w16du:dateUtc="2024-09-24T12:48:00Z"/>
                    </w:rPr>
                  </w:pPr>
                  <w:del w:id="4385" w:author="Lorenzo Fabbri" w:date="2024-09-24T14:48:00Z" w16du:dateUtc="2024-09-24T12:48:00Z">
                    <w:r w:rsidRPr="005A6AA3" w:rsidDel="00AE71EA">
                      <w:rPr>
                        <w:rFonts w:ascii="Calibri" w:hAnsi="Calibri"/>
                        <w:sz w:val="20"/>
                      </w:rPr>
                      <w:delText>No</w:delText>
                    </w:r>
                  </w:del>
                </w:p>
              </w:tc>
              <w:tc>
                <w:tcPr>
                  <w:tcW w:w="0" w:type="dxa"/>
                  <w:tcPrChange w:id="43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EA8FE7" w14:textId="74A6B6DD" w:rsidR="00066508" w:rsidRPr="005A6AA3" w:rsidDel="00AE71EA" w:rsidRDefault="00000000">
                  <w:pPr>
                    <w:keepNext/>
                    <w:widowControl w:val="0"/>
                    <w:spacing w:after="60"/>
                    <w:rPr>
                      <w:del w:id="4387" w:author="Lorenzo Fabbri" w:date="2024-09-24T14:48:00Z" w16du:dateUtc="2024-09-24T12:48:00Z"/>
                    </w:rPr>
                  </w:pPr>
                  <w:del w:id="4388" w:author="Lorenzo Fabbri" w:date="2024-09-24T14:48:00Z" w16du:dateUtc="2024-09-24T12:48:00Z">
                    <w:r w:rsidRPr="005A6AA3" w:rsidDel="00AE71EA">
                      <w:rPr>
                        <w:rFonts w:ascii="Calibri" w:hAnsi="Calibri"/>
                        <w:sz w:val="20"/>
                      </w:rPr>
                      <w:delText>No</w:delText>
                    </w:r>
                  </w:del>
                </w:p>
              </w:tc>
              <w:tc>
                <w:tcPr>
                  <w:tcW w:w="0" w:type="dxa"/>
                  <w:tcPrChange w:id="43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9F8E1F" w14:textId="457B1CE8" w:rsidR="00066508" w:rsidRPr="005A6AA3" w:rsidDel="00AE71EA" w:rsidRDefault="00000000">
                  <w:pPr>
                    <w:keepNext/>
                    <w:widowControl w:val="0"/>
                    <w:spacing w:after="60"/>
                    <w:rPr>
                      <w:del w:id="4390" w:author="Lorenzo Fabbri" w:date="2024-09-24T14:48:00Z" w16du:dateUtc="2024-09-24T12:48:00Z"/>
                    </w:rPr>
                  </w:pPr>
                  <w:del w:id="4391" w:author="Lorenzo Fabbri" w:date="2024-09-24T14:48:00Z" w16du:dateUtc="2024-09-24T12:48:00Z">
                    <w:r w:rsidRPr="005A6AA3" w:rsidDel="00AE71EA">
                      <w:rPr>
                        <w:rFonts w:ascii="Calibri" w:hAnsi="Calibri"/>
                        <w:sz w:val="20"/>
                      </w:rPr>
                      <w:delText>Yes</w:delText>
                    </w:r>
                  </w:del>
                </w:p>
              </w:tc>
            </w:tr>
            <w:tr w:rsidR="00066508" w:rsidRPr="005A6AA3" w:rsidDel="00AE71EA" w14:paraId="3BF7FEEC" w14:textId="522A5A34" w:rsidTr="006C3DDD">
              <w:trPr>
                <w:del w:id="4392" w:author="Lorenzo Fabbri" w:date="2024-09-24T14:48:00Z"/>
                <w:trPrChange w:id="4393" w:author="Lorenzo Fabbri" w:date="2024-09-19T20:37:00Z" w16du:dateUtc="2024-09-19T18:37:00Z">
                  <w:trPr>
                    <w:gridBefore w:val="1"/>
                    <w:cantSplit/>
                    <w:jc w:val="center"/>
                  </w:trPr>
                </w:trPrChange>
              </w:trPr>
              <w:tc>
                <w:tcPr>
                  <w:tcW w:w="0" w:type="dxa"/>
                  <w:tcPrChange w:id="43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64B575" w14:textId="1954F28A" w:rsidR="00066508" w:rsidRPr="005A6AA3" w:rsidDel="00AE71EA" w:rsidRDefault="00000000">
                  <w:pPr>
                    <w:keepNext/>
                    <w:widowControl w:val="0"/>
                    <w:spacing w:after="60"/>
                    <w:rPr>
                      <w:del w:id="4395" w:author="Lorenzo Fabbri" w:date="2024-09-24T14:48:00Z" w16du:dateUtc="2024-09-24T12:48:00Z"/>
                    </w:rPr>
                  </w:pPr>
                  <w:del w:id="4396" w:author="Lorenzo Fabbri" w:date="2024-09-24T14:48:00Z" w16du:dateUtc="2024-09-24T12:48:00Z">
                    <w:r w:rsidRPr="005A6AA3" w:rsidDel="00AE71EA">
                      <w:rPr>
                        <w:rFonts w:ascii="Calibri" w:hAnsi="Calibri"/>
                        <w:sz w:val="20"/>
                      </w:rPr>
                      <w:delText>hs_etpa_c</w:delText>
                    </w:r>
                  </w:del>
                </w:p>
              </w:tc>
              <w:tc>
                <w:tcPr>
                  <w:tcW w:w="0" w:type="dxa"/>
                  <w:tcPrChange w:id="43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922AFC" w14:textId="156D95AC" w:rsidR="00066508" w:rsidRPr="005A6AA3" w:rsidDel="00AE71EA" w:rsidRDefault="00000000">
                  <w:pPr>
                    <w:keepNext/>
                    <w:widowControl w:val="0"/>
                    <w:spacing w:after="60"/>
                    <w:rPr>
                      <w:del w:id="4398" w:author="Lorenzo Fabbri" w:date="2024-09-24T14:48:00Z" w16du:dateUtc="2024-09-24T12:48:00Z"/>
                    </w:rPr>
                  </w:pPr>
                  <w:del w:id="4399" w:author="Lorenzo Fabbri" w:date="2024-09-24T14:48:00Z" w16du:dateUtc="2024-09-24T12:48:00Z">
                    <w:r w:rsidRPr="005A6AA3" w:rsidDel="00AE71EA">
                      <w:rPr>
                        <w:rFonts w:ascii="Calibri" w:hAnsi="Calibri"/>
                        <w:sz w:val="20"/>
                      </w:rPr>
                      <w:delText>numerical</w:delText>
                    </w:r>
                  </w:del>
                </w:p>
              </w:tc>
              <w:tc>
                <w:tcPr>
                  <w:tcW w:w="0" w:type="dxa"/>
                  <w:tcPrChange w:id="44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7EB86" w14:textId="132CA10B" w:rsidR="00066508" w:rsidRPr="005A6AA3" w:rsidDel="00AE71EA" w:rsidRDefault="00000000">
                  <w:pPr>
                    <w:keepNext/>
                    <w:widowControl w:val="0"/>
                    <w:spacing w:after="60"/>
                    <w:rPr>
                      <w:del w:id="4401" w:author="Lorenzo Fabbri" w:date="2024-09-24T14:48:00Z" w16du:dateUtc="2024-09-24T12:48:00Z"/>
                    </w:rPr>
                  </w:pPr>
                  <w:del w:id="4402" w:author="Lorenzo Fabbri" w:date="2024-09-24T14:48:00Z" w16du:dateUtc="2024-09-24T12:48:00Z">
                    <w:r w:rsidRPr="005A6AA3" w:rsidDel="00AE71EA">
                      <w:rPr>
                        <w:rFonts w:ascii="Calibri" w:hAnsi="Calibri"/>
                        <w:sz w:val="20"/>
                      </w:rPr>
                      <w:delText>Ethyl paraben (ETPA)</w:delText>
                    </w:r>
                  </w:del>
                </w:p>
              </w:tc>
              <w:tc>
                <w:tcPr>
                  <w:tcW w:w="0" w:type="dxa"/>
                  <w:tcPrChange w:id="44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6355B0" w14:textId="322AD606" w:rsidR="00066508" w:rsidRPr="005A6AA3" w:rsidDel="00AE71EA" w:rsidRDefault="00066508">
                  <w:pPr>
                    <w:keepNext/>
                    <w:widowControl w:val="0"/>
                    <w:spacing w:after="60"/>
                    <w:rPr>
                      <w:del w:id="4404" w:author="Lorenzo Fabbri" w:date="2024-09-24T14:48:00Z" w16du:dateUtc="2024-09-24T12:48:00Z"/>
                    </w:rPr>
                  </w:pPr>
                </w:p>
              </w:tc>
              <w:tc>
                <w:tcPr>
                  <w:tcW w:w="0" w:type="dxa"/>
                  <w:tcPrChange w:id="44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DB0AE4" w14:textId="30617268" w:rsidR="00066508" w:rsidRPr="005A6AA3" w:rsidDel="00AE71EA" w:rsidRDefault="00066508">
                  <w:pPr>
                    <w:keepNext/>
                    <w:widowControl w:val="0"/>
                    <w:spacing w:after="60"/>
                    <w:rPr>
                      <w:del w:id="4406" w:author="Lorenzo Fabbri" w:date="2024-09-24T14:48:00Z" w16du:dateUtc="2024-09-24T12:48:00Z"/>
                    </w:rPr>
                  </w:pPr>
                </w:p>
              </w:tc>
              <w:tc>
                <w:tcPr>
                  <w:tcW w:w="0" w:type="dxa"/>
                  <w:tcPrChange w:id="440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3DB162" w14:textId="268312C0" w:rsidR="00066508" w:rsidRPr="005A6AA3" w:rsidDel="00AE71EA" w:rsidRDefault="00000000">
                  <w:pPr>
                    <w:keepNext/>
                    <w:widowControl w:val="0"/>
                    <w:spacing w:after="60"/>
                    <w:rPr>
                      <w:del w:id="4408" w:author="Lorenzo Fabbri" w:date="2024-09-24T14:48:00Z" w16du:dateUtc="2024-09-24T12:48:00Z"/>
                    </w:rPr>
                  </w:pPr>
                  <w:del w:id="4409"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4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CACD4D" w14:textId="115DCD97" w:rsidR="00066508" w:rsidRPr="005A6AA3" w:rsidDel="00AE71EA" w:rsidRDefault="00000000">
                  <w:pPr>
                    <w:keepNext/>
                    <w:widowControl w:val="0"/>
                    <w:spacing w:after="60"/>
                    <w:rPr>
                      <w:del w:id="4411" w:author="Lorenzo Fabbri" w:date="2024-09-24T14:48:00Z" w16du:dateUtc="2024-09-24T12:48:00Z"/>
                    </w:rPr>
                  </w:pPr>
                  <w:del w:id="4412" w:author="Lorenzo Fabbri" w:date="2024-09-24T14:48:00Z" w16du:dateUtc="2024-09-24T12:48:00Z">
                    <w:r w:rsidRPr="005A6AA3" w:rsidDel="00AE71EA">
                      <w:rPr>
                        <w:rFonts w:ascii="Calibri" w:hAnsi="Calibri"/>
                        <w:sz w:val="20"/>
                      </w:rPr>
                      <w:delText>microg / L</w:delText>
                    </w:r>
                  </w:del>
                </w:p>
              </w:tc>
              <w:tc>
                <w:tcPr>
                  <w:tcW w:w="0" w:type="dxa"/>
                  <w:tcPrChange w:id="44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32CE7F" w14:textId="0AC50ECC" w:rsidR="00066508" w:rsidRPr="005A6AA3" w:rsidDel="00AE71EA" w:rsidRDefault="00000000">
                  <w:pPr>
                    <w:keepNext/>
                    <w:widowControl w:val="0"/>
                    <w:spacing w:after="60"/>
                    <w:rPr>
                      <w:del w:id="4414" w:author="Lorenzo Fabbri" w:date="2024-09-24T14:48:00Z" w16du:dateUtc="2024-09-24T12:48:00Z"/>
                    </w:rPr>
                  </w:pPr>
                  <w:del w:id="4415" w:author="Lorenzo Fabbri" w:date="2024-09-24T14:48:00Z" w16du:dateUtc="2024-09-24T12:48:00Z">
                    <w:r w:rsidRPr="005A6AA3" w:rsidDel="00AE71EA">
                      <w:rPr>
                        <w:rFonts w:ascii="Calibri" w:hAnsi="Calibri"/>
                        <w:sz w:val="20"/>
                      </w:rPr>
                      <w:delText>postnatal</w:delText>
                    </w:r>
                  </w:del>
                </w:p>
              </w:tc>
              <w:tc>
                <w:tcPr>
                  <w:tcW w:w="0" w:type="dxa"/>
                  <w:tcPrChange w:id="44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28E1EF" w14:textId="482D1AE8" w:rsidR="00066508" w:rsidRPr="005A6AA3" w:rsidDel="00AE71EA" w:rsidRDefault="00000000">
                  <w:pPr>
                    <w:keepNext/>
                    <w:widowControl w:val="0"/>
                    <w:spacing w:after="60"/>
                    <w:rPr>
                      <w:del w:id="4417" w:author="Lorenzo Fabbri" w:date="2024-09-24T14:48:00Z" w16du:dateUtc="2024-09-24T12:48:00Z"/>
                    </w:rPr>
                  </w:pPr>
                  <w:del w:id="4418" w:author="Lorenzo Fabbri" w:date="2024-09-24T14:48:00Z" w16du:dateUtc="2024-09-24T12:48:00Z">
                    <w:r w:rsidRPr="005A6AA3" w:rsidDel="00AE71EA">
                      <w:rPr>
                        <w:rFonts w:ascii="Calibri" w:hAnsi="Calibri"/>
                        <w:sz w:val="20"/>
                      </w:rPr>
                      <w:delText>No</w:delText>
                    </w:r>
                  </w:del>
                </w:p>
              </w:tc>
              <w:tc>
                <w:tcPr>
                  <w:tcW w:w="0" w:type="dxa"/>
                  <w:tcPrChange w:id="44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07B25" w14:textId="691FD5EF" w:rsidR="00066508" w:rsidRPr="005A6AA3" w:rsidDel="00AE71EA" w:rsidRDefault="00000000">
                  <w:pPr>
                    <w:keepNext/>
                    <w:widowControl w:val="0"/>
                    <w:spacing w:after="60"/>
                    <w:rPr>
                      <w:del w:id="4420" w:author="Lorenzo Fabbri" w:date="2024-09-24T14:48:00Z" w16du:dateUtc="2024-09-24T12:48:00Z"/>
                    </w:rPr>
                  </w:pPr>
                  <w:del w:id="4421" w:author="Lorenzo Fabbri" w:date="2024-09-24T14:48:00Z" w16du:dateUtc="2024-09-24T12:48:00Z">
                    <w:r w:rsidRPr="005A6AA3" w:rsidDel="00AE71EA">
                      <w:rPr>
                        <w:rFonts w:ascii="Calibri" w:hAnsi="Calibri"/>
                        <w:sz w:val="20"/>
                      </w:rPr>
                      <w:delText>No</w:delText>
                    </w:r>
                  </w:del>
                </w:p>
              </w:tc>
              <w:tc>
                <w:tcPr>
                  <w:tcW w:w="0" w:type="dxa"/>
                  <w:tcPrChange w:id="44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3114CD" w14:textId="2CE46CB0" w:rsidR="00066508" w:rsidRPr="005A6AA3" w:rsidDel="00AE71EA" w:rsidRDefault="00000000">
                  <w:pPr>
                    <w:keepNext/>
                    <w:widowControl w:val="0"/>
                    <w:spacing w:after="60"/>
                    <w:rPr>
                      <w:del w:id="4423" w:author="Lorenzo Fabbri" w:date="2024-09-24T14:48:00Z" w16du:dateUtc="2024-09-24T12:48:00Z"/>
                    </w:rPr>
                  </w:pPr>
                  <w:del w:id="4424" w:author="Lorenzo Fabbri" w:date="2024-09-24T14:48:00Z" w16du:dateUtc="2024-09-24T12:48:00Z">
                    <w:r w:rsidRPr="005A6AA3" w:rsidDel="00AE71EA">
                      <w:rPr>
                        <w:rFonts w:ascii="Calibri" w:hAnsi="Calibri"/>
                        <w:sz w:val="20"/>
                      </w:rPr>
                      <w:delText>Yes</w:delText>
                    </w:r>
                  </w:del>
                </w:p>
              </w:tc>
            </w:tr>
            <w:tr w:rsidR="00066508" w:rsidRPr="005A6AA3" w:rsidDel="00AE71EA" w14:paraId="1919F34E" w14:textId="2B4721EB" w:rsidTr="006C3DDD">
              <w:trPr>
                <w:del w:id="4425" w:author="Lorenzo Fabbri" w:date="2024-09-24T14:48:00Z"/>
                <w:trPrChange w:id="4426" w:author="Lorenzo Fabbri" w:date="2024-09-19T20:37:00Z" w16du:dateUtc="2024-09-19T18:37:00Z">
                  <w:trPr>
                    <w:gridBefore w:val="1"/>
                    <w:cantSplit/>
                    <w:jc w:val="center"/>
                  </w:trPr>
                </w:trPrChange>
              </w:trPr>
              <w:tc>
                <w:tcPr>
                  <w:tcW w:w="0" w:type="dxa"/>
                  <w:tcPrChange w:id="44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B86B7" w14:textId="6F5FB95A" w:rsidR="00066508" w:rsidRPr="005A6AA3" w:rsidDel="00AE71EA" w:rsidRDefault="00000000">
                  <w:pPr>
                    <w:keepNext/>
                    <w:widowControl w:val="0"/>
                    <w:spacing w:after="60"/>
                    <w:rPr>
                      <w:del w:id="4428" w:author="Lorenzo Fabbri" w:date="2024-09-24T14:48:00Z" w16du:dateUtc="2024-09-24T12:48:00Z"/>
                    </w:rPr>
                  </w:pPr>
                  <w:del w:id="4429" w:author="Lorenzo Fabbri" w:date="2024-09-24T14:48:00Z" w16du:dateUtc="2024-09-24T12:48:00Z">
                    <w:r w:rsidRPr="005A6AA3" w:rsidDel="00AE71EA">
                      <w:rPr>
                        <w:rFonts w:ascii="Calibri" w:hAnsi="Calibri"/>
                        <w:sz w:val="20"/>
                      </w:rPr>
                      <w:delText>hs_mbzp_c</w:delText>
                    </w:r>
                  </w:del>
                </w:p>
              </w:tc>
              <w:tc>
                <w:tcPr>
                  <w:tcW w:w="0" w:type="dxa"/>
                  <w:tcPrChange w:id="44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BF24C" w14:textId="078BEF60" w:rsidR="00066508" w:rsidRPr="005A6AA3" w:rsidDel="00AE71EA" w:rsidRDefault="00000000">
                  <w:pPr>
                    <w:keepNext/>
                    <w:widowControl w:val="0"/>
                    <w:spacing w:after="60"/>
                    <w:rPr>
                      <w:del w:id="4431" w:author="Lorenzo Fabbri" w:date="2024-09-24T14:48:00Z" w16du:dateUtc="2024-09-24T12:48:00Z"/>
                    </w:rPr>
                  </w:pPr>
                  <w:del w:id="4432" w:author="Lorenzo Fabbri" w:date="2024-09-24T14:48:00Z" w16du:dateUtc="2024-09-24T12:48:00Z">
                    <w:r w:rsidRPr="005A6AA3" w:rsidDel="00AE71EA">
                      <w:rPr>
                        <w:rFonts w:ascii="Calibri" w:hAnsi="Calibri"/>
                        <w:sz w:val="20"/>
                      </w:rPr>
                      <w:delText>numerical</w:delText>
                    </w:r>
                  </w:del>
                </w:p>
              </w:tc>
              <w:tc>
                <w:tcPr>
                  <w:tcW w:w="0" w:type="dxa"/>
                  <w:tcPrChange w:id="44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B22F3" w14:textId="0DBBAC08" w:rsidR="00066508" w:rsidRPr="005A6AA3" w:rsidDel="00AE71EA" w:rsidRDefault="00000000">
                  <w:pPr>
                    <w:keepNext/>
                    <w:widowControl w:val="0"/>
                    <w:spacing w:after="60"/>
                    <w:rPr>
                      <w:del w:id="4434" w:author="Lorenzo Fabbri" w:date="2024-09-24T14:48:00Z" w16du:dateUtc="2024-09-24T12:48:00Z"/>
                    </w:rPr>
                  </w:pPr>
                  <w:del w:id="4435" w:author="Lorenzo Fabbri" w:date="2024-09-24T14:48:00Z" w16du:dateUtc="2024-09-24T12:48:00Z">
                    <w:r w:rsidRPr="005A6AA3" w:rsidDel="00AE71EA">
                      <w:rPr>
                        <w:rFonts w:ascii="Calibri" w:hAnsi="Calibri"/>
                        <w:sz w:val="20"/>
                      </w:rPr>
                      <w:delText>Mono benzyl phthalate (MbzP)</w:delText>
                    </w:r>
                  </w:del>
                </w:p>
              </w:tc>
              <w:tc>
                <w:tcPr>
                  <w:tcW w:w="0" w:type="dxa"/>
                  <w:tcPrChange w:id="44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B8C035" w14:textId="73C368F9" w:rsidR="00066508" w:rsidRPr="005A6AA3" w:rsidDel="00AE71EA" w:rsidRDefault="00066508">
                  <w:pPr>
                    <w:keepNext/>
                    <w:widowControl w:val="0"/>
                    <w:spacing w:after="60"/>
                    <w:rPr>
                      <w:del w:id="4437" w:author="Lorenzo Fabbri" w:date="2024-09-24T14:48:00Z" w16du:dateUtc="2024-09-24T12:48:00Z"/>
                    </w:rPr>
                  </w:pPr>
                </w:p>
              </w:tc>
              <w:tc>
                <w:tcPr>
                  <w:tcW w:w="0" w:type="dxa"/>
                  <w:tcPrChange w:id="44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B29BBA" w14:textId="2A9F0FE5" w:rsidR="00066508" w:rsidRPr="005A6AA3" w:rsidDel="00AE71EA" w:rsidRDefault="00066508">
                  <w:pPr>
                    <w:keepNext/>
                    <w:widowControl w:val="0"/>
                    <w:spacing w:after="60"/>
                    <w:rPr>
                      <w:del w:id="4439" w:author="Lorenzo Fabbri" w:date="2024-09-24T14:48:00Z" w16du:dateUtc="2024-09-24T12:48:00Z"/>
                    </w:rPr>
                  </w:pPr>
                </w:p>
              </w:tc>
              <w:tc>
                <w:tcPr>
                  <w:tcW w:w="0" w:type="dxa"/>
                  <w:tcPrChange w:id="444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0D0CAE" w14:textId="0EDC495C" w:rsidR="00066508" w:rsidRPr="005A6AA3" w:rsidDel="00AE71EA" w:rsidRDefault="00000000">
                  <w:pPr>
                    <w:keepNext/>
                    <w:widowControl w:val="0"/>
                    <w:spacing w:after="60"/>
                    <w:rPr>
                      <w:del w:id="4441" w:author="Lorenzo Fabbri" w:date="2024-09-24T14:48:00Z" w16du:dateUtc="2024-09-24T12:48:00Z"/>
                    </w:rPr>
                  </w:pPr>
                  <w:del w:id="4442"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4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AC4E72" w14:textId="29410180" w:rsidR="00066508" w:rsidRPr="005A6AA3" w:rsidDel="00AE71EA" w:rsidRDefault="00000000">
                  <w:pPr>
                    <w:keepNext/>
                    <w:widowControl w:val="0"/>
                    <w:spacing w:after="60"/>
                    <w:rPr>
                      <w:del w:id="4444" w:author="Lorenzo Fabbri" w:date="2024-09-24T14:48:00Z" w16du:dateUtc="2024-09-24T12:48:00Z"/>
                    </w:rPr>
                  </w:pPr>
                  <w:del w:id="4445" w:author="Lorenzo Fabbri" w:date="2024-09-24T14:48:00Z" w16du:dateUtc="2024-09-24T12:48:00Z">
                    <w:r w:rsidRPr="005A6AA3" w:rsidDel="00AE71EA">
                      <w:rPr>
                        <w:rFonts w:ascii="Calibri" w:hAnsi="Calibri"/>
                        <w:sz w:val="20"/>
                      </w:rPr>
                      <w:delText>microg / L</w:delText>
                    </w:r>
                  </w:del>
                </w:p>
              </w:tc>
              <w:tc>
                <w:tcPr>
                  <w:tcW w:w="0" w:type="dxa"/>
                  <w:tcPrChange w:id="44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4A4015" w14:textId="54B6EEAD" w:rsidR="00066508" w:rsidRPr="005A6AA3" w:rsidDel="00AE71EA" w:rsidRDefault="00000000">
                  <w:pPr>
                    <w:keepNext/>
                    <w:widowControl w:val="0"/>
                    <w:spacing w:after="60"/>
                    <w:rPr>
                      <w:del w:id="4447" w:author="Lorenzo Fabbri" w:date="2024-09-24T14:48:00Z" w16du:dateUtc="2024-09-24T12:48:00Z"/>
                    </w:rPr>
                  </w:pPr>
                  <w:del w:id="4448" w:author="Lorenzo Fabbri" w:date="2024-09-24T14:48:00Z" w16du:dateUtc="2024-09-24T12:48:00Z">
                    <w:r w:rsidRPr="005A6AA3" w:rsidDel="00AE71EA">
                      <w:rPr>
                        <w:rFonts w:ascii="Calibri" w:hAnsi="Calibri"/>
                        <w:sz w:val="20"/>
                      </w:rPr>
                      <w:delText>postnatal</w:delText>
                    </w:r>
                  </w:del>
                </w:p>
              </w:tc>
              <w:tc>
                <w:tcPr>
                  <w:tcW w:w="0" w:type="dxa"/>
                  <w:tcPrChange w:id="44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94935" w14:textId="6033D85D" w:rsidR="00066508" w:rsidRPr="005A6AA3" w:rsidDel="00AE71EA" w:rsidRDefault="00000000">
                  <w:pPr>
                    <w:keepNext/>
                    <w:widowControl w:val="0"/>
                    <w:spacing w:after="60"/>
                    <w:rPr>
                      <w:del w:id="4450" w:author="Lorenzo Fabbri" w:date="2024-09-24T14:48:00Z" w16du:dateUtc="2024-09-24T12:48:00Z"/>
                    </w:rPr>
                  </w:pPr>
                  <w:del w:id="4451" w:author="Lorenzo Fabbri" w:date="2024-09-24T14:48:00Z" w16du:dateUtc="2024-09-24T12:48:00Z">
                    <w:r w:rsidRPr="005A6AA3" w:rsidDel="00AE71EA">
                      <w:rPr>
                        <w:rFonts w:ascii="Calibri" w:hAnsi="Calibri"/>
                        <w:sz w:val="20"/>
                      </w:rPr>
                      <w:delText>No</w:delText>
                    </w:r>
                  </w:del>
                </w:p>
              </w:tc>
              <w:tc>
                <w:tcPr>
                  <w:tcW w:w="0" w:type="dxa"/>
                  <w:tcPrChange w:id="44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A5F74" w14:textId="652D256F" w:rsidR="00066508" w:rsidRPr="005A6AA3" w:rsidDel="00AE71EA" w:rsidRDefault="00000000">
                  <w:pPr>
                    <w:keepNext/>
                    <w:widowControl w:val="0"/>
                    <w:spacing w:after="60"/>
                    <w:rPr>
                      <w:del w:id="4453" w:author="Lorenzo Fabbri" w:date="2024-09-24T14:48:00Z" w16du:dateUtc="2024-09-24T12:48:00Z"/>
                    </w:rPr>
                  </w:pPr>
                  <w:del w:id="4454" w:author="Lorenzo Fabbri" w:date="2024-09-24T14:48:00Z" w16du:dateUtc="2024-09-24T12:48:00Z">
                    <w:r w:rsidRPr="005A6AA3" w:rsidDel="00AE71EA">
                      <w:rPr>
                        <w:rFonts w:ascii="Calibri" w:hAnsi="Calibri"/>
                        <w:sz w:val="20"/>
                      </w:rPr>
                      <w:delText>No</w:delText>
                    </w:r>
                  </w:del>
                </w:p>
              </w:tc>
              <w:tc>
                <w:tcPr>
                  <w:tcW w:w="0" w:type="dxa"/>
                  <w:tcPrChange w:id="44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BCBFE1" w14:textId="3613A8FF" w:rsidR="00066508" w:rsidRPr="005A6AA3" w:rsidDel="00AE71EA" w:rsidRDefault="00000000">
                  <w:pPr>
                    <w:keepNext/>
                    <w:widowControl w:val="0"/>
                    <w:spacing w:after="60"/>
                    <w:rPr>
                      <w:del w:id="4456" w:author="Lorenzo Fabbri" w:date="2024-09-24T14:48:00Z" w16du:dateUtc="2024-09-24T12:48:00Z"/>
                    </w:rPr>
                  </w:pPr>
                  <w:del w:id="4457" w:author="Lorenzo Fabbri" w:date="2024-09-24T14:48:00Z" w16du:dateUtc="2024-09-24T12:48:00Z">
                    <w:r w:rsidRPr="005A6AA3" w:rsidDel="00AE71EA">
                      <w:rPr>
                        <w:rFonts w:ascii="Calibri" w:hAnsi="Calibri"/>
                        <w:sz w:val="20"/>
                      </w:rPr>
                      <w:delText>Yes</w:delText>
                    </w:r>
                  </w:del>
                </w:p>
              </w:tc>
            </w:tr>
            <w:tr w:rsidR="00066508" w:rsidRPr="005A6AA3" w:rsidDel="00AE71EA" w14:paraId="0C2694E4" w14:textId="40B0099D" w:rsidTr="006C3DDD">
              <w:trPr>
                <w:del w:id="4458" w:author="Lorenzo Fabbri" w:date="2024-09-24T14:48:00Z"/>
                <w:trPrChange w:id="4459" w:author="Lorenzo Fabbri" w:date="2024-09-19T20:37:00Z" w16du:dateUtc="2024-09-19T18:37:00Z">
                  <w:trPr>
                    <w:gridBefore w:val="1"/>
                    <w:cantSplit/>
                    <w:jc w:val="center"/>
                  </w:trPr>
                </w:trPrChange>
              </w:trPr>
              <w:tc>
                <w:tcPr>
                  <w:tcW w:w="0" w:type="dxa"/>
                  <w:tcPrChange w:id="44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7C5A4" w14:textId="3966F4E3" w:rsidR="00066508" w:rsidRPr="005A6AA3" w:rsidDel="00AE71EA" w:rsidRDefault="00000000">
                  <w:pPr>
                    <w:keepNext/>
                    <w:widowControl w:val="0"/>
                    <w:spacing w:after="60"/>
                    <w:rPr>
                      <w:del w:id="4461" w:author="Lorenzo Fabbri" w:date="2024-09-24T14:48:00Z" w16du:dateUtc="2024-09-24T12:48:00Z"/>
                    </w:rPr>
                  </w:pPr>
                  <w:del w:id="4462" w:author="Lorenzo Fabbri" w:date="2024-09-24T14:48:00Z" w16du:dateUtc="2024-09-24T12:48:00Z">
                    <w:r w:rsidRPr="005A6AA3" w:rsidDel="00AE71EA">
                      <w:rPr>
                        <w:rFonts w:ascii="Calibri" w:hAnsi="Calibri"/>
                        <w:sz w:val="20"/>
                      </w:rPr>
                      <w:delText>hs_mecpp_c</w:delText>
                    </w:r>
                  </w:del>
                </w:p>
              </w:tc>
              <w:tc>
                <w:tcPr>
                  <w:tcW w:w="0" w:type="dxa"/>
                  <w:tcPrChange w:id="44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85D0F0" w14:textId="0FA260CC" w:rsidR="00066508" w:rsidRPr="005A6AA3" w:rsidDel="00AE71EA" w:rsidRDefault="00000000">
                  <w:pPr>
                    <w:keepNext/>
                    <w:widowControl w:val="0"/>
                    <w:spacing w:after="60"/>
                    <w:rPr>
                      <w:del w:id="4464" w:author="Lorenzo Fabbri" w:date="2024-09-24T14:48:00Z" w16du:dateUtc="2024-09-24T12:48:00Z"/>
                    </w:rPr>
                  </w:pPr>
                  <w:del w:id="4465" w:author="Lorenzo Fabbri" w:date="2024-09-24T14:48:00Z" w16du:dateUtc="2024-09-24T12:48:00Z">
                    <w:r w:rsidRPr="005A6AA3" w:rsidDel="00AE71EA">
                      <w:rPr>
                        <w:rFonts w:ascii="Calibri" w:hAnsi="Calibri"/>
                        <w:sz w:val="20"/>
                      </w:rPr>
                      <w:delText>numerical</w:delText>
                    </w:r>
                  </w:del>
                </w:p>
              </w:tc>
              <w:tc>
                <w:tcPr>
                  <w:tcW w:w="0" w:type="dxa"/>
                  <w:tcPrChange w:id="44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AD4F0B" w14:textId="2D401F9F" w:rsidR="00066508" w:rsidRPr="005A6AA3" w:rsidDel="00AE71EA" w:rsidRDefault="00000000">
                  <w:pPr>
                    <w:keepNext/>
                    <w:widowControl w:val="0"/>
                    <w:spacing w:after="60"/>
                    <w:rPr>
                      <w:del w:id="4467" w:author="Lorenzo Fabbri" w:date="2024-09-24T14:48:00Z" w16du:dateUtc="2024-09-24T12:48:00Z"/>
                    </w:rPr>
                  </w:pPr>
                  <w:del w:id="4468" w:author="Lorenzo Fabbri" w:date="2024-09-24T14:48:00Z" w16du:dateUtc="2024-09-24T12:48:00Z">
                    <w:r w:rsidRPr="005A6AA3" w:rsidDel="00AE71EA">
                      <w:rPr>
                        <w:rFonts w:ascii="Calibri" w:hAnsi="Calibri"/>
                        <w:sz w:val="20"/>
                      </w:rPr>
                      <w:delText>Mono-2-ethyl 5-carboxypentyl phthalate (MECPP)</w:delText>
                    </w:r>
                  </w:del>
                </w:p>
              </w:tc>
              <w:tc>
                <w:tcPr>
                  <w:tcW w:w="0" w:type="dxa"/>
                  <w:tcPrChange w:id="44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BBE3A40" w14:textId="1009F1BA" w:rsidR="00066508" w:rsidRPr="005A6AA3" w:rsidDel="00AE71EA" w:rsidRDefault="00066508">
                  <w:pPr>
                    <w:keepNext/>
                    <w:widowControl w:val="0"/>
                    <w:spacing w:after="60"/>
                    <w:rPr>
                      <w:del w:id="4470" w:author="Lorenzo Fabbri" w:date="2024-09-24T14:48:00Z" w16du:dateUtc="2024-09-24T12:48:00Z"/>
                    </w:rPr>
                  </w:pPr>
                </w:p>
              </w:tc>
              <w:tc>
                <w:tcPr>
                  <w:tcW w:w="0" w:type="dxa"/>
                  <w:tcPrChange w:id="44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CDA09D" w14:textId="688B33AD" w:rsidR="00066508" w:rsidRPr="005A6AA3" w:rsidDel="00AE71EA" w:rsidRDefault="00066508">
                  <w:pPr>
                    <w:keepNext/>
                    <w:widowControl w:val="0"/>
                    <w:spacing w:after="60"/>
                    <w:rPr>
                      <w:del w:id="4472" w:author="Lorenzo Fabbri" w:date="2024-09-24T14:48:00Z" w16du:dateUtc="2024-09-24T12:48:00Z"/>
                    </w:rPr>
                  </w:pPr>
                </w:p>
              </w:tc>
              <w:tc>
                <w:tcPr>
                  <w:tcW w:w="0" w:type="dxa"/>
                  <w:tcPrChange w:id="447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A976814" w14:textId="22BDF1A7" w:rsidR="00066508" w:rsidRPr="005A6AA3" w:rsidDel="00AE71EA" w:rsidRDefault="00000000">
                  <w:pPr>
                    <w:keepNext/>
                    <w:widowControl w:val="0"/>
                    <w:spacing w:after="60"/>
                    <w:rPr>
                      <w:del w:id="4474" w:author="Lorenzo Fabbri" w:date="2024-09-24T14:48:00Z" w16du:dateUtc="2024-09-24T12:48:00Z"/>
                    </w:rPr>
                  </w:pPr>
                  <w:del w:id="4475"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4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06DDA" w14:textId="63EAB72B" w:rsidR="00066508" w:rsidRPr="005A6AA3" w:rsidDel="00AE71EA" w:rsidRDefault="00000000">
                  <w:pPr>
                    <w:keepNext/>
                    <w:widowControl w:val="0"/>
                    <w:spacing w:after="60"/>
                    <w:rPr>
                      <w:del w:id="4477" w:author="Lorenzo Fabbri" w:date="2024-09-24T14:48:00Z" w16du:dateUtc="2024-09-24T12:48:00Z"/>
                    </w:rPr>
                  </w:pPr>
                  <w:del w:id="4478" w:author="Lorenzo Fabbri" w:date="2024-09-24T14:48:00Z" w16du:dateUtc="2024-09-24T12:48:00Z">
                    <w:r w:rsidRPr="005A6AA3" w:rsidDel="00AE71EA">
                      <w:rPr>
                        <w:rFonts w:ascii="Calibri" w:hAnsi="Calibri"/>
                        <w:sz w:val="20"/>
                      </w:rPr>
                      <w:delText>microg / L</w:delText>
                    </w:r>
                  </w:del>
                </w:p>
              </w:tc>
              <w:tc>
                <w:tcPr>
                  <w:tcW w:w="0" w:type="dxa"/>
                  <w:tcPrChange w:id="44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0332F0" w14:textId="18EE71C2" w:rsidR="00066508" w:rsidRPr="005A6AA3" w:rsidDel="00AE71EA" w:rsidRDefault="00000000">
                  <w:pPr>
                    <w:keepNext/>
                    <w:widowControl w:val="0"/>
                    <w:spacing w:after="60"/>
                    <w:rPr>
                      <w:del w:id="4480" w:author="Lorenzo Fabbri" w:date="2024-09-24T14:48:00Z" w16du:dateUtc="2024-09-24T12:48:00Z"/>
                    </w:rPr>
                  </w:pPr>
                  <w:del w:id="4481" w:author="Lorenzo Fabbri" w:date="2024-09-24T14:48:00Z" w16du:dateUtc="2024-09-24T12:48:00Z">
                    <w:r w:rsidRPr="005A6AA3" w:rsidDel="00AE71EA">
                      <w:rPr>
                        <w:rFonts w:ascii="Calibri" w:hAnsi="Calibri"/>
                        <w:sz w:val="20"/>
                      </w:rPr>
                      <w:delText>postnatal</w:delText>
                    </w:r>
                  </w:del>
                </w:p>
              </w:tc>
              <w:tc>
                <w:tcPr>
                  <w:tcW w:w="0" w:type="dxa"/>
                  <w:tcPrChange w:id="44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C60CDC" w14:textId="1B1F8B35" w:rsidR="00066508" w:rsidRPr="005A6AA3" w:rsidDel="00AE71EA" w:rsidRDefault="00000000">
                  <w:pPr>
                    <w:keepNext/>
                    <w:widowControl w:val="0"/>
                    <w:spacing w:after="60"/>
                    <w:rPr>
                      <w:del w:id="4483" w:author="Lorenzo Fabbri" w:date="2024-09-24T14:48:00Z" w16du:dateUtc="2024-09-24T12:48:00Z"/>
                    </w:rPr>
                  </w:pPr>
                  <w:del w:id="4484" w:author="Lorenzo Fabbri" w:date="2024-09-24T14:48:00Z" w16du:dateUtc="2024-09-24T12:48:00Z">
                    <w:r w:rsidRPr="005A6AA3" w:rsidDel="00AE71EA">
                      <w:rPr>
                        <w:rFonts w:ascii="Calibri" w:hAnsi="Calibri"/>
                        <w:sz w:val="20"/>
                      </w:rPr>
                      <w:delText>No</w:delText>
                    </w:r>
                  </w:del>
                </w:p>
              </w:tc>
              <w:tc>
                <w:tcPr>
                  <w:tcW w:w="0" w:type="dxa"/>
                  <w:tcPrChange w:id="44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E82E83" w14:textId="4F322E46" w:rsidR="00066508" w:rsidRPr="005A6AA3" w:rsidDel="00AE71EA" w:rsidRDefault="00000000">
                  <w:pPr>
                    <w:keepNext/>
                    <w:widowControl w:val="0"/>
                    <w:spacing w:after="60"/>
                    <w:rPr>
                      <w:del w:id="4486" w:author="Lorenzo Fabbri" w:date="2024-09-24T14:48:00Z" w16du:dateUtc="2024-09-24T12:48:00Z"/>
                    </w:rPr>
                  </w:pPr>
                  <w:del w:id="4487" w:author="Lorenzo Fabbri" w:date="2024-09-24T14:48:00Z" w16du:dateUtc="2024-09-24T12:48:00Z">
                    <w:r w:rsidRPr="005A6AA3" w:rsidDel="00AE71EA">
                      <w:rPr>
                        <w:rFonts w:ascii="Calibri" w:hAnsi="Calibri"/>
                        <w:sz w:val="20"/>
                      </w:rPr>
                      <w:delText>No</w:delText>
                    </w:r>
                  </w:del>
                </w:p>
              </w:tc>
              <w:tc>
                <w:tcPr>
                  <w:tcW w:w="0" w:type="dxa"/>
                  <w:tcPrChange w:id="44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4D2238" w14:textId="769B58F1" w:rsidR="00066508" w:rsidRPr="005A6AA3" w:rsidDel="00AE71EA" w:rsidRDefault="00000000">
                  <w:pPr>
                    <w:keepNext/>
                    <w:widowControl w:val="0"/>
                    <w:spacing w:after="60"/>
                    <w:rPr>
                      <w:del w:id="4489" w:author="Lorenzo Fabbri" w:date="2024-09-24T14:48:00Z" w16du:dateUtc="2024-09-24T12:48:00Z"/>
                    </w:rPr>
                  </w:pPr>
                  <w:del w:id="4490" w:author="Lorenzo Fabbri" w:date="2024-09-24T14:48:00Z" w16du:dateUtc="2024-09-24T12:48:00Z">
                    <w:r w:rsidRPr="005A6AA3" w:rsidDel="00AE71EA">
                      <w:rPr>
                        <w:rFonts w:ascii="Calibri" w:hAnsi="Calibri"/>
                        <w:sz w:val="20"/>
                      </w:rPr>
                      <w:delText>Yes</w:delText>
                    </w:r>
                  </w:del>
                </w:p>
              </w:tc>
            </w:tr>
            <w:tr w:rsidR="00066508" w:rsidRPr="005A6AA3" w:rsidDel="00AE71EA" w14:paraId="7B32FF83" w14:textId="27BB01D7" w:rsidTr="006C3DDD">
              <w:trPr>
                <w:del w:id="4491" w:author="Lorenzo Fabbri" w:date="2024-09-24T14:48:00Z"/>
                <w:trPrChange w:id="4492" w:author="Lorenzo Fabbri" w:date="2024-09-19T20:37:00Z" w16du:dateUtc="2024-09-19T18:37:00Z">
                  <w:trPr>
                    <w:gridBefore w:val="1"/>
                    <w:cantSplit/>
                    <w:jc w:val="center"/>
                  </w:trPr>
                </w:trPrChange>
              </w:trPr>
              <w:tc>
                <w:tcPr>
                  <w:tcW w:w="0" w:type="dxa"/>
                  <w:tcPrChange w:id="44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A9A70" w14:textId="5797FBFE" w:rsidR="00066508" w:rsidRPr="005A6AA3" w:rsidDel="00AE71EA" w:rsidRDefault="00000000">
                  <w:pPr>
                    <w:keepNext/>
                    <w:widowControl w:val="0"/>
                    <w:spacing w:after="60"/>
                    <w:rPr>
                      <w:del w:id="4494" w:author="Lorenzo Fabbri" w:date="2024-09-24T14:48:00Z" w16du:dateUtc="2024-09-24T12:48:00Z"/>
                    </w:rPr>
                  </w:pPr>
                  <w:del w:id="4495" w:author="Lorenzo Fabbri" w:date="2024-09-24T14:48:00Z" w16du:dateUtc="2024-09-24T12:48:00Z">
                    <w:r w:rsidRPr="005A6AA3" w:rsidDel="00AE71EA">
                      <w:rPr>
                        <w:rFonts w:ascii="Calibri" w:hAnsi="Calibri"/>
                        <w:sz w:val="20"/>
                      </w:rPr>
                      <w:delText>hs_mehhp_c</w:delText>
                    </w:r>
                  </w:del>
                </w:p>
              </w:tc>
              <w:tc>
                <w:tcPr>
                  <w:tcW w:w="0" w:type="dxa"/>
                  <w:tcPrChange w:id="44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738996" w14:textId="4AFABEB0" w:rsidR="00066508" w:rsidRPr="005A6AA3" w:rsidDel="00AE71EA" w:rsidRDefault="00000000">
                  <w:pPr>
                    <w:keepNext/>
                    <w:widowControl w:val="0"/>
                    <w:spacing w:after="60"/>
                    <w:rPr>
                      <w:del w:id="4497" w:author="Lorenzo Fabbri" w:date="2024-09-24T14:48:00Z" w16du:dateUtc="2024-09-24T12:48:00Z"/>
                    </w:rPr>
                  </w:pPr>
                  <w:del w:id="4498" w:author="Lorenzo Fabbri" w:date="2024-09-24T14:48:00Z" w16du:dateUtc="2024-09-24T12:48:00Z">
                    <w:r w:rsidRPr="005A6AA3" w:rsidDel="00AE71EA">
                      <w:rPr>
                        <w:rFonts w:ascii="Calibri" w:hAnsi="Calibri"/>
                        <w:sz w:val="20"/>
                      </w:rPr>
                      <w:delText>numerical</w:delText>
                    </w:r>
                  </w:del>
                </w:p>
              </w:tc>
              <w:tc>
                <w:tcPr>
                  <w:tcW w:w="0" w:type="dxa"/>
                  <w:tcPrChange w:id="44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722399" w14:textId="0D3BA1FB" w:rsidR="00066508" w:rsidRPr="005A6AA3" w:rsidDel="00AE71EA" w:rsidRDefault="00000000">
                  <w:pPr>
                    <w:keepNext/>
                    <w:widowControl w:val="0"/>
                    <w:spacing w:after="60"/>
                    <w:rPr>
                      <w:del w:id="4500" w:author="Lorenzo Fabbri" w:date="2024-09-24T14:48:00Z" w16du:dateUtc="2024-09-24T12:48:00Z"/>
                    </w:rPr>
                  </w:pPr>
                  <w:del w:id="4501" w:author="Lorenzo Fabbri" w:date="2024-09-24T14:48:00Z" w16du:dateUtc="2024-09-24T12:48:00Z">
                    <w:r w:rsidRPr="005A6AA3" w:rsidDel="00AE71EA">
                      <w:rPr>
                        <w:rFonts w:ascii="Calibri" w:hAnsi="Calibri"/>
                        <w:sz w:val="20"/>
                      </w:rPr>
                      <w:delText>Mono-2-ethyl-5-hydroxyhexyl phthalate (MEHHP)</w:delText>
                    </w:r>
                  </w:del>
                </w:p>
              </w:tc>
              <w:tc>
                <w:tcPr>
                  <w:tcW w:w="0" w:type="dxa"/>
                  <w:tcPrChange w:id="45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CC71D5" w14:textId="43C1D7DA" w:rsidR="00066508" w:rsidRPr="005A6AA3" w:rsidDel="00AE71EA" w:rsidRDefault="00066508">
                  <w:pPr>
                    <w:keepNext/>
                    <w:widowControl w:val="0"/>
                    <w:spacing w:after="60"/>
                    <w:rPr>
                      <w:del w:id="4503" w:author="Lorenzo Fabbri" w:date="2024-09-24T14:48:00Z" w16du:dateUtc="2024-09-24T12:48:00Z"/>
                    </w:rPr>
                  </w:pPr>
                </w:p>
              </w:tc>
              <w:tc>
                <w:tcPr>
                  <w:tcW w:w="0" w:type="dxa"/>
                  <w:tcPrChange w:id="45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37DCA2" w14:textId="7E828C79" w:rsidR="00066508" w:rsidRPr="005A6AA3" w:rsidDel="00AE71EA" w:rsidRDefault="00066508">
                  <w:pPr>
                    <w:keepNext/>
                    <w:widowControl w:val="0"/>
                    <w:spacing w:after="60"/>
                    <w:rPr>
                      <w:del w:id="4505" w:author="Lorenzo Fabbri" w:date="2024-09-24T14:48:00Z" w16du:dateUtc="2024-09-24T12:48:00Z"/>
                    </w:rPr>
                  </w:pPr>
                </w:p>
              </w:tc>
              <w:tc>
                <w:tcPr>
                  <w:tcW w:w="0" w:type="dxa"/>
                  <w:tcPrChange w:id="450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4180E0B" w14:textId="4077E38D" w:rsidR="00066508" w:rsidRPr="005A6AA3" w:rsidDel="00AE71EA" w:rsidRDefault="00000000">
                  <w:pPr>
                    <w:keepNext/>
                    <w:widowControl w:val="0"/>
                    <w:spacing w:after="60"/>
                    <w:rPr>
                      <w:del w:id="4507" w:author="Lorenzo Fabbri" w:date="2024-09-24T14:48:00Z" w16du:dateUtc="2024-09-24T12:48:00Z"/>
                    </w:rPr>
                  </w:pPr>
                  <w:del w:id="4508"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5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F71A4" w14:textId="014A4B81" w:rsidR="00066508" w:rsidRPr="005A6AA3" w:rsidDel="00AE71EA" w:rsidRDefault="00000000">
                  <w:pPr>
                    <w:keepNext/>
                    <w:widowControl w:val="0"/>
                    <w:spacing w:after="60"/>
                    <w:rPr>
                      <w:del w:id="4510" w:author="Lorenzo Fabbri" w:date="2024-09-24T14:48:00Z" w16du:dateUtc="2024-09-24T12:48:00Z"/>
                    </w:rPr>
                  </w:pPr>
                  <w:del w:id="4511" w:author="Lorenzo Fabbri" w:date="2024-09-24T14:48:00Z" w16du:dateUtc="2024-09-24T12:48:00Z">
                    <w:r w:rsidRPr="005A6AA3" w:rsidDel="00AE71EA">
                      <w:rPr>
                        <w:rFonts w:ascii="Calibri" w:hAnsi="Calibri"/>
                        <w:sz w:val="20"/>
                      </w:rPr>
                      <w:delText>microg / L</w:delText>
                    </w:r>
                  </w:del>
                </w:p>
              </w:tc>
              <w:tc>
                <w:tcPr>
                  <w:tcW w:w="0" w:type="dxa"/>
                  <w:tcPrChange w:id="45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17A2E2" w14:textId="070E3863" w:rsidR="00066508" w:rsidRPr="005A6AA3" w:rsidDel="00AE71EA" w:rsidRDefault="00000000">
                  <w:pPr>
                    <w:keepNext/>
                    <w:widowControl w:val="0"/>
                    <w:spacing w:after="60"/>
                    <w:rPr>
                      <w:del w:id="4513" w:author="Lorenzo Fabbri" w:date="2024-09-24T14:48:00Z" w16du:dateUtc="2024-09-24T12:48:00Z"/>
                    </w:rPr>
                  </w:pPr>
                  <w:del w:id="4514" w:author="Lorenzo Fabbri" w:date="2024-09-24T14:48:00Z" w16du:dateUtc="2024-09-24T12:48:00Z">
                    <w:r w:rsidRPr="005A6AA3" w:rsidDel="00AE71EA">
                      <w:rPr>
                        <w:rFonts w:ascii="Calibri" w:hAnsi="Calibri"/>
                        <w:sz w:val="20"/>
                      </w:rPr>
                      <w:delText>postnatal</w:delText>
                    </w:r>
                  </w:del>
                </w:p>
              </w:tc>
              <w:tc>
                <w:tcPr>
                  <w:tcW w:w="0" w:type="dxa"/>
                  <w:tcPrChange w:id="45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D066C9" w14:textId="5DD7F80F" w:rsidR="00066508" w:rsidRPr="005A6AA3" w:rsidDel="00AE71EA" w:rsidRDefault="00000000">
                  <w:pPr>
                    <w:keepNext/>
                    <w:widowControl w:val="0"/>
                    <w:spacing w:after="60"/>
                    <w:rPr>
                      <w:del w:id="4516" w:author="Lorenzo Fabbri" w:date="2024-09-24T14:48:00Z" w16du:dateUtc="2024-09-24T12:48:00Z"/>
                    </w:rPr>
                  </w:pPr>
                  <w:del w:id="4517" w:author="Lorenzo Fabbri" w:date="2024-09-24T14:48:00Z" w16du:dateUtc="2024-09-24T12:48:00Z">
                    <w:r w:rsidRPr="005A6AA3" w:rsidDel="00AE71EA">
                      <w:rPr>
                        <w:rFonts w:ascii="Calibri" w:hAnsi="Calibri"/>
                        <w:sz w:val="20"/>
                      </w:rPr>
                      <w:delText>No</w:delText>
                    </w:r>
                  </w:del>
                </w:p>
              </w:tc>
              <w:tc>
                <w:tcPr>
                  <w:tcW w:w="0" w:type="dxa"/>
                  <w:tcPrChange w:id="45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03E6B7" w14:textId="58CDD4B4" w:rsidR="00066508" w:rsidRPr="005A6AA3" w:rsidDel="00AE71EA" w:rsidRDefault="00000000">
                  <w:pPr>
                    <w:keepNext/>
                    <w:widowControl w:val="0"/>
                    <w:spacing w:after="60"/>
                    <w:rPr>
                      <w:del w:id="4519" w:author="Lorenzo Fabbri" w:date="2024-09-24T14:48:00Z" w16du:dateUtc="2024-09-24T12:48:00Z"/>
                    </w:rPr>
                  </w:pPr>
                  <w:del w:id="4520" w:author="Lorenzo Fabbri" w:date="2024-09-24T14:48:00Z" w16du:dateUtc="2024-09-24T12:48:00Z">
                    <w:r w:rsidRPr="005A6AA3" w:rsidDel="00AE71EA">
                      <w:rPr>
                        <w:rFonts w:ascii="Calibri" w:hAnsi="Calibri"/>
                        <w:sz w:val="20"/>
                      </w:rPr>
                      <w:delText>No</w:delText>
                    </w:r>
                  </w:del>
                </w:p>
              </w:tc>
              <w:tc>
                <w:tcPr>
                  <w:tcW w:w="0" w:type="dxa"/>
                  <w:tcPrChange w:id="45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B6CF14" w14:textId="4109958C" w:rsidR="00066508" w:rsidRPr="005A6AA3" w:rsidDel="00AE71EA" w:rsidRDefault="00000000">
                  <w:pPr>
                    <w:keepNext/>
                    <w:widowControl w:val="0"/>
                    <w:spacing w:after="60"/>
                    <w:rPr>
                      <w:del w:id="4522" w:author="Lorenzo Fabbri" w:date="2024-09-24T14:48:00Z" w16du:dateUtc="2024-09-24T12:48:00Z"/>
                    </w:rPr>
                  </w:pPr>
                  <w:del w:id="4523" w:author="Lorenzo Fabbri" w:date="2024-09-24T14:48:00Z" w16du:dateUtc="2024-09-24T12:48:00Z">
                    <w:r w:rsidRPr="005A6AA3" w:rsidDel="00AE71EA">
                      <w:rPr>
                        <w:rFonts w:ascii="Calibri" w:hAnsi="Calibri"/>
                        <w:sz w:val="20"/>
                      </w:rPr>
                      <w:delText>Yes</w:delText>
                    </w:r>
                  </w:del>
                </w:p>
              </w:tc>
            </w:tr>
            <w:tr w:rsidR="00066508" w:rsidRPr="005A6AA3" w:rsidDel="00AE71EA" w14:paraId="5BA79EEF" w14:textId="590E9AD4" w:rsidTr="006C3DDD">
              <w:trPr>
                <w:del w:id="4524" w:author="Lorenzo Fabbri" w:date="2024-09-24T14:48:00Z"/>
                <w:trPrChange w:id="4525" w:author="Lorenzo Fabbri" w:date="2024-09-19T20:37:00Z" w16du:dateUtc="2024-09-19T18:37:00Z">
                  <w:trPr>
                    <w:gridBefore w:val="1"/>
                    <w:cantSplit/>
                    <w:jc w:val="center"/>
                  </w:trPr>
                </w:trPrChange>
              </w:trPr>
              <w:tc>
                <w:tcPr>
                  <w:tcW w:w="0" w:type="dxa"/>
                  <w:tcPrChange w:id="45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814F34" w14:textId="27209FB5" w:rsidR="00066508" w:rsidRPr="005A6AA3" w:rsidDel="00AE71EA" w:rsidRDefault="00000000">
                  <w:pPr>
                    <w:keepNext/>
                    <w:widowControl w:val="0"/>
                    <w:spacing w:after="60"/>
                    <w:rPr>
                      <w:del w:id="4527" w:author="Lorenzo Fabbri" w:date="2024-09-24T14:48:00Z" w16du:dateUtc="2024-09-24T12:48:00Z"/>
                    </w:rPr>
                  </w:pPr>
                  <w:del w:id="4528" w:author="Lorenzo Fabbri" w:date="2024-09-24T14:48:00Z" w16du:dateUtc="2024-09-24T12:48:00Z">
                    <w:r w:rsidRPr="005A6AA3" w:rsidDel="00AE71EA">
                      <w:rPr>
                        <w:rFonts w:ascii="Calibri" w:hAnsi="Calibri"/>
                        <w:sz w:val="20"/>
                      </w:rPr>
                      <w:delText>hs_mehp_c</w:delText>
                    </w:r>
                  </w:del>
                </w:p>
              </w:tc>
              <w:tc>
                <w:tcPr>
                  <w:tcW w:w="0" w:type="dxa"/>
                  <w:tcPrChange w:id="45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C87F70" w14:textId="527A349C" w:rsidR="00066508" w:rsidRPr="005A6AA3" w:rsidDel="00AE71EA" w:rsidRDefault="00000000">
                  <w:pPr>
                    <w:keepNext/>
                    <w:widowControl w:val="0"/>
                    <w:spacing w:after="60"/>
                    <w:rPr>
                      <w:del w:id="4530" w:author="Lorenzo Fabbri" w:date="2024-09-24T14:48:00Z" w16du:dateUtc="2024-09-24T12:48:00Z"/>
                    </w:rPr>
                  </w:pPr>
                  <w:del w:id="4531" w:author="Lorenzo Fabbri" w:date="2024-09-24T14:48:00Z" w16du:dateUtc="2024-09-24T12:48:00Z">
                    <w:r w:rsidRPr="005A6AA3" w:rsidDel="00AE71EA">
                      <w:rPr>
                        <w:rFonts w:ascii="Calibri" w:hAnsi="Calibri"/>
                        <w:sz w:val="20"/>
                      </w:rPr>
                      <w:delText>numerical</w:delText>
                    </w:r>
                  </w:del>
                </w:p>
              </w:tc>
              <w:tc>
                <w:tcPr>
                  <w:tcW w:w="0" w:type="dxa"/>
                  <w:tcPrChange w:id="45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CDEE24" w14:textId="21D70FC0" w:rsidR="00066508" w:rsidRPr="005A6AA3" w:rsidDel="00AE71EA" w:rsidRDefault="00000000">
                  <w:pPr>
                    <w:keepNext/>
                    <w:widowControl w:val="0"/>
                    <w:spacing w:after="60"/>
                    <w:rPr>
                      <w:del w:id="4533" w:author="Lorenzo Fabbri" w:date="2024-09-24T14:48:00Z" w16du:dateUtc="2024-09-24T12:48:00Z"/>
                    </w:rPr>
                  </w:pPr>
                  <w:del w:id="4534" w:author="Lorenzo Fabbri" w:date="2024-09-24T14:48:00Z" w16du:dateUtc="2024-09-24T12:48:00Z">
                    <w:r w:rsidRPr="005A6AA3" w:rsidDel="00AE71EA">
                      <w:rPr>
                        <w:rFonts w:ascii="Calibri" w:hAnsi="Calibri"/>
                        <w:sz w:val="20"/>
                      </w:rPr>
                      <w:delText>Mono-2-ethylhexyl phthalate (MEHP)</w:delText>
                    </w:r>
                  </w:del>
                </w:p>
              </w:tc>
              <w:tc>
                <w:tcPr>
                  <w:tcW w:w="0" w:type="dxa"/>
                  <w:tcPrChange w:id="45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3597B1" w14:textId="5283FFA2" w:rsidR="00066508" w:rsidRPr="005A6AA3" w:rsidDel="00AE71EA" w:rsidRDefault="00066508">
                  <w:pPr>
                    <w:keepNext/>
                    <w:widowControl w:val="0"/>
                    <w:spacing w:after="60"/>
                    <w:rPr>
                      <w:del w:id="4536" w:author="Lorenzo Fabbri" w:date="2024-09-24T14:48:00Z" w16du:dateUtc="2024-09-24T12:48:00Z"/>
                    </w:rPr>
                  </w:pPr>
                </w:p>
              </w:tc>
              <w:tc>
                <w:tcPr>
                  <w:tcW w:w="0" w:type="dxa"/>
                  <w:tcPrChange w:id="45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95F7A" w14:textId="2CF2BD40" w:rsidR="00066508" w:rsidRPr="005A6AA3" w:rsidDel="00AE71EA" w:rsidRDefault="00066508">
                  <w:pPr>
                    <w:keepNext/>
                    <w:widowControl w:val="0"/>
                    <w:spacing w:after="60"/>
                    <w:rPr>
                      <w:del w:id="4538" w:author="Lorenzo Fabbri" w:date="2024-09-24T14:48:00Z" w16du:dateUtc="2024-09-24T12:48:00Z"/>
                    </w:rPr>
                  </w:pPr>
                </w:p>
              </w:tc>
              <w:tc>
                <w:tcPr>
                  <w:tcW w:w="0" w:type="dxa"/>
                  <w:tcPrChange w:id="453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7A0C707" w14:textId="45514D40" w:rsidR="00066508" w:rsidRPr="005A6AA3" w:rsidDel="00AE71EA" w:rsidRDefault="00000000">
                  <w:pPr>
                    <w:keepNext/>
                    <w:widowControl w:val="0"/>
                    <w:spacing w:after="60"/>
                    <w:rPr>
                      <w:del w:id="4540" w:author="Lorenzo Fabbri" w:date="2024-09-24T14:48:00Z" w16du:dateUtc="2024-09-24T12:48:00Z"/>
                    </w:rPr>
                  </w:pPr>
                  <w:del w:id="4541"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5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002D1C" w14:textId="2BDCCF57" w:rsidR="00066508" w:rsidRPr="005A6AA3" w:rsidDel="00AE71EA" w:rsidRDefault="00000000">
                  <w:pPr>
                    <w:keepNext/>
                    <w:widowControl w:val="0"/>
                    <w:spacing w:after="60"/>
                    <w:rPr>
                      <w:del w:id="4543" w:author="Lorenzo Fabbri" w:date="2024-09-24T14:48:00Z" w16du:dateUtc="2024-09-24T12:48:00Z"/>
                    </w:rPr>
                  </w:pPr>
                  <w:del w:id="4544" w:author="Lorenzo Fabbri" w:date="2024-09-24T14:48:00Z" w16du:dateUtc="2024-09-24T12:48:00Z">
                    <w:r w:rsidRPr="005A6AA3" w:rsidDel="00AE71EA">
                      <w:rPr>
                        <w:rFonts w:ascii="Calibri" w:hAnsi="Calibri"/>
                        <w:sz w:val="20"/>
                      </w:rPr>
                      <w:delText>microg / L</w:delText>
                    </w:r>
                  </w:del>
                </w:p>
              </w:tc>
              <w:tc>
                <w:tcPr>
                  <w:tcW w:w="0" w:type="dxa"/>
                  <w:tcPrChange w:id="45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F75A5" w14:textId="2FD0B774" w:rsidR="00066508" w:rsidRPr="005A6AA3" w:rsidDel="00AE71EA" w:rsidRDefault="00000000">
                  <w:pPr>
                    <w:keepNext/>
                    <w:widowControl w:val="0"/>
                    <w:spacing w:after="60"/>
                    <w:rPr>
                      <w:del w:id="4546" w:author="Lorenzo Fabbri" w:date="2024-09-24T14:48:00Z" w16du:dateUtc="2024-09-24T12:48:00Z"/>
                    </w:rPr>
                  </w:pPr>
                  <w:del w:id="4547" w:author="Lorenzo Fabbri" w:date="2024-09-24T14:48:00Z" w16du:dateUtc="2024-09-24T12:48:00Z">
                    <w:r w:rsidRPr="005A6AA3" w:rsidDel="00AE71EA">
                      <w:rPr>
                        <w:rFonts w:ascii="Calibri" w:hAnsi="Calibri"/>
                        <w:sz w:val="20"/>
                      </w:rPr>
                      <w:delText>postnatal</w:delText>
                    </w:r>
                  </w:del>
                </w:p>
              </w:tc>
              <w:tc>
                <w:tcPr>
                  <w:tcW w:w="0" w:type="dxa"/>
                  <w:tcPrChange w:id="45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E1190C" w14:textId="188F3F09" w:rsidR="00066508" w:rsidRPr="005A6AA3" w:rsidDel="00AE71EA" w:rsidRDefault="00000000">
                  <w:pPr>
                    <w:keepNext/>
                    <w:widowControl w:val="0"/>
                    <w:spacing w:after="60"/>
                    <w:rPr>
                      <w:del w:id="4549" w:author="Lorenzo Fabbri" w:date="2024-09-24T14:48:00Z" w16du:dateUtc="2024-09-24T12:48:00Z"/>
                    </w:rPr>
                  </w:pPr>
                  <w:del w:id="4550" w:author="Lorenzo Fabbri" w:date="2024-09-24T14:48:00Z" w16du:dateUtc="2024-09-24T12:48:00Z">
                    <w:r w:rsidRPr="005A6AA3" w:rsidDel="00AE71EA">
                      <w:rPr>
                        <w:rFonts w:ascii="Calibri" w:hAnsi="Calibri"/>
                        <w:sz w:val="20"/>
                      </w:rPr>
                      <w:delText>No</w:delText>
                    </w:r>
                  </w:del>
                </w:p>
              </w:tc>
              <w:tc>
                <w:tcPr>
                  <w:tcW w:w="0" w:type="dxa"/>
                  <w:tcPrChange w:id="45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AE6F4" w14:textId="13DE57D5" w:rsidR="00066508" w:rsidRPr="005A6AA3" w:rsidDel="00AE71EA" w:rsidRDefault="00000000">
                  <w:pPr>
                    <w:keepNext/>
                    <w:widowControl w:val="0"/>
                    <w:spacing w:after="60"/>
                    <w:rPr>
                      <w:del w:id="4552" w:author="Lorenzo Fabbri" w:date="2024-09-24T14:48:00Z" w16du:dateUtc="2024-09-24T12:48:00Z"/>
                    </w:rPr>
                  </w:pPr>
                  <w:del w:id="4553" w:author="Lorenzo Fabbri" w:date="2024-09-24T14:48:00Z" w16du:dateUtc="2024-09-24T12:48:00Z">
                    <w:r w:rsidRPr="005A6AA3" w:rsidDel="00AE71EA">
                      <w:rPr>
                        <w:rFonts w:ascii="Calibri" w:hAnsi="Calibri"/>
                        <w:sz w:val="20"/>
                      </w:rPr>
                      <w:delText>No</w:delText>
                    </w:r>
                  </w:del>
                </w:p>
              </w:tc>
              <w:tc>
                <w:tcPr>
                  <w:tcW w:w="0" w:type="dxa"/>
                  <w:tcPrChange w:id="45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CB19C0" w14:textId="441447AD" w:rsidR="00066508" w:rsidRPr="005A6AA3" w:rsidDel="00AE71EA" w:rsidRDefault="00000000">
                  <w:pPr>
                    <w:keepNext/>
                    <w:widowControl w:val="0"/>
                    <w:spacing w:after="60"/>
                    <w:rPr>
                      <w:del w:id="4555" w:author="Lorenzo Fabbri" w:date="2024-09-24T14:48:00Z" w16du:dateUtc="2024-09-24T12:48:00Z"/>
                    </w:rPr>
                  </w:pPr>
                  <w:del w:id="4556" w:author="Lorenzo Fabbri" w:date="2024-09-24T14:48:00Z" w16du:dateUtc="2024-09-24T12:48:00Z">
                    <w:r w:rsidRPr="005A6AA3" w:rsidDel="00AE71EA">
                      <w:rPr>
                        <w:rFonts w:ascii="Calibri" w:hAnsi="Calibri"/>
                        <w:sz w:val="20"/>
                      </w:rPr>
                      <w:delText>Yes</w:delText>
                    </w:r>
                  </w:del>
                </w:p>
              </w:tc>
            </w:tr>
            <w:tr w:rsidR="00066508" w:rsidRPr="005A6AA3" w:rsidDel="00AE71EA" w14:paraId="4D981FAA" w14:textId="5C90554B" w:rsidTr="006C3DDD">
              <w:trPr>
                <w:del w:id="4557" w:author="Lorenzo Fabbri" w:date="2024-09-24T14:48:00Z"/>
                <w:trPrChange w:id="4558" w:author="Lorenzo Fabbri" w:date="2024-09-19T20:37:00Z" w16du:dateUtc="2024-09-19T18:37:00Z">
                  <w:trPr>
                    <w:gridBefore w:val="1"/>
                    <w:cantSplit/>
                    <w:jc w:val="center"/>
                  </w:trPr>
                </w:trPrChange>
              </w:trPr>
              <w:tc>
                <w:tcPr>
                  <w:tcW w:w="0" w:type="dxa"/>
                  <w:tcPrChange w:id="45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891BE7" w14:textId="33B256B9" w:rsidR="00066508" w:rsidRPr="005A6AA3" w:rsidDel="00AE71EA" w:rsidRDefault="00000000">
                  <w:pPr>
                    <w:keepNext/>
                    <w:widowControl w:val="0"/>
                    <w:spacing w:after="60"/>
                    <w:rPr>
                      <w:del w:id="4560" w:author="Lorenzo Fabbri" w:date="2024-09-24T14:48:00Z" w16du:dateUtc="2024-09-24T12:48:00Z"/>
                    </w:rPr>
                  </w:pPr>
                  <w:del w:id="4561" w:author="Lorenzo Fabbri" w:date="2024-09-24T14:48:00Z" w16du:dateUtc="2024-09-24T12:48:00Z">
                    <w:r w:rsidRPr="005A6AA3" w:rsidDel="00AE71EA">
                      <w:rPr>
                        <w:rFonts w:ascii="Calibri" w:hAnsi="Calibri"/>
                        <w:sz w:val="20"/>
                      </w:rPr>
                      <w:delText>hs_meohp_c</w:delText>
                    </w:r>
                  </w:del>
                </w:p>
              </w:tc>
              <w:tc>
                <w:tcPr>
                  <w:tcW w:w="0" w:type="dxa"/>
                  <w:tcPrChange w:id="45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004808" w14:textId="687DB267" w:rsidR="00066508" w:rsidRPr="005A6AA3" w:rsidDel="00AE71EA" w:rsidRDefault="00000000">
                  <w:pPr>
                    <w:keepNext/>
                    <w:widowControl w:val="0"/>
                    <w:spacing w:after="60"/>
                    <w:rPr>
                      <w:del w:id="4563" w:author="Lorenzo Fabbri" w:date="2024-09-24T14:48:00Z" w16du:dateUtc="2024-09-24T12:48:00Z"/>
                    </w:rPr>
                  </w:pPr>
                  <w:del w:id="4564" w:author="Lorenzo Fabbri" w:date="2024-09-24T14:48:00Z" w16du:dateUtc="2024-09-24T12:48:00Z">
                    <w:r w:rsidRPr="005A6AA3" w:rsidDel="00AE71EA">
                      <w:rPr>
                        <w:rFonts w:ascii="Calibri" w:hAnsi="Calibri"/>
                        <w:sz w:val="20"/>
                      </w:rPr>
                      <w:delText>numerical</w:delText>
                    </w:r>
                  </w:del>
                </w:p>
              </w:tc>
              <w:tc>
                <w:tcPr>
                  <w:tcW w:w="0" w:type="dxa"/>
                  <w:tcPrChange w:id="45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D82FF3" w14:textId="4CF1D547" w:rsidR="00066508" w:rsidRPr="005A6AA3" w:rsidDel="00AE71EA" w:rsidRDefault="00000000">
                  <w:pPr>
                    <w:keepNext/>
                    <w:widowControl w:val="0"/>
                    <w:spacing w:after="60"/>
                    <w:rPr>
                      <w:del w:id="4566" w:author="Lorenzo Fabbri" w:date="2024-09-24T14:48:00Z" w16du:dateUtc="2024-09-24T12:48:00Z"/>
                    </w:rPr>
                  </w:pPr>
                  <w:del w:id="4567" w:author="Lorenzo Fabbri" w:date="2024-09-24T14:48:00Z" w16du:dateUtc="2024-09-24T12:48:00Z">
                    <w:r w:rsidRPr="005A6AA3" w:rsidDel="00AE71EA">
                      <w:rPr>
                        <w:rFonts w:ascii="Calibri" w:hAnsi="Calibri"/>
                        <w:sz w:val="20"/>
                      </w:rPr>
                      <w:delText>Mono-2-ethyl-5-oxohexyl phthalate (MEOHP)</w:delText>
                    </w:r>
                  </w:del>
                </w:p>
              </w:tc>
              <w:tc>
                <w:tcPr>
                  <w:tcW w:w="0" w:type="dxa"/>
                  <w:tcPrChange w:id="45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45D55" w14:textId="748FD976" w:rsidR="00066508" w:rsidRPr="005A6AA3" w:rsidDel="00AE71EA" w:rsidRDefault="00066508">
                  <w:pPr>
                    <w:keepNext/>
                    <w:widowControl w:val="0"/>
                    <w:spacing w:after="60"/>
                    <w:rPr>
                      <w:del w:id="4569" w:author="Lorenzo Fabbri" w:date="2024-09-24T14:48:00Z" w16du:dateUtc="2024-09-24T12:48:00Z"/>
                    </w:rPr>
                  </w:pPr>
                </w:p>
              </w:tc>
              <w:tc>
                <w:tcPr>
                  <w:tcW w:w="0" w:type="dxa"/>
                  <w:tcPrChange w:id="45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6D80D6" w14:textId="4D966772" w:rsidR="00066508" w:rsidRPr="005A6AA3" w:rsidDel="00AE71EA" w:rsidRDefault="00066508">
                  <w:pPr>
                    <w:keepNext/>
                    <w:widowControl w:val="0"/>
                    <w:spacing w:after="60"/>
                    <w:rPr>
                      <w:del w:id="4571" w:author="Lorenzo Fabbri" w:date="2024-09-24T14:48:00Z" w16du:dateUtc="2024-09-24T12:48:00Z"/>
                    </w:rPr>
                  </w:pPr>
                </w:p>
              </w:tc>
              <w:tc>
                <w:tcPr>
                  <w:tcW w:w="0" w:type="dxa"/>
                  <w:tcPrChange w:id="457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5F46E6E" w14:textId="36E266A5" w:rsidR="00066508" w:rsidRPr="005A6AA3" w:rsidDel="00AE71EA" w:rsidRDefault="00000000">
                  <w:pPr>
                    <w:keepNext/>
                    <w:widowControl w:val="0"/>
                    <w:spacing w:after="60"/>
                    <w:rPr>
                      <w:del w:id="4573" w:author="Lorenzo Fabbri" w:date="2024-09-24T14:48:00Z" w16du:dateUtc="2024-09-24T12:48:00Z"/>
                    </w:rPr>
                  </w:pPr>
                  <w:del w:id="4574"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5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3D3FE3" w14:textId="61E450A3" w:rsidR="00066508" w:rsidRPr="005A6AA3" w:rsidDel="00AE71EA" w:rsidRDefault="00000000">
                  <w:pPr>
                    <w:keepNext/>
                    <w:widowControl w:val="0"/>
                    <w:spacing w:after="60"/>
                    <w:rPr>
                      <w:del w:id="4576" w:author="Lorenzo Fabbri" w:date="2024-09-24T14:48:00Z" w16du:dateUtc="2024-09-24T12:48:00Z"/>
                    </w:rPr>
                  </w:pPr>
                  <w:del w:id="4577" w:author="Lorenzo Fabbri" w:date="2024-09-24T14:48:00Z" w16du:dateUtc="2024-09-24T12:48:00Z">
                    <w:r w:rsidRPr="005A6AA3" w:rsidDel="00AE71EA">
                      <w:rPr>
                        <w:rFonts w:ascii="Calibri" w:hAnsi="Calibri"/>
                        <w:sz w:val="20"/>
                      </w:rPr>
                      <w:delText>microg / L</w:delText>
                    </w:r>
                  </w:del>
                </w:p>
              </w:tc>
              <w:tc>
                <w:tcPr>
                  <w:tcW w:w="0" w:type="dxa"/>
                  <w:tcPrChange w:id="45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C8BDB6" w14:textId="1F9E15E9" w:rsidR="00066508" w:rsidRPr="005A6AA3" w:rsidDel="00AE71EA" w:rsidRDefault="00000000">
                  <w:pPr>
                    <w:keepNext/>
                    <w:widowControl w:val="0"/>
                    <w:spacing w:after="60"/>
                    <w:rPr>
                      <w:del w:id="4579" w:author="Lorenzo Fabbri" w:date="2024-09-24T14:48:00Z" w16du:dateUtc="2024-09-24T12:48:00Z"/>
                    </w:rPr>
                  </w:pPr>
                  <w:del w:id="4580" w:author="Lorenzo Fabbri" w:date="2024-09-24T14:48:00Z" w16du:dateUtc="2024-09-24T12:48:00Z">
                    <w:r w:rsidRPr="005A6AA3" w:rsidDel="00AE71EA">
                      <w:rPr>
                        <w:rFonts w:ascii="Calibri" w:hAnsi="Calibri"/>
                        <w:sz w:val="20"/>
                      </w:rPr>
                      <w:delText>postnatal</w:delText>
                    </w:r>
                  </w:del>
                </w:p>
              </w:tc>
              <w:tc>
                <w:tcPr>
                  <w:tcW w:w="0" w:type="dxa"/>
                  <w:tcPrChange w:id="45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22A537" w14:textId="41D5C9E6" w:rsidR="00066508" w:rsidRPr="005A6AA3" w:rsidDel="00AE71EA" w:rsidRDefault="00000000">
                  <w:pPr>
                    <w:keepNext/>
                    <w:widowControl w:val="0"/>
                    <w:spacing w:after="60"/>
                    <w:rPr>
                      <w:del w:id="4582" w:author="Lorenzo Fabbri" w:date="2024-09-24T14:48:00Z" w16du:dateUtc="2024-09-24T12:48:00Z"/>
                    </w:rPr>
                  </w:pPr>
                  <w:del w:id="4583" w:author="Lorenzo Fabbri" w:date="2024-09-24T14:48:00Z" w16du:dateUtc="2024-09-24T12:48:00Z">
                    <w:r w:rsidRPr="005A6AA3" w:rsidDel="00AE71EA">
                      <w:rPr>
                        <w:rFonts w:ascii="Calibri" w:hAnsi="Calibri"/>
                        <w:sz w:val="20"/>
                      </w:rPr>
                      <w:delText>No</w:delText>
                    </w:r>
                  </w:del>
                </w:p>
              </w:tc>
              <w:tc>
                <w:tcPr>
                  <w:tcW w:w="0" w:type="dxa"/>
                  <w:tcPrChange w:id="45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290E5E" w14:textId="7CA98858" w:rsidR="00066508" w:rsidRPr="005A6AA3" w:rsidDel="00AE71EA" w:rsidRDefault="00000000">
                  <w:pPr>
                    <w:keepNext/>
                    <w:widowControl w:val="0"/>
                    <w:spacing w:after="60"/>
                    <w:rPr>
                      <w:del w:id="4585" w:author="Lorenzo Fabbri" w:date="2024-09-24T14:48:00Z" w16du:dateUtc="2024-09-24T12:48:00Z"/>
                    </w:rPr>
                  </w:pPr>
                  <w:del w:id="4586" w:author="Lorenzo Fabbri" w:date="2024-09-24T14:48:00Z" w16du:dateUtc="2024-09-24T12:48:00Z">
                    <w:r w:rsidRPr="005A6AA3" w:rsidDel="00AE71EA">
                      <w:rPr>
                        <w:rFonts w:ascii="Calibri" w:hAnsi="Calibri"/>
                        <w:sz w:val="20"/>
                      </w:rPr>
                      <w:delText>No</w:delText>
                    </w:r>
                  </w:del>
                </w:p>
              </w:tc>
              <w:tc>
                <w:tcPr>
                  <w:tcW w:w="0" w:type="dxa"/>
                  <w:tcPrChange w:id="45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18E864" w14:textId="5AAA912D" w:rsidR="00066508" w:rsidRPr="005A6AA3" w:rsidDel="00AE71EA" w:rsidRDefault="00000000">
                  <w:pPr>
                    <w:keepNext/>
                    <w:widowControl w:val="0"/>
                    <w:spacing w:after="60"/>
                    <w:rPr>
                      <w:del w:id="4588" w:author="Lorenzo Fabbri" w:date="2024-09-24T14:48:00Z" w16du:dateUtc="2024-09-24T12:48:00Z"/>
                    </w:rPr>
                  </w:pPr>
                  <w:del w:id="4589" w:author="Lorenzo Fabbri" w:date="2024-09-24T14:48:00Z" w16du:dateUtc="2024-09-24T12:48:00Z">
                    <w:r w:rsidRPr="005A6AA3" w:rsidDel="00AE71EA">
                      <w:rPr>
                        <w:rFonts w:ascii="Calibri" w:hAnsi="Calibri"/>
                        <w:sz w:val="20"/>
                      </w:rPr>
                      <w:delText>Yes</w:delText>
                    </w:r>
                  </w:del>
                </w:p>
              </w:tc>
            </w:tr>
            <w:tr w:rsidR="00066508" w:rsidRPr="005A6AA3" w:rsidDel="00AE71EA" w14:paraId="5DA0B095" w14:textId="1D77B417" w:rsidTr="006C3DDD">
              <w:trPr>
                <w:del w:id="4590" w:author="Lorenzo Fabbri" w:date="2024-09-24T14:48:00Z"/>
                <w:trPrChange w:id="4591" w:author="Lorenzo Fabbri" w:date="2024-09-19T20:37:00Z" w16du:dateUtc="2024-09-19T18:37:00Z">
                  <w:trPr>
                    <w:gridBefore w:val="1"/>
                    <w:cantSplit/>
                    <w:jc w:val="center"/>
                  </w:trPr>
                </w:trPrChange>
              </w:trPr>
              <w:tc>
                <w:tcPr>
                  <w:tcW w:w="0" w:type="dxa"/>
                  <w:tcPrChange w:id="45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03A6B4" w14:textId="32223E0E" w:rsidR="00066508" w:rsidRPr="005A6AA3" w:rsidDel="00AE71EA" w:rsidRDefault="00000000">
                  <w:pPr>
                    <w:keepNext/>
                    <w:widowControl w:val="0"/>
                    <w:spacing w:after="60"/>
                    <w:rPr>
                      <w:del w:id="4593" w:author="Lorenzo Fabbri" w:date="2024-09-24T14:48:00Z" w16du:dateUtc="2024-09-24T12:48:00Z"/>
                    </w:rPr>
                  </w:pPr>
                  <w:del w:id="4594" w:author="Lorenzo Fabbri" w:date="2024-09-24T14:48:00Z" w16du:dateUtc="2024-09-24T12:48:00Z">
                    <w:r w:rsidRPr="005A6AA3" w:rsidDel="00AE71EA">
                      <w:rPr>
                        <w:rFonts w:ascii="Calibri" w:hAnsi="Calibri"/>
                        <w:sz w:val="20"/>
                      </w:rPr>
                      <w:delText>hs_mep_c</w:delText>
                    </w:r>
                  </w:del>
                </w:p>
              </w:tc>
              <w:tc>
                <w:tcPr>
                  <w:tcW w:w="0" w:type="dxa"/>
                  <w:tcPrChange w:id="45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1F4174" w14:textId="0D07FB39" w:rsidR="00066508" w:rsidRPr="005A6AA3" w:rsidDel="00AE71EA" w:rsidRDefault="00000000">
                  <w:pPr>
                    <w:keepNext/>
                    <w:widowControl w:val="0"/>
                    <w:spacing w:after="60"/>
                    <w:rPr>
                      <w:del w:id="4596" w:author="Lorenzo Fabbri" w:date="2024-09-24T14:48:00Z" w16du:dateUtc="2024-09-24T12:48:00Z"/>
                    </w:rPr>
                  </w:pPr>
                  <w:del w:id="4597" w:author="Lorenzo Fabbri" w:date="2024-09-24T14:48:00Z" w16du:dateUtc="2024-09-24T12:48:00Z">
                    <w:r w:rsidRPr="005A6AA3" w:rsidDel="00AE71EA">
                      <w:rPr>
                        <w:rFonts w:ascii="Calibri" w:hAnsi="Calibri"/>
                        <w:sz w:val="20"/>
                      </w:rPr>
                      <w:delText>numerical</w:delText>
                    </w:r>
                  </w:del>
                </w:p>
              </w:tc>
              <w:tc>
                <w:tcPr>
                  <w:tcW w:w="0" w:type="dxa"/>
                  <w:tcPrChange w:id="45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1EAE7F" w14:textId="7E7E2B23" w:rsidR="00066508" w:rsidRPr="005A6AA3" w:rsidDel="00AE71EA" w:rsidRDefault="00000000">
                  <w:pPr>
                    <w:keepNext/>
                    <w:widowControl w:val="0"/>
                    <w:spacing w:after="60"/>
                    <w:rPr>
                      <w:del w:id="4599" w:author="Lorenzo Fabbri" w:date="2024-09-24T14:48:00Z" w16du:dateUtc="2024-09-24T12:48:00Z"/>
                    </w:rPr>
                  </w:pPr>
                  <w:del w:id="4600" w:author="Lorenzo Fabbri" w:date="2024-09-24T14:48:00Z" w16du:dateUtc="2024-09-24T12:48:00Z">
                    <w:r w:rsidRPr="005A6AA3" w:rsidDel="00AE71EA">
                      <w:rPr>
                        <w:rFonts w:ascii="Calibri" w:hAnsi="Calibri"/>
                        <w:sz w:val="20"/>
                      </w:rPr>
                      <w:delText>Monoethyl phthalate (MEP)</w:delText>
                    </w:r>
                  </w:del>
                </w:p>
              </w:tc>
              <w:tc>
                <w:tcPr>
                  <w:tcW w:w="0" w:type="dxa"/>
                  <w:tcPrChange w:id="46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191030" w14:textId="4949E4CF" w:rsidR="00066508" w:rsidRPr="005A6AA3" w:rsidDel="00AE71EA" w:rsidRDefault="00066508">
                  <w:pPr>
                    <w:keepNext/>
                    <w:widowControl w:val="0"/>
                    <w:spacing w:after="60"/>
                    <w:rPr>
                      <w:del w:id="4602" w:author="Lorenzo Fabbri" w:date="2024-09-24T14:48:00Z" w16du:dateUtc="2024-09-24T12:48:00Z"/>
                    </w:rPr>
                  </w:pPr>
                </w:p>
              </w:tc>
              <w:tc>
                <w:tcPr>
                  <w:tcW w:w="0" w:type="dxa"/>
                  <w:tcPrChange w:id="46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EB0F0" w14:textId="32DBC639" w:rsidR="00066508" w:rsidRPr="005A6AA3" w:rsidDel="00AE71EA" w:rsidRDefault="00066508">
                  <w:pPr>
                    <w:keepNext/>
                    <w:widowControl w:val="0"/>
                    <w:spacing w:after="60"/>
                    <w:rPr>
                      <w:del w:id="4604" w:author="Lorenzo Fabbri" w:date="2024-09-24T14:48:00Z" w16du:dateUtc="2024-09-24T12:48:00Z"/>
                    </w:rPr>
                  </w:pPr>
                </w:p>
              </w:tc>
              <w:tc>
                <w:tcPr>
                  <w:tcW w:w="0" w:type="dxa"/>
                  <w:tcPrChange w:id="460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626ED88" w14:textId="4DE5BEB4" w:rsidR="00066508" w:rsidRPr="005A6AA3" w:rsidDel="00AE71EA" w:rsidRDefault="00000000">
                  <w:pPr>
                    <w:keepNext/>
                    <w:widowControl w:val="0"/>
                    <w:spacing w:after="60"/>
                    <w:rPr>
                      <w:del w:id="4606" w:author="Lorenzo Fabbri" w:date="2024-09-24T14:48:00Z" w16du:dateUtc="2024-09-24T12:48:00Z"/>
                    </w:rPr>
                  </w:pPr>
                  <w:del w:id="4607"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6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736E77" w14:textId="6B4AF54F" w:rsidR="00066508" w:rsidRPr="005A6AA3" w:rsidDel="00AE71EA" w:rsidRDefault="00000000">
                  <w:pPr>
                    <w:keepNext/>
                    <w:widowControl w:val="0"/>
                    <w:spacing w:after="60"/>
                    <w:rPr>
                      <w:del w:id="4609" w:author="Lorenzo Fabbri" w:date="2024-09-24T14:48:00Z" w16du:dateUtc="2024-09-24T12:48:00Z"/>
                    </w:rPr>
                  </w:pPr>
                  <w:del w:id="4610" w:author="Lorenzo Fabbri" w:date="2024-09-24T14:48:00Z" w16du:dateUtc="2024-09-24T12:48:00Z">
                    <w:r w:rsidRPr="005A6AA3" w:rsidDel="00AE71EA">
                      <w:rPr>
                        <w:rFonts w:ascii="Calibri" w:hAnsi="Calibri"/>
                        <w:sz w:val="20"/>
                      </w:rPr>
                      <w:delText>microg / L</w:delText>
                    </w:r>
                  </w:del>
                </w:p>
              </w:tc>
              <w:tc>
                <w:tcPr>
                  <w:tcW w:w="0" w:type="dxa"/>
                  <w:tcPrChange w:id="46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61D94C" w14:textId="00E2F68C" w:rsidR="00066508" w:rsidRPr="005A6AA3" w:rsidDel="00AE71EA" w:rsidRDefault="00000000">
                  <w:pPr>
                    <w:keepNext/>
                    <w:widowControl w:val="0"/>
                    <w:spacing w:after="60"/>
                    <w:rPr>
                      <w:del w:id="4612" w:author="Lorenzo Fabbri" w:date="2024-09-24T14:48:00Z" w16du:dateUtc="2024-09-24T12:48:00Z"/>
                    </w:rPr>
                  </w:pPr>
                  <w:del w:id="4613" w:author="Lorenzo Fabbri" w:date="2024-09-24T14:48:00Z" w16du:dateUtc="2024-09-24T12:48:00Z">
                    <w:r w:rsidRPr="005A6AA3" w:rsidDel="00AE71EA">
                      <w:rPr>
                        <w:rFonts w:ascii="Calibri" w:hAnsi="Calibri"/>
                        <w:sz w:val="20"/>
                      </w:rPr>
                      <w:delText>postnatal</w:delText>
                    </w:r>
                  </w:del>
                </w:p>
              </w:tc>
              <w:tc>
                <w:tcPr>
                  <w:tcW w:w="0" w:type="dxa"/>
                  <w:tcPrChange w:id="46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D9FB13" w14:textId="42DE26B3" w:rsidR="00066508" w:rsidRPr="005A6AA3" w:rsidDel="00AE71EA" w:rsidRDefault="00000000">
                  <w:pPr>
                    <w:keepNext/>
                    <w:widowControl w:val="0"/>
                    <w:spacing w:after="60"/>
                    <w:rPr>
                      <w:del w:id="4615" w:author="Lorenzo Fabbri" w:date="2024-09-24T14:48:00Z" w16du:dateUtc="2024-09-24T12:48:00Z"/>
                    </w:rPr>
                  </w:pPr>
                  <w:del w:id="4616" w:author="Lorenzo Fabbri" w:date="2024-09-24T14:48:00Z" w16du:dateUtc="2024-09-24T12:48:00Z">
                    <w:r w:rsidRPr="005A6AA3" w:rsidDel="00AE71EA">
                      <w:rPr>
                        <w:rFonts w:ascii="Calibri" w:hAnsi="Calibri"/>
                        <w:sz w:val="20"/>
                      </w:rPr>
                      <w:delText>No</w:delText>
                    </w:r>
                  </w:del>
                </w:p>
              </w:tc>
              <w:tc>
                <w:tcPr>
                  <w:tcW w:w="0" w:type="dxa"/>
                  <w:tcPrChange w:id="46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81BFCC" w14:textId="3775A57C" w:rsidR="00066508" w:rsidRPr="005A6AA3" w:rsidDel="00AE71EA" w:rsidRDefault="00000000">
                  <w:pPr>
                    <w:keepNext/>
                    <w:widowControl w:val="0"/>
                    <w:spacing w:after="60"/>
                    <w:rPr>
                      <w:del w:id="4618" w:author="Lorenzo Fabbri" w:date="2024-09-24T14:48:00Z" w16du:dateUtc="2024-09-24T12:48:00Z"/>
                    </w:rPr>
                  </w:pPr>
                  <w:del w:id="4619" w:author="Lorenzo Fabbri" w:date="2024-09-24T14:48:00Z" w16du:dateUtc="2024-09-24T12:48:00Z">
                    <w:r w:rsidRPr="005A6AA3" w:rsidDel="00AE71EA">
                      <w:rPr>
                        <w:rFonts w:ascii="Calibri" w:hAnsi="Calibri"/>
                        <w:sz w:val="20"/>
                      </w:rPr>
                      <w:delText>No</w:delText>
                    </w:r>
                  </w:del>
                </w:p>
              </w:tc>
              <w:tc>
                <w:tcPr>
                  <w:tcW w:w="0" w:type="dxa"/>
                  <w:tcPrChange w:id="46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A7E247" w14:textId="21037A4E" w:rsidR="00066508" w:rsidRPr="005A6AA3" w:rsidDel="00AE71EA" w:rsidRDefault="00000000">
                  <w:pPr>
                    <w:keepNext/>
                    <w:widowControl w:val="0"/>
                    <w:spacing w:after="60"/>
                    <w:rPr>
                      <w:del w:id="4621" w:author="Lorenzo Fabbri" w:date="2024-09-24T14:48:00Z" w16du:dateUtc="2024-09-24T12:48:00Z"/>
                    </w:rPr>
                  </w:pPr>
                  <w:del w:id="4622" w:author="Lorenzo Fabbri" w:date="2024-09-24T14:48:00Z" w16du:dateUtc="2024-09-24T12:48:00Z">
                    <w:r w:rsidRPr="005A6AA3" w:rsidDel="00AE71EA">
                      <w:rPr>
                        <w:rFonts w:ascii="Calibri" w:hAnsi="Calibri"/>
                        <w:sz w:val="20"/>
                      </w:rPr>
                      <w:delText>Yes</w:delText>
                    </w:r>
                  </w:del>
                </w:p>
              </w:tc>
            </w:tr>
            <w:tr w:rsidR="00066508" w:rsidRPr="005A6AA3" w:rsidDel="00AE71EA" w14:paraId="4803889D" w14:textId="2CF4A642" w:rsidTr="006C3DDD">
              <w:trPr>
                <w:del w:id="4623" w:author="Lorenzo Fabbri" w:date="2024-09-24T14:48:00Z"/>
                <w:trPrChange w:id="4624" w:author="Lorenzo Fabbri" w:date="2024-09-19T20:37:00Z" w16du:dateUtc="2024-09-19T18:37:00Z">
                  <w:trPr>
                    <w:gridBefore w:val="1"/>
                    <w:cantSplit/>
                    <w:jc w:val="center"/>
                  </w:trPr>
                </w:trPrChange>
              </w:trPr>
              <w:tc>
                <w:tcPr>
                  <w:tcW w:w="0" w:type="dxa"/>
                  <w:tcPrChange w:id="46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A32874" w14:textId="27E959B4" w:rsidR="00066508" w:rsidRPr="005A6AA3" w:rsidDel="00AE71EA" w:rsidRDefault="00000000">
                  <w:pPr>
                    <w:keepNext/>
                    <w:widowControl w:val="0"/>
                    <w:spacing w:after="60"/>
                    <w:rPr>
                      <w:del w:id="4626" w:author="Lorenzo Fabbri" w:date="2024-09-24T14:48:00Z" w16du:dateUtc="2024-09-24T12:48:00Z"/>
                    </w:rPr>
                  </w:pPr>
                  <w:del w:id="4627" w:author="Lorenzo Fabbri" w:date="2024-09-24T14:48:00Z" w16du:dateUtc="2024-09-24T12:48:00Z">
                    <w:r w:rsidRPr="005A6AA3" w:rsidDel="00AE71EA">
                      <w:rPr>
                        <w:rFonts w:ascii="Calibri" w:hAnsi="Calibri"/>
                        <w:sz w:val="20"/>
                      </w:rPr>
                      <w:delText>hs_mepa_c</w:delText>
                    </w:r>
                  </w:del>
                </w:p>
              </w:tc>
              <w:tc>
                <w:tcPr>
                  <w:tcW w:w="0" w:type="dxa"/>
                  <w:tcPrChange w:id="46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53F2A9" w14:textId="62C31406" w:rsidR="00066508" w:rsidRPr="005A6AA3" w:rsidDel="00AE71EA" w:rsidRDefault="00000000">
                  <w:pPr>
                    <w:keepNext/>
                    <w:widowControl w:val="0"/>
                    <w:spacing w:after="60"/>
                    <w:rPr>
                      <w:del w:id="4629" w:author="Lorenzo Fabbri" w:date="2024-09-24T14:48:00Z" w16du:dateUtc="2024-09-24T12:48:00Z"/>
                    </w:rPr>
                  </w:pPr>
                  <w:del w:id="4630" w:author="Lorenzo Fabbri" w:date="2024-09-24T14:48:00Z" w16du:dateUtc="2024-09-24T12:48:00Z">
                    <w:r w:rsidRPr="005A6AA3" w:rsidDel="00AE71EA">
                      <w:rPr>
                        <w:rFonts w:ascii="Calibri" w:hAnsi="Calibri"/>
                        <w:sz w:val="20"/>
                      </w:rPr>
                      <w:delText>numerical</w:delText>
                    </w:r>
                  </w:del>
                </w:p>
              </w:tc>
              <w:tc>
                <w:tcPr>
                  <w:tcW w:w="0" w:type="dxa"/>
                  <w:tcPrChange w:id="46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911548" w14:textId="766F8601" w:rsidR="00066508" w:rsidRPr="005A6AA3" w:rsidDel="00AE71EA" w:rsidRDefault="00000000">
                  <w:pPr>
                    <w:keepNext/>
                    <w:widowControl w:val="0"/>
                    <w:spacing w:after="60"/>
                    <w:rPr>
                      <w:del w:id="4632" w:author="Lorenzo Fabbri" w:date="2024-09-24T14:48:00Z" w16du:dateUtc="2024-09-24T12:48:00Z"/>
                    </w:rPr>
                  </w:pPr>
                  <w:del w:id="4633" w:author="Lorenzo Fabbri" w:date="2024-09-24T14:48:00Z" w16du:dateUtc="2024-09-24T12:48:00Z">
                    <w:r w:rsidRPr="005A6AA3" w:rsidDel="00AE71EA">
                      <w:rPr>
                        <w:rFonts w:ascii="Calibri" w:hAnsi="Calibri"/>
                        <w:sz w:val="20"/>
                      </w:rPr>
                      <w:delText>Methyl paraben (MEPA)</w:delText>
                    </w:r>
                  </w:del>
                </w:p>
              </w:tc>
              <w:tc>
                <w:tcPr>
                  <w:tcW w:w="0" w:type="dxa"/>
                  <w:tcPrChange w:id="46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EA6DD5" w14:textId="2F74BE3D" w:rsidR="00066508" w:rsidRPr="005A6AA3" w:rsidDel="00AE71EA" w:rsidRDefault="00066508">
                  <w:pPr>
                    <w:keepNext/>
                    <w:widowControl w:val="0"/>
                    <w:spacing w:after="60"/>
                    <w:rPr>
                      <w:del w:id="4635" w:author="Lorenzo Fabbri" w:date="2024-09-24T14:48:00Z" w16du:dateUtc="2024-09-24T12:48:00Z"/>
                    </w:rPr>
                  </w:pPr>
                </w:p>
              </w:tc>
              <w:tc>
                <w:tcPr>
                  <w:tcW w:w="0" w:type="dxa"/>
                  <w:tcPrChange w:id="46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8455D3" w14:textId="2CB2F6F7" w:rsidR="00066508" w:rsidRPr="005A6AA3" w:rsidDel="00AE71EA" w:rsidRDefault="00066508">
                  <w:pPr>
                    <w:keepNext/>
                    <w:widowControl w:val="0"/>
                    <w:spacing w:after="60"/>
                    <w:rPr>
                      <w:del w:id="4637" w:author="Lorenzo Fabbri" w:date="2024-09-24T14:48:00Z" w16du:dateUtc="2024-09-24T12:48:00Z"/>
                    </w:rPr>
                  </w:pPr>
                </w:p>
              </w:tc>
              <w:tc>
                <w:tcPr>
                  <w:tcW w:w="0" w:type="dxa"/>
                  <w:tcPrChange w:id="463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4DD6A80" w14:textId="207AB7E7" w:rsidR="00066508" w:rsidRPr="005A6AA3" w:rsidDel="00AE71EA" w:rsidRDefault="00000000">
                  <w:pPr>
                    <w:keepNext/>
                    <w:widowControl w:val="0"/>
                    <w:spacing w:after="60"/>
                    <w:rPr>
                      <w:del w:id="4639" w:author="Lorenzo Fabbri" w:date="2024-09-24T14:48:00Z" w16du:dateUtc="2024-09-24T12:48:00Z"/>
                    </w:rPr>
                  </w:pPr>
                  <w:del w:id="4640"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6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4B8B16" w14:textId="23C4307F" w:rsidR="00066508" w:rsidRPr="005A6AA3" w:rsidDel="00AE71EA" w:rsidRDefault="00000000">
                  <w:pPr>
                    <w:keepNext/>
                    <w:widowControl w:val="0"/>
                    <w:spacing w:after="60"/>
                    <w:rPr>
                      <w:del w:id="4642" w:author="Lorenzo Fabbri" w:date="2024-09-24T14:48:00Z" w16du:dateUtc="2024-09-24T12:48:00Z"/>
                    </w:rPr>
                  </w:pPr>
                  <w:del w:id="4643" w:author="Lorenzo Fabbri" w:date="2024-09-24T14:48:00Z" w16du:dateUtc="2024-09-24T12:48:00Z">
                    <w:r w:rsidRPr="005A6AA3" w:rsidDel="00AE71EA">
                      <w:rPr>
                        <w:rFonts w:ascii="Calibri" w:hAnsi="Calibri"/>
                        <w:sz w:val="20"/>
                      </w:rPr>
                      <w:delText>microg / L</w:delText>
                    </w:r>
                  </w:del>
                </w:p>
              </w:tc>
              <w:tc>
                <w:tcPr>
                  <w:tcW w:w="0" w:type="dxa"/>
                  <w:tcPrChange w:id="46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23BBFC" w14:textId="6873D15E" w:rsidR="00066508" w:rsidRPr="005A6AA3" w:rsidDel="00AE71EA" w:rsidRDefault="00000000">
                  <w:pPr>
                    <w:keepNext/>
                    <w:widowControl w:val="0"/>
                    <w:spacing w:after="60"/>
                    <w:rPr>
                      <w:del w:id="4645" w:author="Lorenzo Fabbri" w:date="2024-09-24T14:48:00Z" w16du:dateUtc="2024-09-24T12:48:00Z"/>
                    </w:rPr>
                  </w:pPr>
                  <w:del w:id="4646" w:author="Lorenzo Fabbri" w:date="2024-09-24T14:48:00Z" w16du:dateUtc="2024-09-24T12:48:00Z">
                    <w:r w:rsidRPr="005A6AA3" w:rsidDel="00AE71EA">
                      <w:rPr>
                        <w:rFonts w:ascii="Calibri" w:hAnsi="Calibri"/>
                        <w:sz w:val="20"/>
                      </w:rPr>
                      <w:delText>postnatal</w:delText>
                    </w:r>
                  </w:del>
                </w:p>
              </w:tc>
              <w:tc>
                <w:tcPr>
                  <w:tcW w:w="0" w:type="dxa"/>
                  <w:tcPrChange w:id="46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EF8917" w14:textId="6ADC179A" w:rsidR="00066508" w:rsidRPr="005A6AA3" w:rsidDel="00AE71EA" w:rsidRDefault="00000000">
                  <w:pPr>
                    <w:keepNext/>
                    <w:widowControl w:val="0"/>
                    <w:spacing w:after="60"/>
                    <w:rPr>
                      <w:del w:id="4648" w:author="Lorenzo Fabbri" w:date="2024-09-24T14:48:00Z" w16du:dateUtc="2024-09-24T12:48:00Z"/>
                    </w:rPr>
                  </w:pPr>
                  <w:del w:id="4649" w:author="Lorenzo Fabbri" w:date="2024-09-24T14:48:00Z" w16du:dateUtc="2024-09-24T12:48:00Z">
                    <w:r w:rsidRPr="005A6AA3" w:rsidDel="00AE71EA">
                      <w:rPr>
                        <w:rFonts w:ascii="Calibri" w:hAnsi="Calibri"/>
                        <w:sz w:val="20"/>
                      </w:rPr>
                      <w:delText>No</w:delText>
                    </w:r>
                  </w:del>
                </w:p>
              </w:tc>
              <w:tc>
                <w:tcPr>
                  <w:tcW w:w="0" w:type="dxa"/>
                  <w:tcPrChange w:id="46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6B0955" w14:textId="59F56FC4" w:rsidR="00066508" w:rsidRPr="005A6AA3" w:rsidDel="00AE71EA" w:rsidRDefault="00000000">
                  <w:pPr>
                    <w:keepNext/>
                    <w:widowControl w:val="0"/>
                    <w:spacing w:after="60"/>
                    <w:rPr>
                      <w:del w:id="4651" w:author="Lorenzo Fabbri" w:date="2024-09-24T14:48:00Z" w16du:dateUtc="2024-09-24T12:48:00Z"/>
                    </w:rPr>
                  </w:pPr>
                  <w:del w:id="4652" w:author="Lorenzo Fabbri" w:date="2024-09-24T14:48:00Z" w16du:dateUtc="2024-09-24T12:48:00Z">
                    <w:r w:rsidRPr="005A6AA3" w:rsidDel="00AE71EA">
                      <w:rPr>
                        <w:rFonts w:ascii="Calibri" w:hAnsi="Calibri"/>
                        <w:sz w:val="20"/>
                      </w:rPr>
                      <w:delText>No</w:delText>
                    </w:r>
                  </w:del>
                </w:p>
              </w:tc>
              <w:tc>
                <w:tcPr>
                  <w:tcW w:w="0" w:type="dxa"/>
                  <w:tcPrChange w:id="46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051AA6B" w14:textId="66D24D84" w:rsidR="00066508" w:rsidRPr="005A6AA3" w:rsidDel="00AE71EA" w:rsidRDefault="00000000">
                  <w:pPr>
                    <w:keepNext/>
                    <w:widowControl w:val="0"/>
                    <w:spacing w:after="60"/>
                    <w:rPr>
                      <w:del w:id="4654" w:author="Lorenzo Fabbri" w:date="2024-09-24T14:48:00Z" w16du:dateUtc="2024-09-24T12:48:00Z"/>
                    </w:rPr>
                  </w:pPr>
                  <w:del w:id="4655" w:author="Lorenzo Fabbri" w:date="2024-09-24T14:48:00Z" w16du:dateUtc="2024-09-24T12:48:00Z">
                    <w:r w:rsidRPr="005A6AA3" w:rsidDel="00AE71EA">
                      <w:rPr>
                        <w:rFonts w:ascii="Calibri" w:hAnsi="Calibri"/>
                        <w:sz w:val="20"/>
                      </w:rPr>
                      <w:delText>Yes</w:delText>
                    </w:r>
                  </w:del>
                </w:p>
              </w:tc>
            </w:tr>
            <w:tr w:rsidR="00066508" w:rsidRPr="005A6AA3" w:rsidDel="00AE71EA" w14:paraId="22C6BE51" w14:textId="111BA267" w:rsidTr="006C3DDD">
              <w:trPr>
                <w:del w:id="4656" w:author="Lorenzo Fabbri" w:date="2024-09-24T14:48:00Z"/>
                <w:trPrChange w:id="4657" w:author="Lorenzo Fabbri" w:date="2024-09-19T20:37:00Z" w16du:dateUtc="2024-09-19T18:37:00Z">
                  <w:trPr>
                    <w:gridBefore w:val="1"/>
                    <w:cantSplit/>
                    <w:jc w:val="center"/>
                  </w:trPr>
                </w:trPrChange>
              </w:trPr>
              <w:tc>
                <w:tcPr>
                  <w:tcW w:w="0" w:type="dxa"/>
                  <w:tcPrChange w:id="46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9CBC49" w14:textId="14B43E89" w:rsidR="00066508" w:rsidRPr="005A6AA3" w:rsidDel="00AE71EA" w:rsidRDefault="00000000">
                  <w:pPr>
                    <w:keepNext/>
                    <w:widowControl w:val="0"/>
                    <w:spacing w:after="60"/>
                    <w:rPr>
                      <w:del w:id="4659" w:author="Lorenzo Fabbri" w:date="2024-09-24T14:48:00Z" w16du:dateUtc="2024-09-24T12:48:00Z"/>
                    </w:rPr>
                  </w:pPr>
                  <w:del w:id="4660" w:author="Lorenzo Fabbri" w:date="2024-09-24T14:48:00Z" w16du:dateUtc="2024-09-24T12:48:00Z">
                    <w:r w:rsidRPr="005A6AA3" w:rsidDel="00AE71EA">
                      <w:rPr>
                        <w:rFonts w:ascii="Calibri" w:hAnsi="Calibri"/>
                        <w:sz w:val="20"/>
                      </w:rPr>
                      <w:delText>hs_mibp_c</w:delText>
                    </w:r>
                  </w:del>
                </w:p>
              </w:tc>
              <w:tc>
                <w:tcPr>
                  <w:tcW w:w="0" w:type="dxa"/>
                  <w:tcPrChange w:id="46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F020C5" w14:textId="7B4F12E2" w:rsidR="00066508" w:rsidRPr="005A6AA3" w:rsidDel="00AE71EA" w:rsidRDefault="00000000">
                  <w:pPr>
                    <w:keepNext/>
                    <w:widowControl w:val="0"/>
                    <w:spacing w:after="60"/>
                    <w:rPr>
                      <w:del w:id="4662" w:author="Lorenzo Fabbri" w:date="2024-09-24T14:48:00Z" w16du:dateUtc="2024-09-24T12:48:00Z"/>
                    </w:rPr>
                  </w:pPr>
                  <w:del w:id="4663" w:author="Lorenzo Fabbri" w:date="2024-09-24T14:48:00Z" w16du:dateUtc="2024-09-24T12:48:00Z">
                    <w:r w:rsidRPr="005A6AA3" w:rsidDel="00AE71EA">
                      <w:rPr>
                        <w:rFonts w:ascii="Calibri" w:hAnsi="Calibri"/>
                        <w:sz w:val="20"/>
                      </w:rPr>
                      <w:delText>numerical</w:delText>
                    </w:r>
                  </w:del>
                </w:p>
              </w:tc>
              <w:tc>
                <w:tcPr>
                  <w:tcW w:w="0" w:type="dxa"/>
                  <w:tcPrChange w:id="46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6271F" w14:textId="0C58EDC8" w:rsidR="00066508" w:rsidRPr="005A6AA3" w:rsidDel="00AE71EA" w:rsidRDefault="00000000">
                  <w:pPr>
                    <w:keepNext/>
                    <w:widowControl w:val="0"/>
                    <w:spacing w:after="60"/>
                    <w:rPr>
                      <w:del w:id="4665" w:author="Lorenzo Fabbri" w:date="2024-09-24T14:48:00Z" w16du:dateUtc="2024-09-24T12:48:00Z"/>
                    </w:rPr>
                  </w:pPr>
                  <w:del w:id="4666" w:author="Lorenzo Fabbri" w:date="2024-09-24T14:48:00Z" w16du:dateUtc="2024-09-24T12:48:00Z">
                    <w:r w:rsidRPr="005A6AA3" w:rsidDel="00AE71EA">
                      <w:rPr>
                        <w:rFonts w:ascii="Calibri" w:hAnsi="Calibri"/>
                        <w:sz w:val="20"/>
                      </w:rPr>
                      <w:delText>Mono-iso-butyl phthalate (MiBP)</w:delText>
                    </w:r>
                  </w:del>
                </w:p>
              </w:tc>
              <w:tc>
                <w:tcPr>
                  <w:tcW w:w="0" w:type="dxa"/>
                  <w:tcPrChange w:id="46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B785FD" w14:textId="4AA6BE2A" w:rsidR="00066508" w:rsidRPr="005A6AA3" w:rsidDel="00AE71EA" w:rsidRDefault="00066508">
                  <w:pPr>
                    <w:keepNext/>
                    <w:widowControl w:val="0"/>
                    <w:spacing w:after="60"/>
                    <w:rPr>
                      <w:del w:id="4668" w:author="Lorenzo Fabbri" w:date="2024-09-24T14:48:00Z" w16du:dateUtc="2024-09-24T12:48:00Z"/>
                    </w:rPr>
                  </w:pPr>
                </w:p>
              </w:tc>
              <w:tc>
                <w:tcPr>
                  <w:tcW w:w="0" w:type="dxa"/>
                  <w:tcPrChange w:id="46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9BF774" w14:textId="79DA270C" w:rsidR="00066508" w:rsidRPr="005A6AA3" w:rsidDel="00AE71EA" w:rsidRDefault="00066508">
                  <w:pPr>
                    <w:keepNext/>
                    <w:widowControl w:val="0"/>
                    <w:spacing w:after="60"/>
                    <w:rPr>
                      <w:del w:id="4670" w:author="Lorenzo Fabbri" w:date="2024-09-24T14:48:00Z" w16du:dateUtc="2024-09-24T12:48:00Z"/>
                    </w:rPr>
                  </w:pPr>
                </w:p>
              </w:tc>
              <w:tc>
                <w:tcPr>
                  <w:tcW w:w="0" w:type="dxa"/>
                  <w:tcPrChange w:id="467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770EDFC" w14:textId="289DB024" w:rsidR="00066508" w:rsidRPr="005A6AA3" w:rsidDel="00AE71EA" w:rsidRDefault="00000000">
                  <w:pPr>
                    <w:keepNext/>
                    <w:widowControl w:val="0"/>
                    <w:spacing w:after="60"/>
                    <w:rPr>
                      <w:del w:id="4672" w:author="Lorenzo Fabbri" w:date="2024-09-24T14:48:00Z" w16du:dateUtc="2024-09-24T12:48:00Z"/>
                    </w:rPr>
                  </w:pPr>
                  <w:del w:id="4673"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6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66DC5F" w14:textId="42681A34" w:rsidR="00066508" w:rsidRPr="005A6AA3" w:rsidDel="00AE71EA" w:rsidRDefault="00000000">
                  <w:pPr>
                    <w:keepNext/>
                    <w:widowControl w:val="0"/>
                    <w:spacing w:after="60"/>
                    <w:rPr>
                      <w:del w:id="4675" w:author="Lorenzo Fabbri" w:date="2024-09-24T14:48:00Z" w16du:dateUtc="2024-09-24T12:48:00Z"/>
                    </w:rPr>
                  </w:pPr>
                  <w:del w:id="4676" w:author="Lorenzo Fabbri" w:date="2024-09-24T14:48:00Z" w16du:dateUtc="2024-09-24T12:48:00Z">
                    <w:r w:rsidRPr="005A6AA3" w:rsidDel="00AE71EA">
                      <w:rPr>
                        <w:rFonts w:ascii="Calibri" w:hAnsi="Calibri"/>
                        <w:sz w:val="20"/>
                      </w:rPr>
                      <w:delText>microg / L</w:delText>
                    </w:r>
                  </w:del>
                </w:p>
              </w:tc>
              <w:tc>
                <w:tcPr>
                  <w:tcW w:w="0" w:type="dxa"/>
                  <w:tcPrChange w:id="46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212411" w14:textId="6453F39B" w:rsidR="00066508" w:rsidRPr="005A6AA3" w:rsidDel="00AE71EA" w:rsidRDefault="00000000">
                  <w:pPr>
                    <w:keepNext/>
                    <w:widowControl w:val="0"/>
                    <w:spacing w:after="60"/>
                    <w:rPr>
                      <w:del w:id="4678" w:author="Lorenzo Fabbri" w:date="2024-09-24T14:48:00Z" w16du:dateUtc="2024-09-24T12:48:00Z"/>
                    </w:rPr>
                  </w:pPr>
                  <w:del w:id="4679" w:author="Lorenzo Fabbri" w:date="2024-09-24T14:48:00Z" w16du:dateUtc="2024-09-24T12:48:00Z">
                    <w:r w:rsidRPr="005A6AA3" w:rsidDel="00AE71EA">
                      <w:rPr>
                        <w:rFonts w:ascii="Calibri" w:hAnsi="Calibri"/>
                        <w:sz w:val="20"/>
                      </w:rPr>
                      <w:delText>postnatal</w:delText>
                    </w:r>
                  </w:del>
                </w:p>
              </w:tc>
              <w:tc>
                <w:tcPr>
                  <w:tcW w:w="0" w:type="dxa"/>
                  <w:tcPrChange w:id="46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718E3E" w14:textId="64B21635" w:rsidR="00066508" w:rsidRPr="005A6AA3" w:rsidDel="00AE71EA" w:rsidRDefault="00000000">
                  <w:pPr>
                    <w:keepNext/>
                    <w:widowControl w:val="0"/>
                    <w:spacing w:after="60"/>
                    <w:rPr>
                      <w:del w:id="4681" w:author="Lorenzo Fabbri" w:date="2024-09-24T14:48:00Z" w16du:dateUtc="2024-09-24T12:48:00Z"/>
                    </w:rPr>
                  </w:pPr>
                  <w:del w:id="4682" w:author="Lorenzo Fabbri" w:date="2024-09-24T14:48:00Z" w16du:dateUtc="2024-09-24T12:48:00Z">
                    <w:r w:rsidRPr="005A6AA3" w:rsidDel="00AE71EA">
                      <w:rPr>
                        <w:rFonts w:ascii="Calibri" w:hAnsi="Calibri"/>
                        <w:sz w:val="20"/>
                      </w:rPr>
                      <w:delText>No</w:delText>
                    </w:r>
                  </w:del>
                </w:p>
              </w:tc>
              <w:tc>
                <w:tcPr>
                  <w:tcW w:w="0" w:type="dxa"/>
                  <w:tcPrChange w:id="46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ADA48" w14:textId="0129B1D6" w:rsidR="00066508" w:rsidRPr="005A6AA3" w:rsidDel="00AE71EA" w:rsidRDefault="00000000">
                  <w:pPr>
                    <w:keepNext/>
                    <w:widowControl w:val="0"/>
                    <w:spacing w:after="60"/>
                    <w:rPr>
                      <w:del w:id="4684" w:author="Lorenzo Fabbri" w:date="2024-09-24T14:48:00Z" w16du:dateUtc="2024-09-24T12:48:00Z"/>
                    </w:rPr>
                  </w:pPr>
                  <w:del w:id="4685" w:author="Lorenzo Fabbri" w:date="2024-09-24T14:48:00Z" w16du:dateUtc="2024-09-24T12:48:00Z">
                    <w:r w:rsidRPr="005A6AA3" w:rsidDel="00AE71EA">
                      <w:rPr>
                        <w:rFonts w:ascii="Calibri" w:hAnsi="Calibri"/>
                        <w:sz w:val="20"/>
                      </w:rPr>
                      <w:delText>No</w:delText>
                    </w:r>
                  </w:del>
                </w:p>
              </w:tc>
              <w:tc>
                <w:tcPr>
                  <w:tcW w:w="0" w:type="dxa"/>
                  <w:tcPrChange w:id="46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44DC5E" w14:textId="5F2B0996" w:rsidR="00066508" w:rsidRPr="005A6AA3" w:rsidDel="00AE71EA" w:rsidRDefault="00000000">
                  <w:pPr>
                    <w:keepNext/>
                    <w:widowControl w:val="0"/>
                    <w:spacing w:after="60"/>
                    <w:rPr>
                      <w:del w:id="4687" w:author="Lorenzo Fabbri" w:date="2024-09-24T14:48:00Z" w16du:dateUtc="2024-09-24T12:48:00Z"/>
                    </w:rPr>
                  </w:pPr>
                  <w:del w:id="4688" w:author="Lorenzo Fabbri" w:date="2024-09-24T14:48:00Z" w16du:dateUtc="2024-09-24T12:48:00Z">
                    <w:r w:rsidRPr="005A6AA3" w:rsidDel="00AE71EA">
                      <w:rPr>
                        <w:rFonts w:ascii="Calibri" w:hAnsi="Calibri"/>
                        <w:sz w:val="20"/>
                      </w:rPr>
                      <w:delText>Yes</w:delText>
                    </w:r>
                  </w:del>
                </w:p>
              </w:tc>
            </w:tr>
            <w:tr w:rsidR="00066508" w:rsidRPr="005A6AA3" w:rsidDel="00AE71EA" w14:paraId="0B431519" w14:textId="6C2FE297" w:rsidTr="006C3DDD">
              <w:trPr>
                <w:del w:id="4689" w:author="Lorenzo Fabbri" w:date="2024-09-24T14:48:00Z"/>
                <w:trPrChange w:id="4690" w:author="Lorenzo Fabbri" w:date="2024-09-19T20:37:00Z" w16du:dateUtc="2024-09-19T18:37:00Z">
                  <w:trPr>
                    <w:gridBefore w:val="1"/>
                    <w:cantSplit/>
                    <w:jc w:val="center"/>
                  </w:trPr>
                </w:trPrChange>
              </w:trPr>
              <w:tc>
                <w:tcPr>
                  <w:tcW w:w="0" w:type="dxa"/>
                  <w:tcPrChange w:id="46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D7FFDCC" w14:textId="5366BE62" w:rsidR="00066508" w:rsidRPr="005A6AA3" w:rsidDel="00AE71EA" w:rsidRDefault="00000000">
                  <w:pPr>
                    <w:keepNext/>
                    <w:widowControl w:val="0"/>
                    <w:spacing w:after="60"/>
                    <w:rPr>
                      <w:del w:id="4692" w:author="Lorenzo Fabbri" w:date="2024-09-24T14:48:00Z" w16du:dateUtc="2024-09-24T12:48:00Z"/>
                    </w:rPr>
                  </w:pPr>
                  <w:del w:id="4693" w:author="Lorenzo Fabbri" w:date="2024-09-24T14:48:00Z" w16du:dateUtc="2024-09-24T12:48:00Z">
                    <w:r w:rsidRPr="005A6AA3" w:rsidDel="00AE71EA">
                      <w:rPr>
                        <w:rFonts w:ascii="Calibri" w:hAnsi="Calibri"/>
                        <w:sz w:val="20"/>
                      </w:rPr>
                      <w:delText>hs_mnbp_c</w:delText>
                    </w:r>
                  </w:del>
                </w:p>
              </w:tc>
              <w:tc>
                <w:tcPr>
                  <w:tcW w:w="0" w:type="dxa"/>
                  <w:tcPrChange w:id="46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3842D0" w14:textId="21B37BBE" w:rsidR="00066508" w:rsidRPr="005A6AA3" w:rsidDel="00AE71EA" w:rsidRDefault="00000000">
                  <w:pPr>
                    <w:keepNext/>
                    <w:widowControl w:val="0"/>
                    <w:spacing w:after="60"/>
                    <w:rPr>
                      <w:del w:id="4695" w:author="Lorenzo Fabbri" w:date="2024-09-24T14:48:00Z" w16du:dateUtc="2024-09-24T12:48:00Z"/>
                    </w:rPr>
                  </w:pPr>
                  <w:del w:id="4696" w:author="Lorenzo Fabbri" w:date="2024-09-24T14:48:00Z" w16du:dateUtc="2024-09-24T12:48:00Z">
                    <w:r w:rsidRPr="005A6AA3" w:rsidDel="00AE71EA">
                      <w:rPr>
                        <w:rFonts w:ascii="Calibri" w:hAnsi="Calibri"/>
                        <w:sz w:val="20"/>
                      </w:rPr>
                      <w:delText>numerical</w:delText>
                    </w:r>
                  </w:del>
                </w:p>
              </w:tc>
              <w:tc>
                <w:tcPr>
                  <w:tcW w:w="0" w:type="dxa"/>
                  <w:tcPrChange w:id="46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681F3E" w14:textId="5611E43C" w:rsidR="00066508" w:rsidRPr="005A6AA3" w:rsidDel="00AE71EA" w:rsidRDefault="00000000">
                  <w:pPr>
                    <w:keepNext/>
                    <w:widowControl w:val="0"/>
                    <w:spacing w:after="60"/>
                    <w:rPr>
                      <w:del w:id="4698" w:author="Lorenzo Fabbri" w:date="2024-09-24T14:48:00Z" w16du:dateUtc="2024-09-24T12:48:00Z"/>
                    </w:rPr>
                  </w:pPr>
                  <w:del w:id="4699" w:author="Lorenzo Fabbri" w:date="2024-09-24T14:48:00Z" w16du:dateUtc="2024-09-24T12:48:00Z">
                    <w:r w:rsidRPr="005A6AA3" w:rsidDel="00AE71EA">
                      <w:rPr>
                        <w:rFonts w:ascii="Calibri" w:hAnsi="Calibri"/>
                        <w:sz w:val="20"/>
                      </w:rPr>
                      <w:delText>Mono-n-butyl phthalate (MnBP)</w:delText>
                    </w:r>
                  </w:del>
                </w:p>
              </w:tc>
              <w:tc>
                <w:tcPr>
                  <w:tcW w:w="0" w:type="dxa"/>
                  <w:tcPrChange w:id="47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838D1F" w14:textId="076DB814" w:rsidR="00066508" w:rsidRPr="005A6AA3" w:rsidDel="00AE71EA" w:rsidRDefault="00066508">
                  <w:pPr>
                    <w:keepNext/>
                    <w:widowControl w:val="0"/>
                    <w:spacing w:after="60"/>
                    <w:rPr>
                      <w:del w:id="4701" w:author="Lorenzo Fabbri" w:date="2024-09-24T14:48:00Z" w16du:dateUtc="2024-09-24T12:48:00Z"/>
                    </w:rPr>
                  </w:pPr>
                </w:p>
              </w:tc>
              <w:tc>
                <w:tcPr>
                  <w:tcW w:w="0" w:type="dxa"/>
                  <w:tcPrChange w:id="47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C9EB5A" w14:textId="173B886C" w:rsidR="00066508" w:rsidRPr="005A6AA3" w:rsidDel="00AE71EA" w:rsidRDefault="00066508">
                  <w:pPr>
                    <w:keepNext/>
                    <w:widowControl w:val="0"/>
                    <w:spacing w:after="60"/>
                    <w:rPr>
                      <w:del w:id="4703" w:author="Lorenzo Fabbri" w:date="2024-09-24T14:48:00Z" w16du:dateUtc="2024-09-24T12:48:00Z"/>
                    </w:rPr>
                  </w:pPr>
                </w:p>
              </w:tc>
              <w:tc>
                <w:tcPr>
                  <w:tcW w:w="0" w:type="dxa"/>
                  <w:tcPrChange w:id="470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6B6BC" w14:textId="683DEF71" w:rsidR="00066508" w:rsidRPr="005A6AA3" w:rsidDel="00AE71EA" w:rsidRDefault="00000000">
                  <w:pPr>
                    <w:keepNext/>
                    <w:widowControl w:val="0"/>
                    <w:spacing w:after="60"/>
                    <w:rPr>
                      <w:del w:id="4705" w:author="Lorenzo Fabbri" w:date="2024-09-24T14:48:00Z" w16du:dateUtc="2024-09-24T12:48:00Z"/>
                    </w:rPr>
                  </w:pPr>
                  <w:del w:id="4706"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7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AD185F" w14:textId="4608F160" w:rsidR="00066508" w:rsidRPr="005A6AA3" w:rsidDel="00AE71EA" w:rsidRDefault="00000000">
                  <w:pPr>
                    <w:keepNext/>
                    <w:widowControl w:val="0"/>
                    <w:spacing w:after="60"/>
                    <w:rPr>
                      <w:del w:id="4708" w:author="Lorenzo Fabbri" w:date="2024-09-24T14:48:00Z" w16du:dateUtc="2024-09-24T12:48:00Z"/>
                    </w:rPr>
                  </w:pPr>
                  <w:del w:id="4709" w:author="Lorenzo Fabbri" w:date="2024-09-24T14:48:00Z" w16du:dateUtc="2024-09-24T12:48:00Z">
                    <w:r w:rsidRPr="005A6AA3" w:rsidDel="00AE71EA">
                      <w:rPr>
                        <w:rFonts w:ascii="Calibri" w:hAnsi="Calibri"/>
                        <w:sz w:val="20"/>
                      </w:rPr>
                      <w:delText>microg / L</w:delText>
                    </w:r>
                  </w:del>
                </w:p>
              </w:tc>
              <w:tc>
                <w:tcPr>
                  <w:tcW w:w="0" w:type="dxa"/>
                  <w:tcPrChange w:id="47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CD8B0" w14:textId="6690B003" w:rsidR="00066508" w:rsidRPr="005A6AA3" w:rsidDel="00AE71EA" w:rsidRDefault="00000000">
                  <w:pPr>
                    <w:keepNext/>
                    <w:widowControl w:val="0"/>
                    <w:spacing w:after="60"/>
                    <w:rPr>
                      <w:del w:id="4711" w:author="Lorenzo Fabbri" w:date="2024-09-24T14:48:00Z" w16du:dateUtc="2024-09-24T12:48:00Z"/>
                    </w:rPr>
                  </w:pPr>
                  <w:del w:id="4712" w:author="Lorenzo Fabbri" w:date="2024-09-24T14:48:00Z" w16du:dateUtc="2024-09-24T12:48:00Z">
                    <w:r w:rsidRPr="005A6AA3" w:rsidDel="00AE71EA">
                      <w:rPr>
                        <w:rFonts w:ascii="Calibri" w:hAnsi="Calibri"/>
                        <w:sz w:val="20"/>
                      </w:rPr>
                      <w:delText>postnatal</w:delText>
                    </w:r>
                  </w:del>
                </w:p>
              </w:tc>
              <w:tc>
                <w:tcPr>
                  <w:tcW w:w="0" w:type="dxa"/>
                  <w:tcPrChange w:id="47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61D286" w14:textId="125B8230" w:rsidR="00066508" w:rsidRPr="005A6AA3" w:rsidDel="00AE71EA" w:rsidRDefault="00000000">
                  <w:pPr>
                    <w:keepNext/>
                    <w:widowControl w:val="0"/>
                    <w:spacing w:after="60"/>
                    <w:rPr>
                      <w:del w:id="4714" w:author="Lorenzo Fabbri" w:date="2024-09-24T14:48:00Z" w16du:dateUtc="2024-09-24T12:48:00Z"/>
                    </w:rPr>
                  </w:pPr>
                  <w:del w:id="4715" w:author="Lorenzo Fabbri" w:date="2024-09-24T14:48:00Z" w16du:dateUtc="2024-09-24T12:48:00Z">
                    <w:r w:rsidRPr="005A6AA3" w:rsidDel="00AE71EA">
                      <w:rPr>
                        <w:rFonts w:ascii="Calibri" w:hAnsi="Calibri"/>
                        <w:sz w:val="20"/>
                      </w:rPr>
                      <w:delText>No</w:delText>
                    </w:r>
                  </w:del>
                </w:p>
              </w:tc>
              <w:tc>
                <w:tcPr>
                  <w:tcW w:w="0" w:type="dxa"/>
                  <w:tcPrChange w:id="47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D61874" w14:textId="5C59C593" w:rsidR="00066508" w:rsidRPr="005A6AA3" w:rsidDel="00AE71EA" w:rsidRDefault="00000000">
                  <w:pPr>
                    <w:keepNext/>
                    <w:widowControl w:val="0"/>
                    <w:spacing w:after="60"/>
                    <w:rPr>
                      <w:del w:id="4717" w:author="Lorenzo Fabbri" w:date="2024-09-24T14:48:00Z" w16du:dateUtc="2024-09-24T12:48:00Z"/>
                    </w:rPr>
                  </w:pPr>
                  <w:del w:id="4718" w:author="Lorenzo Fabbri" w:date="2024-09-24T14:48:00Z" w16du:dateUtc="2024-09-24T12:48:00Z">
                    <w:r w:rsidRPr="005A6AA3" w:rsidDel="00AE71EA">
                      <w:rPr>
                        <w:rFonts w:ascii="Calibri" w:hAnsi="Calibri"/>
                        <w:sz w:val="20"/>
                      </w:rPr>
                      <w:delText>No</w:delText>
                    </w:r>
                  </w:del>
                </w:p>
              </w:tc>
              <w:tc>
                <w:tcPr>
                  <w:tcW w:w="0" w:type="dxa"/>
                  <w:tcPrChange w:id="47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74CF57" w14:textId="6A702B09" w:rsidR="00066508" w:rsidRPr="005A6AA3" w:rsidDel="00AE71EA" w:rsidRDefault="00000000">
                  <w:pPr>
                    <w:keepNext/>
                    <w:widowControl w:val="0"/>
                    <w:spacing w:after="60"/>
                    <w:rPr>
                      <w:del w:id="4720" w:author="Lorenzo Fabbri" w:date="2024-09-24T14:48:00Z" w16du:dateUtc="2024-09-24T12:48:00Z"/>
                    </w:rPr>
                  </w:pPr>
                  <w:del w:id="4721" w:author="Lorenzo Fabbri" w:date="2024-09-24T14:48:00Z" w16du:dateUtc="2024-09-24T12:48:00Z">
                    <w:r w:rsidRPr="005A6AA3" w:rsidDel="00AE71EA">
                      <w:rPr>
                        <w:rFonts w:ascii="Calibri" w:hAnsi="Calibri"/>
                        <w:sz w:val="20"/>
                      </w:rPr>
                      <w:delText>Yes</w:delText>
                    </w:r>
                  </w:del>
                </w:p>
              </w:tc>
            </w:tr>
            <w:tr w:rsidR="00066508" w:rsidRPr="005A6AA3" w:rsidDel="00AE71EA" w14:paraId="16553965" w14:textId="223FBDED" w:rsidTr="006C3DDD">
              <w:trPr>
                <w:del w:id="4722" w:author="Lorenzo Fabbri" w:date="2024-09-24T14:48:00Z"/>
                <w:trPrChange w:id="4723" w:author="Lorenzo Fabbri" w:date="2024-09-19T20:37:00Z" w16du:dateUtc="2024-09-19T18:37:00Z">
                  <w:trPr>
                    <w:gridBefore w:val="1"/>
                    <w:cantSplit/>
                    <w:jc w:val="center"/>
                  </w:trPr>
                </w:trPrChange>
              </w:trPr>
              <w:tc>
                <w:tcPr>
                  <w:tcW w:w="0" w:type="dxa"/>
                  <w:tcPrChange w:id="47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D276A" w14:textId="28E630CE" w:rsidR="00066508" w:rsidRPr="005A6AA3" w:rsidDel="00AE71EA" w:rsidRDefault="00000000">
                  <w:pPr>
                    <w:keepNext/>
                    <w:widowControl w:val="0"/>
                    <w:spacing w:after="60"/>
                    <w:rPr>
                      <w:del w:id="4725" w:author="Lorenzo Fabbri" w:date="2024-09-24T14:48:00Z" w16du:dateUtc="2024-09-24T12:48:00Z"/>
                    </w:rPr>
                  </w:pPr>
                  <w:del w:id="4726" w:author="Lorenzo Fabbri" w:date="2024-09-24T14:48:00Z" w16du:dateUtc="2024-09-24T12:48:00Z">
                    <w:r w:rsidRPr="005A6AA3" w:rsidDel="00AE71EA">
                      <w:rPr>
                        <w:rFonts w:ascii="Calibri" w:hAnsi="Calibri"/>
                        <w:sz w:val="20"/>
                      </w:rPr>
                      <w:delText>hs_ohminp_c</w:delText>
                    </w:r>
                  </w:del>
                </w:p>
              </w:tc>
              <w:tc>
                <w:tcPr>
                  <w:tcW w:w="0" w:type="dxa"/>
                  <w:tcPrChange w:id="47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2DE459" w14:textId="54A130BC" w:rsidR="00066508" w:rsidRPr="005A6AA3" w:rsidDel="00AE71EA" w:rsidRDefault="00000000">
                  <w:pPr>
                    <w:keepNext/>
                    <w:widowControl w:val="0"/>
                    <w:spacing w:after="60"/>
                    <w:rPr>
                      <w:del w:id="4728" w:author="Lorenzo Fabbri" w:date="2024-09-24T14:48:00Z" w16du:dateUtc="2024-09-24T12:48:00Z"/>
                    </w:rPr>
                  </w:pPr>
                  <w:del w:id="4729" w:author="Lorenzo Fabbri" w:date="2024-09-24T14:48:00Z" w16du:dateUtc="2024-09-24T12:48:00Z">
                    <w:r w:rsidRPr="005A6AA3" w:rsidDel="00AE71EA">
                      <w:rPr>
                        <w:rFonts w:ascii="Calibri" w:hAnsi="Calibri"/>
                        <w:sz w:val="20"/>
                      </w:rPr>
                      <w:delText>numerical</w:delText>
                    </w:r>
                  </w:del>
                </w:p>
              </w:tc>
              <w:tc>
                <w:tcPr>
                  <w:tcW w:w="0" w:type="dxa"/>
                  <w:tcPrChange w:id="47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E182E" w14:textId="55966EF6" w:rsidR="00066508" w:rsidRPr="005A6AA3" w:rsidDel="00AE71EA" w:rsidRDefault="00000000">
                  <w:pPr>
                    <w:keepNext/>
                    <w:widowControl w:val="0"/>
                    <w:spacing w:after="60"/>
                    <w:rPr>
                      <w:del w:id="4731" w:author="Lorenzo Fabbri" w:date="2024-09-24T14:48:00Z" w16du:dateUtc="2024-09-24T12:48:00Z"/>
                    </w:rPr>
                  </w:pPr>
                  <w:del w:id="4732" w:author="Lorenzo Fabbri" w:date="2024-09-24T14:48:00Z" w16du:dateUtc="2024-09-24T12:48:00Z">
                    <w:r w:rsidRPr="005A6AA3" w:rsidDel="00AE71EA">
                      <w:rPr>
                        <w:rFonts w:ascii="Calibri" w:hAnsi="Calibri"/>
                        <w:sz w:val="20"/>
                      </w:rPr>
                      <w:delText>Mono-4-methyl-7-hydroxyoctyl phthalate (OHMiNP)</w:delText>
                    </w:r>
                  </w:del>
                </w:p>
              </w:tc>
              <w:tc>
                <w:tcPr>
                  <w:tcW w:w="0" w:type="dxa"/>
                  <w:tcPrChange w:id="47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125B21" w14:textId="072BA8CA" w:rsidR="00066508" w:rsidRPr="005A6AA3" w:rsidDel="00AE71EA" w:rsidRDefault="00066508">
                  <w:pPr>
                    <w:keepNext/>
                    <w:widowControl w:val="0"/>
                    <w:spacing w:after="60"/>
                    <w:rPr>
                      <w:del w:id="4734" w:author="Lorenzo Fabbri" w:date="2024-09-24T14:48:00Z" w16du:dateUtc="2024-09-24T12:48:00Z"/>
                    </w:rPr>
                  </w:pPr>
                </w:p>
              </w:tc>
              <w:tc>
                <w:tcPr>
                  <w:tcW w:w="0" w:type="dxa"/>
                  <w:tcPrChange w:id="47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EC03B" w14:textId="30F7038F" w:rsidR="00066508" w:rsidRPr="005A6AA3" w:rsidDel="00AE71EA" w:rsidRDefault="00066508">
                  <w:pPr>
                    <w:keepNext/>
                    <w:widowControl w:val="0"/>
                    <w:spacing w:after="60"/>
                    <w:rPr>
                      <w:del w:id="4736" w:author="Lorenzo Fabbri" w:date="2024-09-24T14:48:00Z" w16du:dateUtc="2024-09-24T12:48:00Z"/>
                    </w:rPr>
                  </w:pPr>
                </w:p>
              </w:tc>
              <w:tc>
                <w:tcPr>
                  <w:tcW w:w="0" w:type="dxa"/>
                  <w:tcPrChange w:id="473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161569A" w14:textId="157189AD" w:rsidR="00066508" w:rsidRPr="005A6AA3" w:rsidDel="00AE71EA" w:rsidRDefault="00000000">
                  <w:pPr>
                    <w:keepNext/>
                    <w:widowControl w:val="0"/>
                    <w:spacing w:after="60"/>
                    <w:rPr>
                      <w:del w:id="4738" w:author="Lorenzo Fabbri" w:date="2024-09-24T14:48:00Z" w16du:dateUtc="2024-09-24T12:48:00Z"/>
                    </w:rPr>
                  </w:pPr>
                  <w:del w:id="4739"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7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440A25" w14:textId="1372CF98" w:rsidR="00066508" w:rsidRPr="005A6AA3" w:rsidDel="00AE71EA" w:rsidRDefault="00000000">
                  <w:pPr>
                    <w:keepNext/>
                    <w:widowControl w:val="0"/>
                    <w:spacing w:after="60"/>
                    <w:rPr>
                      <w:del w:id="4741" w:author="Lorenzo Fabbri" w:date="2024-09-24T14:48:00Z" w16du:dateUtc="2024-09-24T12:48:00Z"/>
                    </w:rPr>
                  </w:pPr>
                  <w:del w:id="4742" w:author="Lorenzo Fabbri" w:date="2024-09-24T14:48:00Z" w16du:dateUtc="2024-09-24T12:48:00Z">
                    <w:r w:rsidRPr="005A6AA3" w:rsidDel="00AE71EA">
                      <w:rPr>
                        <w:rFonts w:ascii="Calibri" w:hAnsi="Calibri"/>
                        <w:sz w:val="20"/>
                      </w:rPr>
                      <w:delText>microg / L</w:delText>
                    </w:r>
                  </w:del>
                </w:p>
              </w:tc>
              <w:tc>
                <w:tcPr>
                  <w:tcW w:w="0" w:type="dxa"/>
                  <w:tcPrChange w:id="47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45E9C3" w14:textId="35DBE34B" w:rsidR="00066508" w:rsidRPr="005A6AA3" w:rsidDel="00AE71EA" w:rsidRDefault="00000000">
                  <w:pPr>
                    <w:keepNext/>
                    <w:widowControl w:val="0"/>
                    <w:spacing w:after="60"/>
                    <w:rPr>
                      <w:del w:id="4744" w:author="Lorenzo Fabbri" w:date="2024-09-24T14:48:00Z" w16du:dateUtc="2024-09-24T12:48:00Z"/>
                    </w:rPr>
                  </w:pPr>
                  <w:del w:id="4745" w:author="Lorenzo Fabbri" w:date="2024-09-24T14:48:00Z" w16du:dateUtc="2024-09-24T12:48:00Z">
                    <w:r w:rsidRPr="005A6AA3" w:rsidDel="00AE71EA">
                      <w:rPr>
                        <w:rFonts w:ascii="Calibri" w:hAnsi="Calibri"/>
                        <w:sz w:val="20"/>
                      </w:rPr>
                      <w:delText>postnatal</w:delText>
                    </w:r>
                  </w:del>
                </w:p>
              </w:tc>
              <w:tc>
                <w:tcPr>
                  <w:tcW w:w="0" w:type="dxa"/>
                  <w:tcPrChange w:id="47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2599C9" w14:textId="7FA83F80" w:rsidR="00066508" w:rsidRPr="005A6AA3" w:rsidDel="00AE71EA" w:rsidRDefault="00000000">
                  <w:pPr>
                    <w:keepNext/>
                    <w:widowControl w:val="0"/>
                    <w:spacing w:after="60"/>
                    <w:rPr>
                      <w:del w:id="4747" w:author="Lorenzo Fabbri" w:date="2024-09-24T14:48:00Z" w16du:dateUtc="2024-09-24T12:48:00Z"/>
                    </w:rPr>
                  </w:pPr>
                  <w:del w:id="4748" w:author="Lorenzo Fabbri" w:date="2024-09-24T14:48:00Z" w16du:dateUtc="2024-09-24T12:48:00Z">
                    <w:r w:rsidRPr="005A6AA3" w:rsidDel="00AE71EA">
                      <w:rPr>
                        <w:rFonts w:ascii="Calibri" w:hAnsi="Calibri"/>
                        <w:sz w:val="20"/>
                      </w:rPr>
                      <w:delText>No</w:delText>
                    </w:r>
                  </w:del>
                </w:p>
              </w:tc>
              <w:tc>
                <w:tcPr>
                  <w:tcW w:w="0" w:type="dxa"/>
                  <w:tcPrChange w:id="47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9737D" w14:textId="319BFD4B" w:rsidR="00066508" w:rsidRPr="005A6AA3" w:rsidDel="00AE71EA" w:rsidRDefault="00000000">
                  <w:pPr>
                    <w:keepNext/>
                    <w:widowControl w:val="0"/>
                    <w:spacing w:after="60"/>
                    <w:rPr>
                      <w:del w:id="4750" w:author="Lorenzo Fabbri" w:date="2024-09-24T14:48:00Z" w16du:dateUtc="2024-09-24T12:48:00Z"/>
                    </w:rPr>
                  </w:pPr>
                  <w:del w:id="4751" w:author="Lorenzo Fabbri" w:date="2024-09-24T14:48:00Z" w16du:dateUtc="2024-09-24T12:48:00Z">
                    <w:r w:rsidRPr="005A6AA3" w:rsidDel="00AE71EA">
                      <w:rPr>
                        <w:rFonts w:ascii="Calibri" w:hAnsi="Calibri"/>
                        <w:sz w:val="20"/>
                      </w:rPr>
                      <w:delText>No</w:delText>
                    </w:r>
                  </w:del>
                </w:p>
              </w:tc>
              <w:tc>
                <w:tcPr>
                  <w:tcW w:w="0" w:type="dxa"/>
                  <w:tcPrChange w:id="47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20471E" w14:textId="6512EDF5" w:rsidR="00066508" w:rsidRPr="005A6AA3" w:rsidDel="00AE71EA" w:rsidRDefault="00000000">
                  <w:pPr>
                    <w:keepNext/>
                    <w:widowControl w:val="0"/>
                    <w:spacing w:after="60"/>
                    <w:rPr>
                      <w:del w:id="4753" w:author="Lorenzo Fabbri" w:date="2024-09-24T14:48:00Z" w16du:dateUtc="2024-09-24T12:48:00Z"/>
                    </w:rPr>
                  </w:pPr>
                  <w:del w:id="4754" w:author="Lorenzo Fabbri" w:date="2024-09-24T14:48:00Z" w16du:dateUtc="2024-09-24T12:48:00Z">
                    <w:r w:rsidRPr="005A6AA3" w:rsidDel="00AE71EA">
                      <w:rPr>
                        <w:rFonts w:ascii="Calibri" w:hAnsi="Calibri"/>
                        <w:sz w:val="20"/>
                      </w:rPr>
                      <w:delText>Yes</w:delText>
                    </w:r>
                  </w:del>
                </w:p>
              </w:tc>
            </w:tr>
            <w:tr w:rsidR="00066508" w:rsidRPr="005A6AA3" w:rsidDel="00AE71EA" w14:paraId="623B2F40" w14:textId="7911DC25" w:rsidTr="006C3DDD">
              <w:trPr>
                <w:del w:id="4755" w:author="Lorenzo Fabbri" w:date="2024-09-24T14:48:00Z"/>
                <w:trPrChange w:id="4756" w:author="Lorenzo Fabbri" w:date="2024-09-19T20:37:00Z" w16du:dateUtc="2024-09-19T18:37:00Z">
                  <w:trPr>
                    <w:gridBefore w:val="1"/>
                    <w:cantSplit/>
                    <w:jc w:val="center"/>
                  </w:trPr>
                </w:trPrChange>
              </w:trPr>
              <w:tc>
                <w:tcPr>
                  <w:tcW w:w="0" w:type="dxa"/>
                  <w:tcPrChange w:id="47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795F5" w14:textId="1C143A2B" w:rsidR="00066508" w:rsidRPr="005A6AA3" w:rsidDel="00AE71EA" w:rsidRDefault="00000000">
                  <w:pPr>
                    <w:keepNext/>
                    <w:widowControl w:val="0"/>
                    <w:spacing w:after="60"/>
                    <w:rPr>
                      <w:del w:id="4758" w:author="Lorenzo Fabbri" w:date="2024-09-24T14:48:00Z" w16du:dateUtc="2024-09-24T12:48:00Z"/>
                    </w:rPr>
                  </w:pPr>
                  <w:del w:id="4759" w:author="Lorenzo Fabbri" w:date="2024-09-24T14:48:00Z" w16du:dateUtc="2024-09-24T12:48:00Z">
                    <w:r w:rsidRPr="005A6AA3" w:rsidDel="00AE71EA">
                      <w:rPr>
                        <w:rFonts w:ascii="Calibri" w:hAnsi="Calibri"/>
                        <w:sz w:val="20"/>
                      </w:rPr>
                      <w:delText>hs_oxbe_c</w:delText>
                    </w:r>
                  </w:del>
                </w:p>
              </w:tc>
              <w:tc>
                <w:tcPr>
                  <w:tcW w:w="0" w:type="dxa"/>
                  <w:tcPrChange w:id="47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AFAC" w14:textId="0B056DF0" w:rsidR="00066508" w:rsidRPr="005A6AA3" w:rsidDel="00AE71EA" w:rsidRDefault="00000000">
                  <w:pPr>
                    <w:keepNext/>
                    <w:widowControl w:val="0"/>
                    <w:spacing w:after="60"/>
                    <w:rPr>
                      <w:del w:id="4761" w:author="Lorenzo Fabbri" w:date="2024-09-24T14:48:00Z" w16du:dateUtc="2024-09-24T12:48:00Z"/>
                    </w:rPr>
                  </w:pPr>
                  <w:del w:id="4762" w:author="Lorenzo Fabbri" w:date="2024-09-24T14:48:00Z" w16du:dateUtc="2024-09-24T12:48:00Z">
                    <w:r w:rsidRPr="005A6AA3" w:rsidDel="00AE71EA">
                      <w:rPr>
                        <w:rFonts w:ascii="Calibri" w:hAnsi="Calibri"/>
                        <w:sz w:val="20"/>
                      </w:rPr>
                      <w:delText>numerical</w:delText>
                    </w:r>
                  </w:del>
                </w:p>
              </w:tc>
              <w:tc>
                <w:tcPr>
                  <w:tcW w:w="0" w:type="dxa"/>
                  <w:tcPrChange w:id="47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B020E4" w14:textId="336C442B" w:rsidR="00066508" w:rsidRPr="005A6AA3" w:rsidDel="00AE71EA" w:rsidRDefault="00000000">
                  <w:pPr>
                    <w:keepNext/>
                    <w:widowControl w:val="0"/>
                    <w:spacing w:after="60"/>
                    <w:rPr>
                      <w:del w:id="4764" w:author="Lorenzo Fabbri" w:date="2024-09-24T14:48:00Z" w16du:dateUtc="2024-09-24T12:48:00Z"/>
                    </w:rPr>
                  </w:pPr>
                  <w:del w:id="4765" w:author="Lorenzo Fabbri" w:date="2024-09-24T14:48:00Z" w16du:dateUtc="2024-09-24T12:48:00Z">
                    <w:r w:rsidRPr="005A6AA3" w:rsidDel="00AE71EA">
                      <w:rPr>
                        <w:rFonts w:ascii="Calibri" w:hAnsi="Calibri"/>
                        <w:sz w:val="20"/>
                      </w:rPr>
                      <w:delText>Oxybenzone (OXBE)</w:delText>
                    </w:r>
                  </w:del>
                </w:p>
              </w:tc>
              <w:tc>
                <w:tcPr>
                  <w:tcW w:w="0" w:type="dxa"/>
                  <w:tcPrChange w:id="47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EAA8A4" w14:textId="5B7FF9C4" w:rsidR="00066508" w:rsidRPr="005A6AA3" w:rsidDel="00AE71EA" w:rsidRDefault="00066508">
                  <w:pPr>
                    <w:keepNext/>
                    <w:widowControl w:val="0"/>
                    <w:spacing w:after="60"/>
                    <w:rPr>
                      <w:del w:id="4767" w:author="Lorenzo Fabbri" w:date="2024-09-24T14:48:00Z" w16du:dateUtc="2024-09-24T12:48:00Z"/>
                    </w:rPr>
                  </w:pPr>
                </w:p>
              </w:tc>
              <w:tc>
                <w:tcPr>
                  <w:tcW w:w="0" w:type="dxa"/>
                  <w:tcPrChange w:id="47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545EF1" w14:textId="579DAD5E" w:rsidR="00066508" w:rsidRPr="005A6AA3" w:rsidDel="00AE71EA" w:rsidRDefault="00066508">
                  <w:pPr>
                    <w:keepNext/>
                    <w:widowControl w:val="0"/>
                    <w:spacing w:after="60"/>
                    <w:rPr>
                      <w:del w:id="4769" w:author="Lorenzo Fabbri" w:date="2024-09-24T14:48:00Z" w16du:dateUtc="2024-09-24T12:48:00Z"/>
                    </w:rPr>
                  </w:pPr>
                </w:p>
              </w:tc>
              <w:tc>
                <w:tcPr>
                  <w:tcW w:w="0" w:type="dxa"/>
                  <w:tcPrChange w:id="477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CB0258" w14:textId="3ADB997F" w:rsidR="00066508" w:rsidRPr="005A6AA3" w:rsidDel="00AE71EA" w:rsidRDefault="00000000">
                  <w:pPr>
                    <w:keepNext/>
                    <w:widowControl w:val="0"/>
                    <w:spacing w:after="60"/>
                    <w:rPr>
                      <w:del w:id="4771" w:author="Lorenzo Fabbri" w:date="2024-09-24T14:48:00Z" w16du:dateUtc="2024-09-24T12:48:00Z"/>
                    </w:rPr>
                  </w:pPr>
                  <w:del w:id="4772"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7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A5B0" w14:textId="2C4E405C" w:rsidR="00066508" w:rsidRPr="005A6AA3" w:rsidDel="00AE71EA" w:rsidRDefault="00000000">
                  <w:pPr>
                    <w:keepNext/>
                    <w:widowControl w:val="0"/>
                    <w:spacing w:after="60"/>
                    <w:rPr>
                      <w:del w:id="4774" w:author="Lorenzo Fabbri" w:date="2024-09-24T14:48:00Z" w16du:dateUtc="2024-09-24T12:48:00Z"/>
                    </w:rPr>
                  </w:pPr>
                  <w:del w:id="4775" w:author="Lorenzo Fabbri" w:date="2024-09-24T14:48:00Z" w16du:dateUtc="2024-09-24T12:48:00Z">
                    <w:r w:rsidRPr="005A6AA3" w:rsidDel="00AE71EA">
                      <w:rPr>
                        <w:rFonts w:ascii="Calibri" w:hAnsi="Calibri"/>
                        <w:sz w:val="20"/>
                      </w:rPr>
                      <w:delText>microg / L</w:delText>
                    </w:r>
                  </w:del>
                </w:p>
              </w:tc>
              <w:tc>
                <w:tcPr>
                  <w:tcW w:w="0" w:type="dxa"/>
                  <w:tcPrChange w:id="47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5221DD" w14:textId="339E35EE" w:rsidR="00066508" w:rsidRPr="005A6AA3" w:rsidDel="00AE71EA" w:rsidRDefault="00000000">
                  <w:pPr>
                    <w:keepNext/>
                    <w:widowControl w:val="0"/>
                    <w:spacing w:after="60"/>
                    <w:rPr>
                      <w:del w:id="4777" w:author="Lorenzo Fabbri" w:date="2024-09-24T14:48:00Z" w16du:dateUtc="2024-09-24T12:48:00Z"/>
                    </w:rPr>
                  </w:pPr>
                  <w:del w:id="4778" w:author="Lorenzo Fabbri" w:date="2024-09-24T14:48:00Z" w16du:dateUtc="2024-09-24T12:48:00Z">
                    <w:r w:rsidRPr="005A6AA3" w:rsidDel="00AE71EA">
                      <w:rPr>
                        <w:rFonts w:ascii="Calibri" w:hAnsi="Calibri"/>
                        <w:sz w:val="20"/>
                      </w:rPr>
                      <w:delText>postnatal</w:delText>
                    </w:r>
                  </w:del>
                </w:p>
              </w:tc>
              <w:tc>
                <w:tcPr>
                  <w:tcW w:w="0" w:type="dxa"/>
                  <w:tcPrChange w:id="47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E9D55C" w14:textId="0E9D6D2A" w:rsidR="00066508" w:rsidRPr="005A6AA3" w:rsidDel="00AE71EA" w:rsidRDefault="00000000">
                  <w:pPr>
                    <w:keepNext/>
                    <w:widowControl w:val="0"/>
                    <w:spacing w:after="60"/>
                    <w:rPr>
                      <w:del w:id="4780" w:author="Lorenzo Fabbri" w:date="2024-09-24T14:48:00Z" w16du:dateUtc="2024-09-24T12:48:00Z"/>
                    </w:rPr>
                  </w:pPr>
                  <w:del w:id="4781" w:author="Lorenzo Fabbri" w:date="2024-09-24T14:48:00Z" w16du:dateUtc="2024-09-24T12:48:00Z">
                    <w:r w:rsidRPr="005A6AA3" w:rsidDel="00AE71EA">
                      <w:rPr>
                        <w:rFonts w:ascii="Calibri" w:hAnsi="Calibri"/>
                        <w:sz w:val="20"/>
                      </w:rPr>
                      <w:delText>No</w:delText>
                    </w:r>
                  </w:del>
                </w:p>
              </w:tc>
              <w:tc>
                <w:tcPr>
                  <w:tcW w:w="0" w:type="dxa"/>
                  <w:tcPrChange w:id="47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AD521" w14:textId="4B3DFD4B" w:rsidR="00066508" w:rsidRPr="005A6AA3" w:rsidDel="00AE71EA" w:rsidRDefault="00000000">
                  <w:pPr>
                    <w:keepNext/>
                    <w:widowControl w:val="0"/>
                    <w:spacing w:after="60"/>
                    <w:rPr>
                      <w:del w:id="4783" w:author="Lorenzo Fabbri" w:date="2024-09-24T14:48:00Z" w16du:dateUtc="2024-09-24T12:48:00Z"/>
                    </w:rPr>
                  </w:pPr>
                  <w:del w:id="4784" w:author="Lorenzo Fabbri" w:date="2024-09-24T14:48:00Z" w16du:dateUtc="2024-09-24T12:48:00Z">
                    <w:r w:rsidRPr="005A6AA3" w:rsidDel="00AE71EA">
                      <w:rPr>
                        <w:rFonts w:ascii="Calibri" w:hAnsi="Calibri"/>
                        <w:sz w:val="20"/>
                      </w:rPr>
                      <w:delText>No</w:delText>
                    </w:r>
                  </w:del>
                </w:p>
              </w:tc>
              <w:tc>
                <w:tcPr>
                  <w:tcW w:w="0" w:type="dxa"/>
                  <w:tcPrChange w:id="47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BF415C" w14:textId="20AF1DAB" w:rsidR="00066508" w:rsidRPr="005A6AA3" w:rsidDel="00AE71EA" w:rsidRDefault="00000000">
                  <w:pPr>
                    <w:keepNext/>
                    <w:widowControl w:val="0"/>
                    <w:spacing w:after="60"/>
                    <w:rPr>
                      <w:del w:id="4786" w:author="Lorenzo Fabbri" w:date="2024-09-24T14:48:00Z" w16du:dateUtc="2024-09-24T12:48:00Z"/>
                    </w:rPr>
                  </w:pPr>
                  <w:del w:id="4787" w:author="Lorenzo Fabbri" w:date="2024-09-24T14:48:00Z" w16du:dateUtc="2024-09-24T12:48:00Z">
                    <w:r w:rsidRPr="005A6AA3" w:rsidDel="00AE71EA">
                      <w:rPr>
                        <w:rFonts w:ascii="Calibri" w:hAnsi="Calibri"/>
                        <w:sz w:val="20"/>
                      </w:rPr>
                      <w:delText>Yes</w:delText>
                    </w:r>
                  </w:del>
                </w:p>
              </w:tc>
            </w:tr>
            <w:tr w:rsidR="00066508" w:rsidRPr="005A6AA3" w:rsidDel="00AE71EA" w14:paraId="0CB565C8" w14:textId="2EBADFA8" w:rsidTr="006C3DDD">
              <w:trPr>
                <w:del w:id="4788" w:author="Lorenzo Fabbri" w:date="2024-09-24T14:48:00Z"/>
                <w:trPrChange w:id="4789" w:author="Lorenzo Fabbri" w:date="2024-09-19T20:37:00Z" w16du:dateUtc="2024-09-19T18:37:00Z">
                  <w:trPr>
                    <w:gridBefore w:val="1"/>
                    <w:cantSplit/>
                    <w:jc w:val="center"/>
                  </w:trPr>
                </w:trPrChange>
              </w:trPr>
              <w:tc>
                <w:tcPr>
                  <w:tcW w:w="0" w:type="dxa"/>
                  <w:tcPrChange w:id="47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0995F" w14:textId="12383AA9" w:rsidR="00066508" w:rsidRPr="005A6AA3" w:rsidDel="00AE71EA" w:rsidRDefault="00000000">
                  <w:pPr>
                    <w:keepNext/>
                    <w:widowControl w:val="0"/>
                    <w:spacing w:after="60"/>
                    <w:rPr>
                      <w:del w:id="4791" w:author="Lorenzo Fabbri" w:date="2024-09-24T14:48:00Z" w16du:dateUtc="2024-09-24T12:48:00Z"/>
                    </w:rPr>
                  </w:pPr>
                  <w:del w:id="4792" w:author="Lorenzo Fabbri" w:date="2024-09-24T14:48:00Z" w16du:dateUtc="2024-09-24T12:48:00Z">
                    <w:r w:rsidRPr="005A6AA3" w:rsidDel="00AE71EA">
                      <w:rPr>
                        <w:rFonts w:ascii="Calibri" w:hAnsi="Calibri"/>
                        <w:sz w:val="20"/>
                      </w:rPr>
                      <w:delText>hs_oxominp_c</w:delText>
                    </w:r>
                  </w:del>
                </w:p>
              </w:tc>
              <w:tc>
                <w:tcPr>
                  <w:tcW w:w="0" w:type="dxa"/>
                  <w:tcPrChange w:id="47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58934D" w14:textId="3785EA65" w:rsidR="00066508" w:rsidRPr="005A6AA3" w:rsidDel="00AE71EA" w:rsidRDefault="00000000">
                  <w:pPr>
                    <w:keepNext/>
                    <w:widowControl w:val="0"/>
                    <w:spacing w:after="60"/>
                    <w:rPr>
                      <w:del w:id="4794" w:author="Lorenzo Fabbri" w:date="2024-09-24T14:48:00Z" w16du:dateUtc="2024-09-24T12:48:00Z"/>
                    </w:rPr>
                  </w:pPr>
                  <w:del w:id="4795" w:author="Lorenzo Fabbri" w:date="2024-09-24T14:48:00Z" w16du:dateUtc="2024-09-24T12:48:00Z">
                    <w:r w:rsidRPr="005A6AA3" w:rsidDel="00AE71EA">
                      <w:rPr>
                        <w:rFonts w:ascii="Calibri" w:hAnsi="Calibri"/>
                        <w:sz w:val="20"/>
                      </w:rPr>
                      <w:delText>numerical</w:delText>
                    </w:r>
                  </w:del>
                </w:p>
              </w:tc>
              <w:tc>
                <w:tcPr>
                  <w:tcW w:w="0" w:type="dxa"/>
                  <w:tcPrChange w:id="47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17B6E2" w14:textId="26CE6243" w:rsidR="00066508" w:rsidRPr="005A6AA3" w:rsidDel="00AE71EA" w:rsidRDefault="00000000">
                  <w:pPr>
                    <w:keepNext/>
                    <w:widowControl w:val="0"/>
                    <w:spacing w:after="60"/>
                    <w:rPr>
                      <w:del w:id="4797" w:author="Lorenzo Fabbri" w:date="2024-09-24T14:48:00Z" w16du:dateUtc="2024-09-24T12:48:00Z"/>
                    </w:rPr>
                  </w:pPr>
                  <w:del w:id="4798" w:author="Lorenzo Fabbri" w:date="2024-09-24T14:48:00Z" w16du:dateUtc="2024-09-24T12:48:00Z">
                    <w:r w:rsidRPr="005A6AA3" w:rsidDel="00AE71EA">
                      <w:rPr>
                        <w:rFonts w:ascii="Calibri" w:hAnsi="Calibri"/>
                        <w:sz w:val="20"/>
                      </w:rPr>
                      <w:delText>Mono-4-methyl-7-oxooctyl phthalate (OXOMiNP)</w:delText>
                    </w:r>
                  </w:del>
                </w:p>
              </w:tc>
              <w:tc>
                <w:tcPr>
                  <w:tcW w:w="0" w:type="dxa"/>
                  <w:tcPrChange w:id="47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CFC1A3" w14:textId="569C6F6B" w:rsidR="00066508" w:rsidRPr="005A6AA3" w:rsidDel="00AE71EA" w:rsidRDefault="00066508">
                  <w:pPr>
                    <w:keepNext/>
                    <w:widowControl w:val="0"/>
                    <w:spacing w:after="60"/>
                    <w:rPr>
                      <w:del w:id="4800" w:author="Lorenzo Fabbri" w:date="2024-09-24T14:48:00Z" w16du:dateUtc="2024-09-24T12:48:00Z"/>
                    </w:rPr>
                  </w:pPr>
                </w:p>
              </w:tc>
              <w:tc>
                <w:tcPr>
                  <w:tcW w:w="0" w:type="dxa"/>
                  <w:tcPrChange w:id="48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445345" w14:textId="4A6B35DC" w:rsidR="00066508" w:rsidRPr="005A6AA3" w:rsidDel="00AE71EA" w:rsidRDefault="00066508">
                  <w:pPr>
                    <w:keepNext/>
                    <w:widowControl w:val="0"/>
                    <w:spacing w:after="60"/>
                    <w:rPr>
                      <w:del w:id="4802" w:author="Lorenzo Fabbri" w:date="2024-09-24T14:48:00Z" w16du:dateUtc="2024-09-24T12:48:00Z"/>
                    </w:rPr>
                  </w:pPr>
                </w:p>
              </w:tc>
              <w:tc>
                <w:tcPr>
                  <w:tcW w:w="0" w:type="dxa"/>
                  <w:tcPrChange w:id="480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3B5BBB" w14:textId="67FFEA8D" w:rsidR="00066508" w:rsidRPr="005A6AA3" w:rsidDel="00AE71EA" w:rsidRDefault="00000000">
                  <w:pPr>
                    <w:keepNext/>
                    <w:widowControl w:val="0"/>
                    <w:spacing w:after="60"/>
                    <w:rPr>
                      <w:del w:id="4804" w:author="Lorenzo Fabbri" w:date="2024-09-24T14:48:00Z" w16du:dateUtc="2024-09-24T12:48:00Z"/>
                    </w:rPr>
                  </w:pPr>
                  <w:del w:id="4805"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8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3ACA5B" w14:textId="33791106" w:rsidR="00066508" w:rsidRPr="005A6AA3" w:rsidDel="00AE71EA" w:rsidRDefault="00000000">
                  <w:pPr>
                    <w:keepNext/>
                    <w:widowControl w:val="0"/>
                    <w:spacing w:after="60"/>
                    <w:rPr>
                      <w:del w:id="4807" w:author="Lorenzo Fabbri" w:date="2024-09-24T14:48:00Z" w16du:dateUtc="2024-09-24T12:48:00Z"/>
                    </w:rPr>
                  </w:pPr>
                  <w:del w:id="4808" w:author="Lorenzo Fabbri" w:date="2024-09-24T14:48:00Z" w16du:dateUtc="2024-09-24T12:48:00Z">
                    <w:r w:rsidRPr="005A6AA3" w:rsidDel="00AE71EA">
                      <w:rPr>
                        <w:rFonts w:ascii="Calibri" w:hAnsi="Calibri"/>
                        <w:sz w:val="20"/>
                      </w:rPr>
                      <w:delText>microg / L</w:delText>
                    </w:r>
                  </w:del>
                </w:p>
              </w:tc>
              <w:tc>
                <w:tcPr>
                  <w:tcW w:w="0" w:type="dxa"/>
                  <w:tcPrChange w:id="48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1F275" w14:textId="71A6A753" w:rsidR="00066508" w:rsidRPr="005A6AA3" w:rsidDel="00AE71EA" w:rsidRDefault="00000000">
                  <w:pPr>
                    <w:keepNext/>
                    <w:widowControl w:val="0"/>
                    <w:spacing w:after="60"/>
                    <w:rPr>
                      <w:del w:id="4810" w:author="Lorenzo Fabbri" w:date="2024-09-24T14:48:00Z" w16du:dateUtc="2024-09-24T12:48:00Z"/>
                    </w:rPr>
                  </w:pPr>
                  <w:del w:id="4811" w:author="Lorenzo Fabbri" w:date="2024-09-24T14:48:00Z" w16du:dateUtc="2024-09-24T12:48:00Z">
                    <w:r w:rsidRPr="005A6AA3" w:rsidDel="00AE71EA">
                      <w:rPr>
                        <w:rFonts w:ascii="Calibri" w:hAnsi="Calibri"/>
                        <w:sz w:val="20"/>
                      </w:rPr>
                      <w:delText>postnatal</w:delText>
                    </w:r>
                  </w:del>
                </w:p>
              </w:tc>
              <w:tc>
                <w:tcPr>
                  <w:tcW w:w="0" w:type="dxa"/>
                  <w:tcPrChange w:id="48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F2D78" w14:textId="17C8E77C" w:rsidR="00066508" w:rsidRPr="005A6AA3" w:rsidDel="00AE71EA" w:rsidRDefault="00000000">
                  <w:pPr>
                    <w:keepNext/>
                    <w:widowControl w:val="0"/>
                    <w:spacing w:after="60"/>
                    <w:rPr>
                      <w:del w:id="4813" w:author="Lorenzo Fabbri" w:date="2024-09-24T14:48:00Z" w16du:dateUtc="2024-09-24T12:48:00Z"/>
                    </w:rPr>
                  </w:pPr>
                  <w:del w:id="4814" w:author="Lorenzo Fabbri" w:date="2024-09-24T14:48:00Z" w16du:dateUtc="2024-09-24T12:48:00Z">
                    <w:r w:rsidRPr="005A6AA3" w:rsidDel="00AE71EA">
                      <w:rPr>
                        <w:rFonts w:ascii="Calibri" w:hAnsi="Calibri"/>
                        <w:sz w:val="20"/>
                      </w:rPr>
                      <w:delText>No</w:delText>
                    </w:r>
                  </w:del>
                </w:p>
              </w:tc>
              <w:tc>
                <w:tcPr>
                  <w:tcW w:w="0" w:type="dxa"/>
                  <w:tcPrChange w:id="48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3052ED" w14:textId="730EC67F" w:rsidR="00066508" w:rsidRPr="005A6AA3" w:rsidDel="00AE71EA" w:rsidRDefault="00000000">
                  <w:pPr>
                    <w:keepNext/>
                    <w:widowControl w:val="0"/>
                    <w:spacing w:after="60"/>
                    <w:rPr>
                      <w:del w:id="4816" w:author="Lorenzo Fabbri" w:date="2024-09-24T14:48:00Z" w16du:dateUtc="2024-09-24T12:48:00Z"/>
                    </w:rPr>
                  </w:pPr>
                  <w:del w:id="4817" w:author="Lorenzo Fabbri" w:date="2024-09-24T14:48:00Z" w16du:dateUtc="2024-09-24T12:48:00Z">
                    <w:r w:rsidRPr="005A6AA3" w:rsidDel="00AE71EA">
                      <w:rPr>
                        <w:rFonts w:ascii="Calibri" w:hAnsi="Calibri"/>
                        <w:sz w:val="20"/>
                      </w:rPr>
                      <w:delText>No</w:delText>
                    </w:r>
                  </w:del>
                </w:p>
              </w:tc>
              <w:tc>
                <w:tcPr>
                  <w:tcW w:w="0" w:type="dxa"/>
                  <w:tcPrChange w:id="48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EA0B03" w14:textId="2BA687F7" w:rsidR="00066508" w:rsidRPr="005A6AA3" w:rsidDel="00AE71EA" w:rsidRDefault="00000000">
                  <w:pPr>
                    <w:keepNext/>
                    <w:widowControl w:val="0"/>
                    <w:spacing w:after="60"/>
                    <w:rPr>
                      <w:del w:id="4819" w:author="Lorenzo Fabbri" w:date="2024-09-24T14:48:00Z" w16du:dateUtc="2024-09-24T12:48:00Z"/>
                    </w:rPr>
                  </w:pPr>
                  <w:del w:id="4820" w:author="Lorenzo Fabbri" w:date="2024-09-24T14:48:00Z" w16du:dateUtc="2024-09-24T12:48:00Z">
                    <w:r w:rsidRPr="005A6AA3" w:rsidDel="00AE71EA">
                      <w:rPr>
                        <w:rFonts w:ascii="Calibri" w:hAnsi="Calibri"/>
                        <w:sz w:val="20"/>
                      </w:rPr>
                      <w:delText>Yes</w:delText>
                    </w:r>
                  </w:del>
                </w:p>
              </w:tc>
            </w:tr>
            <w:tr w:rsidR="00066508" w:rsidRPr="005A6AA3" w:rsidDel="00AE71EA" w14:paraId="0F5BCAC4" w14:textId="63B05995" w:rsidTr="006C3DDD">
              <w:trPr>
                <w:del w:id="4821" w:author="Lorenzo Fabbri" w:date="2024-09-24T14:48:00Z"/>
                <w:trPrChange w:id="4822" w:author="Lorenzo Fabbri" w:date="2024-09-19T20:37:00Z" w16du:dateUtc="2024-09-19T18:37:00Z">
                  <w:trPr>
                    <w:gridBefore w:val="1"/>
                    <w:cantSplit/>
                    <w:jc w:val="center"/>
                  </w:trPr>
                </w:trPrChange>
              </w:trPr>
              <w:tc>
                <w:tcPr>
                  <w:tcW w:w="0" w:type="dxa"/>
                  <w:tcPrChange w:id="48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0E6E84" w14:textId="207BB885" w:rsidR="00066508" w:rsidRPr="005A6AA3" w:rsidDel="00AE71EA" w:rsidRDefault="00000000">
                  <w:pPr>
                    <w:keepNext/>
                    <w:widowControl w:val="0"/>
                    <w:spacing w:after="60"/>
                    <w:rPr>
                      <w:del w:id="4824" w:author="Lorenzo Fabbri" w:date="2024-09-24T14:48:00Z" w16du:dateUtc="2024-09-24T12:48:00Z"/>
                    </w:rPr>
                  </w:pPr>
                  <w:del w:id="4825" w:author="Lorenzo Fabbri" w:date="2024-09-24T14:48:00Z" w16du:dateUtc="2024-09-24T12:48:00Z">
                    <w:r w:rsidRPr="005A6AA3" w:rsidDel="00AE71EA">
                      <w:rPr>
                        <w:rFonts w:ascii="Calibri" w:hAnsi="Calibri"/>
                        <w:sz w:val="20"/>
                      </w:rPr>
                      <w:delText>hs_prpa_c</w:delText>
                    </w:r>
                  </w:del>
                </w:p>
              </w:tc>
              <w:tc>
                <w:tcPr>
                  <w:tcW w:w="0" w:type="dxa"/>
                  <w:tcPrChange w:id="48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B29506" w14:textId="70FACEFB" w:rsidR="00066508" w:rsidRPr="005A6AA3" w:rsidDel="00AE71EA" w:rsidRDefault="00000000">
                  <w:pPr>
                    <w:keepNext/>
                    <w:widowControl w:val="0"/>
                    <w:spacing w:after="60"/>
                    <w:rPr>
                      <w:del w:id="4827" w:author="Lorenzo Fabbri" w:date="2024-09-24T14:48:00Z" w16du:dateUtc="2024-09-24T12:48:00Z"/>
                    </w:rPr>
                  </w:pPr>
                  <w:del w:id="4828" w:author="Lorenzo Fabbri" w:date="2024-09-24T14:48:00Z" w16du:dateUtc="2024-09-24T12:48:00Z">
                    <w:r w:rsidRPr="005A6AA3" w:rsidDel="00AE71EA">
                      <w:rPr>
                        <w:rFonts w:ascii="Calibri" w:hAnsi="Calibri"/>
                        <w:sz w:val="20"/>
                      </w:rPr>
                      <w:delText>numerical</w:delText>
                    </w:r>
                  </w:del>
                </w:p>
              </w:tc>
              <w:tc>
                <w:tcPr>
                  <w:tcW w:w="0" w:type="dxa"/>
                  <w:tcPrChange w:id="48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BBD33" w14:textId="0E3F0C34" w:rsidR="00066508" w:rsidRPr="005A6AA3" w:rsidDel="00AE71EA" w:rsidRDefault="00000000">
                  <w:pPr>
                    <w:keepNext/>
                    <w:widowControl w:val="0"/>
                    <w:spacing w:after="60"/>
                    <w:rPr>
                      <w:del w:id="4830" w:author="Lorenzo Fabbri" w:date="2024-09-24T14:48:00Z" w16du:dateUtc="2024-09-24T12:48:00Z"/>
                    </w:rPr>
                  </w:pPr>
                  <w:del w:id="4831" w:author="Lorenzo Fabbri" w:date="2024-09-24T14:48:00Z" w16du:dateUtc="2024-09-24T12:48:00Z">
                    <w:r w:rsidRPr="005A6AA3" w:rsidDel="00AE71EA">
                      <w:rPr>
                        <w:rFonts w:ascii="Calibri" w:hAnsi="Calibri"/>
                        <w:sz w:val="20"/>
                      </w:rPr>
                      <w:delText>Propyl paraben (PRPA)</w:delText>
                    </w:r>
                  </w:del>
                </w:p>
              </w:tc>
              <w:tc>
                <w:tcPr>
                  <w:tcW w:w="0" w:type="dxa"/>
                  <w:tcPrChange w:id="48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64C4F" w14:textId="23C3CD68" w:rsidR="00066508" w:rsidRPr="005A6AA3" w:rsidDel="00AE71EA" w:rsidRDefault="00066508">
                  <w:pPr>
                    <w:keepNext/>
                    <w:widowControl w:val="0"/>
                    <w:spacing w:after="60"/>
                    <w:rPr>
                      <w:del w:id="4833" w:author="Lorenzo Fabbri" w:date="2024-09-24T14:48:00Z" w16du:dateUtc="2024-09-24T12:48:00Z"/>
                    </w:rPr>
                  </w:pPr>
                </w:p>
              </w:tc>
              <w:tc>
                <w:tcPr>
                  <w:tcW w:w="0" w:type="dxa"/>
                  <w:tcPrChange w:id="48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8A3310" w14:textId="29ABD032" w:rsidR="00066508" w:rsidRPr="005A6AA3" w:rsidDel="00AE71EA" w:rsidRDefault="00066508">
                  <w:pPr>
                    <w:keepNext/>
                    <w:widowControl w:val="0"/>
                    <w:spacing w:after="60"/>
                    <w:rPr>
                      <w:del w:id="4835" w:author="Lorenzo Fabbri" w:date="2024-09-24T14:48:00Z" w16du:dateUtc="2024-09-24T12:48:00Z"/>
                    </w:rPr>
                  </w:pPr>
                </w:p>
              </w:tc>
              <w:tc>
                <w:tcPr>
                  <w:tcW w:w="0" w:type="dxa"/>
                  <w:tcPrChange w:id="483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D5C7C7" w14:textId="3481BC5C" w:rsidR="00066508" w:rsidRPr="005A6AA3" w:rsidDel="00AE71EA" w:rsidRDefault="00000000">
                  <w:pPr>
                    <w:keepNext/>
                    <w:widowControl w:val="0"/>
                    <w:spacing w:after="60"/>
                    <w:rPr>
                      <w:del w:id="4837" w:author="Lorenzo Fabbri" w:date="2024-09-24T14:48:00Z" w16du:dateUtc="2024-09-24T12:48:00Z"/>
                    </w:rPr>
                  </w:pPr>
                  <w:del w:id="4838"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8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DE467" w14:textId="2AD2EF37" w:rsidR="00066508" w:rsidRPr="005A6AA3" w:rsidDel="00AE71EA" w:rsidRDefault="00000000">
                  <w:pPr>
                    <w:keepNext/>
                    <w:widowControl w:val="0"/>
                    <w:spacing w:after="60"/>
                    <w:rPr>
                      <w:del w:id="4840" w:author="Lorenzo Fabbri" w:date="2024-09-24T14:48:00Z" w16du:dateUtc="2024-09-24T12:48:00Z"/>
                    </w:rPr>
                  </w:pPr>
                  <w:del w:id="4841" w:author="Lorenzo Fabbri" w:date="2024-09-24T14:48:00Z" w16du:dateUtc="2024-09-24T12:48:00Z">
                    <w:r w:rsidRPr="005A6AA3" w:rsidDel="00AE71EA">
                      <w:rPr>
                        <w:rFonts w:ascii="Calibri" w:hAnsi="Calibri"/>
                        <w:sz w:val="20"/>
                      </w:rPr>
                      <w:delText>microg / L</w:delText>
                    </w:r>
                  </w:del>
                </w:p>
              </w:tc>
              <w:tc>
                <w:tcPr>
                  <w:tcW w:w="0" w:type="dxa"/>
                  <w:tcPrChange w:id="48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10055A" w14:textId="3CCF1D4B" w:rsidR="00066508" w:rsidRPr="005A6AA3" w:rsidDel="00AE71EA" w:rsidRDefault="00000000">
                  <w:pPr>
                    <w:keepNext/>
                    <w:widowControl w:val="0"/>
                    <w:spacing w:after="60"/>
                    <w:rPr>
                      <w:del w:id="4843" w:author="Lorenzo Fabbri" w:date="2024-09-24T14:48:00Z" w16du:dateUtc="2024-09-24T12:48:00Z"/>
                    </w:rPr>
                  </w:pPr>
                  <w:del w:id="4844" w:author="Lorenzo Fabbri" w:date="2024-09-24T14:48:00Z" w16du:dateUtc="2024-09-24T12:48:00Z">
                    <w:r w:rsidRPr="005A6AA3" w:rsidDel="00AE71EA">
                      <w:rPr>
                        <w:rFonts w:ascii="Calibri" w:hAnsi="Calibri"/>
                        <w:sz w:val="20"/>
                      </w:rPr>
                      <w:delText>postnatal</w:delText>
                    </w:r>
                  </w:del>
                </w:p>
              </w:tc>
              <w:tc>
                <w:tcPr>
                  <w:tcW w:w="0" w:type="dxa"/>
                  <w:tcPrChange w:id="48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A47E8" w14:textId="4CB4E688" w:rsidR="00066508" w:rsidRPr="005A6AA3" w:rsidDel="00AE71EA" w:rsidRDefault="00000000">
                  <w:pPr>
                    <w:keepNext/>
                    <w:widowControl w:val="0"/>
                    <w:spacing w:after="60"/>
                    <w:rPr>
                      <w:del w:id="4846" w:author="Lorenzo Fabbri" w:date="2024-09-24T14:48:00Z" w16du:dateUtc="2024-09-24T12:48:00Z"/>
                    </w:rPr>
                  </w:pPr>
                  <w:del w:id="4847" w:author="Lorenzo Fabbri" w:date="2024-09-24T14:48:00Z" w16du:dateUtc="2024-09-24T12:48:00Z">
                    <w:r w:rsidRPr="005A6AA3" w:rsidDel="00AE71EA">
                      <w:rPr>
                        <w:rFonts w:ascii="Calibri" w:hAnsi="Calibri"/>
                        <w:sz w:val="20"/>
                      </w:rPr>
                      <w:delText>No</w:delText>
                    </w:r>
                  </w:del>
                </w:p>
              </w:tc>
              <w:tc>
                <w:tcPr>
                  <w:tcW w:w="0" w:type="dxa"/>
                  <w:tcPrChange w:id="48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5954CA6" w14:textId="465F8BF5" w:rsidR="00066508" w:rsidRPr="005A6AA3" w:rsidDel="00AE71EA" w:rsidRDefault="00000000">
                  <w:pPr>
                    <w:keepNext/>
                    <w:widowControl w:val="0"/>
                    <w:spacing w:after="60"/>
                    <w:rPr>
                      <w:del w:id="4849" w:author="Lorenzo Fabbri" w:date="2024-09-24T14:48:00Z" w16du:dateUtc="2024-09-24T12:48:00Z"/>
                    </w:rPr>
                  </w:pPr>
                  <w:del w:id="4850" w:author="Lorenzo Fabbri" w:date="2024-09-24T14:48:00Z" w16du:dateUtc="2024-09-24T12:48:00Z">
                    <w:r w:rsidRPr="005A6AA3" w:rsidDel="00AE71EA">
                      <w:rPr>
                        <w:rFonts w:ascii="Calibri" w:hAnsi="Calibri"/>
                        <w:sz w:val="20"/>
                      </w:rPr>
                      <w:delText>No</w:delText>
                    </w:r>
                  </w:del>
                </w:p>
              </w:tc>
              <w:tc>
                <w:tcPr>
                  <w:tcW w:w="0" w:type="dxa"/>
                  <w:tcPrChange w:id="48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AA4D14" w14:textId="5520BAF0" w:rsidR="00066508" w:rsidRPr="005A6AA3" w:rsidDel="00AE71EA" w:rsidRDefault="00000000">
                  <w:pPr>
                    <w:keepNext/>
                    <w:widowControl w:val="0"/>
                    <w:spacing w:after="60"/>
                    <w:rPr>
                      <w:del w:id="4852" w:author="Lorenzo Fabbri" w:date="2024-09-24T14:48:00Z" w16du:dateUtc="2024-09-24T12:48:00Z"/>
                    </w:rPr>
                  </w:pPr>
                  <w:del w:id="4853" w:author="Lorenzo Fabbri" w:date="2024-09-24T14:48:00Z" w16du:dateUtc="2024-09-24T12:48:00Z">
                    <w:r w:rsidRPr="005A6AA3" w:rsidDel="00AE71EA">
                      <w:rPr>
                        <w:rFonts w:ascii="Calibri" w:hAnsi="Calibri"/>
                        <w:sz w:val="20"/>
                      </w:rPr>
                      <w:delText>Yes</w:delText>
                    </w:r>
                  </w:del>
                </w:p>
              </w:tc>
            </w:tr>
            <w:tr w:rsidR="00066508" w:rsidRPr="005A6AA3" w:rsidDel="00AE71EA" w14:paraId="2B730430" w14:textId="6D716DCD" w:rsidTr="006C3DDD">
              <w:trPr>
                <w:del w:id="4854" w:author="Lorenzo Fabbri" w:date="2024-09-24T14:48:00Z"/>
                <w:trPrChange w:id="4855" w:author="Lorenzo Fabbri" w:date="2024-09-19T20:37:00Z" w16du:dateUtc="2024-09-19T18:37:00Z">
                  <w:trPr>
                    <w:gridBefore w:val="1"/>
                    <w:cantSplit/>
                    <w:jc w:val="center"/>
                  </w:trPr>
                </w:trPrChange>
              </w:trPr>
              <w:tc>
                <w:tcPr>
                  <w:tcW w:w="0" w:type="dxa"/>
                  <w:tcPrChange w:id="48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7E7427" w14:textId="12FF5A26" w:rsidR="00066508" w:rsidRPr="005A6AA3" w:rsidDel="00AE71EA" w:rsidRDefault="00000000">
                  <w:pPr>
                    <w:keepNext/>
                    <w:widowControl w:val="0"/>
                    <w:spacing w:after="60"/>
                    <w:rPr>
                      <w:del w:id="4857" w:author="Lorenzo Fabbri" w:date="2024-09-24T14:48:00Z" w16du:dateUtc="2024-09-24T12:48:00Z"/>
                    </w:rPr>
                  </w:pPr>
                  <w:del w:id="4858" w:author="Lorenzo Fabbri" w:date="2024-09-24T14:48:00Z" w16du:dateUtc="2024-09-24T12:48:00Z">
                    <w:r w:rsidRPr="005A6AA3" w:rsidDel="00AE71EA">
                      <w:rPr>
                        <w:rFonts w:ascii="Calibri" w:hAnsi="Calibri"/>
                        <w:sz w:val="20"/>
                      </w:rPr>
                      <w:delText>hs_trcs_c</w:delText>
                    </w:r>
                  </w:del>
                </w:p>
              </w:tc>
              <w:tc>
                <w:tcPr>
                  <w:tcW w:w="0" w:type="dxa"/>
                  <w:tcPrChange w:id="48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3AE9CA" w14:textId="4465D7CA" w:rsidR="00066508" w:rsidRPr="005A6AA3" w:rsidDel="00AE71EA" w:rsidRDefault="00000000">
                  <w:pPr>
                    <w:keepNext/>
                    <w:widowControl w:val="0"/>
                    <w:spacing w:after="60"/>
                    <w:rPr>
                      <w:del w:id="4860" w:author="Lorenzo Fabbri" w:date="2024-09-24T14:48:00Z" w16du:dateUtc="2024-09-24T12:48:00Z"/>
                    </w:rPr>
                  </w:pPr>
                  <w:del w:id="4861" w:author="Lorenzo Fabbri" w:date="2024-09-24T14:48:00Z" w16du:dateUtc="2024-09-24T12:48:00Z">
                    <w:r w:rsidRPr="005A6AA3" w:rsidDel="00AE71EA">
                      <w:rPr>
                        <w:rFonts w:ascii="Calibri" w:hAnsi="Calibri"/>
                        <w:sz w:val="20"/>
                      </w:rPr>
                      <w:delText>numerical</w:delText>
                    </w:r>
                  </w:del>
                </w:p>
              </w:tc>
              <w:tc>
                <w:tcPr>
                  <w:tcW w:w="0" w:type="dxa"/>
                  <w:tcPrChange w:id="48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7BA43" w14:textId="2E3B20AC" w:rsidR="00066508" w:rsidRPr="005A6AA3" w:rsidDel="00AE71EA" w:rsidRDefault="00000000">
                  <w:pPr>
                    <w:keepNext/>
                    <w:widowControl w:val="0"/>
                    <w:spacing w:after="60"/>
                    <w:rPr>
                      <w:del w:id="4863" w:author="Lorenzo Fabbri" w:date="2024-09-24T14:48:00Z" w16du:dateUtc="2024-09-24T12:48:00Z"/>
                    </w:rPr>
                  </w:pPr>
                  <w:del w:id="4864" w:author="Lorenzo Fabbri" w:date="2024-09-24T14:48:00Z" w16du:dateUtc="2024-09-24T12:48:00Z">
                    <w:r w:rsidRPr="005A6AA3" w:rsidDel="00AE71EA">
                      <w:rPr>
                        <w:rFonts w:ascii="Calibri" w:hAnsi="Calibri"/>
                        <w:sz w:val="20"/>
                      </w:rPr>
                      <w:delText>Triclosan (TRCS)</w:delText>
                    </w:r>
                  </w:del>
                </w:p>
              </w:tc>
              <w:tc>
                <w:tcPr>
                  <w:tcW w:w="0" w:type="dxa"/>
                  <w:tcPrChange w:id="48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14194" w14:textId="2D61310A" w:rsidR="00066508" w:rsidRPr="005A6AA3" w:rsidDel="00AE71EA" w:rsidRDefault="00066508">
                  <w:pPr>
                    <w:keepNext/>
                    <w:widowControl w:val="0"/>
                    <w:spacing w:after="60"/>
                    <w:rPr>
                      <w:del w:id="4866" w:author="Lorenzo Fabbri" w:date="2024-09-24T14:48:00Z" w16du:dateUtc="2024-09-24T12:48:00Z"/>
                    </w:rPr>
                  </w:pPr>
                </w:p>
              </w:tc>
              <w:tc>
                <w:tcPr>
                  <w:tcW w:w="0" w:type="dxa"/>
                  <w:tcPrChange w:id="48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DDAF2B" w14:textId="04A31C36" w:rsidR="00066508" w:rsidRPr="005A6AA3" w:rsidDel="00AE71EA" w:rsidRDefault="00066508">
                  <w:pPr>
                    <w:keepNext/>
                    <w:widowControl w:val="0"/>
                    <w:spacing w:after="60"/>
                    <w:rPr>
                      <w:del w:id="4868" w:author="Lorenzo Fabbri" w:date="2024-09-24T14:48:00Z" w16du:dateUtc="2024-09-24T12:48:00Z"/>
                    </w:rPr>
                  </w:pPr>
                </w:p>
              </w:tc>
              <w:tc>
                <w:tcPr>
                  <w:tcW w:w="0" w:type="dxa"/>
                  <w:tcPrChange w:id="486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495EDBF" w14:textId="7AED6BDB" w:rsidR="00066508" w:rsidRPr="005A6AA3" w:rsidDel="00AE71EA" w:rsidRDefault="00000000">
                  <w:pPr>
                    <w:keepNext/>
                    <w:widowControl w:val="0"/>
                    <w:spacing w:after="60"/>
                    <w:rPr>
                      <w:del w:id="4870" w:author="Lorenzo Fabbri" w:date="2024-09-24T14:48:00Z" w16du:dateUtc="2024-09-24T12:48:00Z"/>
                    </w:rPr>
                  </w:pPr>
                  <w:del w:id="4871" w:author="Lorenzo Fabbri" w:date="2024-09-24T14:48:00Z" w16du:dateUtc="2024-09-24T12:48:00Z">
                    <w:r w:rsidRPr="005A6AA3" w:rsidDel="00AE71EA">
                      <w:rPr>
                        <w:rFonts w:ascii="Calibri" w:hAnsi="Calibri"/>
                        <w:sz w:val="20"/>
                      </w:rPr>
                      <w:delText>Values below the limit of detection imputed</w:delText>
                    </w:r>
                  </w:del>
                </w:p>
              </w:tc>
              <w:tc>
                <w:tcPr>
                  <w:tcW w:w="0" w:type="dxa"/>
                  <w:tcPrChange w:id="48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CE8C3C" w14:textId="658E3065" w:rsidR="00066508" w:rsidRPr="005A6AA3" w:rsidDel="00AE71EA" w:rsidRDefault="00000000">
                  <w:pPr>
                    <w:keepNext/>
                    <w:widowControl w:val="0"/>
                    <w:spacing w:after="60"/>
                    <w:rPr>
                      <w:del w:id="4873" w:author="Lorenzo Fabbri" w:date="2024-09-24T14:48:00Z" w16du:dateUtc="2024-09-24T12:48:00Z"/>
                    </w:rPr>
                  </w:pPr>
                  <w:del w:id="4874" w:author="Lorenzo Fabbri" w:date="2024-09-24T14:48:00Z" w16du:dateUtc="2024-09-24T12:48:00Z">
                    <w:r w:rsidRPr="005A6AA3" w:rsidDel="00AE71EA">
                      <w:rPr>
                        <w:rFonts w:ascii="Calibri" w:hAnsi="Calibri"/>
                        <w:sz w:val="20"/>
                      </w:rPr>
                      <w:delText>microg / L</w:delText>
                    </w:r>
                  </w:del>
                </w:p>
              </w:tc>
              <w:tc>
                <w:tcPr>
                  <w:tcW w:w="0" w:type="dxa"/>
                  <w:tcPrChange w:id="48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E69717" w14:textId="21DB99A4" w:rsidR="00066508" w:rsidRPr="005A6AA3" w:rsidDel="00AE71EA" w:rsidRDefault="00000000">
                  <w:pPr>
                    <w:keepNext/>
                    <w:widowControl w:val="0"/>
                    <w:spacing w:after="60"/>
                    <w:rPr>
                      <w:del w:id="4876" w:author="Lorenzo Fabbri" w:date="2024-09-24T14:48:00Z" w16du:dateUtc="2024-09-24T12:48:00Z"/>
                    </w:rPr>
                  </w:pPr>
                  <w:del w:id="4877" w:author="Lorenzo Fabbri" w:date="2024-09-24T14:48:00Z" w16du:dateUtc="2024-09-24T12:48:00Z">
                    <w:r w:rsidRPr="005A6AA3" w:rsidDel="00AE71EA">
                      <w:rPr>
                        <w:rFonts w:ascii="Calibri" w:hAnsi="Calibri"/>
                        <w:sz w:val="20"/>
                      </w:rPr>
                      <w:delText>postnatal</w:delText>
                    </w:r>
                  </w:del>
                </w:p>
              </w:tc>
              <w:tc>
                <w:tcPr>
                  <w:tcW w:w="0" w:type="dxa"/>
                  <w:tcPrChange w:id="48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3F172A" w14:textId="5CAC14F2" w:rsidR="00066508" w:rsidRPr="005A6AA3" w:rsidDel="00AE71EA" w:rsidRDefault="00000000">
                  <w:pPr>
                    <w:keepNext/>
                    <w:widowControl w:val="0"/>
                    <w:spacing w:after="60"/>
                    <w:rPr>
                      <w:del w:id="4879" w:author="Lorenzo Fabbri" w:date="2024-09-24T14:48:00Z" w16du:dateUtc="2024-09-24T12:48:00Z"/>
                    </w:rPr>
                  </w:pPr>
                  <w:del w:id="4880" w:author="Lorenzo Fabbri" w:date="2024-09-24T14:48:00Z" w16du:dateUtc="2024-09-24T12:48:00Z">
                    <w:r w:rsidRPr="005A6AA3" w:rsidDel="00AE71EA">
                      <w:rPr>
                        <w:rFonts w:ascii="Calibri" w:hAnsi="Calibri"/>
                        <w:sz w:val="20"/>
                      </w:rPr>
                      <w:delText>No</w:delText>
                    </w:r>
                  </w:del>
                </w:p>
              </w:tc>
              <w:tc>
                <w:tcPr>
                  <w:tcW w:w="0" w:type="dxa"/>
                  <w:tcPrChange w:id="48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685683" w14:textId="02F7E62E" w:rsidR="00066508" w:rsidRPr="005A6AA3" w:rsidDel="00AE71EA" w:rsidRDefault="00000000">
                  <w:pPr>
                    <w:keepNext/>
                    <w:widowControl w:val="0"/>
                    <w:spacing w:after="60"/>
                    <w:rPr>
                      <w:del w:id="4882" w:author="Lorenzo Fabbri" w:date="2024-09-24T14:48:00Z" w16du:dateUtc="2024-09-24T12:48:00Z"/>
                    </w:rPr>
                  </w:pPr>
                  <w:del w:id="4883" w:author="Lorenzo Fabbri" w:date="2024-09-24T14:48:00Z" w16du:dateUtc="2024-09-24T12:48:00Z">
                    <w:r w:rsidRPr="005A6AA3" w:rsidDel="00AE71EA">
                      <w:rPr>
                        <w:rFonts w:ascii="Calibri" w:hAnsi="Calibri"/>
                        <w:sz w:val="20"/>
                      </w:rPr>
                      <w:delText>No</w:delText>
                    </w:r>
                  </w:del>
                </w:p>
              </w:tc>
              <w:tc>
                <w:tcPr>
                  <w:tcW w:w="0" w:type="dxa"/>
                  <w:tcPrChange w:id="48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CBB888" w14:textId="4DFFE7EE" w:rsidR="00066508" w:rsidRPr="005A6AA3" w:rsidDel="00AE71EA" w:rsidRDefault="00000000">
                  <w:pPr>
                    <w:keepNext/>
                    <w:widowControl w:val="0"/>
                    <w:spacing w:after="60"/>
                    <w:rPr>
                      <w:del w:id="4885" w:author="Lorenzo Fabbri" w:date="2024-09-24T14:48:00Z" w16du:dateUtc="2024-09-24T12:48:00Z"/>
                    </w:rPr>
                  </w:pPr>
                  <w:del w:id="4886" w:author="Lorenzo Fabbri" w:date="2024-09-24T14:48:00Z" w16du:dateUtc="2024-09-24T12:48:00Z">
                    <w:r w:rsidRPr="005A6AA3" w:rsidDel="00AE71EA">
                      <w:rPr>
                        <w:rFonts w:ascii="Calibri" w:hAnsi="Calibri"/>
                        <w:sz w:val="20"/>
                      </w:rPr>
                      <w:delText>Yes</w:delText>
                    </w:r>
                  </w:del>
                </w:p>
              </w:tc>
            </w:tr>
          </w:tbl>
          <w:p w14:paraId="7674638D" w14:textId="4C1D4A4C" w:rsidR="00066508" w:rsidRPr="005A6AA3" w:rsidDel="00AE71EA" w:rsidRDefault="00000000">
            <w:pPr>
              <w:pStyle w:val="ImageCaption"/>
              <w:widowControl w:val="0"/>
              <w:spacing w:before="200"/>
              <w:rPr>
                <w:del w:id="4887" w:author="Lorenzo Fabbri" w:date="2024-09-24T14:48:00Z" w16du:dateUtc="2024-09-24T12:48:00Z"/>
              </w:rPr>
            </w:pPr>
            <w:del w:id="4888" w:author="Lorenzo Fabbri" w:date="2024-09-24T14:48:00Z" w16du:dateUtc="2024-09-24T12:48:00Z">
              <w:r w:rsidRPr="005A6AA3" w:rsidDel="00AE71EA">
                <w:delText xml:space="preserve">Table </w:delText>
              </w:r>
            </w:del>
            <w:del w:id="4889" w:author="Lorenzo Fabbri" w:date="2024-09-24T11:05:00Z" w16du:dateUtc="2024-09-24T09:05:00Z">
              <w:r w:rsidRPr="005A6AA3" w:rsidDel="0020742D">
                <w:delText>S</w:delText>
              </w:r>
            </w:del>
            <w:del w:id="4890" w:author="Lorenzo Fabbri" w:date="2024-09-24T14:48:00Z" w16du:dateUtc="2024-09-24T12:48:00Z">
              <w:r w:rsidRPr="005A6AA3" w:rsidDel="00AE71EA">
                <w:delText>3</w:delText>
              </w:r>
            </w:del>
            <w:del w:id="4891" w:author="Lorenzo Fabbri" w:date="2024-09-19T18:30:00Z" w16du:dateUtc="2024-09-19T16:30:00Z">
              <w:r w:rsidRPr="005A6AA3" w:rsidDel="00A42D3A">
                <w:delText>:</w:delText>
              </w:r>
            </w:del>
            <w:del w:id="4892" w:author="Lorenzo Fabbri" w:date="2024-09-24T14:48:00Z" w16du:dateUtc="2024-09-24T12:48:00Z">
              <w:r w:rsidRPr="005A6AA3" w:rsidDel="00AE71EA">
                <w:delText xml:space="preserve"> </w:delText>
              </w:r>
              <w:r w:rsidRPr="005A6AA3" w:rsidDel="00AE71EA">
                <w:rPr>
                  <w:b/>
                  <w:bCs/>
                </w:rPr>
                <w:delText>Codebook for the covariates used in the estimation of the marginal comparisons of endocrine disrupting chemicals (EDCs) on hit reaction time standard error (HRT-SE) (</w:delText>
              </w:r>
              <w:r w:rsidRPr="005A6AA3" w:rsidDel="00AE71EA">
                <w:rPr>
                  <w:rStyle w:val="VerbatimChar"/>
                  <w:b/>
                  <w:bCs/>
                </w:rPr>
                <w:delText>q1</w:delText>
              </w:r>
              <w:r w:rsidRPr="005A6AA3" w:rsidDel="00AE71EA">
                <w:rPr>
                  <w:b/>
                  <w:bCs/>
                </w:rPr>
                <w:delText>), endocrine disrupting chemicals (EDCs) on the glucocorticosteroids (</w:delText>
              </w:r>
              <w:r w:rsidRPr="005A6AA3" w:rsidDel="00AE71EA">
                <w:rPr>
                  <w:rStyle w:val="VerbatimChar"/>
                  <w:b/>
                  <w:bCs/>
                </w:rPr>
                <w:delText>q2</w:delText>
              </w:r>
              <w:r w:rsidRPr="005A6AA3" w:rsidDel="00AE71EA">
                <w:rPr>
                  <w:b/>
                  <w:bCs/>
                </w:rPr>
                <w:delText>), and glucocorticosteroids on hit reaction time standard error (HRT-SE) (</w:delText>
              </w:r>
              <w:r w:rsidRPr="005A6AA3" w:rsidDel="00AE71EA">
                <w:rPr>
                  <w:rStyle w:val="VerbatimChar"/>
                  <w:b/>
                  <w:bCs/>
                </w:rPr>
                <w:delText>q3</w:delText>
              </w:r>
              <w:r w:rsidRPr="005A6AA3" w:rsidDel="00AE71EA">
                <w:rPr>
                  <w:b/>
                  <w:bCs/>
                </w:rPr>
                <w:delText>).</w:delText>
              </w:r>
              <w:bookmarkEnd w:id="2729"/>
            </w:del>
          </w:p>
        </w:tc>
      </w:tr>
    </w:tbl>
    <w:p w14:paraId="5077DB13" w14:textId="3BF32649" w:rsidR="00066508" w:rsidRPr="005A6AA3" w:rsidDel="00AE71EA" w:rsidRDefault="00000000">
      <w:pPr>
        <w:pStyle w:val="Heading3"/>
        <w:rPr>
          <w:del w:id="4893" w:author="Lorenzo Fabbri" w:date="2024-09-24T14:48:00Z" w16du:dateUtc="2024-09-24T12:48:00Z"/>
        </w:rPr>
      </w:pPr>
      <w:del w:id="4894" w:author="Lorenzo Fabbri" w:date="2024-09-24T14:45:00Z" w16du:dateUtc="2024-09-24T12:45:00Z">
        <w:r w:rsidRPr="005A6AA3" w:rsidDel="00386E56">
          <w:delText xml:space="preserve">11.1.4 </w:delText>
        </w:r>
      </w:del>
      <w:del w:id="4895" w:author="Lorenzo Fabbri" w:date="2024-09-24T14:48:00Z" w16du:dateUtc="2024-09-24T12:48:00Z">
        <w:r w:rsidRPr="005A6AA3" w:rsidDel="00AE71EA">
          <w:delText>Lower limits of quantification of the glucocorticosteroids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0173487C" w14:textId="7A48A922" w:rsidTr="00066508">
        <w:trPr>
          <w:del w:id="4896" w:author="Lorenzo Fabbri" w:date="2024-09-24T14:48:00Z"/>
        </w:trPr>
        <w:tc>
          <w:tcPr>
            <w:tcW w:w="9360" w:type="dxa"/>
          </w:tcPr>
          <w:tbl>
            <w:tblPr>
              <w:tblStyle w:val="ListTable6Colorful"/>
              <w:tblW w:w="5000" w:type="pct"/>
              <w:tblLayout w:type="fixed"/>
              <w:tblLook w:val="0600" w:firstRow="0" w:lastRow="0" w:firstColumn="0" w:lastColumn="0" w:noHBand="1" w:noVBand="1"/>
              <w:tblPrChange w:id="4897"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6549"/>
              <w:gridCol w:w="2811"/>
              <w:tblGridChange w:id="4898">
                <w:tblGrid>
                  <w:gridCol w:w="56"/>
                  <w:gridCol w:w="4671"/>
                  <w:gridCol w:w="1822"/>
                  <w:gridCol w:w="2811"/>
                  <w:gridCol w:w="40"/>
                </w:tblGrid>
              </w:tblGridChange>
            </w:tblGrid>
            <w:tr w:rsidR="00066508" w:rsidRPr="005A6AA3" w:rsidDel="00AE71EA" w14:paraId="7A233A59" w14:textId="01F14328" w:rsidTr="006C3DDD">
              <w:trPr>
                <w:del w:id="4899" w:author="Lorenzo Fabbri" w:date="2024-09-24T14:48:00Z"/>
                <w:trPrChange w:id="4900" w:author="Lorenzo Fabbri" w:date="2024-09-19T20:38:00Z" w16du:dateUtc="2024-09-19T18:38:00Z">
                  <w:trPr>
                    <w:gridBefore w:val="1"/>
                    <w:cantSplit/>
                    <w:tblHeader/>
                    <w:jc w:val="center"/>
                  </w:trPr>
                </w:trPrChange>
              </w:trPr>
              <w:tc>
                <w:tcPr>
                  <w:tcW w:w="0" w:type="dxa"/>
                  <w:tcPrChange w:id="4901" w:author="Lorenzo Fabbri" w:date="2024-09-19T20:38:00Z" w16du:dateUtc="2024-09-19T18:38:00Z">
                    <w:tcPr>
                      <w:tcW w:w="4571" w:type="dxa"/>
                      <w:tcBorders>
                        <w:top w:val="single" w:sz="16" w:space="0" w:color="D3D3D3"/>
                        <w:left w:val="single" w:sz="6" w:space="0" w:color="D3D3D3"/>
                        <w:bottom w:val="single" w:sz="16" w:space="0" w:color="D3D3D3"/>
                      </w:tcBorders>
                    </w:tcPr>
                  </w:tcPrChange>
                </w:tcPr>
                <w:p w14:paraId="211C44F7" w14:textId="672DF010" w:rsidR="00066508" w:rsidRPr="005A6AA3" w:rsidDel="00AE71EA" w:rsidRDefault="00000000">
                  <w:pPr>
                    <w:keepNext/>
                    <w:widowControl w:val="0"/>
                    <w:spacing w:after="60"/>
                    <w:rPr>
                      <w:del w:id="4902" w:author="Lorenzo Fabbri" w:date="2024-09-24T14:48:00Z" w16du:dateUtc="2024-09-24T12:48:00Z"/>
                    </w:rPr>
                  </w:pPr>
                  <w:bookmarkStart w:id="4903" w:name="supptbl-lloq-mets"/>
                  <w:del w:id="4904" w:author="Lorenzo Fabbri" w:date="2024-09-24T14:48:00Z" w16du:dateUtc="2024-09-24T12:48:00Z">
                    <w:r w:rsidRPr="005A6AA3" w:rsidDel="00AE71EA">
                      <w:rPr>
                        <w:rFonts w:ascii="Calibri" w:hAnsi="Calibri"/>
                        <w:sz w:val="20"/>
                      </w:rPr>
                      <w:delText>Metabolite</w:delText>
                    </w:r>
                  </w:del>
                </w:p>
              </w:tc>
              <w:tc>
                <w:tcPr>
                  <w:tcW w:w="0" w:type="dxa"/>
                  <w:tcPrChange w:id="4905" w:author="Lorenzo Fabbri" w:date="2024-09-19T20:38:00Z" w16du:dateUtc="2024-09-19T18:38:00Z">
                    <w:tcPr>
                      <w:tcW w:w="4572" w:type="dxa"/>
                      <w:gridSpan w:val="3"/>
                      <w:tcBorders>
                        <w:top w:val="single" w:sz="16" w:space="0" w:color="D3D3D3"/>
                        <w:bottom w:val="single" w:sz="16" w:space="0" w:color="D3D3D3"/>
                        <w:right w:val="single" w:sz="6" w:space="0" w:color="D3D3D3"/>
                      </w:tcBorders>
                    </w:tcPr>
                  </w:tcPrChange>
                </w:tcPr>
                <w:p w14:paraId="548E8222" w14:textId="3095E7FB" w:rsidR="00066508" w:rsidRPr="005A6AA3" w:rsidDel="00AE71EA" w:rsidRDefault="00000000">
                  <w:pPr>
                    <w:keepNext/>
                    <w:widowControl w:val="0"/>
                    <w:spacing w:after="60"/>
                    <w:jc w:val="right"/>
                    <w:rPr>
                      <w:del w:id="4906" w:author="Lorenzo Fabbri" w:date="2024-09-24T14:48:00Z" w16du:dateUtc="2024-09-24T12:48:00Z"/>
                    </w:rPr>
                  </w:pPr>
                  <w:del w:id="4907" w:author="Lorenzo Fabbri" w:date="2024-09-24T14:48:00Z" w16du:dateUtc="2024-09-24T12:48:00Z">
                    <w:r w:rsidRPr="005A6AA3" w:rsidDel="00AE71EA">
                      <w:rPr>
                        <w:rFonts w:ascii="Calibri" w:hAnsi="Calibri"/>
                        <w:sz w:val="20"/>
                      </w:rPr>
                      <w:delText>LLOQ</w:delText>
                    </w:r>
                  </w:del>
                </w:p>
              </w:tc>
            </w:tr>
            <w:tr w:rsidR="00066508" w:rsidRPr="005A6AA3" w:rsidDel="00AE71EA" w14:paraId="5B2076C0" w14:textId="4DC16B8A" w:rsidTr="006C3DDD">
              <w:trPr>
                <w:del w:id="4908" w:author="Lorenzo Fabbri" w:date="2024-09-24T14:48:00Z"/>
                <w:trPrChange w:id="4909" w:author="Lorenzo Fabbri" w:date="2024-09-19T20:38:00Z" w16du:dateUtc="2024-09-19T18:38:00Z">
                  <w:trPr>
                    <w:gridBefore w:val="1"/>
                    <w:cantSplit/>
                    <w:jc w:val="center"/>
                  </w:trPr>
                </w:trPrChange>
              </w:trPr>
              <w:tc>
                <w:tcPr>
                  <w:tcW w:w="0" w:type="dxa"/>
                  <w:tcPrChange w:id="491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4826D08" w14:textId="58E086A2" w:rsidR="00066508" w:rsidRPr="005A6AA3" w:rsidDel="00AE71EA" w:rsidRDefault="00000000">
                  <w:pPr>
                    <w:keepNext/>
                    <w:widowControl w:val="0"/>
                    <w:spacing w:after="60"/>
                    <w:rPr>
                      <w:del w:id="4911" w:author="Lorenzo Fabbri" w:date="2024-09-24T14:48:00Z" w16du:dateUtc="2024-09-24T12:48:00Z"/>
                    </w:rPr>
                  </w:pPr>
                  <w:del w:id="4912" w:author="Lorenzo Fabbri" w:date="2024-09-24T14:48:00Z" w16du:dateUtc="2024-09-24T12:48:00Z">
                    <w:r w:rsidRPr="005A6AA3" w:rsidDel="00AE71EA">
                      <w:rPr>
                        <w:rFonts w:ascii="Calibri" w:hAnsi="Calibri"/>
                        <w:sz w:val="20"/>
                      </w:rPr>
                      <w:delText>5aTHF</w:delText>
                    </w:r>
                  </w:del>
                </w:p>
              </w:tc>
              <w:tc>
                <w:tcPr>
                  <w:tcW w:w="0" w:type="dxa"/>
                  <w:tcPrChange w:id="491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0A9D99C3" w14:textId="012D9BDF" w:rsidR="00066508" w:rsidRPr="005A6AA3" w:rsidDel="00AE71EA" w:rsidRDefault="00000000">
                  <w:pPr>
                    <w:keepNext/>
                    <w:widowControl w:val="0"/>
                    <w:spacing w:after="60"/>
                    <w:jc w:val="right"/>
                    <w:rPr>
                      <w:del w:id="4914" w:author="Lorenzo Fabbri" w:date="2024-09-24T14:48:00Z" w16du:dateUtc="2024-09-24T12:48:00Z"/>
                    </w:rPr>
                  </w:pPr>
                  <w:del w:id="4915" w:author="Lorenzo Fabbri" w:date="2024-09-24T14:48:00Z" w16du:dateUtc="2024-09-24T12:48:00Z">
                    <w:r w:rsidRPr="005A6AA3" w:rsidDel="00AE71EA">
                      <w:rPr>
                        <w:rFonts w:ascii="Calibri" w:hAnsi="Calibri"/>
                        <w:sz w:val="20"/>
                      </w:rPr>
                      <w:delText>5.00</w:delText>
                    </w:r>
                  </w:del>
                </w:p>
              </w:tc>
            </w:tr>
            <w:tr w:rsidR="00066508" w:rsidRPr="005A6AA3" w:rsidDel="00AE71EA" w14:paraId="1391DD98" w14:textId="2C05412F" w:rsidTr="006C3DDD">
              <w:trPr>
                <w:del w:id="4916" w:author="Lorenzo Fabbri" w:date="2024-09-24T14:48:00Z"/>
                <w:trPrChange w:id="4917" w:author="Lorenzo Fabbri" w:date="2024-09-19T20:38:00Z" w16du:dateUtc="2024-09-19T18:38:00Z">
                  <w:trPr>
                    <w:gridBefore w:val="1"/>
                    <w:cantSplit/>
                    <w:jc w:val="center"/>
                  </w:trPr>
                </w:trPrChange>
              </w:trPr>
              <w:tc>
                <w:tcPr>
                  <w:tcW w:w="0" w:type="dxa"/>
                  <w:tcPrChange w:id="491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7788456" w14:textId="1EA51754" w:rsidR="00066508" w:rsidRPr="005A6AA3" w:rsidDel="00AE71EA" w:rsidRDefault="00000000">
                  <w:pPr>
                    <w:keepNext/>
                    <w:widowControl w:val="0"/>
                    <w:spacing w:after="60"/>
                    <w:rPr>
                      <w:del w:id="4919" w:author="Lorenzo Fabbri" w:date="2024-09-24T14:48:00Z" w16du:dateUtc="2024-09-24T12:48:00Z"/>
                    </w:rPr>
                  </w:pPr>
                  <w:del w:id="4920" w:author="Lorenzo Fabbri" w:date="2024-09-24T14:48:00Z" w16du:dateUtc="2024-09-24T12:48:00Z">
                    <w:r w:rsidRPr="005A6AA3" w:rsidDel="00AE71EA">
                      <w:rPr>
                        <w:rFonts w:ascii="Calibri" w:hAnsi="Calibri"/>
                        <w:sz w:val="20"/>
                      </w:rPr>
                      <w:delText>5bTHE</w:delText>
                    </w:r>
                  </w:del>
                </w:p>
              </w:tc>
              <w:tc>
                <w:tcPr>
                  <w:tcW w:w="0" w:type="dxa"/>
                  <w:tcPrChange w:id="492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5798FE4" w14:textId="502B666D" w:rsidR="00066508" w:rsidRPr="005A6AA3" w:rsidDel="00AE71EA" w:rsidRDefault="00000000">
                  <w:pPr>
                    <w:keepNext/>
                    <w:widowControl w:val="0"/>
                    <w:spacing w:after="60"/>
                    <w:jc w:val="right"/>
                    <w:rPr>
                      <w:del w:id="4922" w:author="Lorenzo Fabbri" w:date="2024-09-24T14:48:00Z" w16du:dateUtc="2024-09-24T12:48:00Z"/>
                    </w:rPr>
                  </w:pPr>
                  <w:del w:id="4923" w:author="Lorenzo Fabbri" w:date="2024-09-24T14:48:00Z" w16du:dateUtc="2024-09-24T12:48:00Z">
                    <w:r w:rsidRPr="005A6AA3" w:rsidDel="00AE71EA">
                      <w:rPr>
                        <w:rFonts w:ascii="Calibri" w:hAnsi="Calibri"/>
                        <w:sz w:val="20"/>
                      </w:rPr>
                      <w:delText>5.00</w:delText>
                    </w:r>
                  </w:del>
                </w:p>
              </w:tc>
            </w:tr>
            <w:tr w:rsidR="00066508" w:rsidRPr="005A6AA3" w:rsidDel="00AE71EA" w14:paraId="6BB8A360" w14:textId="4D6D2704" w:rsidTr="006C3DDD">
              <w:trPr>
                <w:del w:id="4924" w:author="Lorenzo Fabbri" w:date="2024-09-24T14:48:00Z"/>
                <w:trPrChange w:id="4925" w:author="Lorenzo Fabbri" w:date="2024-09-19T20:38:00Z" w16du:dateUtc="2024-09-19T18:38:00Z">
                  <w:trPr>
                    <w:gridBefore w:val="1"/>
                    <w:cantSplit/>
                    <w:jc w:val="center"/>
                  </w:trPr>
                </w:trPrChange>
              </w:trPr>
              <w:tc>
                <w:tcPr>
                  <w:tcW w:w="0" w:type="dxa"/>
                  <w:tcPrChange w:id="492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DEED9CC" w14:textId="549E2858" w:rsidR="00066508" w:rsidRPr="005A6AA3" w:rsidDel="00AE71EA" w:rsidRDefault="00000000">
                  <w:pPr>
                    <w:keepNext/>
                    <w:widowControl w:val="0"/>
                    <w:spacing w:after="60"/>
                    <w:rPr>
                      <w:del w:id="4927" w:author="Lorenzo Fabbri" w:date="2024-09-24T14:48:00Z" w16du:dateUtc="2024-09-24T12:48:00Z"/>
                    </w:rPr>
                  </w:pPr>
                  <w:del w:id="4928" w:author="Lorenzo Fabbri" w:date="2024-09-24T14:48:00Z" w16du:dateUtc="2024-09-24T12:48:00Z">
                    <w:r w:rsidRPr="005A6AA3" w:rsidDel="00AE71EA">
                      <w:rPr>
                        <w:rFonts w:ascii="Calibri" w:hAnsi="Calibri"/>
                        <w:sz w:val="20"/>
                      </w:rPr>
                      <w:delText>5b20acortolone</w:delText>
                    </w:r>
                  </w:del>
                </w:p>
              </w:tc>
              <w:tc>
                <w:tcPr>
                  <w:tcW w:w="0" w:type="dxa"/>
                  <w:tcPrChange w:id="492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F264F30" w14:textId="5DBD9795" w:rsidR="00066508" w:rsidRPr="005A6AA3" w:rsidDel="00AE71EA" w:rsidRDefault="00000000">
                  <w:pPr>
                    <w:keepNext/>
                    <w:widowControl w:val="0"/>
                    <w:spacing w:after="60"/>
                    <w:jc w:val="right"/>
                    <w:rPr>
                      <w:del w:id="4930" w:author="Lorenzo Fabbri" w:date="2024-09-24T14:48:00Z" w16du:dateUtc="2024-09-24T12:48:00Z"/>
                    </w:rPr>
                  </w:pPr>
                  <w:del w:id="4931" w:author="Lorenzo Fabbri" w:date="2024-09-24T14:48:00Z" w16du:dateUtc="2024-09-24T12:48:00Z">
                    <w:r w:rsidRPr="005A6AA3" w:rsidDel="00AE71EA">
                      <w:rPr>
                        <w:rFonts w:ascii="Calibri" w:hAnsi="Calibri"/>
                        <w:sz w:val="20"/>
                      </w:rPr>
                      <w:delText>5.00</w:delText>
                    </w:r>
                  </w:del>
                </w:p>
              </w:tc>
            </w:tr>
            <w:tr w:rsidR="00066508" w:rsidRPr="005A6AA3" w:rsidDel="00AE71EA" w14:paraId="4DF3D210" w14:textId="16A23015" w:rsidTr="006C3DDD">
              <w:trPr>
                <w:del w:id="4932" w:author="Lorenzo Fabbri" w:date="2024-09-24T14:48:00Z"/>
                <w:trPrChange w:id="4933" w:author="Lorenzo Fabbri" w:date="2024-09-19T20:38:00Z" w16du:dateUtc="2024-09-19T18:38:00Z">
                  <w:trPr>
                    <w:gridBefore w:val="1"/>
                    <w:cantSplit/>
                    <w:jc w:val="center"/>
                  </w:trPr>
                </w:trPrChange>
              </w:trPr>
              <w:tc>
                <w:tcPr>
                  <w:tcW w:w="0" w:type="dxa"/>
                  <w:tcPrChange w:id="493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56089E5" w14:textId="65638DBF" w:rsidR="00066508" w:rsidRPr="005A6AA3" w:rsidDel="00AE71EA" w:rsidRDefault="00000000">
                  <w:pPr>
                    <w:keepNext/>
                    <w:widowControl w:val="0"/>
                    <w:spacing w:after="60"/>
                    <w:rPr>
                      <w:del w:id="4935" w:author="Lorenzo Fabbri" w:date="2024-09-24T14:48:00Z" w16du:dateUtc="2024-09-24T12:48:00Z"/>
                    </w:rPr>
                  </w:pPr>
                  <w:del w:id="4936" w:author="Lorenzo Fabbri" w:date="2024-09-24T14:48:00Z" w16du:dateUtc="2024-09-24T12:48:00Z">
                    <w:r w:rsidRPr="005A6AA3" w:rsidDel="00AE71EA">
                      <w:rPr>
                        <w:rFonts w:ascii="Calibri" w:hAnsi="Calibri"/>
                        <w:sz w:val="20"/>
                      </w:rPr>
                      <w:delText>5b20bcortolone</w:delText>
                    </w:r>
                  </w:del>
                </w:p>
              </w:tc>
              <w:tc>
                <w:tcPr>
                  <w:tcW w:w="0" w:type="dxa"/>
                  <w:tcPrChange w:id="4937"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0396DEF3" w14:textId="71E5C422" w:rsidR="00066508" w:rsidRPr="005A6AA3" w:rsidDel="00AE71EA" w:rsidRDefault="00000000">
                  <w:pPr>
                    <w:keepNext/>
                    <w:widowControl w:val="0"/>
                    <w:spacing w:after="60"/>
                    <w:jc w:val="right"/>
                    <w:rPr>
                      <w:del w:id="4938" w:author="Lorenzo Fabbri" w:date="2024-09-24T14:48:00Z" w16du:dateUtc="2024-09-24T12:48:00Z"/>
                    </w:rPr>
                  </w:pPr>
                  <w:del w:id="4939" w:author="Lorenzo Fabbri" w:date="2024-09-24T14:48:00Z" w16du:dateUtc="2024-09-24T12:48:00Z">
                    <w:r w:rsidRPr="005A6AA3" w:rsidDel="00AE71EA">
                      <w:rPr>
                        <w:rFonts w:ascii="Calibri" w:hAnsi="Calibri"/>
                        <w:sz w:val="20"/>
                      </w:rPr>
                      <w:delText>5.00</w:delText>
                    </w:r>
                  </w:del>
                </w:p>
              </w:tc>
            </w:tr>
            <w:tr w:rsidR="00066508" w:rsidRPr="005A6AA3" w:rsidDel="00AE71EA" w14:paraId="26E1AD1A" w14:textId="272EA364" w:rsidTr="006C3DDD">
              <w:trPr>
                <w:del w:id="4940" w:author="Lorenzo Fabbri" w:date="2024-09-24T14:48:00Z"/>
                <w:trPrChange w:id="4941" w:author="Lorenzo Fabbri" w:date="2024-09-19T20:38:00Z" w16du:dateUtc="2024-09-19T18:38:00Z">
                  <w:trPr>
                    <w:gridBefore w:val="1"/>
                    <w:cantSplit/>
                    <w:jc w:val="center"/>
                  </w:trPr>
                </w:trPrChange>
              </w:trPr>
              <w:tc>
                <w:tcPr>
                  <w:tcW w:w="0" w:type="dxa"/>
                  <w:tcPrChange w:id="494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DCE9C16" w14:textId="21372FC9" w:rsidR="00066508" w:rsidRPr="005A6AA3" w:rsidDel="00AE71EA" w:rsidRDefault="00000000">
                  <w:pPr>
                    <w:keepNext/>
                    <w:widowControl w:val="0"/>
                    <w:spacing w:after="60"/>
                    <w:rPr>
                      <w:del w:id="4943" w:author="Lorenzo Fabbri" w:date="2024-09-24T14:48:00Z" w16du:dateUtc="2024-09-24T12:48:00Z"/>
                    </w:rPr>
                  </w:pPr>
                  <w:del w:id="4944" w:author="Lorenzo Fabbri" w:date="2024-09-24T14:48:00Z" w16du:dateUtc="2024-09-24T12:48:00Z">
                    <w:r w:rsidRPr="005A6AA3" w:rsidDel="00AE71EA">
                      <w:rPr>
                        <w:rFonts w:ascii="Calibri" w:hAnsi="Calibri"/>
                        <w:sz w:val="20"/>
                      </w:rPr>
                      <w:delText>5a20acortol</w:delText>
                    </w:r>
                  </w:del>
                </w:p>
              </w:tc>
              <w:tc>
                <w:tcPr>
                  <w:tcW w:w="0" w:type="dxa"/>
                  <w:tcPrChange w:id="4945"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A46BD87" w14:textId="3CEE909D" w:rsidR="00066508" w:rsidRPr="005A6AA3" w:rsidDel="00AE71EA" w:rsidRDefault="00000000">
                  <w:pPr>
                    <w:keepNext/>
                    <w:widowControl w:val="0"/>
                    <w:spacing w:after="60"/>
                    <w:jc w:val="right"/>
                    <w:rPr>
                      <w:del w:id="4946" w:author="Lorenzo Fabbri" w:date="2024-09-24T14:48:00Z" w16du:dateUtc="2024-09-24T12:48:00Z"/>
                    </w:rPr>
                  </w:pPr>
                  <w:del w:id="4947" w:author="Lorenzo Fabbri" w:date="2024-09-24T14:48:00Z" w16du:dateUtc="2024-09-24T12:48:00Z">
                    <w:r w:rsidRPr="005A6AA3" w:rsidDel="00AE71EA">
                      <w:rPr>
                        <w:rFonts w:ascii="Calibri" w:hAnsi="Calibri"/>
                        <w:sz w:val="20"/>
                      </w:rPr>
                      <w:delText>2.50</w:delText>
                    </w:r>
                  </w:del>
                </w:p>
              </w:tc>
            </w:tr>
            <w:tr w:rsidR="00066508" w:rsidRPr="005A6AA3" w:rsidDel="00AE71EA" w14:paraId="2B6E5399" w14:textId="1DD32939" w:rsidTr="006C3DDD">
              <w:trPr>
                <w:del w:id="4948" w:author="Lorenzo Fabbri" w:date="2024-09-24T14:48:00Z"/>
                <w:trPrChange w:id="4949" w:author="Lorenzo Fabbri" w:date="2024-09-19T20:38:00Z" w16du:dateUtc="2024-09-19T18:38:00Z">
                  <w:trPr>
                    <w:gridBefore w:val="1"/>
                    <w:cantSplit/>
                    <w:jc w:val="center"/>
                  </w:trPr>
                </w:trPrChange>
              </w:trPr>
              <w:tc>
                <w:tcPr>
                  <w:tcW w:w="0" w:type="dxa"/>
                  <w:tcPrChange w:id="495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ABA75BE" w14:textId="5FB0586E" w:rsidR="00066508" w:rsidRPr="005A6AA3" w:rsidDel="00AE71EA" w:rsidRDefault="00000000">
                  <w:pPr>
                    <w:keepNext/>
                    <w:widowControl w:val="0"/>
                    <w:spacing w:after="60"/>
                    <w:rPr>
                      <w:del w:id="4951" w:author="Lorenzo Fabbri" w:date="2024-09-24T14:48:00Z" w16du:dateUtc="2024-09-24T12:48:00Z"/>
                    </w:rPr>
                  </w:pPr>
                  <w:del w:id="4952" w:author="Lorenzo Fabbri" w:date="2024-09-24T14:48:00Z" w16du:dateUtc="2024-09-24T12:48:00Z">
                    <w:r w:rsidRPr="005A6AA3" w:rsidDel="00AE71EA">
                      <w:rPr>
                        <w:rFonts w:ascii="Calibri" w:hAnsi="Calibri"/>
                        <w:sz w:val="20"/>
                      </w:rPr>
                      <w:delText>5a20bcortol</w:delText>
                    </w:r>
                  </w:del>
                </w:p>
              </w:tc>
              <w:tc>
                <w:tcPr>
                  <w:tcW w:w="0" w:type="dxa"/>
                  <w:tcPrChange w:id="495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E43D5D0" w14:textId="49856727" w:rsidR="00066508" w:rsidRPr="005A6AA3" w:rsidDel="00AE71EA" w:rsidRDefault="00000000">
                  <w:pPr>
                    <w:keepNext/>
                    <w:widowControl w:val="0"/>
                    <w:spacing w:after="60"/>
                    <w:jc w:val="right"/>
                    <w:rPr>
                      <w:del w:id="4954" w:author="Lorenzo Fabbri" w:date="2024-09-24T14:48:00Z" w16du:dateUtc="2024-09-24T12:48:00Z"/>
                    </w:rPr>
                  </w:pPr>
                  <w:del w:id="4955" w:author="Lorenzo Fabbri" w:date="2024-09-24T14:48:00Z" w16du:dateUtc="2024-09-24T12:48:00Z">
                    <w:r w:rsidRPr="005A6AA3" w:rsidDel="00AE71EA">
                      <w:rPr>
                        <w:rFonts w:ascii="Calibri" w:hAnsi="Calibri"/>
                        <w:sz w:val="20"/>
                      </w:rPr>
                      <w:delText>2.50</w:delText>
                    </w:r>
                  </w:del>
                </w:p>
              </w:tc>
            </w:tr>
            <w:tr w:rsidR="00066508" w:rsidRPr="005A6AA3" w:rsidDel="00AE71EA" w14:paraId="6E6810B7" w14:textId="5593F888" w:rsidTr="006C3DDD">
              <w:trPr>
                <w:del w:id="4956" w:author="Lorenzo Fabbri" w:date="2024-09-24T14:48:00Z"/>
                <w:trPrChange w:id="4957" w:author="Lorenzo Fabbri" w:date="2024-09-19T20:38:00Z" w16du:dateUtc="2024-09-19T18:38:00Z">
                  <w:trPr>
                    <w:gridBefore w:val="1"/>
                    <w:cantSplit/>
                    <w:jc w:val="center"/>
                  </w:trPr>
                </w:trPrChange>
              </w:trPr>
              <w:tc>
                <w:tcPr>
                  <w:tcW w:w="0" w:type="dxa"/>
                  <w:tcPrChange w:id="495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89CF8D" w14:textId="025439A0" w:rsidR="00066508" w:rsidRPr="005A6AA3" w:rsidDel="00AE71EA" w:rsidRDefault="00000000">
                  <w:pPr>
                    <w:keepNext/>
                    <w:widowControl w:val="0"/>
                    <w:spacing w:after="60"/>
                    <w:rPr>
                      <w:del w:id="4959" w:author="Lorenzo Fabbri" w:date="2024-09-24T14:48:00Z" w16du:dateUtc="2024-09-24T12:48:00Z"/>
                    </w:rPr>
                  </w:pPr>
                  <w:del w:id="4960" w:author="Lorenzo Fabbri" w:date="2024-09-24T14:48:00Z" w16du:dateUtc="2024-09-24T12:48:00Z">
                    <w:r w:rsidRPr="005A6AA3" w:rsidDel="00AE71EA">
                      <w:rPr>
                        <w:rFonts w:ascii="Calibri" w:hAnsi="Calibri"/>
                        <w:sz w:val="20"/>
                      </w:rPr>
                      <w:delText>5b20acortol</w:delText>
                    </w:r>
                  </w:del>
                </w:p>
              </w:tc>
              <w:tc>
                <w:tcPr>
                  <w:tcW w:w="0" w:type="dxa"/>
                  <w:tcPrChange w:id="496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BEC2C30" w14:textId="7403EC7A" w:rsidR="00066508" w:rsidRPr="005A6AA3" w:rsidDel="00AE71EA" w:rsidRDefault="00000000">
                  <w:pPr>
                    <w:keepNext/>
                    <w:widowControl w:val="0"/>
                    <w:spacing w:after="60"/>
                    <w:jc w:val="right"/>
                    <w:rPr>
                      <w:del w:id="4962" w:author="Lorenzo Fabbri" w:date="2024-09-24T14:48:00Z" w16du:dateUtc="2024-09-24T12:48:00Z"/>
                    </w:rPr>
                  </w:pPr>
                  <w:del w:id="4963" w:author="Lorenzo Fabbri" w:date="2024-09-24T14:48:00Z" w16du:dateUtc="2024-09-24T12:48:00Z">
                    <w:r w:rsidRPr="005A6AA3" w:rsidDel="00AE71EA">
                      <w:rPr>
                        <w:rFonts w:ascii="Calibri" w:hAnsi="Calibri"/>
                        <w:sz w:val="20"/>
                      </w:rPr>
                      <w:delText>2.50</w:delText>
                    </w:r>
                  </w:del>
                </w:p>
              </w:tc>
            </w:tr>
            <w:tr w:rsidR="00066508" w:rsidRPr="005A6AA3" w:rsidDel="00AE71EA" w14:paraId="36F95189" w14:textId="2A819366" w:rsidTr="006C3DDD">
              <w:trPr>
                <w:del w:id="4964" w:author="Lorenzo Fabbri" w:date="2024-09-24T14:48:00Z"/>
                <w:trPrChange w:id="4965" w:author="Lorenzo Fabbri" w:date="2024-09-19T20:38:00Z" w16du:dateUtc="2024-09-19T18:38:00Z">
                  <w:trPr>
                    <w:gridBefore w:val="1"/>
                    <w:cantSplit/>
                    <w:jc w:val="center"/>
                  </w:trPr>
                </w:trPrChange>
              </w:trPr>
              <w:tc>
                <w:tcPr>
                  <w:tcW w:w="0" w:type="dxa"/>
                  <w:tcPrChange w:id="496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956302C" w14:textId="605DB973" w:rsidR="00066508" w:rsidRPr="005A6AA3" w:rsidDel="00AE71EA" w:rsidRDefault="00000000">
                  <w:pPr>
                    <w:keepNext/>
                    <w:widowControl w:val="0"/>
                    <w:spacing w:after="60"/>
                    <w:rPr>
                      <w:del w:id="4967" w:author="Lorenzo Fabbri" w:date="2024-09-24T14:48:00Z" w16du:dateUtc="2024-09-24T12:48:00Z"/>
                    </w:rPr>
                  </w:pPr>
                  <w:del w:id="4968" w:author="Lorenzo Fabbri" w:date="2024-09-24T14:48:00Z" w16du:dateUtc="2024-09-24T12:48:00Z">
                    <w:r w:rsidRPr="005A6AA3" w:rsidDel="00AE71EA">
                      <w:rPr>
                        <w:rFonts w:ascii="Calibri" w:hAnsi="Calibri"/>
                        <w:sz w:val="20"/>
                      </w:rPr>
                      <w:delText>5b20bcortol</w:delText>
                    </w:r>
                  </w:del>
                </w:p>
              </w:tc>
              <w:tc>
                <w:tcPr>
                  <w:tcW w:w="0" w:type="dxa"/>
                  <w:tcPrChange w:id="496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A82CCD7" w14:textId="4E839F42" w:rsidR="00066508" w:rsidRPr="005A6AA3" w:rsidDel="00AE71EA" w:rsidRDefault="00000000">
                  <w:pPr>
                    <w:keepNext/>
                    <w:widowControl w:val="0"/>
                    <w:spacing w:after="60"/>
                    <w:jc w:val="right"/>
                    <w:rPr>
                      <w:del w:id="4970" w:author="Lorenzo Fabbri" w:date="2024-09-24T14:48:00Z" w16du:dateUtc="2024-09-24T12:48:00Z"/>
                    </w:rPr>
                  </w:pPr>
                  <w:del w:id="4971" w:author="Lorenzo Fabbri" w:date="2024-09-24T14:48:00Z" w16du:dateUtc="2024-09-24T12:48:00Z">
                    <w:r w:rsidRPr="005A6AA3" w:rsidDel="00AE71EA">
                      <w:rPr>
                        <w:rFonts w:ascii="Calibri" w:hAnsi="Calibri"/>
                        <w:sz w:val="20"/>
                      </w:rPr>
                      <w:delText>2.50</w:delText>
                    </w:r>
                  </w:del>
                </w:p>
              </w:tc>
            </w:tr>
            <w:tr w:rsidR="00066508" w:rsidRPr="005A6AA3" w:rsidDel="00AE71EA" w14:paraId="69FF01A3" w14:textId="13F8834B" w:rsidTr="006C3DDD">
              <w:trPr>
                <w:del w:id="4972" w:author="Lorenzo Fabbri" w:date="2024-09-24T14:48:00Z"/>
                <w:trPrChange w:id="4973" w:author="Lorenzo Fabbri" w:date="2024-09-19T20:38:00Z" w16du:dateUtc="2024-09-19T18:38:00Z">
                  <w:trPr>
                    <w:gridBefore w:val="1"/>
                    <w:cantSplit/>
                    <w:jc w:val="center"/>
                  </w:trPr>
                </w:trPrChange>
              </w:trPr>
              <w:tc>
                <w:tcPr>
                  <w:tcW w:w="0" w:type="dxa"/>
                  <w:tcPrChange w:id="497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5B9D129" w14:textId="56C292DB" w:rsidR="00066508" w:rsidRPr="005A6AA3" w:rsidDel="00AE71EA" w:rsidRDefault="00000000">
                  <w:pPr>
                    <w:keepNext/>
                    <w:widowControl w:val="0"/>
                    <w:spacing w:after="60"/>
                    <w:rPr>
                      <w:del w:id="4975" w:author="Lorenzo Fabbri" w:date="2024-09-24T14:48:00Z" w16du:dateUtc="2024-09-24T12:48:00Z"/>
                    </w:rPr>
                  </w:pPr>
                  <w:del w:id="4976" w:author="Lorenzo Fabbri" w:date="2024-09-24T14:48:00Z" w16du:dateUtc="2024-09-24T12:48:00Z">
                    <w:r w:rsidRPr="005A6AA3" w:rsidDel="00AE71EA">
                      <w:rPr>
                        <w:rFonts w:ascii="Calibri" w:hAnsi="Calibri"/>
                        <w:sz w:val="20"/>
                      </w:rPr>
                      <w:delText>11OHAndros</w:delText>
                    </w:r>
                  </w:del>
                </w:p>
              </w:tc>
              <w:tc>
                <w:tcPr>
                  <w:tcW w:w="0" w:type="dxa"/>
                  <w:tcPrChange w:id="4977"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499C3F3" w14:textId="755333D6" w:rsidR="00066508" w:rsidRPr="005A6AA3" w:rsidDel="00AE71EA" w:rsidRDefault="00000000">
                  <w:pPr>
                    <w:keepNext/>
                    <w:widowControl w:val="0"/>
                    <w:spacing w:after="60"/>
                    <w:jc w:val="right"/>
                    <w:rPr>
                      <w:del w:id="4978" w:author="Lorenzo Fabbri" w:date="2024-09-24T14:48:00Z" w16du:dateUtc="2024-09-24T12:48:00Z"/>
                    </w:rPr>
                  </w:pPr>
                  <w:del w:id="4979" w:author="Lorenzo Fabbri" w:date="2024-09-24T14:48:00Z" w16du:dateUtc="2024-09-24T12:48:00Z">
                    <w:r w:rsidRPr="005A6AA3" w:rsidDel="00AE71EA">
                      <w:rPr>
                        <w:rFonts w:ascii="Calibri" w:hAnsi="Calibri"/>
                        <w:sz w:val="20"/>
                      </w:rPr>
                      <w:delText>2.00</w:delText>
                    </w:r>
                  </w:del>
                </w:p>
              </w:tc>
            </w:tr>
            <w:tr w:rsidR="00066508" w:rsidRPr="005A6AA3" w:rsidDel="00AE71EA" w14:paraId="15B7AE53" w14:textId="129F4BE9" w:rsidTr="006C3DDD">
              <w:trPr>
                <w:del w:id="4980" w:author="Lorenzo Fabbri" w:date="2024-09-24T14:48:00Z"/>
                <w:trPrChange w:id="4981" w:author="Lorenzo Fabbri" w:date="2024-09-19T20:38:00Z" w16du:dateUtc="2024-09-19T18:38:00Z">
                  <w:trPr>
                    <w:gridBefore w:val="1"/>
                    <w:cantSplit/>
                    <w:jc w:val="center"/>
                  </w:trPr>
                </w:trPrChange>
              </w:trPr>
              <w:tc>
                <w:tcPr>
                  <w:tcW w:w="0" w:type="dxa"/>
                  <w:tcPrChange w:id="498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6EECB8A" w14:textId="67BA6E90" w:rsidR="00066508" w:rsidRPr="005A6AA3" w:rsidDel="00AE71EA" w:rsidRDefault="00000000">
                  <w:pPr>
                    <w:keepNext/>
                    <w:widowControl w:val="0"/>
                    <w:spacing w:after="60"/>
                    <w:rPr>
                      <w:del w:id="4983" w:author="Lorenzo Fabbri" w:date="2024-09-24T14:48:00Z" w16du:dateUtc="2024-09-24T12:48:00Z"/>
                    </w:rPr>
                  </w:pPr>
                  <w:del w:id="4984" w:author="Lorenzo Fabbri" w:date="2024-09-24T14:48:00Z" w16du:dateUtc="2024-09-24T12:48:00Z">
                    <w:r w:rsidRPr="005A6AA3" w:rsidDel="00AE71EA">
                      <w:rPr>
                        <w:rFonts w:ascii="Calibri" w:hAnsi="Calibri"/>
                        <w:sz w:val="20"/>
                      </w:rPr>
                      <w:delText>17HP</w:delText>
                    </w:r>
                  </w:del>
                </w:p>
              </w:tc>
              <w:tc>
                <w:tcPr>
                  <w:tcW w:w="0" w:type="dxa"/>
                  <w:tcPrChange w:id="4985"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2035A9A" w14:textId="3B67A7DB" w:rsidR="00066508" w:rsidRPr="005A6AA3" w:rsidDel="00AE71EA" w:rsidRDefault="00000000">
                  <w:pPr>
                    <w:keepNext/>
                    <w:widowControl w:val="0"/>
                    <w:spacing w:after="60"/>
                    <w:jc w:val="right"/>
                    <w:rPr>
                      <w:del w:id="4986" w:author="Lorenzo Fabbri" w:date="2024-09-24T14:48:00Z" w16du:dateUtc="2024-09-24T12:48:00Z"/>
                    </w:rPr>
                  </w:pPr>
                  <w:del w:id="4987" w:author="Lorenzo Fabbri" w:date="2024-09-24T14:48:00Z" w16du:dateUtc="2024-09-24T12:48:00Z">
                    <w:r w:rsidRPr="005A6AA3" w:rsidDel="00AE71EA">
                      <w:rPr>
                        <w:rFonts w:ascii="Calibri" w:hAnsi="Calibri"/>
                        <w:sz w:val="20"/>
                      </w:rPr>
                      <w:delText>2.00</w:delText>
                    </w:r>
                  </w:del>
                </w:p>
              </w:tc>
            </w:tr>
            <w:tr w:rsidR="00066508" w:rsidRPr="005A6AA3" w:rsidDel="00AE71EA" w14:paraId="561829DD" w14:textId="25B94289" w:rsidTr="006C3DDD">
              <w:trPr>
                <w:del w:id="4988" w:author="Lorenzo Fabbri" w:date="2024-09-24T14:48:00Z"/>
                <w:trPrChange w:id="4989" w:author="Lorenzo Fabbri" w:date="2024-09-19T20:38:00Z" w16du:dateUtc="2024-09-19T18:38:00Z">
                  <w:trPr>
                    <w:gridBefore w:val="1"/>
                    <w:cantSplit/>
                    <w:jc w:val="center"/>
                  </w:trPr>
                </w:trPrChange>
              </w:trPr>
              <w:tc>
                <w:tcPr>
                  <w:tcW w:w="0" w:type="dxa"/>
                  <w:tcPrChange w:id="499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A75A9A" w14:textId="3D50C844" w:rsidR="00066508" w:rsidRPr="005A6AA3" w:rsidDel="00AE71EA" w:rsidRDefault="00000000">
                  <w:pPr>
                    <w:keepNext/>
                    <w:widowControl w:val="0"/>
                    <w:spacing w:after="60"/>
                    <w:rPr>
                      <w:del w:id="4991" w:author="Lorenzo Fabbri" w:date="2024-09-24T14:48:00Z" w16du:dateUtc="2024-09-24T12:48:00Z"/>
                    </w:rPr>
                  </w:pPr>
                  <w:del w:id="4992" w:author="Lorenzo Fabbri" w:date="2024-09-24T14:48:00Z" w16du:dateUtc="2024-09-24T12:48:00Z">
                    <w:r w:rsidRPr="005A6AA3" w:rsidDel="00AE71EA">
                      <w:rPr>
                        <w:rFonts w:ascii="Calibri" w:hAnsi="Calibri"/>
                        <w:sz w:val="20"/>
                      </w:rPr>
                      <w:delText>PT</w:delText>
                    </w:r>
                  </w:del>
                </w:p>
              </w:tc>
              <w:tc>
                <w:tcPr>
                  <w:tcW w:w="0" w:type="dxa"/>
                  <w:tcPrChange w:id="499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94BA57B" w14:textId="5FF71A4F" w:rsidR="00066508" w:rsidRPr="005A6AA3" w:rsidDel="00AE71EA" w:rsidRDefault="00000000">
                  <w:pPr>
                    <w:keepNext/>
                    <w:widowControl w:val="0"/>
                    <w:spacing w:after="60"/>
                    <w:jc w:val="right"/>
                    <w:rPr>
                      <w:del w:id="4994" w:author="Lorenzo Fabbri" w:date="2024-09-24T14:48:00Z" w16du:dateUtc="2024-09-24T12:48:00Z"/>
                    </w:rPr>
                  </w:pPr>
                  <w:del w:id="4995" w:author="Lorenzo Fabbri" w:date="2024-09-24T14:48:00Z" w16du:dateUtc="2024-09-24T12:48:00Z">
                    <w:r w:rsidRPr="005A6AA3" w:rsidDel="00AE71EA">
                      <w:rPr>
                        <w:rFonts w:ascii="Calibri" w:hAnsi="Calibri"/>
                        <w:sz w:val="20"/>
                      </w:rPr>
                      <w:delText>2.00</w:delText>
                    </w:r>
                  </w:del>
                </w:p>
              </w:tc>
            </w:tr>
            <w:tr w:rsidR="00066508" w:rsidRPr="005A6AA3" w:rsidDel="00AE71EA" w14:paraId="71BB90D6" w14:textId="057BDFD1" w:rsidTr="006C3DDD">
              <w:trPr>
                <w:del w:id="4996" w:author="Lorenzo Fabbri" w:date="2024-09-24T14:48:00Z"/>
                <w:trPrChange w:id="4997" w:author="Lorenzo Fabbri" w:date="2024-09-19T20:38:00Z" w16du:dateUtc="2024-09-19T18:38:00Z">
                  <w:trPr>
                    <w:gridBefore w:val="1"/>
                    <w:cantSplit/>
                    <w:jc w:val="center"/>
                  </w:trPr>
                </w:trPrChange>
              </w:trPr>
              <w:tc>
                <w:tcPr>
                  <w:tcW w:w="0" w:type="dxa"/>
                  <w:tcPrChange w:id="499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80AD661" w14:textId="09192C8B" w:rsidR="00066508" w:rsidRPr="005A6AA3" w:rsidDel="00AE71EA" w:rsidRDefault="00000000">
                  <w:pPr>
                    <w:keepNext/>
                    <w:widowControl w:val="0"/>
                    <w:spacing w:after="60"/>
                    <w:rPr>
                      <w:del w:id="4999" w:author="Lorenzo Fabbri" w:date="2024-09-24T14:48:00Z" w16du:dateUtc="2024-09-24T12:48:00Z"/>
                    </w:rPr>
                  </w:pPr>
                  <w:del w:id="5000" w:author="Lorenzo Fabbri" w:date="2024-09-24T14:48:00Z" w16du:dateUtc="2024-09-24T12:48:00Z">
                    <w:r w:rsidRPr="005A6AA3" w:rsidDel="00AE71EA">
                      <w:rPr>
                        <w:rFonts w:ascii="Calibri" w:hAnsi="Calibri"/>
                        <w:sz w:val="20"/>
                      </w:rPr>
                      <w:delText>20bDHF</w:delText>
                    </w:r>
                  </w:del>
                </w:p>
              </w:tc>
              <w:tc>
                <w:tcPr>
                  <w:tcW w:w="0" w:type="dxa"/>
                  <w:tcPrChange w:id="500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2CF31EF" w14:textId="7DE641EB" w:rsidR="00066508" w:rsidRPr="005A6AA3" w:rsidDel="00AE71EA" w:rsidRDefault="00000000">
                  <w:pPr>
                    <w:keepNext/>
                    <w:widowControl w:val="0"/>
                    <w:spacing w:after="60"/>
                    <w:jc w:val="right"/>
                    <w:rPr>
                      <w:del w:id="5002" w:author="Lorenzo Fabbri" w:date="2024-09-24T14:48:00Z" w16du:dateUtc="2024-09-24T12:48:00Z"/>
                    </w:rPr>
                  </w:pPr>
                  <w:del w:id="5003" w:author="Lorenzo Fabbri" w:date="2024-09-24T14:48:00Z" w16du:dateUtc="2024-09-24T12:48:00Z">
                    <w:r w:rsidRPr="005A6AA3" w:rsidDel="00AE71EA">
                      <w:rPr>
                        <w:rFonts w:ascii="Calibri" w:hAnsi="Calibri"/>
                        <w:sz w:val="20"/>
                      </w:rPr>
                      <w:delText>0.50</w:delText>
                    </w:r>
                  </w:del>
                </w:p>
              </w:tc>
            </w:tr>
            <w:tr w:rsidR="00066508" w:rsidRPr="005A6AA3" w:rsidDel="00AE71EA" w14:paraId="719AA60C" w14:textId="2291C06F" w:rsidTr="006C3DDD">
              <w:trPr>
                <w:del w:id="5004" w:author="Lorenzo Fabbri" w:date="2024-09-24T14:48:00Z"/>
                <w:trPrChange w:id="5005" w:author="Lorenzo Fabbri" w:date="2024-09-19T20:38:00Z" w16du:dateUtc="2024-09-19T18:38:00Z">
                  <w:trPr>
                    <w:gridBefore w:val="1"/>
                    <w:cantSplit/>
                    <w:jc w:val="center"/>
                  </w:trPr>
                </w:trPrChange>
              </w:trPr>
              <w:tc>
                <w:tcPr>
                  <w:tcW w:w="0" w:type="dxa"/>
                  <w:tcPrChange w:id="500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B05AFA" w14:textId="25F0E6C4" w:rsidR="00066508" w:rsidRPr="005A6AA3" w:rsidDel="00AE71EA" w:rsidRDefault="00000000">
                  <w:pPr>
                    <w:keepNext/>
                    <w:widowControl w:val="0"/>
                    <w:spacing w:after="60"/>
                    <w:rPr>
                      <w:del w:id="5007" w:author="Lorenzo Fabbri" w:date="2024-09-24T14:48:00Z" w16du:dateUtc="2024-09-24T12:48:00Z"/>
                    </w:rPr>
                  </w:pPr>
                  <w:del w:id="5008" w:author="Lorenzo Fabbri" w:date="2024-09-24T14:48:00Z" w16du:dateUtc="2024-09-24T12:48:00Z">
                    <w:r w:rsidRPr="005A6AA3" w:rsidDel="00AE71EA">
                      <w:rPr>
                        <w:rFonts w:ascii="Calibri" w:hAnsi="Calibri"/>
                        <w:sz w:val="20"/>
                      </w:rPr>
                      <w:delText>5bTHF</w:delText>
                    </w:r>
                  </w:del>
                </w:p>
              </w:tc>
              <w:tc>
                <w:tcPr>
                  <w:tcW w:w="0" w:type="dxa"/>
                  <w:tcPrChange w:id="500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F9EFE9D" w14:textId="765E8142" w:rsidR="00066508" w:rsidRPr="005A6AA3" w:rsidDel="00AE71EA" w:rsidRDefault="00000000">
                  <w:pPr>
                    <w:keepNext/>
                    <w:widowControl w:val="0"/>
                    <w:spacing w:after="60"/>
                    <w:jc w:val="right"/>
                    <w:rPr>
                      <w:del w:id="5010" w:author="Lorenzo Fabbri" w:date="2024-09-24T14:48:00Z" w16du:dateUtc="2024-09-24T12:48:00Z"/>
                    </w:rPr>
                  </w:pPr>
                  <w:del w:id="5011" w:author="Lorenzo Fabbri" w:date="2024-09-24T14:48:00Z" w16du:dateUtc="2024-09-24T12:48:00Z">
                    <w:r w:rsidRPr="005A6AA3" w:rsidDel="00AE71EA">
                      <w:rPr>
                        <w:rFonts w:ascii="Calibri" w:hAnsi="Calibri"/>
                        <w:sz w:val="20"/>
                      </w:rPr>
                      <w:delText>0.50</w:delText>
                    </w:r>
                  </w:del>
                </w:p>
              </w:tc>
            </w:tr>
            <w:tr w:rsidR="00066508" w:rsidRPr="005A6AA3" w:rsidDel="00AE71EA" w14:paraId="46ECEB9E" w14:textId="160FCEE6" w:rsidTr="006C3DDD">
              <w:trPr>
                <w:del w:id="5012" w:author="Lorenzo Fabbri" w:date="2024-09-24T14:48:00Z"/>
                <w:trPrChange w:id="5013" w:author="Lorenzo Fabbri" w:date="2024-09-19T20:38:00Z" w16du:dateUtc="2024-09-19T18:38:00Z">
                  <w:trPr>
                    <w:gridBefore w:val="1"/>
                    <w:cantSplit/>
                    <w:jc w:val="center"/>
                  </w:trPr>
                </w:trPrChange>
              </w:trPr>
              <w:tc>
                <w:tcPr>
                  <w:tcW w:w="0" w:type="dxa"/>
                  <w:tcPrChange w:id="501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4E11278" w14:textId="4E78ECF4" w:rsidR="00066508" w:rsidRPr="005A6AA3" w:rsidDel="00AE71EA" w:rsidRDefault="00000000">
                  <w:pPr>
                    <w:keepNext/>
                    <w:widowControl w:val="0"/>
                    <w:spacing w:after="60"/>
                    <w:rPr>
                      <w:del w:id="5015" w:author="Lorenzo Fabbri" w:date="2024-09-24T14:48:00Z" w16du:dateUtc="2024-09-24T12:48:00Z"/>
                    </w:rPr>
                  </w:pPr>
                  <w:del w:id="5016" w:author="Lorenzo Fabbri" w:date="2024-09-24T14:48:00Z" w16du:dateUtc="2024-09-24T12:48:00Z">
                    <w:r w:rsidRPr="005A6AA3" w:rsidDel="00AE71EA">
                      <w:rPr>
                        <w:rFonts w:ascii="Calibri" w:hAnsi="Calibri"/>
                        <w:sz w:val="20"/>
                      </w:rPr>
                      <w:delText>6OHF</w:delText>
                    </w:r>
                  </w:del>
                </w:p>
              </w:tc>
              <w:tc>
                <w:tcPr>
                  <w:tcW w:w="0" w:type="dxa"/>
                  <w:tcPrChange w:id="5017"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98E6606" w14:textId="4BD06DC4" w:rsidR="00066508" w:rsidRPr="005A6AA3" w:rsidDel="00AE71EA" w:rsidRDefault="00000000">
                  <w:pPr>
                    <w:keepNext/>
                    <w:widowControl w:val="0"/>
                    <w:spacing w:after="60"/>
                    <w:jc w:val="right"/>
                    <w:rPr>
                      <w:del w:id="5018" w:author="Lorenzo Fabbri" w:date="2024-09-24T14:48:00Z" w16du:dateUtc="2024-09-24T12:48:00Z"/>
                    </w:rPr>
                  </w:pPr>
                  <w:del w:id="5019" w:author="Lorenzo Fabbri" w:date="2024-09-24T14:48:00Z" w16du:dateUtc="2024-09-24T12:48:00Z">
                    <w:r w:rsidRPr="005A6AA3" w:rsidDel="00AE71EA">
                      <w:rPr>
                        <w:rFonts w:ascii="Calibri" w:hAnsi="Calibri"/>
                        <w:sz w:val="20"/>
                      </w:rPr>
                      <w:delText>0.50</w:delText>
                    </w:r>
                  </w:del>
                </w:p>
              </w:tc>
            </w:tr>
            <w:tr w:rsidR="00066508" w:rsidRPr="005A6AA3" w:rsidDel="00AE71EA" w14:paraId="5A9FE9CA" w14:textId="043AED03" w:rsidTr="006C3DDD">
              <w:trPr>
                <w:del w:id="5020" w:author="Lorenzo Fabbri" w:date="2024-09-24T14:48:00Z"/>
                <w:trPrChange w:id="5021" w:author="Lorenzo Fabbri" w:date="2024-09-19T20:38:00Z" w16du:dateUtc="2024-09-19T18:38:00Z">
                  <w:trPr>
                    <w:gridBefore w:val="1"/>
                    <w:cantSplit/>
                    <w:jc w:val="center"/>
                  </w:trPr>
                </w:trPrChange>
              </w:trPr>
              <w:tc>
                <w:tcPr>
                  <w:tcW w:w="0" w:type="dxa"/>
                  <w:tcPrChange w:id="502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A17D468" w14:textId="2BFA371B" w:rsidR="00066508" w:rsidRPr="005A6AA3" w:rsidDel="00AE71EA" w:rsidRDefault="00000000">
                  <w:pPr>
                    <w:keepNext/>
                    <w:widowControl w:val="0"/>
                    <w:spacing w:after="60"/>
                    <w:rPr>
                      <w:del w:id="5023" w:author="Lorenzo Fabbri" w:date="2024-09-24T14:48:00Z" w16du:dateUtc="2024-09-24T12:48:00Z"/>
                    </w:rPr>
                  </w:pPr>
                  <w:del w:id="5024" w:author="Lorenzo Fabbri" w:date="2024-09-24T14:48:00Z" w16du:dateUtc="2024-09-24T12:48:00Z">
                    <w:r w:rsidRPr="005A6AA3" w:rsidDel="00AE71EA">
                      <w:rPr>
                        <w:rFonts w:ascii="Calibri" w:hAnsi="Calibri"/>
                        <w:sz w:val="20"/>
                      </w:rPr>
                      <w:delText>E</w:delText>
                    </w:r>
                  </w:del>
                </w:p>
              </w:tc>
              <w:tc>
                <w:tcPr>
                  <w:tcW w:w="0" w:type="dxa"/>
                  <w:tcPrChange w:id="5025"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F3C629C" w14:textId="3940C10D" w:rsidR="00066508" w:rsidRPr="005A6AA3" w:rsidDel="00AE71EA" w:rsidRDefault="00000000">
                  <w:pPr>
                    <w:keepNext/>
                    <w:widowControl w:val="0"/>
                    <w:spacing w:after="60"/>
                    <w:jc w:val="right"/>
                    <w:rPr>
                      <w:del w:id="5026" w:author="Lorenzo Fabbri" w:date="2024-09-24T14:48:00Z" w16du:dateUtc="2024-09-24T12:48:00Z"/>
                    </w:rPr>
                  </w:pPr>
                  <w:del w:id="5027" w:author="Lorenzo Fabbri" w:date="2024-09-24T14:48:00Z" w16du:dateUtc="2024-09-24T12:48:00Z">
                    <w:r w:rsidRPr="005A6AA3" w:rsidDel="00AE71EA">
                      <w:rPr>
                        <w:rFonts w:ascii="Calibri" w:hAnsi="Calibri"/>
                        <w:sz w:val="20"/>
                      </w:rPr>
                      <w:delText>0.50</w:delText>
                    </w:r>
                  </w:del>
                </w:p>
              </w:tc>
            </w:tr>
            <w:tr w:rsidR="00066508" w:rsidRPr="005A6AA3" w:rsidDel="00AE71EA" w14:paraId="6DF4B3BE" w14:textId="5DABF503" w:rsidTr="006C3DDD">
              <w:trPr>
                <w:del w:id="5028" w:author="Lorenzo Fabbri" w:date="2024-09-24T14:48:00Z"/>
                <w:trPrChange w:id="5029" w:author="Lorenzo Fabbri" w:date="2024-09-19T20:38:00Z" w16du:dateUtc="2024-09-19T18:38:00Z">
                  <w:trPr>
                    <w:gridBefore w:val="1"/>
                    <w:cantSplit/>
                    <w:jc w:val="center"/>
                  </w:trPr>
                </w:trPrChange>
              </w:trPr>
              <w:tc>
                <w:tcPr>
                  <w:tcW w:w="0" w:type="dxa"/>
                  <w:tcPrChange w:id="503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D8D289" w14:textId="099C45E9" w:rsidR="00066508" w:rsidRPr="005A6AA3" w:rsidDel="00AE71EA" w:rsidRDefault="00000000">
                  <w:pPr>
                    <w:keepNext/>
                    <w:widowControl w:val="0"/>
                    <w:spacing w:after="60"/>
                    <w:rPr>
                      <w:del w:id="5031" w:author="Lorenzo Fabbri" w:date="2024-09-24T14:48:00Z" w16du:dateUtc="2024-09-24T12:48:00Z"/>
                    </w:rPr>
                  </w:pPr>
                  <w:del w:id="5032" w:author="Lorenzo Fabbri" w:date="2024-09-24T14:48:00Z" w16du:dateUtc="2024-09-24T12:48:00Z">
                    <w:r w:rsidRPr="005A6AA3" w:rsidDel="00AE71EA">
                      <w:rPr>
                        <w:rFonts w:ascii="Calibri" w:hAnsi="Calibri"/>
                        <w:sz w:val="20"/>
                      </w:rPr>
                      <w:delText>20aDHE</w:delText>
                    </w:r>
                  </w:del>
                </w:p>
              </w:tc>
              <w:tc>
                <w:tcPr>
                  <w:tcW w:w="0" w:type="dxa"/>
                  <w:tcPrChange w:id="503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01197AD" w14:textId="734CA03B" w:rsidR="00066508" w:rsidRPr="005A6AA3" w:rsidDel="00AE71EA" w:rsidRDefault="00000000">
                  <w:pPr>
                    <w:keepNext/>
                    <w:widowControl w:val="0"/>
                    <w:spacing w:after="60"/>
                    <w:jc w:val="right"/>
                    <w:rPr>
                      <w:del w:id="5034" w:author="Lorenzo Fabbri" w:date="2024-09-24T14:48:00Z" w16du:dateUtc="2024-09-24T12:48:00Z"/>
                    </w:rPr>
                  </w:pPr>
                  <w:del w:id="5035" w:author="Lorenzo Fabbri" w:date="2024-09-24T14:48:00Z" w16du:dateUtc="2024-09-24T12:48:00Z">
                    <w:r w:rsidRPr="005A6AA3" w:rsidDel="00AE71EA">
                      <w:rPr>
                        <w:rFonts w:ascii="Calibri" w:hAnsi="Calibri"/>
                        <w:sz w:val="20"/>
                      </w:rPr>
                      <w:delText>0.50</w:delText>
                    </w:r>
                  </w:del>
                </w:p>
              </w:tc>
            </w:tr>
            <w:tr w:rsidR="00066508" w:rsidRPr="005A6AA3" w:rsidDel="00AE71EA" w14:paraId="393044C7" w14:textId="2D3AC52F" w:rsidTr="006C3DDD">
              <w:trPr>
                <w:del w:id="5036" w:author="Lorenzo Fabbri" w:date="2024-09-24T14:48:00Z"/>
                <w:trPrChange w:id="5037" w:author="Lorenzo Fabbri" w:date="2024-09-19T20:38:00Z" w16du:dateUtc="2024-09-19T18:38:00Z">
                  <w:trPr>
                    <w:gridBefore w:val="1"/>
                    <w:cantSplit/>
                    <w:jc w:val="center"/>
                  </w:trPr>
                </w:trPrChange>
              </w:trPr>
              <w:tc>
                <w:tcPr>
                  <w:tcW w:w="0" w:type="dxa"/>
                  <w:tcPrChange w:id="503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FA06F71" w14:textId="35A9D8AF" w:rsidR="00066508" w:rsidRPr="005A6AA3" w:rsidDel="00AE71EA" w:rsidRDefault="00000000">
                  <w:pPr>
                    <w:keepNext/>
                    <w:widowControl w:val="0"/>
                    <w:spacing w:after="60"/>
                    <w:rPr>
                      <w:del w:id="5039" w:author="Lorenzo Fabbri" w:date="2024-09-24T14:48:00Z" w16du:dateUtc="2024-09-24T12:48:00Z"/>
                    </w:rPr>
                  </w:pPr>
                  <w:del w:id="5040" w:author="Lorenzo Fabbri" w:date="2024-09-24T14:48:00Z" w16du:dateUtc="2024-09-24T12:48:00Z">
                    <w:r w:rsidRPr="005A6AA3" w:rsidDel="00AE71EA">
                      <w:rPr>
                        <w:rFonts w:ascii="Calibri" w:hAnsi="Calibri"/>
                        <w:sz w:val="20"/>
                      </w:rPr>
                      <w:delText>20bDHE</w:delText>
                    </w:r>
                  </w:del>
                </w:p>
              </w:tc>
              <w:tc>
                <w:tcPr>
                  <w:tcW w:w="0" w:type="dxa"/>
                  <w:tcPrChange w:id="504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8E01FCA" w14:textId="703E9DDB" w:rsidR="00066508" w:rsidRPr="005A6AA3" w:rsidDel="00AE71EA" w:rsidRDefault="00000000">
                  <w:pPr>
                    <w:keepNext/>
                    <w:widowControl w:val="0"/>
                    <w:spacing w:after="60"/>
                    <w:jc w:val="right"/>
                    <w:rPr>
                      <w:del w:id="5042" w:author="Lorenzo Fabbri" w:date="2024-09-24T14:48:00Z" w16du:dateUtc="2024-09-24T12:48:00Z"/>
                    </w:rPr>
                  </w:pPr>
                  <w:del w:id="5043" w:author="Lorenzo Fabbri" w:date="2024-09-24T14:48:00Z" w16du:dateUtc="2024-09-24T12:48:00Z">
                    <w:r w:rsidRPr="005A6AA3" w:rsidDel="00AE71EA">
                      <w:rPr>
                        <w:rFonts w:ascii="Calibri" w:hAnsi="Calibri"/>
                        <w:sz w:val="20"/>
                      </w:rPr>
                      <w:delText>0.50</w:delText>
                    </w:r>
                  </w:del>
                </w:p>
              </w:tc>
            </w:tr>
            <w:tr w:rsidR="00066508" w:rsidRPr="005A6AA3" w:rsidDel="00AE71EA" w14:paraId="51AF8F07" w14:textId="3C9F41D9" w:rsidTr="006C3DDD">
              <w:trPr>
                <w:del w:id="5044" w:author="Lorenzo Fabbri" w:date="2024-09-24T14:48:00Z"/>
                <w:trPrChange w:id="5045" w:author="Lorenzo Fabbri" w:date="2024-09-19T20:38:00Z" w16du:dateUtc="2024-09-19T18:38:00Z">
                  <w:trPr>
                    <w:gridBefore w:val="1"/>
                    <w:cantSplit/>
                    <w:jc w:val="center"/>
                  </w:trPr>
                </w:trPrChange>
              </w:trPr>
              <w:tc>
                <w:tcPr>
                  <w:tcW w:w="0" w:type="dxa"/>
                  <w:tcPrChange w:id="504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BCB4935" w14:textId="43D50657" w:rsidR="00066508" w:rsidRPr="005A6AA3" w:rsidDel="00AE71EA" w:rsidRDefault="00000000">
                  <w:pPr>
                    <w:keepNext/>
                    <w:widowControl w:val="0"/>
                    <w:spacing w:after="60"/>
                    <w:rPr>
                      <w:del w:id="5047" w:author="Lorenzo Fabbri" w:date="2024-09-24T14:48:00Z" w16du:dateUtc="2024-09-24T12:48:00Z"/>
                    </w:rPr>
                  </w:pPr>
                  <w:del w:id="5048" w:author="Lorenzo Fabbri" w:date="2024-09-24T14:48:00Z" w16du:dateUtc="2024-09-24T12:48:00Z">
                    <w:r w:rsidRPr="005A6AA3" w:rsidDel="00AE71EA">
                      <w:rPr>
                        <w:rFonts w:ascii="Calibri" w:hAnsi="Calibri"/>
                        <w:sz w:val="20"/>
                      </w:rPr>
                      <w:delText>5aTHE</w:delText>
                    </w:r>
                  </w:del>
                </w:p>
              </w:tc>
              <w:tc>
                <w:tcPr>
                  <w:tcW w:w="0" w:type="dxa"/>
                  <w:tcPrChange w:id="504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0C4319A" w14:textId="4B9F62D4" w:rsidR="00066508" w:rsidRPr="005A6AA3" w:rsidDel="00AE71EA" w:rsidRDefault="00000000">
                  <w:pPr>
                    <w:keepNext/>
                    <w:widowControl w:val="0"/>
                    <w:spacing w:after="60"/>
                    <w:jc w:val="right"/>
                    <w:rPr>
                      <w:del w:id="5050" w:author="Lorenzo Fabbri" w:date="2024-09-24T14:48:00Z" w16du:dateUtc="2024-09-24T12:48:00Z"/>
                    </w:rPr>
                  </w:pPr>
                  <w:del w:id="5051" w:author="Lorenzo Fabbri" w:date="2024-09-24T14:48:00Z" w16du:dateUtc="2024-09-24T12:48:00Z">
                    <w:r w:rsidRPr="005A6AA3" w:rsidDel="00AE71EA">
                      <w:rPr>
                        <w:rFonts w:ascii="Calibri" w:hAnsi="Calibri"/>
                        <w:sz w:val="20"/>
                      </w:rPr>
                      <w:delText>0.50</w:delText>
                    </w:r>
                  </w:del>
                </w:p>
              </w:tc>
            </w:tr>
            <w:tr w:rsidR="00066508" w:rsidRPr="005A6AA3" w:rsidDel="00AE71EA" w14:paraId="121CF31D" w14:textId="1A4DC887" w:rsidTr="006C3DDD">
              <w:trPr>
                <w:del w:id="5052" w:author="Lorenzo Fabbri" w:date="2024-09-24T14:48:00Z"/>
                <w:trPrChange w:id="5053" w:author="Lorenzo Fabbri" w:date="2024-09-19T20:38:00Z" w16du:dateUtc="2024-09-19T18:38:00Z">
                  <w:trPr>
                    <w:gridBefore w:val="1"/>
                    <w:cantSplit/>
                    <w:jc w:val="center"/>
                  </w:trPr>
                </w:trPrChange>
              </w:trPr>
              <w:tc>
                <w:tcPr>
                  <w:tcW w:w="0" w:type="dxa"/>
                  <w:tcPrChange w:id="505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70ECE37" w14:textId="5F3882B3" w:rsidR="00066508" w:rsidRPr="005A6AA3" w:rsidDel="00AE71EA" w:rsidRDefault="00000000">
                  <w:pPr>
                    <w:keepNext/>
                    <w:widowControl w:val="0"/>
                    <w:spacing w:after="60"/>
                    <w:rPr>
                      <w:del w:id="5055" w:author="Lorenzo Fabbri" w:date="2024-09-24T14:48:00Z" w16du:dateUtc="2024-09-24T12:48:00Z"/>
                    </w:rPr>
                  </w:pPr>
                  <w:del w:id="5056" w:author="Lorenzo Fabbri" w:date="2024-09-24T14:48:00Z" w16du:dateUtc="2024-09-24T12:48:00Z">
                    <w:r w:rsidRPr="005A6AA3" w:rsidDel="00AE71EA">
                      <w:rPr>
                        <w:rFonts w:ascii="Calibri" w:hAnsi="Calibri"/>
                        <w:sz w:val="20"/>
                      </w:rPr>
                      <w:delText>6OHE</w:delText>
                    </w:r>
                  </w:del>
                </w:p>
              </w:tc>
              <w:tc>
                <w:tcPr>
                  <w:tcW w:w="0" w:type="dxa"/>
                  <w:tcPrChange w:id="5057"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E0A098A" w14:textId="5A76CAC5" w:rsidR="00066508" w:rsidRPr="005A6AA3" w:rsidDel="00AE71EA" w:rsidRDefault="00000000">
                  <w:pPr>
                    <w:keepNext/>
                    <w:widowControl w:val="0"/>
                    <w:spacing w:after="60"/>
                    <w:jc w:val="right"/>
                    <w:rPr>
                      <w:del w:id="5058" w:author="Lorenzo Fabbri" w:date="2024-09-24T14:48:00Z" w16du:dateUtc="2024-09-24T12:48:00Z"/>
                    </w:rPr>
                  </w:pPr>
                  <w:del w:id="5059" w:author="Lorenzo Fabbri" w:date="2024-09-24T14:48:00Z" w16du:dateUtc="2024-09-24T12:48:00Z">
                    <w:r w:rsidRPr="005A6AA3" w:rsidDel="00AE71EA">
                      <w:rPr>
                        <w:rFonts w:ascii="Calibri" w:hAnsi="Calibri"/>
                        <w:sz w:val="20"/>
                      </w:rPr>
                      <w:delText>0.50</w:delText>
                    </w:r>
                  </w:del>
                </w:p>
              </w:tc>
            </w:tr>
            <w:tr w:rsidR="00066508" w:rsidRPr="005A6AA3" w:rsidDel="00AE71EA" w14:paraId="5CD63BAC" w14:textId="0C033667" w:rsidTr="006C3DDD">
              <w:trPr>
                <w:del w:id="5060" w:author="Lorenzo Fabbri" w:date="2024-09-24T14:48:00Z"/>
                <w:trPrChange w:id="5061" w:author="Lorenzo Fabbri" w:date="2024-09-19T20:38:00Z" w16du:dateUtc="2024-09-19T18:38:00Z">
                  <w:trPr>
                    <w:gridBefore w:val="1"/>
                    <w:cantSplit/>
                    <w:jc w:val="center"/>
                  </w:trPr>
                </w:trPrChange>
              </w:trPr>
              <w:tc>
                <w:tcPr>
                  <w:tcW w:w="0" w:type="dxa"/>
                  <w:tcPrChange w:id="506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BA75C4C" w14:textId="25647B25" w:rsidR="00066508" w:rsidRPr="005A6AA3" w:rsidDel="00AE71EA" w:rsidRDefault="00000000">
                  <w:pPr>
                    <w:keepNext/>
                    <w:widowControl w:val="0"/>
                    <w:spacing w:after="60"/>
                    <w:rPr>
                      <w:del w:id="5063" w:author="Lorenzo Fabbri" w:date="2024-09-24T14:48:00Z" w16du:dateUtc="2024-09-24T12:48:00Z"/>
                    </w:rPr>
                  </w:pPr>
                  <w:del w:id="5064" w:author="Lorenzo Fabbri" w:date="2024-09-24T14:48:00Z" w16du:dateUtc="2024-09-24T12:48:00Z">
                    <w:r w:rsidRPr="005A6AA3" w:rsidDel="00AE71EA">
                      <w:rPr>
                        <w:rFonts w:ascii="Calibri" w:hAnsi="Calibri"/>
                        <w:sz w:val="20"/>
                      </w:rPr>
                      <w:delText>5aTHB</w:delText>
                    </w:r>
                  </w:del>
                </w:p>
              </w:tc>
              <w:tc>
                <w:tcPr>
                  <w:tcW w:w="0" w:type="dxa"/>
                  <w:tcPrChange w:id="5065"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E8CDBB9" w14:textId="794FF8A8" w:rsidR="00066508" w:rsidRPr="005A6AA3" w:rsidDel="00AE71EA" w:rsidRDefault="00000000">
                  <w:pPr>
                    <w:keepNext/>
                    <w:widowControl w:val="0"/>
                    <w:spacing w:after="60"/>
                    <w:jc w:val="right"/>
                    <w:rPr>
                      <w:del w:id="5066" w:author="Lorenzo Fabbri" w:date="2024-09-24T14:48:00Z" w16du:dateUtc="2024-09-24T12:48:00Z"/>
                    </w:rPr>
                  </w:pPr>
                  <w:del w:id="5067" w:author="Lorenzo Fabbri" w:date="2024-09-24T14:48:00Z" w16du:dateUtc="2024-09-24T12:48:00Z">
                    <w:r w:rsidRPr="005A6AA3" w:rsidDel="00AE71EA">
                      <w:rPr>
                        <w:rFonts w:ascii="Calibri" w:hAnsi="Calibri"/>
                        <w:sz w:val="20"/>
                      </w:rPr>
                      <w:delText>0.50</w:delText>
                    </w:r>
                  </w:del>
                </w:p>
              </w:tc>
            </w:tr>
            <w:tr w:rsidR="00066508" w:rsidRPr="005A6AA3" w:rsidDel="00AE71EA" w14:paraId="78CC6B2D" w14:textId="358C3572" w:rsidTr="006C3DDD">
              <w:trPr>
                <w:del w:id="5068" w:author="Lorenzo Fabbri" w:date="2024-09-24T14:48:00Z"/>
                <w:trPrChange w:id="5069" w:author="Lorenzo Fabbri" w:date="2024-09-19T20:38:00Z" w16du:dateUtc="2024-09-19T18:38:00Z">
                  <w:trPr>
                    <w:gridBefore w:val="1"/>
                    <w:cantSplit/>
                    <w:jc w:val="center"/>
                  </w:trPr>
                </w:trPrChange>
              </w:trPr>
              <w:tc>
                <w:tcPr>
                  <w:tcW w:w="0" w:type="dxa"/>
                  <w:tcPrChange w:id="507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1BC0BCE" w14:textId="37D42E81" w:rsidR="00066508" w:rsidRPr="005A6AA3" w:rsidDel="00AE71EA" w:rsidRDefault="00000000">
                  <w:pPr>
                    <w:keepNext/>
                    <w:widowControl w:val="0"/>
                    <w:spacing w:after="60"/>
                    <w:rPr>
                      <w:del w:id="5071" w:author="Lorenzo Fabbri" w:date="2024-09-24T14:48:00Z" w16du:dateUtc="2024-09-24T12:48:00Z"/>
                    </w:rPr>
                  </w:pPr>
                  <w:del w:id="5072" w:author="Lorenzo Fabbri" w:date="2024-09-24T14:48:00Z" w16du:dateUtc="2024-09-24T12:48:00Z">
                    <w:r w:rsidRPr="005A6AA3" w:rsidDel="00AE71EA">
                      <w:rPr>
                        <w:rFonts w:ascii="Calibri" w:hAnsi="Calibri"/>
                        <w:sz w:val="20"/>
                      </w:rPr>
                      <w:delText>5bTHB</w:delText>
                    </w:r>
                  </w:del>
                </w:p>
              </w:tc>
              <w:tc>
                <w:tcPr>
                  <w:tcW w:w="0" w:type="dxa"/>
                  <w:tcPrChange w:id="507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61D9AE7" w14:textId="0840B5D4" w:rsidR="00066508" w:rsidRPr="005A6AA3" w:rsidDel="00AE71EA" w:rsidRDefault="00000000">
                  <w:pPr>
                    <w:keepNext/>
                    <w:widowControl w:val="0"/>
                    <w:spacing w:after="60"/>
                    <w:jc w:val="right"/>
                    <w:rPr>
                      <w:del w:id="5074" w:author="Lorenzo Fabbri" w:date="2024-09-24T14:48:00Z" w16du:dateUtc="2024-09-24T12:48:00Z"/>
                    </w:rPr>
                  </w:pPr>
                  <w:del w:id="5075" w:author="Lorenzo Fabbri" w:date="2024-09-24T14:48:00Z" w16du:dateUtc="2024-09-24T12:48:00Z">
                    <w:r w:rsidRPr="005A6AA3" w:rsidDel="00AE71EA">
                      <w:rPr>
                        <w:rFonts w:ascii="Calibri" w:hAnsi="Calibri"/>
                        <w:sz w:val="20"/>
                      </w:rPr>
                      <w:delText>0.50</w:delText>
                    </w:r>
                  </w:del>
                </w:p>
              </w:tc>
            </w:tr>
            <w:tr w:rsidR="00066508" w:rsidRPr="005A6AA3" w:rsidDel="00AE71EA" w14:paraId="665DB01C" w14:textId="367799B5" w:rsidTr="006C3DDD">
              <w:trPr>
                <w:del w:id="5076" w:author="Lorenzo Fabbri" w:date="2024-09-24T14:48:00Z"/>
                <w:trPrChange w:id="5077" w:author="Lorenzo Fabbri" w:date="2024-09-19T20:38:00Z" w16du:dateUtc="2024-09-19T18:38:00Z">
                  <w:trPr>
                    <w:gridBefore w:val="1"/>
                    <w:cantSplit/>
                    <w:jc w:val="center"/>
                  </w:trPr>
                </w:trPrChange>
              </w:trPr>
              <w:tc>
                <w:tcPr>
                  <w:tcW w:w="0" w:type="dxa"/>
                  <w:tcPrChange w:id="507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538A6B1" w14:textId="7F8760B4" w:rsidR="00066508" w:rsidRPr="005A6AA3" w:rsidDel="00AE71EA" w:rsidRDefault="00000000">
                  <w:pPr>
                    <w:keepNext/>
                    <w:widowControl w:val="0"/>
                    <w:spacing w:after="60"/>
                    <w:rPr>
                      <w:del w:id="5079" w:author="Lorenzo Fabbri" w:date="2024-09-24T14:48:00Z" w16du:dateUtc="2024-09-24T12:48:00Z"/>
                    </w:rPr>
                  </w:pPr>
                  <w:del w:id="5080" w:author="Lorenzo Fabbri" w:date="2024-09-24T14:48:00Z" w16du:dateUtc="2024-09-24T12:48:00Z">
                    <w:r w:rsidRPr="005A6AA3" w:rsidDel="00AE71EA">
                      <w:rPr>
                        <w:rFonts w:ascii="Calibri" w:hAnsi="Calibri"/>
                        <w:sz w:val="20"/>
                      </w:rPr>
                      <w:delText>17DOcortolone</w:delText>
                    </w:r>
                  </w:del>
                </w:p>
              </w:tc>
              <w:tc>
                <w:tcPr>
                  <w:tcW w:w="0" w:type="dxa"/>
                  <w:tcPrChange w:id="508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95FAC30" w14:textId="1BC382A4" w:rsidR="00066508" w:rsidRPr="005A6AA3" w:rsidDel="00AE71EA" w:rsidRDefault="00000000">
                  <w:pPr>
                    <w:keepNext/>
                    <w:widowControl w:val="0"/>
                    <w:spacing w:after="60"/>
                    <w:jc w:val="right"/>
                    <w:rPr>
                      <w:del w:id="5082" w:author="Lorenzo Fabbri" w:date="2024-09-24T14:48:00Z" w16du:dateUtc="2024-09-24T12:48:00Z"/>
                    </w:rPr>
                  </w:pPr>
                  <w:del w:id="5083" w:author="Lorenzo Fabbri" w:date="2024-09-24T14:48:00Z" w16du:dateUtc="2024-09-24T12:48:00Z">
                    <w:r w:rsidRPr="005A6AA3" w:rsidDel="00AE71EA">
                      <w:rPr>
                        <w:rFonts w:ascii="Calibri" w:hAnsi="Calibri"/>
                        <w:sz w:val="20"/>
                      </w:rPr>
                      <w:delText>0.50</w:delText>
                    </w:r>
                  </w:del>
                </w:p>
              </w:tc>
            </w:tr>
            <w:tr w:rsidR="00066508" w:rsidRPr="005A6AA3" w:rsidDel="00AE71EA" w14:paraId="40AC167F" w14:textId="5DB4B32F" w:rsidTr="006C3DDD">
              <w:trPr>
                <w:del w:id="5084" w:author="Lorenzo Fabbri" w:date="2024-09-24T14:48:00Z"/>
                <w:trPrChange w:id="5085" w:author="Lorenzo Fabbri" w:date="2024-09-19T20:38:00Z" w16du:dateUtc="2024-09-19T18:38:00Z">
                  <w:trPr>
                    <w:gridBefore w:val="1"/>
                    <w:cantSplit/>
                    <w:jc w:val="center"/>
                  </w:trPr>
                </w:trPrChange>
              </w:trPr>
              <w:tc>
                <w:tcPr>
                  <w:tcW w:w="0" w:type="dxa"/>
                  <w:tcPrChange w:id="508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33A19FC" w14:textId="1BE04CE6" w:rsidR="00066508" w:rsidRPr="005A6AA3" w:rsidDel="00AE71EA" w:rsidRDefault="00000000">
                  <w:pPr>
                    <w:keepNext/>
                    <w:widowControl w:val="0"/>
                    <w:spacing w:after="60"/>
                    <w:rPr>
                      <w:del w:id="5087" w:author="Lorenzo Fabbri" w:date="2024-09-24T14:48:00Z" w16du:dateUtc="2024-09-24T12:48:00Z"/>
                    </w:rPr>
                  </w:pPr>
                  <w:del w:id="5088" w:author="Lorenzo Fabbri" w:date="2024-09-24T14:48:00Z" w16du:dateUtc="2024-09-24T12:48:00Z">
                    <w:r w:rsidRPr="005A6AA3" w:rsidDel="00AE71EA">
                      <w:rPr>
                        <w:rFonts w:ascii="Calibri" w:hAnsi="Calibri"/>
                        <w:sz w:val="20"/>
                      </w:rPr>
                      <w:delText>5bTHS</w:delText>
                    </w:r>
                  </w:del>
                </w:p>
              </w:tc>
              <w:tc>
                <w:tcPr>
                  <w:tcW w:w="0" w:type="dxa"/>
                  <w:tcPrChange w:id="508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7039D08" w14:textId="2A461587" w:rsidR="00066508" w:rsidRPr="005A6AA3" w:rsidDel="00AE71EA" w:rsidRDefault="00000000">
                  <w:pPr>
                    <w:keepNext/>
                    <w:widowControl w:val="0"/>
                    <w:spacing w:after="60"/>
                    <w:jc w:val="right"/>
                    <w:rPr>
                      <w:del w:id="5090" w:author="Lorenzo Fabbri" w:date="2024-09-24T14:48:00Z" w16du:dateUtc="2024-09-24T12:48:00Z"/>
                    </w:rPr>
                  </w:pPr>
                  <w:del w:id="5091" w:author="Lorenzo Fabbri" w:date="2024-09-24T14:48:00Z" w16du:dateUtc="2024-09-24T12:48:00Z">
                    <w:r w:rsidRPr="005A6AA3" w:rsidDel="00AE71EA">
                      <w:rPr>
                        <w:rFonts w:ascii="Calibri" w:hAnsi="Calibri"/>
                        <w:sz w:val="20"/>
                      </w:rPr>
                      <w:delText>0.50</w:delText>
                    </w:r>
                  </w:del>
                </w:p>
              </w:tc>
            </w:tr>
            <w:tr w:rsidR="00066508" w:rsidRPr="005A6AA3" w:rsidDel="00AE71EA" w14:paraId="0BEF025D" w14:textId="14BE305D" w:rsidTr="006C3DDD">
              <w:trPr>
                <w:del w:id="5092" w:author="Lorenzo Fabbri" w:date="2024-09-24T14:48:00Z"/>
                <w:trPrChange w:id="5093" w:author="Lorenzo Fabbri" w:date="2024-09-19T20:38:00Z" w16du:dateUtc="2024-09-19T18:38:00Z">
                  <w:trPr>
                    <w:gridBefore w:val="1"/>
                    <w:cantSplit/>
                    <w:jc w:val="center"/>
                  </w:trPr>
                </w:trPrChange>
              </w:trPr>
              <w:tc>
                <w:tcPr>
                  <w:tcW w:w="0" w:type="dxa"/>
                  <w:tcPrChange w:id="509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4E7D0C4" w14:textId="6EB65141" w:rsidR="00066508" w:rsidRPr="005A6AA3" w:rsidDel="00AE71EA" w:rsidRDefault="00000000">
                  <w:pPr>
                    <w:keepNext/>
                    <w:widowControl w:val="0"/>
                    <w:spacing w:after="60"/>
                    <w:rPr>
                      <w:del w:id="5095" w:author="Lorenzo Fabbri" w:date="2024-09-24T14:48:00Z" w16du:dateUtc="2024-09-24T12:48:00Z"/>
                    </w:rPr>
                  </w:pPr>
                  <w:del w:id="5096" w:author="Lorenzo Fabbri" w:date="2024-09-24T14:48:00Z" w16du:dateUtc="2024-09-24T12:48:00Z">
                    <w:r w:rsidRPr="005A6AA3" w:rsidDel="00AE71EA">
                      <w:rPr>
                        <w:rFonts w:ascii="Calibri" w:hAnsi="Calibri"/>
                        <w:sz w:val="20"/>
                      </w:rPr>
                      <w:delText>Andros</w:delText>
                    </w:r>
                  </w:del>
                </w:p>
              </w:tc>
              <w:tc>
                <w:tcPr>
                  <w:tcW w:w="0" w:type="dxa"/>
                  <w:tcPrChange w:id="5097"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C40C5BE" w14:textId="44AF50DE" w:rsidR="00066508" w:rsidRPr="005A6AA3" w:rsidDel="00AE71EA" w:rsidRDefault="00000000">
                  <w:pPr>
                    <w:keepNext/>
                    <w:widowControl w:val="0"/>
                    <w:spacing w:after="60"/>
                    <w:jc w:val="right"/>
                    <w:rPr>
                      <w:del w:id="5098" w:author="Lorenzo Fabbri" w:date="2024-09-24T14:48:00Z" w16du:dateUtc="2024-09-24T12:48:00Z"/>
                    </w:rPr>
                  </w:pPr>
                  <w:del w:id="5099" w:author="Lorenzo Fabbri" w:date="2024-09-24T14:48:00Z" w16du:dateUtc="2024-09-24T12:48:00Z">
                    <w:r w:rsidRPr="005A6AA3" w:rsidDel="00AE71EA">
                      <w:rPr>
                        <w:rFonts w:ascii="Calibri" w:hAnsi="Calibri"/>
                        <w:sz w:val="20"/>
                      </w:rPr>
                      <w:delText>0.50</w:delText>
                    </w:r>
                  </w:del>
                </w:p>
              </w:tc>
            </w:tr>
            <w:tr w:rsidR="00066508" w:rsidRPr="005A6AA3" w:rsidDel="00AE71EA" w14:paraId="1D56D972" w14:textId="23863343" w:rsidTr="006C3DDD">
              <w:trPr>
                <w:del w:id="5100" w:author="Lorenzo Fabbri" w:date="2024-09-24T14:48:00Z"/>
                <w:trPrChange w:id="5101" w:author="Lorenzo Fabbri" w:date="2024-09-19T20:38:00Z" w16du:dateUtc="2024-09-19T18:38:00Z">
                  <w:trPr>
                    <w:gridBefore w:val="1"/>
                    <w:cantSplit/>
                    <w:jc w:val="center"/>
                  </w:trPr>
                </w:trPrChange>
              </w:trPr>
              <w:tc>
                <w:tcPr>
                  <w:tcW w:w="0" w:type="dxa"/>
                  <w:tcPrChange w:id="510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6B3A5252" w14:textId="6C9CAD48" w:rsidR="00066508" w:rsidRPr="005A6AA3" w:rsidDel="00AE71EA" w:rsidRDefault="00000000">
                  <w:pPr>
                    <w:keepNext/>
                    <w:widowControl w:val="0"/>
                    <w:spacing w:after="60"/>
                    <w:rPr>
                      <w:del w:id="5103" w:author="Lorenzo Fabbri" w:date="2024-09-24T14:48:00Z" w16du:dateUtc="2024-09-24T12:48:00Z"/>
                    </w:rPr>
                  </w:pPr>
                  <w:del w:id="5104" w:author="Lorenzo Fabbri" w:date="2024-09-24T14:48:00Z" w16du:dateUtc="2024-09-24T12:48:00Z">
                    <w:r w:rsidRPr="005A6AA3" w:rsidDel="00AE71EA">
                      <w:rPr>
                        <w:rFonts w:ascii="Calibri" w:hAnsi="Calibri"/>
                        <w:sz w:val="20"/>
                      </w:rPr>
                      <w:delText>Etio</w:delText>
                    </w:r>
                  </w:del>
                </w:p>
              </w:tc>
              <w:tc>
                <w:tcPr>
                  <w:tcW w:w="0" w:type="dxa"/>
                  <w:tcPrChange w:id="5105"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774F7E5" w14:textId="0021960D" w:rsidR="00066508" w:rsidRPr="005A6AA3" w:rsidDel="00AE71EA" w:rsidRDefault="00000000">
                  <w:pPr>
                    <w:keepNext/>
                    <w:widowControl w:val="0"/>
                    <w:spacing w:after="60"/>
                    <w:jc w:val="right"/>
                    <w:rPr>
                      <w:del w:id="5106" w:author="Lorenzo Fabbri" w:date="2024-09-24T14:48:00Z" w16du:dateUtc="2024-09-24T12:48:00Z"/>
                    </w:rPr>
                  </w:pPr>
                  <w:del w:id="5107" w:author="Lorenzo Fabbri" w:date="2024-09-24T14:48:00Z" w16du:dateUtc="2024-09-24T12:48:00Z">
                    <w:r w:rsidRPr="005A6AA3" w:rsidDel="00AE71EA">
                      <w:rPr>
                        <w:rFonts w:ascii="Calibri" w:hAnsi="Calibri"/>
                        <w:sz w:val="20"/>
                      </w:rPr>
                      <w:delText>0.50</w:delText>
                    </w:r>
                  </w:del>
                </w:p>
              </w:tc>
            </w:tr>
            <w:tr w:rsidR="00066508" w:rsidRPr="005A6AA3" w:rsidDel="00AE71EA" w14:paraId="1B1957B2" w14:textId="22519B59" w:rsidTr="006C3DDD">
              <w:trPr>
                <w:del w:id="5108" w:author="Lorenzo Fabbri" w:date="2024-09-24T14:48:00Z"/>
                <w:trPrChange w:id="5109" w:author="Lorenzo Fabbri" w:date="2024-09-19T20:38:00Z" w16du:dateUtc="2024-09-19T18:38:00Z">
                  <w:trPr>
                    <w:gridBefore w:val="1"/>
                    <w:cantSplit/>
                    <w:jc w:val="center"/>
                  </w:trPr>
                </w:trPrChange>
              </w:trPr>
              <w:tc>
                <w:tcPr>
                  <w:tcW w:w="0" w:type="dxa"/>
                  <w:tcPrChange w:id="511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7E0A84E" w14:textId="5936D253" w:rsidR="00066508" w:rsidRPr="005A6AA3" w:rsidDel="00AE71EA" w:rsidRDefault="00000000">
                  <w:pPr>
                    <w:keepNext/>
                    <w:widowControl w:val="0"/>
                    <w:spacing w:after="60"/>
                    <w:rPr>
                      <w:del w:id="5111" w:author="Lorenzo Fabbri" w:date="2024-09-24T14:48:00Z" w16du:dateUtc="2024-09-24T12:48:00Z"/>
                    </w:rPr>
                  </w:pPr>
                  <w:del w:id="5112" w:author="Lorenzo Fabbri" w:date="2024-09-24T14:48:00Z" w16du:dateUtc="2024-09-24T12:48:00Z">
                    <w:r w:rsidRPr="005A6AA3" w:rsidDel="00AE71EA">
                      <w:rPr>
                        <w:rFonts w:ascii="Calibri" w:hAnsi="Calibri"/>
                        <w:sz w:val="20"/>
                      </w:rPr>
                      <w:delText>F</w:delText>
                    </w:r>
                  </w:del>
                </w:p>
              </w:tc>
              <w:tc>
                <w:tcPr>
                  <w:tcW w:w="0" w:type="dxa"/>
                  <w:tcPrChange w:id="511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0A59385" w14:textId="6A60E582" w:rsidR="00066508" w:rsidRPr="005A6AA3" w:rsidDel="00AE71EA" w:rsidRDefault="00000000">
                  <w:pPr>
                    <w:keepNext/>
                    <w:widowControl w:val="0"/>
                    <w:spacing w:after="60"/>
                    <w:jc w:val="right"/>
                    <w:rPr>
                      <w:del w:id="5114" w:author="Lorenzo Fabbri" w:date="2024-09-24T14:48:00Z" w16du:dateUtc="2024-09-24T12:48:00Z"/>
                    </w:rPr>
                  </w:pPr>
                  <w:del w:id="5115" w:author="Lorenzo Fabbri" w:date="2024-09-24T14:48:00Z" w16du:dateUtc="2024-09-24T12:48:00Z">
                    <w:r w:rsidRPr="005A6AA3" w:rsidDel="00AE71EA">
                      <w:rPr>
                        <w:rFonts w:ascii="Calibri" w:hAnsi="Calibri"/>
                        <w:sz w:val="20"/>
                      </w:rPr>
                      <w:delText>0.25</w:delText>
                    </w:r>
                  </w:del>
                </w:p>
              </w:tc>
            </w:tr>
            <w:tr w:rsidR="00066508" w:rsidRPr="005A6AA3" w:rsidDel="00AE71EA" w14:paraId="40BFE514" w14:textId="4349C82C" w:rsidTr="006C3DDD">
              <w:trPr>
                <w:del w:id="5116" w:author="Lorenzo Fabbri" w:date="2024-09-24T14:48:00Z"/>
                <w:trPrChange w:id="5117" w:author="Lorenzo Fabbri" w:date="2024-09-19T20:38:00Z" w16du:dateUtc="2024-09-19T18:38:00Z">
                  <w:trPr>
                    <w:gridBefore w:val="1"/>
                    <w:cantSplit/>
                    <w:jc w:val="center"/>
                  </w:trPr>
                </w:trPrChange>
              </w:trPr>
              <w:tc>
                <w:tcPr>
                  <w:tcW w:w="0" w:type="dxa"/>
                  <w:tcPrChange w:id="511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645FD3D" w14:textId="299DD62C" w:rsidR="00066508" w:rsidRPr="005A6AA3" w:rsidDel="00AE71EA" w:rsidRDefault="00000000">
                  <w:pPr>
                    <w:keepNext/>
                    <w:widowControl w:val="0"/>
                    <w:spacing w:after="60"/>
                    <w:rPr>
                      <w:del w:id="5119" w:author="Lorenzo Fabbri" w:date="2024-09-24T14:48:00Z" w16du:dateUtc="2024-09-24T12:48:00Z"/>
                    </w:rPr>
                  </w:pPr>
                  <w:del w:id="5120" w:author="Lorenzo Fabbri" w:date="2024-09-24T14:48:00Z" w16du:dateUtc="2024-09-24T12:48:00Z">
                    <w:r w:rsidRPr="005A6AA3" w:rsidDel="00AE71EA">
                      <w:rPr>
                        <w:rFonts w:ascii="Calibri" w:hAnsi="Calibri"/>
                        <w:sz w:val="20"/>
                      </w:rPr>
                      <w:delText>20aDHF</w:delText>
                    </w:r>
                  </w:del>
                </w:p>
              </w:tc>
              <w:tc>
                <w:tcPr>
                  <w:tcW w:w="0" w:type="dxa"/>
                  <w:tcPrChange w:id="512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610E221" w14:textId="2EE2865F" w:rsidR="00066508" w:rsidRPr="005A6AA3" w:rsidDel="00AE71EA" w:rsidRDefault="00000000">
                  <w:pPr>
                    <w:keepNext/>
                    <w:widowControl w:val="0"/>
                    <w:spacing w:after="60"/>
                    <w:jc w:val="right"/>
                    <w:rPr>
                      <w:del w:id="5122" w:author="Lorenzo Fabbri" w:date="2024-09-24T14:48:00Z" w16du:dateUtc="2024-09-24T12:48:00Z"/>
                    </w:rPr>
                  </w:pPr>
                  <w:del w:id="5123" w:author="Lorenzo Fabbri" w:date="2024-09-24T14:48:00Z" w16du:dateUtc="2024-09-24T12:48:00Z">
                    <w:r w:rsidRPr="005A6AA3" w:rsidDel="00AE71EA">
                      <w:rPr>
                        <w:rFonts w:ascii="Calibri" w:hAnsi="Calibri"/>
                        <w:sz w:val="20"/>
                      </w:rPr>
                      <w:delText>0.25</w:delText>
                    </w:r>
                  </w:del>
                </w:p>
              </w:tc>
            </w:tr>
            <w:tr w:rsidR="00066508" w:rsidRPr="005A6AA3" w:rsidDel="00AE71EA" w14:paraId="423B36B7" w14:textId="121BF4D8" w:rsidTr="006C3DDD">
              <w:trPr>
                <w:del w:id="5124" w:author="Lorenzo Fabbri" w:date="2024-09-24T14:48:00Z"/>
                <w:trPrChange w:id="5125" w:author="Lorenzo Fabbri" w:date="2024-09-19T20:38:00Z" w16du:dateUtc="2024-09-19T18:38:00Z">
                  <w:trPr>
                    <w:gridBefore w:val="1"/>
                    <w:cantSplit/>
                    <w:jc w:val="center"/>
                  </w:trPr>
                </w:trPrChange>
              </w:trPr>
              <w:tc>
                <w:tcPr>
                  <w:tcW w:w="0" w:type="dxa"/>
                  <w:tcPrChange w:id="512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CC408FC" w14:textId="59E341F6" w:rsidR="00066508" w:rsidRPr="005A6AA3" w:rsidDel="00AE71EA" w:rsidRDefault="00000000">
                  <w:pPr>
                    <w:keepNext/>
                    <w:widowControl w:val="0"/>
                    <w:spacing w:after="60"/>
                    <w:rPr>
                      <w:del w:id="5127" w:author="Lorenzo Fabbri" w:date="2024-09-24T14:48:00Z" w16du:dateUtc="2024-09-24T12:48:00Z"/>
                    </w:rPr>
                  </w:pPr>
                  <w:del w:id="5128" w:author="Lorenzo Fabbri" w:date="2024-09-24T14:48:00Z" w16du:dateUtc="2024-09-24T12:48:00Z">
                    <w:r w:rsidRPr="005A6AA3" w:rsidDel="00AE71EA">
                      <w:rPr>
                        <w:rFonts w:ascii="Calibri" w:hAnsi="Calibri"/>
                        <w:sz w:val="20"/>
                      </w:rPr>
                      <w:delText>5bDHF</w:delText>
                    </w:r>
                  </w:del>
                </w:p>
              </w:tc>
              <w:tc>
                <w:tcPr>
                  <w:tcW w:w="0" w:type="dxa"/>
                  <w:tcPrChange w:id="512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799616C" w14:textId="37D8C575" w:rsidR="00066508" w:rsidRPr="005A6AA3" w:rsidDel="00AE71EA" w:rsidRDefault="00000000">
                  <w:pPr>
                    <w:keepNext/>
                    <w:widowControl w:val="0"/>
                    <w:spacing w:after="60"/>
                    <w:jc w:val="right"/>
                    <w:rPr>
                      <w:del w:id="5130" w:author="Lorenzo Fabbri" w:date="2024-09-24T14:48:00Z" w16du:dateUtc="2024-09-24T12:48:00Z"/>
                    </w:rPr>
                  </w:pPr>
                  <w:del w:id="5131" w:author="Lorenzo Fabbri" w:date="2024-09-24T14:48:00Z" w16du:dateUtc="2024-09-24T12:48:00Z">
                    <w:r w:rsidRPr="005A6AA3" w:rsidDel="00AE71EA">
                      <w:rPr>
                        <w:rFonts w:ascii="Calibri" w:hAnsi="Calibri"/>
                        <w:sz w:val="20"/>
                      </w:rPr>
                      <w:delText>0.10</w:delText>
                    </w:r>
                  </w:del>
                </w:p>
              </w:tc>
            </w:tr>
            <w:tr w:rsidR="00066508" w:rsidRPr="005A6AA3" w:rsidDel="00AE71EA" w14:paraId="71A13867" w14:textId="0DBE17AE" w:rsidTr="006C3DDD">
              <w:trPr>
                <w:del w:id="5132" w:author="Lorenzo Fabbri" w:date="2024-09-24T14:48:00Z"/>
                <w:trPrChange w:id="5133" w:author="Lorenzo Fabbri" w:date="2024-09-19T20:38:00Z" w16du:dateUtc="2024-09-19T18:38:00Z">
                  <w:trPr>
                    <w:gridBefore w:val="1"/>
                    <w:cantSplit/>
                    <w:jc w:val="center"/>
                  </w:trPr>
                </w:trPrChange>
              </w:trPr>
              <w:tc>
                <w:tcPr>
                  <w:tcW w:w="0" w:type="dxa"/>
                  <w:tcPrChange w:id="513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4AED315" w14:textId="1496DAC9" w:rsidR="00066508" w:rsidRPr="005A6AA3" w:rsidDel="00AE71EA" w:rsidRDefault="00000000">
                  <w:pPr>
                    <w:keepNext/>
                    <w:widowControl w:val="0"/>
                    <w:spacing w:after="60"/>
                    <w:rPr>
                      <w:del w:id="5135" w:author="Lorenzo Fabbri" w:date="2024-09-24T14:48:00Z" w16du:dateUtc="2024-09-24T12:48:00Z"/>
                    </w:rPr>
                  </w:pPr>
                  <w:del w:id="5136" w:author="Lorenzo Fabbri" w:date="2024-09-24T14:48:00Z" w16du:dateUtc="2024-09-24T12:48:00Z">
                    <w:r w:rsidRPr="005A6AA3" w:rsidDel="00AE71EA">
                      <w:rPr>
                        <w:rFonts w:ascii="Calibri" w:hAnsi="Calibri"/>
                        <w:sz w:val="20"/>
                      </w:rPr>
                      <w:delText>A</w:delText>
                    </w:r>
                  </w:del>
                </w:p>
              </w:tc>
              <w:tc>
                <w:tcPr>
                  <w:tcW w:w="0" w:type="dxa"/>
                  <w:tcPrChange w:id="5137"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1E4CD34" w14:textId="039F34ED" w:rsidR="00066508" w:rsidRPr="005A6AA3" w:rsidDel="00AE71EA" w:rsidRDefault="00000000">
                  <w:pPr>
                    <w:keepNext/>
                    <w:widowControl w:val="0"/>
                    <w:spacing w:after="60"/>
                    <w:jc w:val="right"/>
                    <w:rPr>
                      <w:del w:id="5138" w:author="Lorenzo Fabbri" w:date="2024-09-24T14:48:00Z" w16du:dateUtc="2024-09-24T12:48:00Z"/>
                    </w:rPr>
                  </w:pPr>
                  <w:del w:id="5139" w:author="Lorenzo Fabbri" w:date="2024-09-24T14:48:00Z" w16du:dateUtc="2024-09-24T12:48:00Z">
                    <w:r w:rsidRPr="005A6AA3" w:rsidDel="00AE71EA">
                      <w:rPr>
                        <w:rFonts w:ascii="Calibri" w:hAnsi="Calibri"/>
                        <w:sz w:val="20"/>
                      </w:rPr>
                      <w:delText>0.10</w:delText>
                    </w:r>
                  </w:del>
                </w:p>
              </w:tc>
            </w:tr>
            <w:tr w:rsidR="00066508" w:rsidRPr="005A6AA3" w:rsidDel="00AE71EA" w14:paraId="3716BA33" w14:textId="0EBFD8F7" w:rsidTr="006C3DDD">
              <w:trPr>
                <w:del w:id="5140" w:author="Lorenzo Fabbri" w:date="2024-09-24T14:48:00Z"/>
                <w:trPrChange w:id="5141" w:author="Lorenzo Fabbri" w:date="2024-09-19T20:38:00Z" w16du:dateUtc="2024-09-19T18:38:00Z">
                  <w:trPr>
                    <w:gridBefore w:val="1"/>
                    <w:cantSplit/>
                    <w:jc w:val="center"/>
                  </w:trPr>
                </w:trPrChange>
              </w:trPr>
              <w:tc>
                <w:tcPr>
                  <w:tcW w:w="0" w:type="dxa"/>
                  <w:tcPrChange w:id="514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0FDB2A4" w14:textId="05D337FB" w:rsidR="00066508" w:rsidRPr="005A6AA3" w:rsidDel="00AE71EA" w:rsidRDefault="00000000">
                  <w:pPr>
                    <w:keepNext/>
                    <w:widowControl w:val="0"/>
                    <w:spacing w:after="60"/>
                    <w:rPr>
                      <w:del w:id="5143" w:author="Lorenzo Fabbri" w:date="2024-09-24T14:48:00Z" w16du:dateUtc="2024-09-24T12:48:00Z"/>
                    </w:rPr>
                  </w:pPr>
                  <w:del w:id="5144" w:author="Lorenzo Fabbri" w:date="2024-09-24T14:48:00Z" w16du:dateUtc="2024-09-24T12:48:00Z">
                    <w:r w:rsidRPr="005A6AA3" w:rsidDel="00AE71EA">
                      <w:rPr>
                        <w:rFonts w:ascii="Calibri" w:hAnsi="Calibri"/>
                        <w:sz w:val="20"/>
                      </w:rPr>
                      <w:delText>S</w:delText>
                    </w:r>
                  </w:del>
                </w:p>
              </w:tc>
              <w:tc>
                <w:tcPr>
                  <w:tcW w:w="0" w:type="dxa"/>
                  <w:tcPrChange w:id="5145"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FBB14B9" w14:textId="00D53787" w:rsidR="00066508" w:rsidRPr="005A6AA3" w:rsidDel="00AE71EA" w:rsidRDefault="00000000">
                  <w:pPr>
                    <w:keepNext/>
                    <w:widowControl w:val="0"/>
                    <w:spacing w:after="60"/>
                    <w:jc w:val="right"/>
                    <w:rPr>
                      <w:del w:id="5146" w:author="Lorenzo Fabbri" w:date="2024-09-24T14:48:00Z" w16du:dateUtc="2024-09-24T12:48:00Z"/>
                    </w:rPr>
                  </w:pPr>
                  <w:del w:id="5147" w:author="Lorenzo Fabbri" w:date="2024-09-24T14:48:00Z" w16du:dateUtc="2024-09-24T12:48:00Z">
                    <w:r w:rsidRPr="005A6AA3" w:rsidDel="00AE71EA">
                      <w:rPr>
                        <w:rFonts w:ascii="Calibri" w:hAnsi="Calibri"/>
                        <w:sz w:val="20"/>
                      </w:rPr>
                      <w:delText>0.10</w:delText>
                    </w:r>
                  </w:del>
                </w:p>
              </w:tc>
            </w:tr>
            <w:tr w:rsidR="00066508" w:rsidRPr="005A6AA3" w:rsidDel="00AE71EA" w14:paraId="1AC030C6" w14:textId="63085AE1" w:rsidTr="006C3DDD">
              <w:trPr>
                <w:del w:id="5148" w:author="Lorenzo Fabbri" w:date="2024-09-24T14:48:00Z"/>
                <w:trPrChange w:id="5149" w:author="Lorenzo Fabbri" w:date="2024-09-19T20:38:00Z" w16du:dateUtc="2024-09-19T18:38:00Z">
                  <w:trPr>
                    <w:gridBefore w:val="1"/>
                    <w:cantSplit/>
                    <w:jc w:val="center"/>
                  </w:trPr>
                </w:trPrChange>
              </w:trPr>
              <w:tc>
                <w:tcPr>
                  <w:tcW w:w="0" w:type="dxa"/>
                  <w:tcPrChange w:id="515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DF20AD1" w14:textId="3A5BB8F7" w:rsidR="00066508" w:rsidRPr="005A6AA3" w:rsidDel="00AE71EA" w:rsidRDefault="00000000">
                  <w:pPr>
                    <w:keepNext/>
                    <w:widowControl w:val="0"/>
                    <w:spacing w:after="60"/>
                    <w:rPr>
                      <w:del w:id="5151" w:author="Lorenzo Fabbri" w:date="2024-09-24T14:48:00Z" w16du:dateUtc="2024-09-24T12:48:00Z"/>
                    </w:rPr>
                  </w:pPr>
                  <w:del w:id="5152" w:author="Lorenzo Fabbri" w:date="2024-09-24T14:48:00Z" w16du:dateUtc="2024-09-24T12:48:00Z">
                    <w:r w:rsidRPr="005A6AA3" w:rsidDel="00AE71EA">
                      <w:rPr>
                        <w:rFonts w:ascii="Calibri" w:hAnsi="Calibri"/>
                        <w:sz w:val="20"/>
                      </w:rPr>
                      <w:delText>5bDHS</w:delText>
                    </w:r>
                  </w:del>
                </w:p>
              </w:tc>
              <w:tc>
                <w:tcPr>
                  <w:tcW w:w="0" w:type="dxa"/>
                  <w:tcPrChange w:id="515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9960164" w14:textId="337678E3" w:rsidR="00066508" w:rsidRPr="005A6AA3" w:rsidDel="00AE71EA" w:rsidRDefault="00000000">
                  <w:pPr>
                    <w:keepNext/>
                    <w:widowControl w:val="0"/>
                    <w:spacing w:after="60"/>
                    <w:jc w:val="right"/>
                    <w:rPr>
                      <w:del w:id="5154" w:author="Lorenzo Fabbri" w:date="2024-09-24T14:48:00Z" w16du:dateUtc="2024-09-24T12:48:00Z"/>
                    </w:rPr>
                  </w:pPr>
                  <w:del w:id="5155" w:author="Lorenzo Fabbri" w:date="2024-09-24T14:48:00Z" w16du:dateUtc="2024-09-24T12:48:00Z">
                    <w:r w:rsidRPr="005A6AA3" w:rsidDel="00AE71EA">
                      <w:rPr>
                        <w:rFonts w:ascii="Calibri" w:hAnsi="Calibri"/>
                        <w:sz w:val="20"/>
                      </w:rPr>
                      <w:delText>0.10</w:delText>
                    </w:r>
                  </w:del>
                </w:p>
              </w:tc>
            </w:tr>
            <w:tr w:rsidR="00066508" w:rsidRPr="005A6AA3" w:rsidDel="00AE71EA" w14:paraId="4ACECCF3" w14:textId="77E31B75" w:rsidTr="006C3DDD">
              <w:trPr>
                <w:del w:id="5156" w:author="Lorenzo Fabbri" w:date="2024-09-24T14:48:00Z"/>
                <w:trPrChange w:id="5157" w:author="Lorenzo Fabbri" w:date="2024-09-19T20:38:00Z" w16du:dateUtc="2024-09-19T18:38:00Z">
                  <w:trPr>
                    <w:gridBefore w:val="1"/>
                    <w:cantSplit/>
                    <w:jc w:val="center"/>
                  </w:trPr>
                </w:trPrChange>
              </w:trPr>
              <w:tc>
                <w:tcPr>
                  <w:tcW w:w="0" w:type="dxa"/>
                  <w:tcPrChange w:id="515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A1BCE6E" w14:textId="7857A221" w:rsidR="00066508" w:rsidRPr="005A6AA3" w:rsidDel="00AE71EA" w:rsidRDefault="00000000">
                  <w:pPr>
                    <w:keepNext/>
                    <w:widowControl w:val="0"/>
                    <w:spacing w:after="60"/>
                    <w:rPr>
                      <w:del w:id="5159" w:author="Lorenzo Fabbri" w:date="2024-09-24T14:48:00Z" w16du:dateUtc="2024-09-24T12:48:00Z"/>
                    </w:rPr>
                  </w:pPr>
                  <w:del w:id="5160" w:author="Lorenzo Fabbri" w:date="2024-09-24T14:48:00Z" w16du:dateUtc="2024-09-24T12:48:00Z">
                    <w:r w:rsidRPr="005A6AA3" w:rsidDel="00AE71EA">
                      <w:rPr>
                        <w:rFonts w:ascii="Calibri" w:hAnsi="Calibri"/>
                        <w:sz w:val="20"/>
                      </w:rPr>
                      <w:delText>T</w:delText>
                    </w:r>
                  </w:del>
                </w:p>
              </w:tc>
              <w:tc>
                <w:tcPr>
                  <w:tcW w:w="0" w:type="dxa"/>
                  <w:tcPrChange w:id="516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7CB3C22" w14:textId="28A25D54" w:rsidR="00066508" w:rsidRPr="005A6AA3" w:rsidDel="00AE71EA" w:rsidRDefault="00000000">
                  <w:pPr>
                    <w:keepNext/>
                    <w:widowControl w:val="0"/>
                    <w:spacing w:after="60"/>
                    <w:jc w:val="right"/>
                    <w:rPr>
                      <w:del w:id="5162" w:author="Lorenzo Fabbri" w:date="2024-09-24T14:48:00Z" w16du:dateUtc="2024-09-24T12:48:00Z"/>
                    </w:rPr>
                  </w:pPr>
                  <w:del w:id="5163" w:author="Lorenzo Fabbri" w:date="2024-09-24T14:48:00Z" w16du:dateUtc="2024-09-24T12:48:00Z">
                    <w:r w:rsidRPr="005A6AA3" w:rsidDel="00AE71EA">
                      <w:rPr>
                        <w:rFonts w:ascii="Calibri" w:hAnsi="Calibri"/>
                        <w:sz w:val="20"/>
                      </w:rPr>
                      <w:delText>0.10</w:delText>
                    </w:r>
                  </w:del>
                </w:p>
              </w:tc>
            </w:tr>
            <w:tr w:rsidR="00066508" w:rsidRPr="005A6AA3" w:rsidDel="00AE71EA" w14:paraId="68E9F280" w14:textId="7B9AEAC8" w:rsidTr="006C3DDD">
              <w:trPr>
                <w:del w:id="5164" w:author="Lorenzo Fabbri" w:date="2024-09-24T14:48:00Z"/>
                <w:trPrChange w:id="5165" w:author="Lorenzo Fabbri" w:date="2024-09-19T20:38:00Z" w16du:dateUtc="2024-09-19T18:38:00Z">
                  <w:trPr>
                    <w:gridBefore w:val="1"/>
                    <w:cantSplit/>
                    <w:jc w:val="center"/>
                  </w:trPr>
                </w:trPrChange>
              </w:trPr>
              <w:tc>
                <w:tcPr>
                  <w:tcW w:w="0" w:type="dxa"/>
                  <w:tcPrChange w:id="516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A9975FE" w14:textId="6ABABA05" w:rsidR="00066508" w:rsidRPr="005A6AA3" w:rsidDel="00AE71EA" w:rsidRDefault="00000000">
                  <w:pPr>
                    <w:keepNext/>
                    <w:widowControl w:val="0"/>
                    <w:spacing w:after="60"/>
                    <w:rPr>
                      <w:del w:id="5167" w:author="Lorenzo Fabbri" w:date="2024-09-24T14:48:00Z" w16du:dateUtc="2024-09-24T12:48:00Z"/>
                    </w:rPr>
                  </w:pPr>
                  <w:del w:id="5168" w:author="Lorenzo Fabbri" w:date="2024-09-24T14:48:00Z" w16du:dateUtc="2024-09-24T12:48:00Z">
                    <w:r w:rsidRPr="005A6AA3" w:rsidDel="00AE71EA">
                      <w:rPr>
                        <w:rFonts w:ascii="Calibri" w:hAnsi="Calibri"/>
                        <w:sz w:val="20"/>
                      </w:rPr>
                      <w:delText>AED</w:delText>
                    </w:r>
                  </w:del>
                </w:p>
              </w:tc>
              <w:tc>
                <w:tcPr>
                  <w:tcW w:w="0" w:type="dxa"/>
                  <w:tcPrChange w:id="516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C508ACE" w14:textId="67607CA6" w:rsidR="00066508" w:rsidRPr="005A6AA3" w:rsidDel="00AE71EA" w:rsidRDefault="00000000">
                  <w:pPr>
                    <w:keepNext/>
                    <w:widowControl w:val="0"/>
                    <w:spacing w:after="60"/>
                    <w:jc w:val="right"/>
                    <w:rPr>
                      <w:del w:id="5170" w:author="Lorenzo Fabbri" w:date="2024-09-24T14:48:00Z" w16du:dateUtc="2024-09-24T12:48:00Z"/>
                    </w:rPr>
                  </w:pPr>
                  <w:del w:id="5171" w:author="Lorenzo Fabbri" w:date="2024-09-24T14:48:00Z" w16du:dateUtc="2024-09-24T12:48:00Z">
                    <w:r w:rsidRPr="005A6AA3" w:rsidDel="00AE71EA">
                      <w:rPr>
                        <w:rFonts w:ascii="Calibri" w:hAnsi="Calibri"/>
                        <w:sz w:val="20"/>
                      </w:rPr>
                      <w:delText>0.10</w:delText>
                    </w:r>
                  </w:del>
                </w:p>
              </w:tc>
            </w:tr>
            <w:tr w:rsidR="00066508" w:rsidRPr="005A6AA3" w:rsidDel="00AE71EA" w14:paraId="5F7060CE" w14:textId="0447155A" w:rsidTr="006C3DDD">
              <w:trPr>
                <w:del w:id="5172" w:author="Lorenzo Fabbri" w:date="2024-09-24T14:48:00Z"/>
                <w:trPrChange w:id="5173" w:author="Lorenzo Fabbri" w:date="2024-09-19T20:38:00Z" w16du:dateUtc="2024-09-19T18:38:00Z">
                  <w:trPr>
                    <w:gridBefore w:val="1"/>
                    <w:cantSplit/>
                    <w:jc w:val="center"/>
                  </w:trPr>
                </w:trPrChange>
              </w:trPr>
              <w:tc>
                <w:tcPr>
                  <w:tcW w:w="0" w:type="dxa"/>
                  <w:gridSpan w:val="2"/>
                  <w:tcPrChange w:id="5174" w:author="Lorenzo Fabbri" w:date="2024-09-19T20:38:00Z" w16du:dateUtc="2024-09-19T18:38:00Z">
                    <w:tcPr>
                      <w:tcW w:w="9143" w:type="dxa"/>
                      <w:gridSpan w:val="4"/>
                    </w:tcPr>
                  </w:tcPrChange>
                </w:tcPr>
                <w:p w14:paraId="72090777" w14:textId="59BEB588" w:rsidR="00066508" w:rsidRPr="005A6AA3" w:rsidDel="00AE71EA" w:rsidRDefault="00000000">
                  <w:pPr>
                    <w:keepNext/>
                    <w:widowControl w:val="0"/>
                    <w:spacing w:after="60"/>
                    <w:rPr>
                      <w:del w:id="5175" w:author="Lorenzo Fabbri" w:date="2024-09-24T14:48:00Z" w16du:dateUtc="2024-09-24T12:48:00Z"/>
                    </w:rPr>
                  </w:pPr>
                  <w:del w:id="5176" w:author="Lorenzo Fabbri" w:date="2024-09-24T14:48:00Z" w16du:dateUtc="2024-09-24T12:48:00Z">
                    <w:r w:rsidRPr="005A6AA3" w:rsidDel="00AE71EA">
                      <w:rPr>
                        <w:rFonts w:ascii="Calibri" w:hAnsi="Calibri"/>
                        <w:sz w:val="20"/>
                      </w:rPr>
                      <w:delText>Abbreviations: lower limit of quantification (LLOQ).</w:delText>
                    </w:r>
                  </w:del>
                </w:p>
              </w:tc>
            </w:tr>
          </w:tbl>
          <w:p w14:paraId="753EB359" w14:textId="17A6EFC2" w:rsidR="00066508" w:rsidRPr="005A6AA3" w:rsidDel="00AE71EA" w:rsidRDefault="00000000">
            <w:pPr>
              <w:pStyle w:val="ImageCaption"/>
              <w:widowControl w:val="0"/>
              <w:spacing w:before="200"/>
              <w:rPr>
                <w:del w:id="5177" w:author="Lorenzo Fabbri" w:date="2024-09-24T14:48:00Z" w16du:dateUtc="2024-09-24T12:48:00Z"/>
              </w:rPr>
            </w:pPr>
            <w:del w:id="5178" w:author="Lorenzo Fabbri" w:date="2024-09-24T14:48:00Z" w16du:dateUtc="2024-09-24T12:48:00Z">
              <w:r w:rsidRPr="005A6AA3" w:rsidDel="00AE71EA">
                <w:delText xml:space="preserve">Table </w:delText>
              </w:r>
            </w:del>
            <w:del w:id="5179" w:author="Lorenzo Fabbri" w:date="2024-09-24T11:05:00Z" w16du:dateUtc="2024-09-24T09:05:00Z">
              <w:r w:rsidRPr="005A6AA3" w:rsidDel="0020742D">
                <w:delText>S</w:delText>
              </w:r>
            </w:del>
            <w:del w:id="5180" w:author="Lorenzo Fabbri" w:date="2024-09-24T14:48:00Z" w16du:dateUtc="2024-09-24T12:48:00Z">
              <w:r w:rsidRPr="005A6AA3" w:rsidDel="00AE71EA">
                <w:delText>4</w:delText>
              </w:r>
            </w:del>
            <w:del w:id="5181" w:author="Lorenzo Fabbri" w:date="2024-09-19T18:30:00Z" w16du:dateUtc="2024-09-19T16:30:00Z">
              <w:r w:rsidRPr="005A6AA3" w:rsidDel="00A42D3A">
                <w:delText>:</w:delText>
              </w:r>
            </w:del>
            <w:del w:id="5182" w:author="Lorenzo Fabbri" w:date="2024-09-24T14:48:00Z" w16du:dateUtc="2024-09-24T12:48:00Z">
              <w:r w:rsidRPr="005A6AA3" w:rsidDel="00AE71EA">
                <w:delText xml:space="preserve"> </w:delText>
              </w:r>
              <w:r w:rsidRPr="005A6AA3" w:rsidDel="00AE71EA">
                <w:rPr>
                  <w:b/>
                  <w:bCs/>
                </w:rPr>
                <w:delText>Lower limits of quantification expressed in ng/ml for the glucocorticosteroids (HELIX subcohort; 2013-2016).</w:delText>
              </w:r>
              <w:bookmarkEnd w:id="4903"/>
            </w:del>
          </w:p>
        </w:tc>
      </w:tr>
    </w:tbl>
    <w:p w14:paraId="3EB066C8" w14:textId="5F3620D5" w:rsidR="00066508" w:rsidRPr="005A6AA3" w:rsidDel="00AE71EA" w:rsidRDefault="00000000">
      <w:pPr>
        <w:pStyle w:val="Heading3"/>
        <w:rPr>
          <w:del w:id="5183" w:author="Lorenzo Fabbri" w:date="2024-09-24T14:48:00Z" w16du:dateUtc="2024-09-24T12:48:00Z"/>
        </w:rPr>
      </w:pPr>
      <w:del w:id="5184" w:author="Lorenzo Fabbri" w:date="2024-09-24T14:45:00Z" w16du:dateUtc="2024-09-24T12:45:00Z">
        <w:r w:rsidRPr="005A6AA3" w:rsidDel="00386E56">
          <w:delText xml:space="preserve">11.1.5 </w:delText>
        </w:r>
      </w:del>
      <w:del w:id="5185" w:author="Lorenzo Fabbri" w:date="2024-09-24T14:48:00Z" w16du:dateUtc="2024-09-24T12:48:00Z">
        <w:r w:rsidRPr="005A6AA3" w:rsidDel="00AE71EA">
          <w:delText>Study populations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67DA6A75" w14:textId="29348C93" w:rsidTr="00066508">
        <w:trPr>
          <w:del w:id="5186" w:author="Lorenzo Fabbri" w:date="2024-09-24T14:48:00Z"/>
        </w:trPr>
        <w:tc>
          <w:tcPr>
            <w:tcW w:w="9360" w:type="dxa"/>
          </w:tcPr>
          <w:tbl>
            <w:tblPr>
              <w:tblStyle w:val="ListTable6Colorful"/>
              <w:tblW w:w="5000" w:type="pct"/>
              <w:tblLayout w:type="fixed"/>
              <w:tblLook w:val="0600" w:firstRow="0" w:lastRow="0" w:firstColumn="0" w:lastColumn="0" w:noHBand="1" w:noVBand="1"/>
              <w:tblPrChange w:id="5187"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2099"/>
              <w:gridCol w:w="1015"/>
              <w:gridCol w:w="981"/>
              <w:gridCol w:w="981"/>
              <w:gridCol w:w="1101"/>
              <w:gridCol w:w="1101"/>
              <w:gridCol w:w="981"/>
              <w:gridCol w:w="1101"/>
              <w:tblGridChange w:id="5188">
                <w:tblGrid>
                  <w:gridCol w:w="56"/>
                  <w:gridCol w:w="1692"/>
                  <w:gridCol w:w="351"/>
                  <w:gridCol w:w="740"/>
                  <w:gridCol w:w="275"/>
                  <w:gridCol w:w="811"/>
                  <w:gridCol w:w="170"/>
                  <w:gridCol w:w="916"/>
                  <w:gridCol w:w="65"/>
                  <w:gridCol w:w="1036"/>
                  <w:gridCol w:w="65"/>
                  <w:gridCol w:w="1036"/>
                  <w:gridCol w:w="65"/>
                  <w:gridCol w:w="981"/>
                  <w:gridCol w:w="40"/>
                  <w:gridCol w:w="1061"/>
                  <w:gridCol w:w="40"/>
                </w:tblGrid>
              </w:tblGridChange>
            </w:tblGrid>
            <w:tr w:rsidR="00066508" w:rsidRPr="005A6AA3" w:rsidDel="00AE71EA" w14:paraId="44175989" w14:textId="3B21F824" w:rsidTr="006C3DDD">
              <w:trPr>
                <w:del w:id="5189" w:author="Lorenzo Fabbri" w:date="2024-09-24T14:48:00Z"/>
                <w:trPrChange w:id="5190" w:author="Lorenzo Fabbri" w:date="2024-09-19T20:38:00Z" w16du:dateUtc="2024-09-19T18:38:00Z">
                  <w:trPr>
                    <w:gridBefore w:val="1"/>
                    <w:cantSplit/>
                    <w:tblHeader/>
                    <w:jc w:val="center"/>
                  </w:trPr>
                </w:trPrChange>
              </w:trPr>
              <w:tc>
                <w:tcPr>
                  <w:tcW w:w="0" w:type="dxa"/>
                  <w:tcPrChange w:id="5191"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1063E72B" w14:textId="3B59119B" w:rsidR="00066508" w:rsidRPr="005A6AA3" w:rsidDel="00AE71EA" w:rsidRDefault="00000000">
                  <w:pPr>
                    <w:keepNext/>
                    <w:widowControl w:val="0"/>
                    <w:spacing w:after="60"/>
                    <w:rPr>
                      <w:del w:id="5192" w:author="Lorenzo Fabbri" w:date="2024-09-24T14:48:00Z" w16du:dateUtc="2024-09-24T12:48:00Z"/>
                    </w:rPr>
                  </w:pPr>
                  <w:bookmarkStart w:id="5193" w:name="supptbl-pop-desc"/>
                  <w:del w:id="5194" w:author="Lorenzo Fabbri" w:date="2024-09-24T14:48:00Z" w16du:dateUtc="2024-09-24T12:48:00Z">
                    <w:r w:rsidRPr="005A6AA3" w:rsidDel="00AE71EA">
                      <w:rPr>
                        <w:rFonts w:ascii="Calibri" w:hAnsi="Calibri"/>
                        <w:b/>
                        <w:sz w:val="20"/>
                      </w:rPr>
                      <w:delText>Characteristic</w:delText>
                    </w:r>
                  </w:del>
                </w:p>
              </w:tc>
              <w:tc>
                <w:tcPr>
                  <w:tcW w:w="0" w:type="dxa"/>
                  <w:tcPrChange w:id="5195" w:author="Lorenzo Fabbri" w:date="2024-09-19T20:38:00Z" w16du:dateUtc="2024-09-19T18:38:00Z">
                    <w:tcPr>
                      <w:tcW w:w="1143" w:type="dxa"/>
                      <w:gridSpan w:val="2"/>
                      <w:tcBorders>
                        <w:top w:val="single" w:sz="16" w:space="0" w:color="D3D3D3"/>
                        <w:bottom w:val="single" w:sz="16" w:space="0" w:color="D3D3D3"/>
                      </w:tcBorders>
                    </w:tcPr>
                  </w:tcPrChange>
                </w:tcPr>
                <w:p w14:paraId="63A819C3" w14:textId="5DF6BA35" w:rsidR="00066508" w:rsidRPr="005A6AA3" w:rsidDel="00AE71EA" w:rsidRDefault="00000000">
                  <w:pPr>
                    <w:keepNext/>
                    <w:widowControl w:val="0"/>
                    <w:spacing w:after="60"/>
                    <w:jc w:val="center"/>
                    <w:rPr>
                      <w:del w:id="5196" w:author="Lorenzo Fabbri" w:date="2024-09-24T14:48:00Z" w16du:dateUtc="2024-09-24T12:48:00Z"/>
                    </w:rPr>
                  </w:pPr>
                  <w:del w:id="5197" w:author="Lorenzo Fabbri" w:date="2024-09-24T14:48:00Z" w16du:dateUtc="2024-09-24T12:48:00Z">
                    <w:r w:rsidRPr="005A6AA3" w:rsidDel="00AE71EA">
                      <w:rPr>
                        <w:rFonts w:ascii="Calibri" w:hAnsi="Calibri"/>
                        <w:b/>
                        <w:sz w:val="20"/>
                      </w:rPr>
                      <w:delText>Overall</w:delText>
                    </w:r>
                    <w:r w:rsidRPr="005A6AA3" w:rsidDel="00AE71EA">
                      <w:rPr>
                        <w:rFonts w:ascii="Calibri" w:hAnsi="Calibri"/>
                        <w:sz w:val="20"/>
                      </w:rPr>
                      <w:delText>, N = 1,297</w:delText>
                    </w:r>
                    <w:r w:rsidRPr="005A6AA3" w:rsidDel="00AE71EA">
                      <w:rPr>
                        <w:rFonts w:ascii="Calibri" w:hAnsi="Calibri"/>
                        <w:i/>
                        <w:sz w:val="20"/>
                        <w:vertAlign w:val="superscript"/>
                      </w:rPr>
                      <w:delText>a</w:delText>
                    </w:r>
                  </w:del>
                </w:p>
              </w:tc>
              <w:tc>
                <w:tcPr>
                  <w:tcW w:w="0" w:type="dxa"/>
                  <w:tcPrChange w:id="5198" w:author="Lorenzo Fabbri" w:date="2024-09-19T20:38:00Z" w16du:dateUtc="2024-09-19T18:38:00Z">
                    <w:tcPr>
                      <w:tcW w:w="1143" w:type="dxa"/>
                      <w:gridSpan w:val="2"/>
                      <w:tcBorders>
                        <w:top w:val="single" w:sz="16" w:space="0" w:color="D3D3D3"/>
                        <w:bottom w:val="single" w:sz="16" w:space="0" w:color="D3D3D3"/>
                      </w:tcBorders>
                    </w:tcPr>
                  </w:tcPrChange>
                </w:tcPr>
                <w:p w14:paraId="42F13012" w14:textId="2AA7E15E" w:rsidR="00066508" w:rsidRPr="005A6AA3" w:rsidDel="00AE71EA" w:rsidRDefault="00000000">
                  <w:pPr>
                    <w:keepNext/>
                    <w:widowControl w:val="0"/>
                    <w:spacing w:after="60"/>
                    <w:jc w:val="center"/>
                    <w:rPr>
                      <w:del w:id="5199" w:author="Lorenzo Fabbri" w:date="2024-09-24T14:48:00Z" w16du:dateUtc="2024-09-24T12:48:00Z"/>
                    </w:rPr>
                  </w:pPr>
                  <w:del w:id="5200" w:author="Lorenzo Fabbri" w:date="2024-09-24T14:48:00Z" w16du:dateUtc="2024-09-24T12:48:00Z">
                    <w:r w:rsidRPr="005A6AA3" w:rsidDel="00AE71EA">
                      <w:rPr>
                        <w:rFonts w:ascii="Calibri" w:hAnsi="Calibri"/>
                        <w:b/>
                        <w:sz w:val="20"/>
                      </w:rPr>
                      <w:delText>BIB</w:delText>
                    </w:r>
                    <w:r w:rsidRPr="005A6AA3" w:rsidDel="00AE71EA">
                      <w:rPr>
                        <w:rFonts w:ascii="Calibri" w:hAnsi="Calibri"/>
                        <w:sz w:val="20"/>
                      </w:rPr>
                      <w:delText>, N = 204</w:delText>
                    </w:r>
                    <w:r w:rsidRPr="005A6AA3" w:rsidDel="00AE71EA">
                      <w:rPr>
                        <w:rFonts w:ascii="Calibri" w:hAnsi="Calibri"/>
                        <w:i/>
                        <w:sz w:val="20"/>
                        <w:vertAlign w:val="superscript"/>
                      </w:rPr>
                      <w:delText>a</w:delText>
                    </w:r>
                  </w:del>
                </w:p>
              </w:tc>
              <w:tc>
                <w:tcPr>
                  <w:tcW w:w="0" w:type="dxa"/>
                  <w:tcPrChange w:id="5201" w:author="Lorenzo Fabbri" w:date="2024-09-19T20:38:00Z" w16du:dateUtc="2024-09-19T18:38:00Z">
                    <w:tcPr>
                      <w:tcW w:w="1143" w:type="dxa"/>
                      <w:gridSpan w:val="2"/>
                      <w:tcBorders>
                        <w:top w:val="single" w:sz="16" w:space="0" w:color="D3D3D3"/>
                        <w:bottom w:val="single" w:sz="16" w:space="0" w:color="D3D3D3"/>
                      </w:tcBorders>
                    </w:tcPr>
                  </w:tcPrChange>
                </w:tcPr>
                <w:p w14:paraId="39CE0166" w14:textId="4FAE71D0" w:rsidR="00066508" w:rsidRPr="005A6AA3" w:rsidDel="00AE71EA" w:rsidRDefault="00000000">
                  <w:pPr>
                    <w:keepNext/>
                    <w:widowControl w:val="0"/>
                    <w:spacing w:after="60"/>
                    <w:jc w:val="center"/>
                    <w:rPr>
                      <w:del w:id="5202" w:author="Lorenzo Fabbri" w:date="2024-09-24T14:48:00Z" w16du:dateUtc="2024-09-24T12:48:00Z"/>
                    </w:rPr>
                  </w:pPr>
                  <w:del w:id="5203" w:author="Lorenzo Fabbri" w:date="2024-09-24T14:48:00Z" w16du:dateUtc="2024-09-24T12:48:00Z">
                    <w:r w:rsidRPr="005A6AA3" w:rsidDel="00AE71EA">
                      <w:rPr>
                        <w:rFonts w:ascii="Calibri" w:hAnsi="Calibri"/>
                        <w:b/>
                        <w:sz w:val="20"/>
                      </w:rPr>
                      <w:delText>EDEN</w:delText>
                    </w:r>
                    <w:r w:rsidRPr="005A6AA3" w:rsidDel="00AE71EA">
                      <w:rPr>
                        <w:rFonts w:ascii="Calibri" w:hAnsi="Calibri"/>
                        <w:sz w:val="20"/>
                      </w:rPr>
                      <w:delText>, N = 198</w:delText>
                    </w:r>
                    <w:r w:rsidRPr="005A6AA3" w:rsidDel="00AE71EA">
                      <w:rPr>
                        <w:rFonts w:ascii="Calibri" w:hAnsi="Calibri"/>
                        <w:i/>
                        <w:sz w:val="20"/>
                        <w:vertAlign w:val="superscript"/>
                      </w:rPr>
                      <w:delText>a</w:delText>
                    </w:r>
                  </w:del>
                </w:p>
              </w:tc>
              <w:tc>
                <w:tcPr>
                  <w:tcW w:w="0" w:type="dxa"/>
                  <w:tcPrChange w:id="5204" w:author="Lorenzo Fabbri" w:date="2024-09-19T20:38:00Z" w16du:dateUtc="2024-09-19T18:38:00Z">
                    <w:tcPr>
                      <w:tcW w:w="1143" w:type="dxa"/>
                      <w:gridSpan w:val="2"/>
                      <w:tcBorders>
                        <w:top w:val="single" w:sz="16" w:space="0" w:color="D3D3D3"/>
                        <w:bottom w:val="single" w:sz="16" w:space="0" w:color="D3D3D3"/>
                      </w:tcBorders>
                    </w:tcPr>
                  </w:tcPrChange>
                </w:tcPr>
                <w:p w14:paraId="2F187E3F" w14:textId="7825D888" w:rsidR="00066508" w:rsidRPr="005A6AA3" w:rsidDel="00AE71EA" w:rsidRDefault="00000000">
                  <w:pPr>
                    <w:keepNext/>
                    <w:widowControl w:val="0"/>
                    <w:spacing w:after="60"/>
                    <w:jc w:val="center"/>
                    <w:rPr>
                      <w:del w:id="5205" w:author="Lorenzo Fabbri" w:date="2024-09-24T14:48:00Z" w16du:dateUtc="2024-09-24T12:48:00Z"/>
                    </w:rPr>
                  </w:pPr>
                  <w:del w:id="5206" w:author="Lorenzo Fabbri" w:date="2024-09-24T14:48:00Z" w16du:dateUtc="2024-09-24T12:48:00Z">
                    <w:r w:rsidRPr="005A6AA3" w:rsidDel="00AE71EA">
                      <w:rPr>
                        <w:rFonts w:ascii="Calibri" w:hAnsi="Calibri"/>
                        <w:b/>
                        <w:sz w:val="20"/>
                      </w:rPr>
                      <w:delText>INMA</w:delText>
                    </w:r>
                    <w:r w:rsidRPr="005A6AA3" w:rsidDel="00AE71EA">
                      <w:rPr>
                        <w:rFonts w:ascii="Calibri" w:hAnsi="Calibri"/>
                        <w:sz w:val="20"/>
                      </w:rPr>
                      <w:delText>, N = 221</w:delText>
                    </w:r>
                    <w:r w:rsidRPr="005A6AA3" w:rsidDel="00AE71EA">
                      <w:rPr>
                        <w:rFonts w:ascii="Calibri" w:hAnsi="Calibri"/>
                        <w:i/>
                        <w:sz w:val="20"/>
                        <w:vertAlign w:val="superscript"/>
                      </w:rPr>
                      <w:delText>a</w:delText>
                    </w:r>
                  </w:del>
                </w:p>
              </w:tc>
              <w:tc>
                <w:tcPr>
                  <w:tcW w:w="0" w:type="dxa"/>
                  <w:tcPrChange w:id="5207" w:author="Lorenzo Fabbri" w:date="2024-09-19T20:38:00Z" w16du:dateUtc="2024-09-19T18:38:00Z">
                    <w:tcPr>
                      <w:tcW w:w="1143" w:type="dxa"/>
                      <w:gridSpan w:val="2"/>
                      <w:tcBorders>
                        <w:top w:val="single" w:sz="16" w:space="0" w:color="D3D3D3"/>
                        <w:bottom w:val="single" w:sz="16" w:space="0" w:color="D3D3D3"/>
                      </w:tcBorders>
                    </w:tcPr>
                  </w:tcPrChange>
                </w:tcPr>
                <w:p w14:paraId="59B008B5" w14:textId="46BC9B5D" w:rsidR="00066508" w:rsidRPr="005A6AA3" w:rsidDel="00AE71EA" w:rsidRDefault="00000000">
                  <w:pPr>
                    <w:keepNext/>
                    <w:widowControl w:val="0"/>
                    <w:spacing w:after="60"/>
                    <w:jc w:val="center"/>
                    <w:rPr>
                      <w:del w:id="5208" w:author="Lorenzo Fabbri" w:date="2024-09-24T14:48:00Z" w16du:dateUtc="2024-09-24T12:48:00Z"/>
                    </w:rPr>
                  </w:pPr>
                  <w:del w:id="5209" w:author="Lorenzo Fabbri" w:date="2024-09-24T14:48:00Z" w16du:dateUtc="2024-09-24T12:48:00Z">
                    <w:r w:rsidRPr="005A6AA3" w:rsidDel="00AE71EA">
                      <w:rPr>
                        <w:rFonts w:ascii="Calibri" w:hAnsi="Calibri"/>
                        <w:b/>
                        <w:sz w:val="20"/>
                      </w:rPr>
                      <w:delText>KANC</w:delText>
                    </w:r>
                    <w:r w:rsidRPr="005A6AA3" w:rsidDel="00AE71EA">
                      <w:rPr>
                        <w:rFonts w:ascii="Calibri" w:hAnsi="Calibri"/>
                        <w:sz w:val="20"/>
                      </w:rPr>
                      <w:delText>, N = 203</w:delText>
                    </w:r>
                    <w:r w:rsidRPr="005A6AA3" w:rsidDel="00AE71EA">
                      <w:rPr>
                        <w:rFonts w:ascii="Calibri" w:hAnsi="Calibri"/>
                        <w:i/>
                        <w:sz w:val="20"/>
                        <w:vertAlign w:val="superscript"/>
                      </w:rPr>
                      <w:delText>a</w:delText>
                    </w:r>
                  </w:del>
                </w:p>
              </w:tc>
              <w:tc>
                <w:tcPr>
                  <w:tcW w:w="0" w:type="dxa"/>
                  <w:tcPrChange w:id="5210" w:author="Lorenzo Fabbri" w:date="2024-09-19T20:38:00Z" w16du:dateUtc="2024-09-19T18:38:00Z">
                    <w:tcPr>
                      <w:tcW w:w="1143" w:type="dxa"/>
                      <w:gridSpan w:val="3"/>
                      <w:tcBorders>
                        <w:top w:val="single" w:sz="16" w:space="0" w:color="D3D3D3"/>
                        <w:bottom w:val="single" w:sz="16" w:space="0" w:color="D3D3D3"/>
                      </w:tcBorders>
                    </w:tcPr>
                  </w:tcPrChange>
                </w:tcPr>
                <w:p w14:paraId="514AEF14" w14:textId="427DBB8E" w:rsidR="00066508" w:rsidRPr="005A6AA3" w:rsidDel="00AE71EA" w:rsidRDefault="00000000">
                  <w:pPr>
                    <w:keepNext/>
                    <w:widowControl w:val="0"/>
                    <w:spacing w:after="60"/>
                    <w:jc w:val="center"/>
                    <w:rPr>
                      <w:del w:id="5211" w:author="Lorenzo Fabbri" w:date="2024-09-24T14:48:00Z" w16du:dateUtc="2024-09-24T12:48:00Z"/>
                    </w:rPr>
                  </w:pPr>
                  <w:del w:id="5212" w:author="Lorenzo Fabbri" w:date="2024-09-24T14:48:00Z" w16du:dateUtc="2024-09-24T12:48:00Z">
                    <w:r w:rsidRPr="005A6AA3" w:rsidDel="00AE71EA">
                      <w:rPr>
                        <w:rFonts w:ascii="Calibri" w:hAnsi="Calibri"/>
                        <w:b/>
                        <w:sz w:val="20"/>
                      </w:rPr>
                      <w:delText>MOBA</w:delText>
                    </w:r>
                    <w:r w:rsidRPr="005A6AA3" w:rsidDel="00AE71EA">
                      <w:rPr>
                        <w:rFonts w:ascii="Calibri" w:hAnsi="Calibri"/>
                        <w:sz w:val="20"/>
                      </w:rPr>
                      <w:delText>, N = 272</w:delText>
                    </w:r>
                    <w:r w:rsidRPr="005A6AA3" w:rsidDel="00AE71EA">
                      <w:rPr>
                        <w:rFonts w:ascii="Calibri" w:hAnsi="Calibri"/>
                        <w:i/>
                        <w:sz w:val="20"/>
                        <w:vertAlign w:val="superscript"/>
                      </w:rPr>
                      <w:delText>a</w:delText>
                    </w:r>
                  </w:del>
                </w:p>
              </w:tc>
              <w:tc>
                <w:tcPr>
                  <w:tcW w:w="0" w:type="dxa"/>
                  <w:tcPrChange w:id="5213" w:author="Lorenzo Fabbri" w:date="2024-09-19T20:38:00Z" w16du:dateUtc="2024-09-19T18:38:00Z">
                    <w:tcPr>
                      <w:tcW w:w="1143" w:type="dxa"/>
                      <w:gridSpan w:val="2"/>
                      <w:tcBorders>
                        <w:top w:val="single" w:sz="16" w:space="0" w:color="D3D3D3"/>
                        <w:bottom w:val="single" w:sz="16" w:space="0" w:color="D3D3D3"/>
                        <w:right w:val="single" w:sz="6" w:space="0" w:color="D3D3D3"/>
                      </w:tcBorders>
                    </w:tcPr>
                  </w:tcPrChange>
                </w:tcPr>
                <w:p w14:paraId="42C2BE9D" w14:textId="7F8C0ED5" w:rsidR="00066508" w:rsidRPr="005A6AA3" w:rsidDel="00AE71EA" w:rsidRDefault="00000000">
                  <w:pPr>
                    <w:keepNext/>
                    <w:widowControl w:val="0"/>
                    <w:spacing w:after="60"/>
                    <w:jc w:val="center"/>
                    <w:rPr>
                      <w:del w:id="5214" w:author="Lorenzo Fabbri" w:date="2024-09-24T14:48:00Z" w16du:dateUtc="2024-09-24T12:48:00Z"/>
                    </w:rPr>
                  </w:pPr>
                  <w:del w:id="5215" w:author="Lorenzo Fabbri" w:date="2024-09-24T14:48:00Z" w16du:dateUtc="2024-09-24T12:48:00Z">
                    <w:r w:rsidRPr="005A6AA3" w:rsidDel="00AE71EA">
                      <w:rPr>
                        <w:rFonts w:ascii="Calibri" w:hAnsi="Calibri"/>
                        <w:b/>
                        <w:sz w:val="20"/>
                      </w:rPr>
                      <w:delText>RHEA</w:delText>
                    </w:r>
                    <w:r w:rsidRPr="005A6AA3" w:rsidDel="00AE71EA">
                      <w:rPr>
                        <w:rFonts w:ascii="Calibri" w:hAnsi="Calibri"/>
                        <w:sz w:val="20"/>
                      </w:rPr>
                      <w:delText>, N = 199</w:delText>
                    </w:r>
                    <w:r w:rsidRPr="005A6AA3" w:rsidDel="00AE71EA">
                      <w:rPr>
                        <w:rFonts w:ascii="Calibri" w:hAnsi="Calibri"/>
                        <w:i/>
                        <w:sz w:val="20"/>
                        <w:vertAlign w:val="superscript"/>
                      </w:rPr>
                      <w:delText>a</w:delText>
                    </w:r>
                  </w:del>
                </w:p>
              </w:tc>
            </w:tr>
            <w:tr w:rsidR="00066508" w:rsidRPr="005A6AA3" w:rsidDel="00AE71EA" w14:paraId="5E0D3ACC" w14:textId="0AC8222D" w:rsidTr="006C3DDD">
              <w:trPr>
                <w:del w:id="5216" w:author="Lorenzo Fabbri" w:date="2024-09-24T14:48:00Z"/>
                <w:trPrChange w:id="5217" w:author="Lorenzo Fabbri" w:date="2024-09-19T20:38:00Z" w16du:dateUtc="2024-09-19T18:38:00Z">
                  <w:trPr>
                    <w:gridBefore w:val="1"/>
                    <w:cantSplit/>
                    <w:jc w:val="center"/>
                  </w:trPr>
                </w:trPrChange>
              </w:trPr>
              <w:tc>
                <w:tcPr>
                  <w:tcW w:w="0" w:type="dxa"/>
                  <w:tcPrChange w:id="521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D2C811" w14:textId="2F388D83" w:rsidR="00066508" w:rsidRPr="005A6AA3" w:rsidDel="00AE71EA" w:rsidRDefault="00000000">
                  <w:pPr>
                    <w:keepNext/>
                    <w:widowControl w:val="0"/>
                    <w:spacing w:after="60"/>
                    <w:rPr>
                      <w:del w:id="5219" w:author="Lorenzo Fabbri" w:date="2024-09-24T14:48:00Z" w16du:dateUtc="2024-09-24T12:48:00Z"/>
                    </w:rPr>
                  </w:pPr>
                  <w:del w:id="5220" w:author="Lorenzo Fabbri" w:date="2024-09-24T14:48:00Z" w16du:dateUtc="2024-09-24T12:48:00Z">
                    <w:r w:rsidRPr="005A6AA3" w:rsidDel="00AE71EA">
                      <w:rPr>
                        <w:rFonts w:ascii="Calibri" w:hAnsi="Calibri"/>
                        <w:sz w:val="20"/>
                      </w:rPr>
                      <w:delText>Child age (years)</w:delText>
                    </w:r>
                  </w:del>
                </w:p>
              </w:tc>
              <w:tc>
                <w:tcPr>
                  <w:tcW w:w="0" w:type="dxa"/>
                  <w:tcPrChange w:id="52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521237" w14:textId="4AFCDC0D" w:rsidR="00066508" w:rsidRPr="005A6AA3" w:rsidDel="00AE71EA" w:rsidRDefault="00000000">
                  <w:pPr>
                    <w:keepNext/>
                    <w:widowControl w:val="0"/>
                    <w:spacing w:after="60"/>
                    <w:jc w:val="center"/>
                    <w:rPr>
                      <w:del w:id="5222" w:author="Lorenzo Fabbri" w:date="2024-09-24T14:48:00Z" w16du:dateUtc="2024-09-24T12:48:00Z"/>
                    </w:rPr>
                  </w:pPr>
                  <w:del w:id="5223" w:author="Lorenzo Fabbri" w:date="2024-09-24T14:48:00Z" w16du:dateUtc="2024-09-24T12:48:00Z">
                    <w:r w:rsidRPr="005A6AA3" w:rsidDel="00AE71EA">
                      <w:rPr>
                        <w:rFonts w:ascii="Calibri" w:hAnsi="Calibri"/>
                        <w:sz w:val="20"/>
                      </w:rPr>
                      <w:delText>8.1 (6.5, 8.9)</w:delText>
                    </w:r>
                  </w:del>
                </w:p>
              </w:tc>
              <w:tc>
                <w:tcPr>
                  <w:tcW w:w="0" w:type="dxa"/>
                  <w:tcPrChange w:id="52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9179E1" w14:textId="5606EF3D" w:rsidR="00066508" w:rsidRPr="005A6AA3" w:rsidDel="00AE71EA" w:rsidRDefault="00000000">
                  <w:pPr>
                    <w:keepNext/>
                    <w:widowControl w:val="0"/>
                    <w:spacing w:after="60"/>
                    <w:jc w:val="center"/>
                    <w:rPr>
                      <w:del w:id="5225" w:author="Lorenzo Fabbri" w:date="2024-09-24T14:48:00Z" w16du:dateUtc="2024-09-24T12:48:00Z"/>
                    </w:rPr>
                  </w:pPr>
                  <w:del w:id="5226" w:author="Lorenzo Fabbri" w:date="2024-09-24T14:48:00Z" w16du:dateUtc="2024-09-24T12:48:00Z">
                    <w:r w:rsidRPr="005A6AA3" w:rsidDel="00AE71EA">
                      <w:rPr>
                        <w:rFonts w:ascii="Calibri" w:hAnsi="Calibri"/>
                        <w:sz w:val="20"/>
                      </w:rPr>
                      <w:delText>6.6 (6.5, 6.8)</w:delText>
                    </w:r>
                  </w:del>
                </w:p>
              </w:tc>
              <w:tc>
                <w:tcPr>
                  <w:tcW w:w="0" w:type="dxa"/>
                  <w:tcPrChange w:id="52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FDABE4" w14:textId="34E70D87" w:rsidR="00066508" w:rsidRPr="005A6AA3" w:rsidDel="00AE71EA" w:rsidRDefault="00000000">
                  <w:pPr>
                    <w:keepNext/>
                    <w:widowControl w:val="0"/>
                    <w:spacing w:after="60"/>
                    <w:jc w:val="center"/>
                    <w:rPr>
                      <w:del w:id="5228" w:author="Lorenzo Fabbri" w:date="2024-09-24T14:48:00Z" w16du:dateUtc="2024-09-24T12:48:00Z"/>
                    </w:rPr>
                  </w:pPr>
                  <w:del w:id="5229" w:author="Lorenzo Fabbri" w:date="2024-09-24T14:48:00Z" w16du:dateUtc="2024-09-24T12:48:00Z">
                    <w:r w:rsidRPr="005A6AA3" w:rsidDel="00AE71EA">
                      <w:rPr>
                        <w:rFonts w:ascii="Calibri" w:hAnsi="Calibri"/>
                        <w:sz w:val="20"/>
                      </w:rPr>
                      <w:delText>10.9 (10.4, 11.2)</w:delText>
                    </w:r>
                  </w:del>
                </w:p>
              </w:tc>
              <w:tc>
                <w:tcPr>
                  <w:tcW w:w="0" w:type="dxa"/>
                  <w:tcPrChange w:id="52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82D1D" w14:textId="31245DA7" w:rsidR="00066508" w:rsidRPr="005A6AA3" w:rsidDel="00AE71EA" w:rsidRDefault="00000000">
                  <w:pPr>
                    <w:keepNext/>
                    <w:widowControl w:val="0"/>
                    <w:spacing w:after="60"/>
                    <w:jc w:val="center"/>
                    <w:rPr>
                      <w:del w:id="5231" w:author="Lorenzo Fabbri" w:date="2024-09-24T14:48:00Z" w16du:dateUtc="2024-09-24T12:48:00Z"/>
                    </w:rPr>
                  </w:pPr>
                  <w:del w:id="5232" w:author="Lorenzo Fabbri" w:date="2024-09-24T14:48:00Z" w16du:dateUtc="2024-09-24T12:48:00Z">
                    <w:r w:rsidRPr="005A6AA3" w:rsidDel="00AE71EA">
                      <w:rPr>
                        <w:rFonts w:ascii="Calibri" w:hAnsi="Calibri"/>
                        <w:sz w:val="20"/>
                      </w:rPr>
                      <w:delText>8.8 (8.4, 9.3)</w:delText>
                    </w:r>
                  </w:del>
                </w:p>
              </w:tc>
              <w:tc>
                <w:tcPr>
                  <w:tcW w:w="0" w:type="dxa"/>
                  <w:tcPrChange w:id="52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A75880" w14:textId="66E8C273" w:rsidR="00066508" w:rsidRPr="005A6AA3" w:rsidDel="00AE71EA" w:rsidRDefault="00000000">
                  <w:pPr>
                    <w:keepNext/>
                    <w:widowControl w:val="0"/>
                    <w:spacing w:after="60"/>
                    <w:jc w:val="center"/>
                    <w:rPr>
                      <w:del w:id="5234" w:author="Lorenzo Fabbri" w:date="2024-09-24T14:48:00Z" w16du:dateUtc="2024-09-24T12:48:00Z"/>
                    </w:rPr>
                  </w:pPr>
                  <w:del w:id="5235" w:author="Lorenzo Fabbri" w:date="2024-09-24T14:48:00Z" w16du:dateUtc="2024-09-24T12:48:00Z">
                    <w:r w:rsidRPr="005A6AA3" w:rsidDel="00AE71EA">
                      <w:rPr>
                        <w:rFonts w:ascii="Calibri" w:hAnsi="Calibri"/>
                        <w:sz w:val="20"/>
                      </w:rPr>
                      <w:delText>6.4 (6.1, 6.9)</w:delText>
                    </w:r>
                  </w:del>
                </w:p>
              </w:tc>
              <w:tc>
                <w:tcPr>
                  <w:tcW w:w="0" w:type="dxa"/>
                  <w:tcPrChange w:id="523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5FAEB5C" w14:textId="5269012F" w:rsidR="00066508" w:rsidRPr="005A6AA3" w:rsidDel="00AE71EA" w:rsidRDefault="00000000">
                  <w:pPr>
                    <w:keepNext/>
                    <w:widowControl w:val="0"/>
                    <w:spacing w:after="60"/>
                    <w:jc w:val="center"/>
                    <w:rPr>
                      <w:del w:id="5237" w:author="Lorenzo Fabbri" w:date="2024-09-24T14:48:00Z" w16du:dateUtc="2024-09-24T12:48:00Z"/>
                    </w:rPr>
                  </w:pPr>
                  <w:del w:id="5238" w:author="Lorenzo Fabbri" w:date="2024-09-24T14:48:00Z" w16du:dateUtc="2024-09-24T12:48:00Z">
                    <w:r w:rsidRPr="005A6AA3" w:rsidDel="00AE71EA">
                      <w:rPr>
                        <w:rFonts w:ascii="Calibri" w:hAnsi="Calibri"/>
                        <w:sz w:val="20"/>
                      </w:rPr>
                      <w:delText>8.5 (8.2, 8.8)</w:delText>
                    </w:r>
                  </w:del>
                </w:p>
              </w:tc>
              <w:tc>
                <w:tcPr>
                  <w:tcW w:w="0" w:type="dxa"/>
                  <w:tcPrChange w:id="52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23FF7C" w14:textId="60A3E655" w:rsidR="00066508" w:rsidRPr="005A6AA3" w:rsidDel="00AE71EA" w:rsidRDefault="00000000">
                  <w:pPr>
                    <w:keepNext/>
                    <w:widowControl w:val="0"/>
                    <w:spacing w:after="60"/>
                    <w:jc w:val="center"/>
                    <w:rPr>
                      <w:del w:id="5240" w:author="Lorenzo Fabbri" w:date="2024-09-24T14:48:00Z" w16du:dateUtc="2024-09-24T12:48:00Z"/>
                    </w:rPr>
                  </w:pPr>
                  <w:del w:id="5241" w:author="Lorenzo Fabbri" w:date="2024-09-24T14:48:00Z" w16du:dateUtc="2024-09-24T12:48:00Z">
                    <w:r w:rsidRPr="005A6AA3" w:rsidDel="00AE71EA">
                      <w:rPr>
                        <w:rFonts w:ascii="Calibri" w:hAnsi="Calibri"/>
                        <w:sz w:val="20"/>
                      </w:rPr>
                      <w:delText>6.5 (6.4, 6.6)</w:delText>
                    </w:r>
                  </w:del>
                </w:p>
              </w:tc>
            </w:tr>
            <w:tr w:rsidR="00066508" w:rsidRPr="005A6AA3" w:rsidDel="00AE71EA" w14:paraId="2A49B9D6" w14:textId="71ED38EE" w:rsidTr="006C3DDD">
              <w:trPr>
                <w:del w:id="5242" w:author="Lorenzo Fabbri" w:date="2024-09-24T14:48:00Z"/>
                <w:trPrChange w:id="5243" w:author="Lorenzo Fabbri" w:date="2024-09-19T20:38:00Z" w16du:dateUtc="2024-09-19T18:38:00Z">
                  <w:trPr>
                    <w:gridBefore w:val="1"/>
                    <w:cantSplit/>
                    <w:jc w:val="center"/>
                  </w:trPr>
                </w:trPrChange>
              </w:trPr>
              <w:tc>
                <w:tcPr>
                  <w:tcW w:w="0" w:type="dxa"/>
                  <w:tcPrChange w:id="524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C957C9A" w14:textId="6803290F" w:rsidR="00066508" w:rsidRPr="005A6AA3" w:rsidDel="00AE71EA" w:rsidRDefault="00000000">
                  <w:pPr>
                    <w:keepNext/>
                    <w:widowControl w:val="0"/>
                    <w:spacing w:after="60"/>
                    <w:rPr>
                      <w:del w:id="5245" w:author="Lorenzo Fabbri" w:date="2024-09-24T14:48:00Z" w16du:dateUtc="2024-09-24T12:48:00Z"/>
                    </w:rPr>
                  </w:pPr>
                  <w:del w:id="5246" w:author="Lorenzo Fabbri" w:date="2024-09-24T14:48:00Z" w16du:dateUtc="2024-09-24T12:48:00Z">
                    <w:r w:rsidRPr="005A6AA3" w:rsidDel="00AE71EA">
                      <w:rPr>
                        <w:rFonts w:ascii="Calibri" w:hAnsi="Calibri"/>
                        <w:sz w:val="20"/>
                      </w:rPr>
                      <w:delText>Child breastfeeding</w:delText>
                    </w:r>
                  </w:del>
                </w:p>
              </w:tc>
              <w:tc>
                <w:tcPr>
                  <w:tcW w:w="0" w:type="dxa"/>
                  <w:tcPrChange w:id="52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D9E747" w14:textId="4623B65F" w:rsidR="00066508" w:rsidRPr="005A6AA3" w:rsidDel="00AE71EA" w:rsidRDefault="00000000">
                  <w:pPr>
                    <w:keepNext/>
                    <w:widowControl w:val="0"/>
                    <w:spacing w:after="60"/>
                    <w:jc w:val="center"/>
                    <w:rPr>
                      <w:del w:id="5248" w:author="Lorenzo Fabbri" w:date="2024-09-24T14:48:00Z" w16du:dateUtc="2024-09-24T12:48:00Z"/>
                    </w:rPr>
                  </w:pPr>
                  <w:del w:id="5249" w:author="Lorenzo Fabbri" w:date="2024-09-24T14:48:00Z" w16du:dateUtc="2024-09-24T12:48:00Z">
                    <w:r w:rsidRPr="005A6AA3" w:rsidDel="00AE71EA">
                      <w:rPr>
                        <w:rFonts w:ascii="Calibri" w:hAnsi="Calibri"/>
                        <w:sz w:val="20"/>
                      </w:rPr>
                      <w:delText>1,093.0 (84.7%)</w:delText>
                    </w:r>
                  </w:del>
                </w:p>
              </w:tc>
              <w:tc>
                <w:tcPr>
                  <w:tcW w:w="0" w:type="dxa"/>
                  <w:tcPrChange w:id="52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A65A3" w14:textId="320A98F7" w:rsidR="00066508" w:rsidRPr="005A6AA3" w:rsidDel="00AE71EA" w:rsidRDefault="00000000">
                  <w:pPr>
                    <w:keepNext/>
                    <w:widowControl w:val="0"/>
                    <w:spacing w:after="60"/>
                    <w:jc w:val="center"/>
                    <w:rPr>
                      <w:del w:id="5251" w:author="Lorenzo Fabbri" w:date="2024-09-24T14:48:00Z" w16du:dateUtc="2024-09-24T12:48:00Z"/>
                    </w:rPr>
                  </w:pPr>
                  <w:del w:id="5252" w:author="Lorenzo Fabbri" w:date="2024-09-24T14:48:00Z" w16du:dateUtc="2024-09-24T12:48:00Z">
                    <w:r w:rsidRPr="005A6AA3" w:rsidDel="00AE71EA">
                      <w:rPr>
                        <w:rFonts w:ascii="Calibri" w:hAnsi="Calibri"/>
                        <w:sz w:val="20"/>
                      </w:rPr>
                      <w:delText>147.0 (72.4%)</w:delText>
                    </w:r>
                  </w:del>
                </w:p>
              </w:tc>
              <w:tc>
                <w:tcPr>
                  <w:tcW w:w="0" w:type="dxa"/>
                  <w:tcPrChange w:id="52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69E5B2" w14:textId="64869704" w:rsidR="00066508" w:rsidRPr="005A6AA3" w:rsidDel="00AE71EA" w:rsidRDefault="00000000">
                  <w:pPr>
                    <w:keepNext/>
                    <w:widowControl w:val="0"/>
                    <w:spacing w:after="60"/>
                    <w:jc w:val="center"/>
                    <w:rPr>
                      <w:del w:id="5254" w:author="Lorenzo Fabbri" w:date="2024-09-24T14:48:00Z" w16du:dateUtc="2024-09-24T12:48:00Z"/>
                    </w:rPr>
                  </w:pPr>
                  <w:del w:id="5255" w:author="Lorenzo Fabbri" w:date="2024-09-24T14:48:00Z" w16du:dateUtc="2024-09-24T12:48:00Z">
                    <w:r w:rsidRPr="005A6AA3" w:rsidDel="00AE71EA">
                      <w:rPr>
                        <w:rFonts w:ascii="Calibri" w:hAnsi="Calibri"/>
                        <w:sz w:val="20"/>
                      </w:rPr>
                      <w:delText>128.0 (65.0%)</w:delText>
                    </w:r>
                  </w:del>
                </w:p>
              </w:tc>
              <w:tc>
                <w:tcPr>
                  <w:tcW w:w="0" w:type="dxa"/>
                  <w:tcPrChange w:id="52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DC271" w14:textId="64033018" w:rsidR="00066508" w:rsidRPr="005A6AA3" w:rsidDel="00AE71EA" w:rsidRDefault="00000000">
                  <w:pPr>
                    <w:keepNext/>
                    <w:widowControl w:val="0"/>
                    <w:spacing w:after="60"/>
                    <w:jc w:val="center"/>
                    <w:rPr>
                      <w:del w:id="5257" w:author="Lorenzo Fabbri" w:date="2024-09-24T14:48:00Z" w16du:dateUtc="2024-09-24T12:48:00Z"/>
                    </w:rPr>
                  </w:pPr>
                  <w:del w:id="5258" w:author="Lorenzo Fabbri" w:date="2024-09-24T14:48:00Z" w16du:dateUtc="2024-09-24T12:48:00Z">
                    <w:r w:rsidRPr="005A6AA3" w:rsidDel="00AE71EA">
                      <w:rPr>
                        <w:rFonts w:ascii="Calibri" w:hAnsi="Calibri"/>
                        <w:sz w:val="20"/>
                      </w:rPr>
                      <w:delText>195.0 (88.6%)</w:delText>
                    </w:r>
                  </w:del>
                </w:p>
              </w:tc>
              <w:tc>
                <w:tcPr>
                  <w:tcW w:w="0" w:type="dxa"/>
                  <w:tcPrChange w:id="52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94EA7" w14:textId="15F4CBB7" w:rsidR="00066508" w:rsidRPr="005A6AA3" w:rsidDel="00AE71EA" w:rsidRDefault="00000000">
                  <w:pPr>
                    <w:keepNext/>
                    <w:widowControl w:val="0"/>
                    <w:spacing w:after="60"/>
                    <w:jc w:val="center"/>
                    <w:rPr>
                      <w:del w:id="5260" w:author="Lorenzo Fabbri" w:date="2024-09-24T14:48:00Z" w16du:dateUtc="2024-09-24T12:48:00Z"/>
                    </w:rPr>
                  </w:pPr>
                  <w:del w:id="5261" w:author="Lorenzo Fabbri" w:date="2024-09-24T14:48:00Z" w16du:dateUtc="2024-09-24T12:48:00Z">
                    <w:r w:rsidRPr="005A6AA3" w:rsidDel="00AE71EA">
                      <w:rPr>
                        <w:rFonts w:ascii="Calibri" w:hAnsi="Calibri"/>
                        <w:sz w:val="20"/>
                      </w:rPr>
                      <w:delText>187.0 (92.6%)</w:delText>
                    </w:r>
                  </w:del>
                </w:p>
              </w:tc>
              <w:tc>
                <w:tcPr>
                  <w:tcW w:w="0" w:type="dxa"/>
                  <w:tcPrChange w:id="526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88B4231" w14:textId="58999860" w:rsidR="00066508" w:rsidRPr="005A6AA3" w:rsidDel="00AE71EA" w:rsidRDefault="00000000">
                  <w:pPr>
                    <w:keepNext/>
                    <w:widowControl w:val="0"/>
                    <w:spacing w:after="60"/>
                    <w:jc w:val="center"/>
                    <w:rPr>
                      <w:del w:id="5263" w:author="Lorenzo Fabbri" w:date="2024-09-24T14:48:00Z" w16du:dateUtc="2024-09-24T12:48:00Z"/>
                    </w:rPr>
                  </w:pPr>
                  <w:del w:id="5264" w:author="Lorenzo Fabbri" w:date="2024-09-24T14:48:00Z" w16du:dateUtc="2024-09-24T12:48:00Z">
                    <w:r w:rsidRPr="005A6AA3" w:rsidDel="00AE71EA">
                      <w:rPr>
                        <w:rFonts w:ascii="Calibri" w:hAnsi="Calibri"/>
                        <w:sz w:val="20"/>
                      </w:rPr>
                      <w:delText>260.0 (96.3%)</w:delText>
                    </w:r>
                  </w:del>
                </w:p>
              </w:tc>
              <w:tc>
                <w:tcPr>
                  <w:tcW w:w="0" w:type="dxa"/>
                  <w:tcPrChange w:id="52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7756CD" w14:textId="5D0A5F0C" w:rsidR="00066508" w:rsidRPr="005A6AA3" w:rsidDel="00AE71EA" w:rsidRDefault="00000000">
                  <w:pPr>
                    <w:keepNext/>
                    <w:widowControl w:val="0"/>
                    <w:spacing w:after="60"/>
                    <w:jc w:val="center"/>
                    <w:rPr>
                      <w:del w:id="5266" w:author="Lorenzo Fabbri" w:date="2024-09-24T14:48:00Z" w16du:dateUtc="2024-09-24T12:48:00Z"/>
                    </w:rPr>
                  </w:pPr>
                  <w:del w:id="5267" w:author="Lorenzo Fabbri" w:date="2024-09-24T14:48:00Z" w16du:dateUtc="2024-09-24T12:48:00Z">
                    <w:r w:rsidRPr="005A6AA3" w:rsidDel="00AE71EA">
                      <w:rPr>
                        <w:rFonts w:ascii="Calibri" w:hAnsi="Calibri"/>
                        <w:sz w:val="20"/>
                      </w:rPr>
                      <w:delText>176.0 (88.4%)</w:delText>
                    </w:r>
                  </w:del>
                </w:p>
              </w:tc>
            </w:tr>
            <w:tr w:rsidR="00066508" w:rsidRPr="005A6AA3" w:rsidDel="00AE71EA" w14:paraId="21B4ED1E" w14:textId="7B199EEF" w:rsidTr="006C3DDD">
              <w:trPr>
                <w:del w:id="5268" w:author="Lorenzo Fabbri" w:date="2024-09-24T14:48:00Z"/>
                <w:trPrChange w:id="5269" w:author="Lorenzo Fabbri" w:date="2024-09-19T20:38:00Z" w16du:dateUtc="2024-09-19T18:38:00Z">
                  <w:trPr>
                    <w:gridBefore w:val="1"/>
                    <w:cantSplit/>
                    <w:jc w:val="center"/>
                  </w:trPr>
                </w:trPrChange>
              </w:trPr>
              <w:tc>
                <w:tcPr>
                  <w:tcW w:w="0" w:type="dxa"/>
                  <w:tcPrChange w:id="527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6B0588" w14:textId="124469F6" w:rsidR="00066508" w:rsidRPr="005A6AA3" w:rsidDel="00AE71EA" w:rsidRDefault="00000000">
                  <w:pPr>
                    <w:keepNext/>
                    <w:widowControl w:val="0"/>
                    <w:spacing w:after="60"/>
                    <w:rPr>
                      <w:del w:id="5271" w:author="Lorenzo Fabbri" w:date="2024-09-24T14:48:00Z" w16du:dateUtc="2024-09-24T12:48:00Z"/>
                    </w:rPr>
                  </w:pPr>
                  <w:del w:id="5272" w:author="Lorenzo Fabbri" w:date="2024-09-24T14:48:00Z" w16du:dateUtc="2024-09-24T12:48:00Z">
                    <w:r w:rsidRPr="005A6AA3" w:rsidDel="00AE71EA">
                      <w:rPr>
                        <w:rFonts w:ascii="Calibri" w:hAnsi="Calibri"/>
                        <w:sz w:val="20"/>
                      </w:rPr>
                      <w:delText>    Unknown</w:delText>
                    </w:r>
                  </w:del>
                </w:p>
              </w:tc>
              <w:tc>
                <w:tcPr>
                  <w:tcW w:w="0" w:type="dxa"/>
                  <w:tcPrChange w:id="52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C0147D" w14:textId="065721D4" w:rsidR="00066508" w:rsidRPr="005A6AA3" w:rsidDel="00AE71EA" w:rsidRDefault="00000000">
                  <w:pPr>
                    <w:keepNext/>
                    <w:widowControl w:val="0"/>
                    <w:spacing w:after="60"/>
                    <w:jc w:val="center"/>
                    <w:rPr>
                      <w:del w:id="5274" w:author="Lorenzo Fabbri" w:date="2024-09-24T14:48:00Z" w16du:dateUtc="2024-09-24T12:48:00Z"/>
                    </w:rPr>
                  </w:pPr>
                  <w:del w:id="5275" w:author="Lorenzo Fabbri" w:date="2024-09-24T14:48:00Z" w16du:dateUtc="2024-09-24T12:48:00Z">
                    <w:r w:rsidRPr="005A6AA3" w:rsidDel="00AE71EA">
                      <w:rPr>
                        <w:rFonts w:ascii="Calibri" w:hAnsi="Calibri"/>
                        <w:sz w:val="20"/>
                      </w:rPr>
                      <w:delText>6</w:delText>
                    </w:r>
                  </w:del>
                </w:p>
              </w:tc>
              <w:tc>
                <w:tcPr>
                  <w:tcW w:w="0" w:type="dxa"/>
                  <w:tcPrChange w:id="52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DED055" w14:textId="7FFA1EA9" w:rsidR="00066508" w:rsidRPr="005A6AA3" w:rsidDel="00AE71EA" w:rsidRDefault="00000000">
                  <w:pPr>
                    <w:keepNext/>
                    <w:widowControl w:val="0"/>
                    <w:spacing w:after="60"/>
                    <w:jc w:val="center"/>
                    <w:rPr>
                      <w:del w:id="5277" w:author="Lorenzo Fabbri" w:date="2024-09-24T14:48:00Z" w16du:dateUtc="2024-09-24T12:48:00Z"/>
                    </w:rPr>
                  </w:pPr>
                  <w:del w:id="5278" w:author="Lorenzo Fabbri" w:date="2024-09-24T14:48:00Z" w16du:dateUtc="2024-09-24T12:48:00Z">
                    <w:r w:rsidRPr="005A6AA3" w:rsidDel="00AE71EA">
                      <w:rPr>
                        <w:rFonts w:ascii="Calibri" w:hAnsi="Calibri"/>
                        <w:sz w:val="20"/>
                      </w:rPr>
                      <w:delText>1</w:delText>
                    </w:r>
                  </w:del>
                </w:p>
              </w:tc>
              <w:tc>
                <w:tcPr>
                  <w:tcW w:w="0" w:type="dxa"/>
                  <w:tcPrChange w:id="52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B2D50" w14:textId="2AE4370B" w:rsidR="00066508" w:rsidRPr="005A6AA3" w:rsidDel="00AE71EA" w:rsidRDefault="00000000">
                  <w:pPr>
                    <w:keepNext/>
                    <w:widowControl w:val="0"/>
                    <w:spacing w:after="60"/>
                    <w:jc w:val="center"/>
                    <w:rPr>
                      <w:del w:id="5280" w:author="Lorenzo Fabbri" w:date="2024-09-24T14:48:00Z" w16du:dateUtc="2024-09-24T12:48:00Z"/>
                    </w:rPr>
                  </w:pPr>
                  <w:del w:id="5281" w:author="Lorenzo Fabbri" w:date="2024-09-24T14:48:00Z" w16du:dateUtc="2024-09-24T12:48:00Z">
                    <w:r w:rsidRPr="005A6AA3" w:rsidDel="00AE71EA">
                      <w:rPr>
                        <w:rFonts w:ascii="Calibri" w:hAnsi="Calibri"/>
                        <w:sz w:val="20"/>
                      </w:rPr>
                      <w:delText>1</w:delText>
                    </w:r>
                  </w:del>
                </w:p>
              </w:tc>
              <w:tc>
                <w:tcPr>
                  <w:tcW w:w="0" w:type="dxa"/>
                  <w:tcPrChange w:id="52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362723" w14:textId="486B9D0B" w:rsidR="00066508" w:rsidRPr="005A6AA3" w:rsidDel="00AE71EA" w:rsidRDefault="00000000">
                  <w:pPr>
                    <w:keepNext/>
                    <w:widowControl w:val="0"/>
                    <w:spacing w:after="60"/>
                    <w:jc w:val="center"/>
                    <w:rPr>
                      <w:del w:id="5283" w:author="Lorenzo Fabbri" w:date="2024-09-24T14:48:00Z" w16du:dateUtc="2024-09-24T12:48:00Z"/>
                    </w:rPr>
                  </w:pPr>
                  <w:del w:id="5284" w:author="Lorenzo Fabbri" w:date="2024-09-24T14:48:00Z" w16du:dateUtc="2024-09-24T12:48:00Z">
                    <w:r w:rsidRPr="005A6AA3" w:rsidDel="00AE71EA">
                      <w:rPr>
                        <w:rFonts w:ascii="Calibri" w:hAnsi="Calibri"/>
                        <w:sz w:val="20"/>
                      </w:rPr>
                      <w:delText>1</w:delText>
                    </w:r>
                  </w:del>
                </w:p>
              </w:tc>
              <w:tc>
                <w:tcPr>
                  <w:tcW w:w="0" w:type="dxa"/>
                  <w:tcPrChange w:id="52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8831BA" w14:textId="0A9255D2" w:rsidR="00066508" w:rsidRPr="005A6AA3" w:rsidDel="00AE71EA" w:rsidRDefault="00000000">
                  <w:pPr>
                    <w:keepNext/>
                    <w:widowControl w:val="0"/>
                    <w:spacing w:after="60"/>
                    <w:jc w:val="center"/>
                    <w:rPr>
                      <w:del w:id="5286" w:author="Lorenzo Fabbri" w:date="2024-09-24T14:48:00Z" w16du:dateUtc="2024-09-24T12:48:00Z"/>
                    </w:rPr>
                  </w:pPr>
                  <w:del w:id="5287" w:author="Lorenzo Fabbri" w:date="2024-09-24T14:48:00Z" w16du:dateUtc="2024-09-24T12:48:00Z">
                    <w:r w:rsidRPr="005A6AA3" w:rsidDel="00AE71EA">
                      <w:rPr>
                        <w:rFonts w:ascii="Calibri" w:hAnsi="Calibri"/>
                        <w:sz w:val="20"/>
                      </w:rPr>
                      <w:delText>1</w:delText>
                    </w:r>
                  </w:del>
                </w:p>
              </w:tc>
              <w:tc>
                <w:tcPr>
                  <w:tcW w:w="0" w:type="dxa"/>
                  <w:tcPrChange w:id="528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AE84F0A" w14:textId="498569A4" w:rsidR="00066508" w:rsidRPr="005A6AA3" w:rsidDel="00AE71EA" w:rsidRDefault="00000000">
                  <w:pPr>
                    <w:keepNext/>
                    <w:widowControl w:val="0"/>
                    <w:spacing w:after="60"/>
                    <w:jc w:val="center"/>
                    <w:rPr>
                      <w:del w:id="5289" w:author="Lorenzo Fabbri" w:date="2024-09-24T14:48:00Z" w16du:dateUtc="2024-09-24T12:48:00Z"/>
                    </w:rPr>
                  </w:pPr>
                  <w:del w:id="5290" w:author="Lorenzo Fabbri" w:date="2024-09-24T14:48:00Z" w16du:dateUtc="2024-09-24T12:48:00Z">
                    <w:r w:rsidRPr="005A6AA3" w:rsidDel="00AE71EA">
                      <w:rPr>
                        <w:rFonts w:ascii="Calibri" w:hAnsi="Calibri"/>
                        <w:sz w:val="20"/>
                      </w:rPr>
                      <w:delText>2</w:delText>
                    </w:r>
                  </w:del>
                </w:p>
              </w:tc>
              <w:tc>
                <w:tcPr>
                  <w:tcW w:w="0" w:type="dxa"/>
                  <w:tcPrChange w:id="52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2CFB63" w14:textId="16E57080" w:rsidR="00066508" w:rsidRPr="005A6AA3" w:rsidDel="00AE71EA" w:rsidRDefault="00000000">
                  <w:pPr>
                    <w:keepNext/>
                    <w:widowControl w:val="0"/>
                    <w:spacing w:after="60"/>
                    <w:jc w:val="center"/>
                    <w:rPr>
                      <w:del w:id="5292" w:author="Lorenzo Fabbri" w:date="2024-09-24T14:48:00Z" w16du:dateUtc="2024-09-24T12:48:00Z"/>
                    </w:rPr>
                  </w:pPr>
                  <w:del w:id="5293" w:author="Lorenzo Fabbri" w:date="2024-09-24T14:48:00Z" w16du:dateUtc="2024-09-24T12:48:00Z">
                    <w:r w:rsidRPr="005A6AA3" w:rsidDel="00AE71EA">
                      <w:rPr>
                        <w:rFonts w:ascii="Calibri" w:hAnsi="Calibri"/>
                        <w:sz w:val="20"/>
                      </w:rPr>
                      <w:delText>0</w:delText>
                    </w:r>
                  </w:del>
                </w:p>
              </w:tc>
            </w:tr>
            <w:tr w:rsidR="00066508" w:rsidRPr="005A6AA3" w:rsidDel="00AE71EA" w14:paraId="575D4E44" w14:textId="67379E82" w:rsidTr="006C3DDD">
              <w:trPr>
                <w:del w:id="5294" w:author="Lorenzo Fabbri" w:date="2024-09-24T14:48:00Z"/>
                <w:trPrChange w:id="5295" w:author="Lorenzo Fabbri" w:date="2024-09-19T20:38:00Z" w16du:dateUtc="2024-09-19T18:38:00Z">
                  <w:trPr>
                    <w:gridBefore w:val="1"/>
                    <w:cantSplit/>
                    <w:jc w:val="center"/>
                  </w:trPr>
                </w:trPrChange>
              </w:trPr>
              <w:tc>
                <w:tcPr>
                  <w:tcW w:w="0" w:type="dxa"/>
                  <w:tcPrChange w:id="52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4F95DCF" w14:textId="2EC94B53" w:rsidR="00066508" w:rsidRPr="005A6AA3" w:rsidDel="00AE71EA" w:rsidRDefault="00000000">
                  <w:pPr>
                    <w:keepNext/>
                    <w:widowControl w:val="0"/>
                    <w:spacing w:after="60"/>
                    <w:rPr>
                      <w:del w:id="5297" w:author="Lorenzo Fabbri" w:date="2024-09-24T14:48:00Z" w16du:dateUtc="2024-09-24T12:48:00Z"/>
                    </w:rPr>
                  </w:pPr>
                  <w:del w:id="5298" w:author="Lorenzo Fabbri" w:date="2024-09-24T14:48:00Z" w16du:dateUtc="2024-09-24T12:48:00Z">
                    <w:r w:rsidRPr="005A6AA3" w:rsidDel="00AE71EA">
                      <w:rPr>
                        <w:rFonts w:ascii="Calibri" w:hAnsi="Calibri"/>
                        <w:sz w:val="20"/>
                      </w:rPr>
                      <w:delText>Child ethnicity</w:delText>
                    </w:r>
                  </w:del>
                </w:p>
              </w:tc>
              <w:tc>
                <w:tcPr>
                  <w:tcW w:w="0" w:type="dxa"/>
                  <w:tcPrChange w:id="52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093BB" w14:textId="7B5B786E" w:rsidR="00066508" w:rsidRPr="005A6AA3" w:rsidDel="00AE71EA" w:rsidRDefault="00066508">
                  <w:pPr>
                    <w:keepNext/>
                    <w:widowControl w:val="0"/>
                    <w:spacing w:after="60"/>
                    <w:jc w:val="center"/>
                    <w:rPr>
                      <w:del w:id="5300" w:author="Lorenzo Fabbri" w:date="2024-09-24T14:48:00Z" w16du:dateUtc="2024-09-24T12:48:00Z"/>
                    </w:rPr>
                  </w:pPr>
                </w:p>
              </w:tc>
              <w:tc>
                <w:tcPr>
                  <w:tcW w:w="0" w:type="dxa"/>
                  <w:tcPrChange w:id="53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05C5B" w14:textId="7F280686" w:rsidR="00066508" w:rsidRPr="005A6AA3" w:rsidDel="00AE71EA" w:rsidRDefault="00066508">
                  <w:pPr>
                    <w:keepNext/>
                    <w:widowControl w:val="0"/>
                    <w:spacing w:after="60"/>
                    <w:jc w:val="center"/>
                    <w:rPr>
                      <w:del w:id="5302" w:author="Lorenzo Fabbri" w:date="2024-09-24T14:48:00Z" w16du:dateUtc="2024-09-24T12:48:00Z"/>
                    </w:rPr>
                  </w:pPr>
                </w:p>
              </w:tc>
              <w:tc>
                <w:tcPr>
                  <w:tcW w:w="0" w:type="dxa"/>
                  <w:tcPrChange w:id="53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3C65A" w14:textId="3D8F388B" w:rsidR="00066508" w:rsidRPr="005A6AA3" w:rsidDel="00AE71EA" w:rsidRDefault="00066508">
                  <w:pPr>
                    <w:keepNext/>
                    <w:widowControl w:val="0"/>
                    <w:spacing w:after="60"/>
                    <w:jc w:val="center"/>
                    <w:rPr>
                      <w:del w:id="5304" w:author="Lorenzo Fabbri" w:date="2024-09-24T14:48:00Z" w16du:dateUtc="2024-09-24T12:48:00Z"/>
                    </w:rPr>
                  </w:pPr>
                </w:p>
              </w:tc>
              <w:tc>
                <w:tcPr>
                  <w:tcW w:w="0" w:type="dxa"/>
                  <w:tcPrChange w:id="53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BD6CD9" w14:textId="3A78FBB2" w:rsidR="00066508" w:rsidRPr="005A6AA3" w:rsidDel="00AE71EA" w:rsidRDefault="00066508">
                  <w:pPr>
                    <w:keepNext/>
                    <w:widowControl w:val="0"/>
                    <w:spacing w:after="60"/>
                    <w:jc w:val="center"/>
                    <w:rPr>
                      <w:del w:id="5306" w:author="Lorenzo Fabbri" w:date="2024-09-24T14:48:00Z" w16du:dateUtc="2024-09-24T12:48:00Z"/>
                    </w:rPr>
                  </w:pPr>
                </w:p>
              </w:tc>
              <w:tc>
                <w:tcPr>
                  <w:tcW w:w="0" w:type="dxa"/>
                  <w:tcPrChange w:id="53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587F1" w14:textId="4E5CB547" w:rsidR="00066508" w:rsidRPr="005A6AA3" w:rsidDel="00AE71EA" w:rsidRDefault="00066508">
                  <w:pPr>
                    <w:keepNext/>
                    <w:widowControl w:val="0"/>
                    <w:spacing w:after="60"/>
                    <w:jc w:val="center"/>
                    <w:rPr>
                      <w:del w:id="5308" w:author="Lorenzo Fabbri" w:date="2024-09-24T14:48:00Z" w16du:dateUtc="2024-09-24T12:48:00Z"/>
                    </w:rPr>
                  </w:pPr>
                </w:p>
              </w:tc>
              <w:tc>
                <w:tcPr>
                  <w:tcW w:w="0" w:type="dxa"/>
                  <w:tcPrChange w:id="530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43CEA7D" w14:textId="55A347EC" w:rsidR="00066508" w:rsidRPr="005A6AA3" w:rsidDel="00AE71EA" w:rsidRDefault="00066508">
                  <w:pPr>
                    <w:keepNext/>
                    <w:widowControl w:val="0"/>
                    <w:spacing w:after="60"/>
                    <w:jc w:val="center"/>
                    <w:rPr>
                      <w:del w:id="5310" w:author="Lorenzo Fabbri" w:date="2024-09-24T14:48:00Z" w16du:dateUtc="2024-09-24T12:48:00Z"/>
                    </w:rPr>
                  </w:pPr>
                </w:p>
              </w:tc>
              <w:tc>
                <w:tcPr>
                  <w:tcW w:w="0" w:type="dxa"/>
                  <w:tcPrChange w:id="53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FC9141" w14:textId="740B0E7C" w:rsidR="00066508" w:rsidRPr="005A6AA3" w:rsidDel="00AE71EA" w:rsidRDefault="00066508">
                  <w:pPr>
                    <w:keepNext/>
                    <w:widowControl w:val="0"/>
                    <w:spacing w:after="60"/>
                    <w:jc w:val="center"/>
                    <w:rPr>
                      <w:del w:id="5312" w:author="Lorenzo Fabbri" w:date="2024-09-24T14:48:00Z" w16du:dateUtc="2024-09-24T12:48:00Z"/>
                    </w:rPr>
                  </w:pPr>
                </w:p>
              </w:tc>
            </w:tr>
            <w:tr w:rsidR="00066508" w:rsidRPr="005A6AA3" w:rsidDel="00AE71EA" w14:paraId="2CC62378" w14:textId="6AC3334B" w:rsidTr="006C3DDD">
              <w:trPr>
                <w:del w:id="5313" w:author="Lorenzo Fabbri" w:date="2024-09-24T14:48:00Z"/>
                <w:trPrChange w:id="5314" w:author="Lorenzo Fabbri" w:date="2024-09-19T20:38:00Z" w16du:dateUtc="2024-09-19T18:38:00Z">
                  <w:trPr>
                    <w:gridBefore w:val="1"/>
                    <w:cantSplit/>
                    <w:jc w:val="center"/>
                  </w:trPr>
                </w:trPrChange>
              </w:trPr>
              <w:tc>
                <w:tcPr>
                  <w:tcW w:w="0" w:type="dxa"/>
                  <w:tcPrChange w:id="53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9076DF" w14:textId="43F8D095" w:rsidR="00066508" w:rsidRPr="005A6AA3" w:rsidDel="00AE71EA" w:rsidRDefault="00000000">
                  <w:pPr>
                    <w:keepNext/>
                    <w:widowControl w:val="0"/>
                    <w:spacing w:after="60"/>
                    <w:rPr>
                      <w:del w:id="5316" w:author="Lorenzo Fabbri" w:date="2024-09-24T14:48:00Z" w16du:dateUtc="2024-09-24T12:48:00Z"/>
                    </w:rPr>
                  </w:pPr>
                  <w:del w:id="5317" w:author="Lorenzo Fabbri" w:date="2024-09-24T14:48:00Z" w16du:dateUtc="2024-09-24T12:48:00Z">
                    <w:r w:rsidRPr="005A6AA3" w:rsidDel="00AE71EA">
                      <w:rPr>
                        <w:rFonts w:ascii="Calibri" w:hAnsi="Calibri"/>
                        <w:sz w:val="20"/>
                      </w:rPr>
                      <w:delText>    Caucasian</w:delText>
                    </w:r>
                  </w:del>
                </w:p>
              </w:tc>
              <w:tc>
                <w:tcPr>
                  <w:tcW w:w="0" w:type="dxa"/>
                  <w:tcPrChange w:id="53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2D1FA2" w14:textId="6F2B296B" w:rsidR="00066508" w:rsidRPr="005A6AA3" w:rsidDel="00AE71EA" w:rsidRDefault="00000000">
                  <w:pPr>
                    <w:keepNext/>
                    <w:widowControl w:val="0"/>
                    <w:spacing w:after="60"/>
                    <w:jc w:val="center"/>
                    <w:rPr>
                      <w:del w:id="5319" w:author="Lorenzo Fabbri" w:date="2024-09-24T14:48:00Z" w16du:dateUtc="2024-09-24T12:48:00Z"/>
                    </w:rPr>
                  </w:pPr>
                  <w:del w:id="5320" w:author="Lorenzo Fabbri" w:date="2024-09-24T14:48:00Z" w16du:dateUtc="2024-09-24T12:48:00Z">
                    <w:r w:rsidRPr="005A6AA3" w:rsidDel="00AE71EA">
                      <w:rPr>
                        <w:rFonts w:ascii="Calibri" w:hAnsi="Calibri"/>
                        <w:sz w:val="20"/>
                      </w:rPr>
                      <w:delText>1,157.0 (90.0%)</w:delText>
                    </w:r>
                  </w:del>
                </w:p>
              </w:tc>
              <w:tc>
                <w:tcPr>
                  <w:tcW w:w="0" w:type="dxa"/>
                  <w:tcPrChange w:id="53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233C6D" w14:textId="00456A39" w:rsidR="00066508" w:rsidRPr="005A6AA3" w:rsidDel="00AE71EA" w:rsidRDefault="00000000">
                  <w:pPr>
                    <w:keepNext/>
                    <w:widowControl w:val="0"/>
                    <w:spacing w:after="60"/>
                    <w:jc w:val="center"/>
                    <w:rPr>
                      <w:del w:id="5322" w:author="Lorenzo Fabbri" w:date="2024-09-24T14:48:00Z" w16du:dateUtc="2024-09-24T12:48:00Z"/>
                    </w:rPr>
                  </w:pPr>
                  <w:del w:id="5323" w:author="Lorenzo Fabbri" w:date="2024-09-24T14:48:00Z" w16du:dateUtc="2024-09-24T12:48:00Z">
                    <w:r w:rsidRPr="005A6AA3" w:rsidDel="00AE71EA">
                      <w:rPr>
                        <w:rFonts w:ascii="Calibri" w:hAnsi="Calibri"/>
                        <w:sz w:val="20"/>
                      </w:rPr>
                      <w:delText>87.0 (42.6%)</w:delText>
                    </w:r>
                  </w:del>
                </w:p>
              </w:tc>
              <w:tc>
                <w:tcPr>
                  <w:tcW w:w="0" w:type="dxa"/>
                  <w:tcPrChange w:id="53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D212BE" w14:textId="2570F4DC" w:rsidR="00066508" w:rsidRPr="005A6AA3" w:rsidDel="00AE71EA" w:rsidRDefault="00000000">
                  <w:pPr>
                    <w:keepNext/>
                    <w:widowControl w:val="0"/>
                    <w:spacing w:after="60"/>
                    <w:jc w:val="center"/>
                    <w:rPr>
                      <w:del w:id="5325" w:author="Lorenzo Fabbri" w:date="2024-09-24T14:48:00Z" w16du:dateUtc="2024-09-24T12:48:00Z"/>
                    </w:rPr>
                  </w:pPr>
                  <w:del w:id="5326" w:author="Lorenzo Fabbri" w:date="2024-09-24T14:48:00Z" w16du:dateUtc="2024-09-24T12:48:00Z">
                    <w:r w:rsidRPr="005A6AA3" w:rsidDel="00AE71EA">
                      <w:rPr>
                        <w:rFonts w:ascii="Calibri" w:hAnsi="Calibri"/>
                        <w:sz w:val="20"/>
                      </w:rPr>
                      <w:delText>196.0 (99.5%)</w:delText>
                    </w:r>
                  </w:del>
                </w:p>
              </w:tc>
              <w:tc>
                <w:tcPr>
                  <w:tcW w:w="0" w:type="dxa"/>
                  <w:tcPrChange w:id="53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25C124" w14:textId="1C914515" w:rsidR="00066508" w:rsidRPr="005A6AA3" w:rsidDel="00AE71EA" w:rsidRDefault="00000000">
                  <w:pPr>
                    <w:keepNext/>
                    <w:widowControl w:val="0"/>
                    <w:spacing w:after="60"/>
                    <w:jc w:val="center"/>
                    <w:rPr>
                      <w:del w:id="5328" w:author="Lorenzo Fabbri" w:date="2024-09-24T14:48:00Z" w16du:dateUtc="2024-09-24T12:48:00Z"/>
                    </w:rPr>
                  </w:pPr>
                  <w:del w:id="5329" w:author="Lorenzo Fabbri" w:date="2024-09-24T14:48:00Z" w16du:dateUtc="2024-09-24T12:48:00Z">
                    <w:r w:rsidRPr="005A6AA3" w:rsidDel="00AE71EA">
                      <w:rPr>
                        <w:rFonts w:ascii="Calibri" w:hAnsi="Calibri"/>
                        <w:sz w:val="20"/>
                      </w:rPr>
                      <w:delText>221.0 (100.0%)</w:delText>
                    </w:r>
                  </w:del>
                </w:p>
              </w:tc>
              <w:tc>
                <w:tcPr>
                  <w:tcW w:w="0" w:type="dxa"/>
                  <w:tcPrChange w:id="53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6F4BCE" w14:textId="74115394" w:rsidR="00066508" w:rsidRPr="005A6AA3" w:rsidDel="00AE71EA" w:rsidRDefault="00000000">
                  <w:pPr>
                    <w:keepNext/>
                    <w:widowControl w:val="0"/>
                    <w:spacing w:after="60"/>
                    <w:jc w:val="center"/>
                    <w:rPr>
                      <w:del w:id="5331" w:author="Lorenzo Fabbri" w:date="2024-09-24T14:48:00Z" w16du:dateUtc="2024-09-24T12:48:00Z"/>
                    </w:rPr>
                  </w:pPr>
                  <w:del w:id="5332" w:author="Lorenzo Fabbri" w:date="2024-09-24T14:48:00Z" w16du:dateUtc="2024-09-24T12:48:00Z">
                    <w:r w:rsidRPr="005A6AA3" w:rsidDel="00AE71EA">
                      <w:rPr>
                        <w:rFonts w:ascii="Calibri" w:hAnsi="Calibri"/>
                        <w:sz w:val="20"/>
                      </w:rPr>
                      <w:delText>200.0 (100.0%)</w:delText>
                    </w:r>
                  </w:del>
                </w:p>
              </w:tc>
              <w:tc>
                <w:tcPr>
                  <w:tcW w:w="0" w:type="dxa"/>
                  <w:tcPrChange w:id="533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3BC13DA" w14:textId="0923B8DC" w:rsidR="00066508" w:rsidRPr="005A6AA3" w:rsidDel="00AE71EA" w:rsidRDefault="00000000">
                  <w:pPr>
                    <w:keepNext/>
                    <w:widowControl w:val="0"/>
                    <w:spacing w:after="60"/>
                    <w:jc w:val="center"/>
                    <w:rPr>
                      <w:del w:id="5334" w:author="Lorenzo Fabbri" w:date="2024-09-24T14:48:00Z" w16du:dateUtc="2024-09-24T12:48:00Z"/>
                    </w:rPr>
                  </w:pPr>
                  <w:del w:id="5335" w:author="Lorenzo Fabbri" w:date="2024-09-24T14:48:00Z" w16du:dateUtc="2024-09-24T12:48:00Z">
                    <w:r w:rsidRPr="005A6AA3" w:rsidDel="00AE71EA">
                      <w:rPr>
                        <w:rFonts w:ascii="Calibri" w:hAnsi="Calibri"/>
                        <w:sz w:val="20"/>
                      </w:rPr>
                      <w:delText>254.0 (95.8%)</w:delText>
                    </w:r>
                  </w:del>
                </w:p>
              </w:tc>
              <w:tc>
                <w:tcPr>
                  <w:tcW w:w="0" w:type="dxa"/>
                  <w:tcPrChange w:id="53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5248F7" w14:textId="1817F949" w:rsidR="00066508" w:rsidRPr="005A6AA3" w:rsidDel="00AE71EA" w:rsidRDefault="00000000">
                  <w:pPr>
                    <w:keepNext/>
                    <w:widowControl w:val="0"/>
                    <w:spacing w:after="60"/>
                    <w:jc w:val="center"/>
                    <w:rPr>
                      <w:del w:id="5337" w:author="Lorenzo Fabbri" w:date="2024-09-24T14:48:00Z" w16du:dateUtc="2024-09-24T12:48:00Z"/>
                    </w:rPr>
                  </w:pPr>
                  <w:del w:id="5338" w:author="Lorenzo Fabbri" w:date="2024-09-24T14:48:00Z" w16du:dateUtc="2024-09-24T12:48:00Z">
                    <w:r w:rsidRPr="005A6AA3" w:rsidDel="00AE71EA">
                      <w:rPr>
                        <w:rFonts w:ascii="Calibri" w:hAnsi="Calibri"/>
                        <w:sz w:val="20"/>
                      </w:rPr>
                      <w:delText>199.0 (100.0%)</w:delText>
                    </w:r>
                  </w:del>
                </w:p>
              </w:tc>
            </w:tr>
            <w:tr w:rsidR="00066508" w:rsidRPr="005A6AA3" w:rsidDel="00AE71EA" w14:paraId="6E7785A7" w14:textId="0A8E2323" w:rsidTr="006C3DDD">
              <w:trPr>
                <w:del w:id="5339" w:author="Lorenzo Fabbri" w:date="2024-09-24T14:48:00Z"/>
                <w:trPrChange w:id="5340" w:author="Lorenzo Fabbri" w:date="2024-09-19T20:38:00Z" w16du:dateUtc="2024-09-19T18:38:00Z">
                  <w:trPr>
                    <w:gridBefore w:val="1"/>
                    <w:cantSplit/>
                    <w:jc w:val="center"/>
                  </w:trPr>
                </w:trPrChange>
              </w:trPr>
              <w:tc>
                <w:tcPr>
                  <w:tcW w:w="0" w:type="dxa"/>
                  <w:tcPrChange w:id="53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84B701C" w14:textId="06439FB7" w:rsidR="00066508" w:rsidRPr="005A6AA3" w:rsidDel="00AE71EA" w:rsidRDefault="00000000">
                  <w:pPr>
                    <w:keepNext/>
                    <w:widowControl w:val="0"/>
                    <w:spacing w:after="60"/>
                    <w:rPr>
                      <w:del w:id="5342" w:author="Lorenzo Fabbri" w:date="2024-09-24T14:48:00Z" w16du:dateUtc="2024-09-24T12:48:00Z"/>
                    </w:rPr>
                  </w:pPr>
                  <w:del w:id="5343" w:author="Lorenzo Fabbri" w:date="2024-09-24T14:48:00Z" w16du:dateUtc="2024-09-24T12:48:00Z">
                    <w:r w:rsidRPr="005A6AA3" w:rsidDel="00AE71EA">
                      <w:rPr>
                        <w:rFonts w:ascii="Calibri" w:hAnsi="Calibri"/>
                        <w:sz w:val="20"/>
                      </w:rPr>
                      <w:delText>    Pakistani</w:delText>
                    </w:r>
                  </w:del>
                </w:p>
              </w:tc>
              <w:tc>
                <w:tcPr>
                  <w:tcW w:w="0" w:type="dxa"/>
                  <w:tcPrChange w:id="53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8C0E2" w14:textId="66919A66" w:rsidR="00066508" w:rsidRPr="005A6AA3" w:rsidDel="00AE71EA" w:rsidRDefault="00000000">
                  <w:pPr>
                    <w:keepNext/>
                    <w:widowControl w:val="0"/>
                    <w:spacing w:after="60"/>
                    <w:jc w:val="center"/>
                    <w:rPr>
                      <w:del w:id="5345" w:author="Lorenzo Fabbri" w:date="2024-09-24T14:48:00Z" w16du:dateUtc="2024-09-24T12:48:00Z"/>
                    </w:rPr>
                  </w:pPr>
                  <w:del w:id="5346" w:author="Lorenzo Fabbri" w:date="2024-09-24T14:48:00Z" w16du:dateUtc="2024-09-24T12:48:00Z">
                    <w:r w:rsidRPr="005A6AA3" w:rsidDel="00AE71EA">
                      <w:rPr>
                        <w:rFonts w:ascii="Calibri" w:hAnsi="Calibri"/>
                        <w:sz w:val="20"/>
                      </w:rPr>
                      <w:delText>80.0 (6.2%)</w:delText>
                    </w:r>
                  </w:del>
                </w:p>
              </w:tc>
              <w:tc>
                <w:tcPr>
                  <w:tcW w:w="0" w:type="dxa"/>
                  <w:tcPrChange w:id="53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C685A" w14:textId="0F1E1F5E" w:rsidR="00066508" w:rsidRPr="005A6AA3" w:rsidDel="00AE71EA" w:rsidRDefault="00000000">
                  <w:pPr>
                    <w:keepNext/>
                    <w:widowControl w:val="0"/>
                    <w:spacing w:after="60"/>
                    <w:jc w:val="center"/>
                    <w:rPr>
                      <w:del w:id="5348" w:author="Lorenzo Fabbri" w:date="2024-09-24T14:48:00Z" w16du:dateUtc="2024-09-24T12:48:00Z"/>
                    </w:rPr>
                  </w:pPr>
                  <w:del w:id="5349" w:author="Lorenzo Fabbri" w:date="2024-09-24T14:48:00Z" w16du:dateUtc="2024-09-24T12:48:00Z">
                    <w:r w:rsidRPr="005A6AA3" w:rsidDel="00AE71EA">
                      <w:rPr>
                        <w:rFonts w:ascii="Calibri" w:hAnsi="Calibri"/>
                        <w:sz w:val="20"/>
                      </w:rPr>
                      <w:delText>80.0 (39.2%)</w:delText>
                    </w:r>
                  </w:del>
                </w:p>
              </w:tc>
              <w:tc>
                <w:tcPr>
                  <w:tcW w:w="0" w:type="dxa"/>
                  <w:tcPrChange w:id="53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2C451F" w14:textId="28DAB7D6" w:rsidR="00066508" w:rsidRPr="005A6AA3" w:rsidDel="00AE71EA" w:rsidRDefault="00000000">
                  <w:pPr>
                    <w:keepNext/>
                    <w:widowControl w:val="0"/>
                    <w:spacing w:after="60"/>
                    <w:jc w:val="center"/>
                    <w:rPr>
                      <w:del w:id="5351" w:author="Lorenzo Fabbri" w:date="2024-09-24T14:48:00Z" w16du:dateUtc="2024-09-24T12:48:00Z"/>
                    </w:rPr>
                  </w:pPr>
                  <w:del w:id="5352" w:author="Lorenzo Fabbri" w:date="2024-09-24T14:48:00Z" w16du:dateUtc="2024-09-24T12:48:00Z">
                    <w:r w:rsidRPr="005A6AA3" w:rsidDel="00AE71EA">
                      <w:rPr>
                        <w:rFonts w:ascii="Calibri" w:hAnsi="Calibri"/>
                        <w:sz w:val="20"/>
                      </w:rPr>
                      <w:delText>0.0 (0.0%)</w:delText>
                    </w:r>
                  </w:del>
                </w:p>
              </w:tc>
              <w:tc>
                <w:tcPr>
                  <w:tcW w:w="0" w:type="dxa"/>
                  <w:tcPrChange w:id="53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649CD6" w14:textId="3731A195" w:rsidR="00066508" w:rsidRPr="005A6AA3" w:rsidDel="00AE71EA" w:rsidRDefault="00000000">
                  <w:pPr>
                    <w:keepNext/>
                    <w:widowControl w:val="0"/>
                    <w:spacing w:after="60"/>
                    <w:jc w:val="center"/>
                    <w:rPr>
                      <w:del w:id="5354" w:author="Lorenzo Fabbri" w:date="2024-09-24T14:48:00Z" w16du:dateUtc="2024-09-24T12:48:00Z"/>
                    </w:rPr>
                  </w:pPr>
                  <w:del w:id="5355" w:author="Lorenzo Fabbri" w:date="2024-09-24T14:48:00Z" w16du:dateUtc="2024-09-24T12:48:00Z">
                    <w:r w:rsidRPr="005A6AA3" w:rsidDel="00AE71EA">
                      <w:rPr>
                        <w:rFonts w:ascii="Calibri" w:hAnsi="Calibri"/>
                        <w:sz w:val="20"/>
                      </w:rPr>
                      <w:delText>0.0 (0.0%)</w:delText>
                    </w:r>
                  </w:del>
                </w:p>
              </w:tc>
              <w:tc>
                <w:tcPr>
                  <w:tcW w:w="0" w:type="dxa"/>
                  <w:tcPrChange w:id="53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E1B123" w14:textId="405F30B8" w:rsidR="00066508" w:rsidRPr="005A6AA3" w:rsidDel="00AE71EA" w:rsidRDefault="00000000">
                  <w:pPr>
                    <w:keepNext/>
                    <w:widowControl w:val="0"/>
                    <w:spacing w:after="60"/>
                    <w:jc w:val="center"/>
                    <w:rPr>
                      <w:del w:id="5357" w:author="Lorenzo Fabbri" w:date="2024-09-24T14:48:00Z" w16du:dateUtc="2024-09-24T12:48:00Z"/>
                    </w:rPr>
                  </w:pPr>
                  <w:del w:id="5358" w:author="Lorenzo Fabbri" w:date="2024-09-24T14:48:00Z" w16du:dateUtc="2024-09-24T12:48:00Z">
                    <w:r w:rsidRPr="005A6AA3" w:rsidDel="00AE71EA">
                      <w:rPr>
                        <w:rFonts w:ascii="Calibri" w:hAnsi="Calibri"/>
                        <w:sz w:val="20"/>
                      </w:rPr>
                      <w:delText>0.0 (0.0%)</w:delText>
                    </w:r>
                  </w:del>
                </w:p>
              </w:tc>
              <w:tc>
                <w:tcPr>
                  <w:tcW w:w="0" w:type="dxa"/>
                  <w:tcPrChange w:id="535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A5534B3" w14:textId="18C0661F" w:rsidR="00066508" w:rsidRPr="005A6AA3" w:rsidDel="00AE71EA" w:rsidRDefault="00000000">
                  <w:pPr>
                    <w:keepNext/>
                    <w:widowControl w:val="0"/>
                    <w:spacing w:after="60"/>
                    <w:jc w:val="center"/>
                    <w:rPr>
                      <w:del w:id="5360" w:author="Lorenzo Fabbri" w:date="2024-09-24T14:48:00Z" w16du:dateUtc="2024-09-24T12:48:00Z"/>
                    </w:rPr>
                  </w:pPr>
                  <w:del w:id="5361" w:author="Lorenzo Fabbri" w:date="2024-09-24T14:48:00Z" w16du:dateUtc="2024-09-24T12:48:00Z">
                    <w:r w:rsidRPr="005A6AA3" w:rsidDel="00AE71EA">
                      <w:rPr>
                        <w:rFonts w:ascii="Calibri" w:hAnsi="Calibri"/>
                        <w:sz w:val="20"/>
                      </w:rPr>
                      <w:delText>0.0 (0.0%)</w:delText>
                    </w:r>
                  </w:del>
                </w:p>
              </w:tc>
              <w:tc>
                <w:tcPr>
                  <w:tcW w:w="0" w:type="dxa"/>
                  <w:tcPrChange w:id="53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D39E95" w14:textId="19DB3BB4" w:rsidR="00066508" w:rsidRPr="005A6AA3" w:rsidDel="00AE71EA" w:rsidRDefault="00000000">
                  <w:pPr>
                    <w:keepNext/>
                    <w:widowControl w:val="0"/>
                    <w:spacing w:after="60"/>
                    <w:jc w:val="center"/>
                    <w:rPr>
                      <w:del w:id="5363" w:author="Lorenzo Fabbri" w:date="2024-09-24T14:48:00Z" w16du:dateUtc="2024-09-24T12:48:00Z"/>
                    </w:rPr>
                  </w:pPr>
                  <w:del w:id="5364" w:author="Lorenzo Fabbri" w:date="2024-09-24T14:48:00Z" w16du:dateUtc="2024-09-24T12:48:00Z">
                    <w:r w:rsidRPr="005A6AA3" w:rsidDel="00AE71EA">
                      <w:rPr>
                        <w:rFonts w:ascii="Calibri" w:hAnsi="Calibri"/>
                        <w:sz w:val="20"/>
                      </w:rPr>
                      <w:delText>0.0 (0.0%)</w:delText>
                    </w:r>
                  </w:del>
                </w:p>
              </w:tc>
            </w:tr>
            <w:tr w:rsidR="00066508" w:rsidRPr="005A6AA3" w:rsidDel="00AE71EA" w14:paraId="312BB30C" w14:textId="1B072AFA" w:rsidTr="006C3DDD">
              <w:trPr>
                <w:del w:id="5365" w:author="Lorenzo Fabbri" w:date="2024-09-24T14:48:00Z"/>
                <w:trPrChange w:id="5366" w:author="Lorenzo Fabbri" w:date="2024-09-19T20:38:00Z" w16du:dateUtc="2024-09-19T18:38:00Z">
                  <w:trPr>
                    <w:gridBefore w:val="1"/>
                    <w:cantSplit/>
                    <w:jc w:val="center"/>
                  </w:trPr>
                </w:trPrChange>
              </w:trPr>
              <w:tc>
                <w:tcPr>
                  <w:tcW w:w="0" w:type="dxa"/>
                  <w:tcPrChange w:id="53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4F5B77" w14:textId="734B7392" w:rsidR="00066508" w:rsidRPr="005A6AA3" w:rsidDel="00AE71EA" w:rsidRDefault="00000000">
                  <w:pPr>
                    <w:keepNext/>
                    <w:widowControl w:val="0"/>
                    <w:spacing w:after="60"/>
                    <w:rPr>
                      <w:del w:id="5368" w:author="Lorenzo Fabbri" w:date="2024-09-24T14:48:00Z" w16du:dateUtc="2024-09-24T12:48:00Z"/>
                    </w:rPr>
                  </w:pPr>
                  <w:del w:id="5369" w:author="Lorenzo Fabbri" w:date="2024-09-24T14:48:00Z" w16du:dateUtc="2024-09-24T12:48:00Z">
                    <w:r w:rsidRPr="005A6AA3" w:rsidDel="00AE71EA">
                      <w:rPr>
                        <w:rFonts w:ascii="Calibri" w:hAnsi="Calibri"/>
                        <w:sz w:val="20"/>
                      </w:rPr>
                      <w:delText>    Asian</w:delText>
                    </w:r>
                  </w:del>
                </w:p>
              </w:tc>
              <w:tc>
                <w:tcPr>
                  <w:tcW w:w="0" w:type="dxa"/>
                  <w:tcPrChange w:id="53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74D18D" w14:textId="2940FBCF" w:rsidR="00066508" w:rsidRPr="005A6AA3" w:rsidDel="00AE71EA" w:rsidRDefault="00000000">
                  <w:pPr>
                    <w:keepNext/>
                    <w:widowControl w:val="0"/>
                    <w:spacing w:after="60"/>
                    <w:jc w:val="center"/>
                    <w:rPr>
                      <w:del w:id="5371" w:author="Lorenzo Fabbri" w:date="2024-09-24T14:48:00Z" w16du:dateUtc="2024-09-24T12:48:00Z"/>
                    </w:rPr>
                  </w:pPr>
                  <w:del w:id="5372" w:author="Lorenzo Fabbri" w:date="2024-09-24T14:48:00Z" w16du:dateUtc="2024-09-24T12:48:00Z">
                    <w:r w:rsidRPr="005A6AA3" w:rsidDel="00AE71EA">
                      <w:rPr>
                        <w:rFonts w:ascii="Calibri" w:hAnsi="Calibri"/>
                        <w:sz w:val="20"/>
                      </w:rPr>
                      <w:delText>21.0 (1.6%)</w:delText>
                    </w:r>
                  </w:del>
                </w:p>
              </w:tc>
              <w:tc>
                <w:tcPr>
                  <w:tcW w:w="0" w:type="dxa"/>
                  <w:tcPrChange w:id="53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7E8AA" w14:textId="1DD159CD" w:rsidR="00066508" w:rsidRPr="005A6AA3" w:rsidDel="00AE71EA" w:rsidRDefault="00000000">
                  <w:pPr>
                    <w:keepNext/>
                    <w:widowControl w:val="0"/>
                    <w:spacing w:after="60"/>
                    <w:jc w:val="center"/>
                    <w:rPr>
                      <w:del w:id="5374" w:author="Lorenzo Fabbri" w:date="2024-09-24T14:48:00Z" w16du:dateUtc="2024-09-24T12:48:00Z"/>
                    </w:rPr>
                  </w:pPr>
                  <w:del w:id="5375" w:author="Lorenzo Fabbri" w:date="2024-09-24T14:48:00Z" w16du:dateUtc="2024-09-24T12:48:00Z">
                    <w:r w:rsidRPr="005A6AA3" w:rsidDel="00AE71EA">
                      <w:rPr>
                        <w:rFonts w:ascii="Calibri" w:hAnsi="Calibri"/>
                        <w:sz w:val="20"/>
                      </w:rPr>
                      <w:delText>13.0 (6.4%)</w:delText>
                    </w:r>
                  </w:del>
                </w:p>
              </w:tc>
              <w:tc>
                <w:tcPr>
                  <w:tcW w:w="0" w:type="dxa"/>
                  <w:tcPrChange w:id="53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57E74" w14:textId="4CEF84CD" w:rsidR="00066508" w:rsidRPr="005A6AA3" w:rsidDel="00AE71EA" w:rsidRDefault="00000000">
                  <w:pPr>
                    <w:keepNext/>
                    <w:widowControl w:val="0"/>
                    <w:spacing w:after="60"/>
                    <w:jc w:val="center"/>
                    <w:rPr>
                      <w:del w:id="5377" w:author="Lorenzo Fabbri" w:date="2024-09-24T14:48:00Z" w16du:dateUtc="2024-09-24T12:48:00Z"/>
                    </w:rPr>
                  </w:pPr>
                  <w:del w:id="5378" w:author="Lorenzo Fabbri" w:date="2024-09-24T14:48:00Z" w16du:dateUtc="2024-09-24T12:48:00Z">
                    <w:r w:rsidRPr="005A6AA3" w:rsidDel="00AE71EA">
                      <w:rPr>
                        <w:rFonts w:ascii="Calibri" w:hAnsi="Calibri"/>
                        <w:sz w:val="20"/>
                      </w:rPr>
                      <w:delText>1.0 (0.5%)</w:delText>
                    </w:r>
                  </w:del>
                </w:p>
              </w:tc>
              <w:tc>
                <w:tcPr>
                  <w:tcW w:w="0" w:type="dxa"/>
                  <w:tcPrChange w:id="53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0E08F" w14:textId="28B9ECA5" w:rsidR="00066508" w:rsidRPr="005A6AA3" w:rsidDel="00AE71EA" w:rsidRDefault="00000000">
                  <w:pPr>
                    <w:keepNext/>
                    <w:widowControl w:val="0"/>
                    <w:spacing w:after="60"/>
                    <w:jc w:val="center"/>
                    <w:rPr>
                      <w:del w:id="5380" w:author="Lorenzo Fabbri" w:date="2024-09-24T14:48:00Z" w16du:dateUtc="2024-09-24T12:48:00Z"/>
                    </w:rPr>
                  </w:pPr>
                  <w:del w:id="5381" w:author="Lorenzo Fabbri" w:date="2024-09-24T14:48:00Z" w16du:dateUtc="2024-09-24T12:48:00Z">
                    <w:r w:rsidRPr="005A6AA3" w:rsidDel="00AE71EA">
                      <w:rPr>
                        <w:rFonts w:ascii="Calibri" w:hAnsi="Calibri"/>
                        <w:sz w:val="20"/>
                      </w:rPr>
                      <w:delText>0.0 (0.0%)</w:delText>
                    </w:r>
                  </w:del>
                </w:p>
              </w:tc>
              <w:tc>
                <w:tcPr>
                  <w:tcW w:w="0" w:type="dxa"/>
                  <w:tcPrChange w:id="53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03C589" w14:textId="5841D239" w:rsidR="00066508" w:rsidRPr="005A6AA3" w:rsidDel="00AE71EA" w:rsidRDefault="00000000">
                  <w:pPr>
                    <w:keepNext/>
                    <w:widowControl w:val="0"/>
                    <w:spacing w:after="60"/>
                    <w:jc w:val="center"/>
                    <w:rPr>
                      <w:del w:id="5383" w:author="Lorenzo Fabbri" w:date="2024-09-24T14:48:00Z" w16du:dateUtc="2024-09-24T12:48:00Z"/>
                    </w:rPr>
                  </w:pPr>
                  <w:del w:id="5384" w:author="Lorenzo Fabbri" w:date="2024-09-24T14:48:00Z" w16du:dateUtc="2024-09-24T12:48:00Z">
                    <w:r w:rsidRPr="005A6AA3" w:rsidDel="00AE71EA">
                      <w:rPr>
                        <w:rFonts w:ascii="Calibri" w:hAnsi="Calibri"/>
                        <w:sz w:val="20"/>
                      </w:rPr>
                      <w:delText>0.0 (0.0%)</w:delText>
                    </w:r>
                  </w:del>
                </w:p>
              </w:tc>
              <w:tc>
                <w:tcPr>
                  <w:tcW w:w="0" w:type="dxa"/>
                  <w:tcPrChange w:id="538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2BDEEB6" w14:textId="3009C772" w:rsidR="00066508" w:rsidRPr="005A6AA3" w:rsidDel="00AE71EA" w:rsidRDefault="00000000">
                  <w:pPr>
                    <w:keepNext/>
                    <w:widowControl w:val="0"/>
                    <w:spacing w:after="60"/>
                    <w:jc w:val="center"/>
                    <w:rPr>
                      <w:del w:id="5386" w:author="Lorenzo Fabbri" w:date="2024-09-24T14:48:00Z" w16du:dateUtc="2024-09-24T12:48:00Z"/>
                    </w:rPr>
                  </w:pPr>
                  <w:del w:id="5387" w:author="Lorenzo Fabbri" w:date="2024-09-24T14:48:00Z" w16du:dateUtc="2024-09-24T12:48:00Z">
                    <w:r w:rsidRPr="005A6AA3" w:rsidDel="00AE71EA">
                      <w:rPr>
                        <w:rFonts w:ascii="Calibri" w:hAnsi="Calibri"/>
                        <w:sz w:val="20"/>
                      </w:rPr>
                      <w:delText>7.0 (2.6%)</w:delText>
                    </w:r>
                  </w:del>
                </w:p>
              </w:tc>
              <w:tc>
                <w:tcPr>
                  <w:tcW w:w="0" w:type="dxa"/>
                  <w:tcPrChange w:id="53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7BA311" w14:textId="4F701CA1" w:rsidR="00066508" w:rsidRPr="005A6AA3" w:rsidDel="00AE71EA" w:rsidRDefault="00000000">
                  <w:pPr>
                    <w:keepNext/>
                    <w:widowControl w:val="0"/>
                    <w:spacing w:after="60"/>
                    <w:jc w:val="center"/>
                    <w:rPr>
                      <w:del w:id="5389" w:author="Lorenzo Fabbri" w:date="2024-09-24T14:48:00Z" w16du:dateUtc="2024-09-24T12:48:00Z"/>
                    </w:rPr>
                  </w:pPr>
                  <w:del w:id="5390" w:author="Lorenzo Fabbri" w:date="2024-09-24T14:48:00Z" w16du:dateUtc="2024-09-24T12:48:00Z">
                    <w:r w:rsidRPr="005A6AA3" w:rsidDel="00AE71EA">
                      <w:rPr>
                        <w:rFonts w:ascii="Calibri" w:hAnsi="Calibri"/>
                        <w:sz w:val="20"/>
                      </w:rPr>
                      <w:delText>0.0 (0.0%)</w:delText>
                    </w:r>
                  </w:del>
                </w:p>
              </w:tc>
            </w:tr>
            <w:tr w:rsidR="00066508" w:rsidRPr="005A6AA3" w:rsidDel="00AE71EA" w14:paraId="183439EA" w14:textId="751CE6AD" w:rsidTr="006C3DDD">
              <w:trPr>
                <w:del w:id="5391" w:author="Lorenzo Fabbri" w:date="2024-09-24T14:48:00Z"/>
                <w:trPrChange w:id="5392" w:author="Lorenzo Fabbri" w:date="2024-09-19T20:38:00Z" w16du:dateUtc="2024-09-19T18:38:00Z">
                  <w:trPr>
                    <w:gridBefore w:val="1"/>
                    <w:cantSplit/>
                    <w:jc w:val="center"/>
                  </w:trPr>
                </w:trPrChange>
              </w:trPr>
              <w:tc>
                <w:tcPr>
                  <w:tcW w:w="0" w:type="dxa"/>
                  <w:tcPrChange w:id="53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08E1A" w14:textId="4AE9C658" w:rsidR="00066508" w:rsidRPr="005A6AA3" w:rsidDel="00AE71EA" w:rsidRDefault="00000000">
                  <w:pPr>
                    <w:keepNext/>
                    <w:widowControl w:val="0"/>
                    <w:spacing w:after="60"/>
                    <w:rPr>
                      <w:del w:id="5394" w:author="Lorenzo Fabbri" w:date="2024-09-24T14:48:00Z" w16du:dateUtc="2024-09-24T12:48:00Z"/>
                    </w:rPr>
                  </w:pPr>
                  <w:del w:id="5395" w:author="Lorenzo Fabbri" w:date="2024-09-24T14:48:00Z" w16du:dateUtc="2024-09-24T12:48:00Z">
                    <w:r w:rsidRPr="005A6AA3" w:rsidDel="00AE71EA">
                      <w:rPr>
                        <w:rFonts w:ascii="Calibri" w:hAnsi="Calibri"/>
                        <w:sz w:val="20"/>
                      </w:rPr>
                      <w:delText>    Other</w:delText>
                    </w:r>
                  </w:del>
                </w:p>
              </w:tc>
              <w:tc>
                <w:tcPr>
                  <w:tcW w:w="0" w:type="dxa"/>
                  <w:tcPrChange w:id="53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D864E0" w14:textId="758EBC66" w:rsidR="00066508" w:rsidRPr="005A6AA3" w:rsidDel="00AE71EA" w:rsidRDefault="00000000">
                  <w:pPr>
                    <w:keepNext/>
                    <w:widowControl w:val="0"/>
                    <w:spacing w:after="60"/>
                    <w:jc w:val="center"/>
                    <w:rPr>
                      <w:del w:id="5397" w:author="Lorenzo Fabbri" w:date="2024-09-24T14:48:00Z" w16du:dateUtc="2024-09-24T12:48:00Z"/>
                    </w:rPr>
                  </w:pPr>
                  <w:del w:id="5398" w:author="Lorenzo Fabbri" w:date="2024-09-24T14:48:00Z" w16du:dateUtc="2024-09-24T12:48:00Z">
                    <w:r w:rsidRPr="005A6AA3" w:rsidDel="00AE71EA">
                      <w:rPr>
                        <w:rFonts w:ascii="Calibri" w:hAnsi="Calibri"/>
                        <w:sz w:val="20"/>
                      </w:rPr>
                      <w:delText>19.0 (1.5%)</w:delText>
                    </w:r>
                  </w:del>
                </w:p>
              </w:tc>
              <w:tc>
                <w:tcPr>
                  <w:tcW w:w="0" w:type="dxa"/>
                  <w:tcPrChange w:id="53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A2885E" w14:textId="19F6CC61" w:rsidR="00066508" w:rsidRPr="005A6AA3" w:rsidDel="00AE71EA" w:rsidRDefault="00000000">
                  <w:pPr>
                    <w:keepNext/>
                    <w:widowControl w:val="0"/>
                    <w:spacing w:after="60"/>
                    <w:jc w:val="center"/>
                    <w:rPr>
                      <w:del w:id="5400" w:author="Lorenzo Fabbri" w:date="2024-09-24T14:48:00Z" w16du:dateUtc="2024-09-24T12:48:00Z"/>
                    </w:rPr>
                  </w:pPr>
                  <w:del w:id="5401" w:author="Lorenzo Fabbri" w:date="2024-09-24T14:48:00Z" w16du:dateUtc="2024-09-24T12:48:00Z">
                    <w:r w:rsidRPr="005A6AA3" w:rsidDel="00AE71EA">
                      <w:rPr>
                        <w:rFonts w:ascii="Calibri" w:hAnsi="Calibri"/>
                        <w:sz w:val="20"/>
                      </w:rPr>
                      <w:delText>17.0 (8.3%)</w:delText>
                    </w:r>
                  </w:del>
                </w:p>
              </w:tc>
              <w:tc>
                <w:tcPr>
                  <w:tcW w:w="0" w:type="dxa"/>
                  <w:tcPrChange w:id="54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65152" w14:textId="4DAA0FDF" w:rsidR="00066508" w:rsidRPr="005A6AA3" w:rsidDel="00AE71EA" w:rsidRDefault="00000000">
                  <w:pPr>
                    <w:keepNext/>
                    <w:widowControl w:val="0"/>
                    <w:spacing w:after="60"/>
                    <w:jc w:val="center"/>
                    <w:rPr>
                      <w:del w:id="5403" w:author="Lorenzo Fabbri" w:date="2024-09-24T14:48:00Z" w16du:dateUtc="2024-09-24T12:48:00Z"/>
                    </w:rPr>
                  </w:pPr>
                  <w:del w:id="5404" w:author="Lorenzo Fabbri" w:date="2024-09-24T14:48:00Z" w16du:dateUtc="2024-09-24T12:48:00Z">
                    <w:r w:rsidRPr="005A6AA3" w:rsidDel="00AE71EA">
                      <w:rPr>
                        <w:rFonts w:ascii="Calibri" w:hAnsi="Calibri"/>
                        <w:sz w:val="20"/>
                      </w:rPr>
                      <w:delText>0.0 (0.0%)</w:delText>
                    </w:r>
                  </w:del>
                </w:p>
              </w:tc>
              <w:tc>
                <w:tcPr>
                  <w:tcW w:w="0" w:type="dxa"/>
                  <w:tcPrChange w:id="54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A9918" w14:textId="12C6AB32" w:rsidR="00066508" w:rsidRPr="005A6AA3" w:rsidDel="00AE71EA" w:rsidRDefault="00000000">
                  <w:pPr>
                    <w:keepNext/>
                    <w:widowControl w:val="0"/>
                    <w:spacing w:after="60"/>
                    <w:jc w:val="center"/>
                    <w:rPr>
                      <w:del w:id="5406" w:author="Lorenzo Fabbri" w:date="2024-09-24T14:48:00Z" w16du:dateUtc="2024-09-24T12:48:00Z"/>
                    </w:rPr>
                  </w:pPr>
                  <w:del w:id="5407" w:author="Lorenzo Fabbri" w:date="2024-09-24T14:48:00Z" w16du:dateUtc="2024-09-24T12:48:00Z">
                    <w:r w:rsidRPr="005A6AA3" w:rsidDel="00AE71EA">
                      <w:rPr>
                        <w:rFonts w:ascii="Calibri" w:hAnsi="Calibri"/>
                        <w:sz w:val="20"/>
                      </w:rPr>
                      <w:delText>0.0 (0.0%)</w:delText>
                    </w:r>
                  </w:del>
                </w:p>
              </w:tc>
              <w:tc>
                <w:tcPr>
                  <w:tcW w:w="0" w:type="dxa"/>
                  <w:tcPrChange w:id="54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0138D" w14:textId="72A2D6BA" w:rsidR="00066508" w:rsidRPr="005A6AA3" w:rsidDel="00AE71EA" w:rsidRDefault="00000000">
                  <w:pPr>
                    <w:keepNext/>
                    <w:widowControl w:val="0"/>
                    <w:spacing w:after="60"/>
                    <w:jc w:val="center"/>
                    <w:rPr>
                      <w:del w:id="5409" w:author="Lorenzo Fabbri" w:date="2024-09-24T14:48:00Z" w16du:dateUtc="2024-09-24T12:48:00Z"/>
                    </w:rPr>
                  </w:pPr>
                  <w:del w:id="5410" w:author="Lorenzo Fabbri" w:date="2024-09-24T14:48:00Z" w16du:dateUtc="2024-09-24T12:48:00Z">
                    <w:r w:rsidRPr="005A6AA3" w:rsidDel="00AE71EA">
                      <w:rPr>
                        <w:rFonts w:ascii="Calibri" w:hAnsi="Calibri"/>
                        <w:sz w:val="20"/>
                      </w:rPr>
                      <w:delText>0.0 (0.0%)</w:delText>
                    </w:r>
                  </w:del>
                </w:p>
              </w:tc>
              <w:tc>
                <w:tcPr>
                  <w:tcW w:w="0" w:type="dxa"/>
                  <w:tcPrChange w:id="541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70AB5ED" w14:textId="6BDEDEBB" w:rsidR="00066508" w:rsidRPr="005A6AA3" w:rsidDel="00AE71EA" w:rsidRDefault="00000000">
                  <w:pPr>
                    <w:keepNext/>
                    <w:widowControl w:val="0"/>
                    <w:spacing w:after="60"/>
                    <w:jc w:val="center"/>
                    <w:rPr>
                      <w:del w:id="5412" w:author="Lorenzo Fabbri" w:date="2024-09-24T14:48:00Z" w16du:dateUtc="2024-09-24T12:48:00Z"/>
                    </w:rPr>
                  </w:pPr>
                  <w:del w:id="5413" w:author="Lorenzo Fabbri" w:date="2024-09-24T14:48:00Z" w16du:dateUtc="2024-09-24T12:48:00Z">
                    <w:r w:rsidRPr="005A6AA3" w:rsidDel="00AE71EA">
                      <w:rPr>
                        <w:rFonts w:ascii="Calibri" w:hAnsi="Calibri"/>
                        <w:sz w:val="20"/>
                      </w:rPr>
                      <w:delText>2.0 (0.8%)</w:delText>
                    </w:r>
                  </w:del>
                </w:p>
              </w:tc>
              <w:tc>
                <w:tcPr>
                  <w:tcW w:w="0" w:type="dxa"/>
                  <w:tcPrChange w:id="54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F23DA8" w14:textId="68E00496" w:rsidR="00066508" w:rsidRPr="005A6AA3" w:rsidDel="00AE71EA" w:rsidRDefault="00000000">
                  <w:pPr>
                    <w:keepNext/>
                    <w:widowControl w:val="0"/>
                    <w:spacing w:after="60"/>
                    <w:jc w:val="center"/>
                    <w:rPr>
                      <w:del w:id="5415" w:author="Lorenzo Fabbri" w:date="2024-09-24T14:48:00Z" w16du:dateUtc="2024-09-24T12:48:00Z"/>
                    </w:rPr>
                  </w:pPr>
                  <w:del w:id="5416" w:author="Lorenzo Fabbri" w:date="2024-09-24T14:48:00Z" w16du:dateUtc="2024-09-24T12:48:00Z">
                    <w:r w:rsidRPr="005A6AA3" w:rsidDel="00AE71EA">
                      <w:rPr>
                        <w:rFonts w:ascii="Calibri" w:hAnsi="Calibri"/>
                        <w:sz w:val="20"/>
                      </w:rPr>
                      <w:delText>0.0 (0.0%)</w:delText>
                    </w:r>
                  </w:del>
                </w:p>
              </w:tc>
            </w:tr>
            <w:tr w:rsidR="00066508" w:rsidRPr="005A6AA3" w:rsidDel="00AE71EA" w14:paraId="76450A10" w14:textId="06B93815" w:rsidTr="006C3DDD">
              <w:trPr>
                <w:del w:id="5417" w:author="Lorenzo Fabbri" w:date="2024-09-24T14:48:00Z"/>
                <w:trPrChange w:id="5418" w:author="Lorenzo Fabbri" w:date="2024-09-19T20:38:00Z" w16du:dateUtc="2024-09-19T18:38:00Z">
                  <w:trPr>
                    <w:gridBefore w:val="1"/>
                    <w:cantSplit/>
                    <w:jc w:val="center"/>
                  </w:trPr>
                </w:trPrChange>
              </w:trPr>
              <w:tc>
                <w:tcPr>
                  <w:tcW w:w="0" w:type="dxa"/>
                  <w:tcPrChange w:id="54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69E7E6E" w14:textId="1F251E68" w:rsidR="00066508" w:rsidRPr="005A6AA3" w:rsidDel="00AE71EA" w:rsidRDefault="00000000">
                  <w:pPr>
                    <w:keepNext/>
                    <w:widowControl w:val="0"/>
                    <w:spacing w:after="60"/>
                    <w:rPr>
                      <w:del w:id="5420" w:author="Lorenzo Fabbri" w:date="2024-09-24T14:48:00Z" w16du:dateUtc="2024-09-24T12:48:00Z"/>
                    </w:rPr>
                  </w:pPr>
                  <w:del w:id="5421" w:author="Lorenzo Fabbri" w:date="2024-09-24T14:48:00Z" w16du:dateUtc="2024-09-24T12:48:00Z">
                    <w:r w:rsidRPr="005A6AA3" w:rsidDel="00AE71EA">
                      <w:rPr>
                        <w:rFonts w:ascii="Calibri" w:hAnsi="Calibri"/>
                        <w:sz w:val="20"/>
                      </w:rPr>
                      <w:delText>    African</w:delText>
                    </w:r>
                  </w:del>
                </w:p>
              </w:tc>
              <w:tc>
                <w:tcPr>
                  <w:tcW w:w="0" w:type="dxa"/>
                  <w:tcPrChange w:id="54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5132F" w14:textId="694C114B" w:rsidR="00066508" w:rsidRPr="005A6AA3" w:rsidDel="00AE71EA" w:rsidRDefault="00000000">
                  <w:pPr>
                    <w:keepNext/>
                    <w:widowControl w:val="0"/>
                    <w:spacing w:after="60"/>
                    <w:jc w:val="center"/>
                    <w:rPr>
                      <w:del w:id="5423" w:author="Lorenzo Fabbri" w:date="2024-09-24T14:48:00Z" w16du:dateUtc="2024-09-24T12:48:00Z"/>
                    </w:rPr>
                  </w:pPr>
                  <w:del w:id="5424" w:author="Lorenzo Fabbri" w:date="2024-09-24T14:48:00Z" w16du:dateUtc="2024-09-24T12:48:00Z">
                    <w:r w:rsidRPr="005A6AA3" w:rsidDel="00AE71EA">
                      <w:rPr>
                        <w:rFonts w:ascii="Calibri" w:hAnsi="Calibri"/>
                        <w:sz w:val="20"/>
                      </w:rPr>
                      <w:delText>7.0 (0.5%)</w:delText>
                    </w:r>
                  </w:del>
                </w:p>
              </w:tc>
              <w:tc>
                <w:tcPr>
                  <w:tcW w:w="0" w:type="dxa"/>
                  <w:tcPrChange w:id="54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DC805" w14:textId="1051CEAD" w:rsidR="00066508" w:rsidRPr="005A6AA3" w:rsidDel="00AE71EA" w:rsidRDefault="00000000">
                  <w:pPr>
                    <w:keepNext/>
                    <w:widowControl w:val="0"/>
                    <w:spacing w:after="60"/>
                    <w:jc w:val="center"/>
                    <w:rPr>
                      <w:del w:id="5426" w:author="Lorenzo Fabbri" w:date="2024-09-24T14:48:00Z" w16du:dateUtc="2024-09-24T12:48:00Z"/>
                    </w:rPr>
                  </w:pPr>
                  <w:del w:id="5427" w:author="Lorenzo Fabbri" w:date="2024-09-24T14:48:00Z" w16du:dateUtc="2024-09-24T12:48:00Z">
                    <w:r w:rsidRPr="005A6AA3" w:rsidDel="00AE71EA">
                      <w:rPr>
                        <w:rFonts w:ascii="Calibri" w:hAnsi="Calibri"/>
                        <w:sz w:val="20"/>
                      </w:rPr>
                      <w:delText>7.0 (3.4%)</w:delText>
                    </w:r>
                  </w:del>
                </w:p>
              </w:tc>
              <w:tc>
                <w:tcPr>
                  <w:tcW w:w="0" w:type="dxa"/>
                  <w:tcPrChange w:id="54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0F2868" w14:textId="3D6487CD" w:rsidR="00066508" w:rsidRPr="005A6AA3" w:rsidDel="00AE71EA" w:rsidRDefault="00000000">
                  <w:pPr>
                    <w:keepNext/>
                    <w:widowControl w:val="0"/>
                    <w:spacing w:after="60"/>
                    <w:jc w:val="center"/>
                    <w:rPr>
                      <w:del w:id="5429" w:author="Lorenzo Fabbri" w:date="2024-09-24T14:48:00Z" w16du:dateUtc="2024-09-24T12:48:00Z"/>
                    </w:rPr>
                  </w:pPr>
                  <w:del w:id="5430" w:author="Lorenzo Fabbri" w:date="2024-09-24T14:48:00Z" w16du:dateUtc="2024-09-24T12:48:00Z">
                    <w:r w:rsidRPr="005A6AA3" w:rsidDel="00AE71EA">
                      <w:rPr>
                        <w:rFonts w:ascii="Calibri" w:hAnsi="Calibri"/>
                        <w:sz w:val="20"/>
                      </w:rPr>
                      <w:delText>0.0 (0.0%)</w:delText>
                    </w:r>
                  </w:del>
                </w:p>
              </w:tc>
              <w:tc>
                <w:tcPr>
                  <w:tcW w:w="0" w:type="dxa"/>
                  <w:tcPrChange w:id="54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8DE74A" w14:textId="12D65E68" w:rsidR="00066508" w:rsidRPr="005A6AA3" w:rsidDel="00AE71EA" w:rsidRDefault="00000000">
                  <w:pPr>
                    <w:keepNext/>
                    <w:widowControl w:val="0"/>
                    <w:spacing w:after="60"/>
                    <w:jc w:val="center"/>
                    <w:rPr>
                      <w:del w:id="5432" w:author="Lorenzo Fabbri" w:date="2024-09-24T14:48:00Z" w16du:dateUtc="2024-09-24T12:48:00Z"/>
                    </w:rPr>
                  </w:pPr>
                  <w:del w:id="5433" w:author="Lorenzo Fabbri" w:date="2024-09-24T14:48:00Z" w16du:dateUtc="2024-09-24T12:48:00Z">
                    <w:r w:rsidRPr="005A6AA3" w:rsidDel="00AE71EA">
                      <w:rPr>
                        <w:rFonts w:ascii="Calibri" w:hAnsi="Calibri"/>
                        <w:sz w:val="20"/>
                      </w:rPr>
                      <w:delText>0.0 (0.0%)</w:delText>
                    </w:r>
                  </w:del>
                </w:p>
              </w:tc>
              <w:tc>
                <w:tcPr>
                  <w:tcW w:w="0" w:type="dxa"/>
                  <w:tcPrChange w:id="54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EBCA1" w14:textId="57872189" w:rsidR="00066508" w:rsidRPr="005A6AA3" w:rsidDel="00AE71EA" w:rsidRDefault="00000000">
                  <w:pPr>
                    <w:keepNext/>
                    <w:widowControl w:val="0"/>
                    <w:spacing w:after="60"/>
                    <w:jc w:val="center"/>
                    <w:rPr>
                      <w:del w:id="5435" w:author="Lorenzo Fabbri" w:date="2024-09-24T14:48:00Z" w16du:dateUtc="2024-09-24T12:48:00Z"/>
                    </w:rPr>
                  </w:pPr>
                  <w:del w:id="5436" w:author="Lorenzo Fabbri" w:date="2024-09-24T14:48:00Z" w16du:dateUtc="2024-09-24T12:48:00Z">
                    <w:r w:rsidRPr="005A6AA3" w:rsidDel="00AE71EA">
                      <w:rPr>
                        <w:rFonts w:ascii="Calibri" w:hAnsi="Calibri"/>
                        <w:sz w:val="20"/>
                      </w:rPr>
                      <w:delText>0.0 (0.0%)</w:delText>
                    </w:r>
                  </w:del>
                </w:p>
              </w:tc>
              <w:tc>
                <w:tcPr>
                  <w:tcW w:w="0" w:type="dxa"/>
                  <w:tcPrChange w:id="543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CC72F8C" w14:textId="0696330C" w:rsidR="00066508" w:rsidRPr="005A6AA3" w:rsidDel="00AE71EA" w:rsidRDefault="00000000">
                  <w:pPr>
                    <w:keepNext/>
                    <w:widowControl w:val="0"/>
                    <w:spacing w:after="60"/>
                    <w:jc w:val="center"/>
                    <w:rPr>
                      <w:del w:id="5438" w:author="Lorenzo Fabbri" w:date="2024-09-24T14:48:00Z" w16du:dateUtc="2024-09-24T12:48:00Z"/>
                    </w:rPr>
                  </w:pPr>
                  <w:del w:id="5439" w:author="Lorenzo Fabbri" w:date="2024-09-24T14:48:00Z" w16du:dateUtc="2024-09-24T12:48:00Z">
                    <w:r w:rsidRPr="005A6AA3" w:rsidDel="00AE71EA">
                      <w:rPr>
                        <w:rFonts w:ascii="Calibri" w:hAnsi="Calibri"/>
                        <w:sz w:val="20"/>
                      </w:rPr>
                      <w:delText>0.0 (0.0%)</w:delText>
                    </w:r>
                  </w:del>
                </w:p>
              </w:tc>
              <w:tc>
                <w:tcPr>
                  <w:tcW w:w="0" w:type="dxa"/>
                  <w:tcPrChange w:id="54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77FD80" w14:textId="307EACD5" w:rsidR="00066508" w:rsidRPr="005A6AA3" w:rsidDel="00AE71EA" w:rsidRDefault="00000000">
                  <w:pPr>
                    <w:keepNext/>
                    <w:widowControl w:val="0"/>
                    <w:spacing w:after="60"/>
                    <w:jc w:val="center"/>
                    <w:rPr>
                      <w:del w:id="5441" w:author="Lorenzo Fabbri" w:date="2024-09-24T14:48:00Z" w16du:dateUtc="2024-09-24T12:48:00Z"/>
                    </w:rPr>
                  </w:pPr>
                  <w:del w:id="5442" w:author="Lorenzo Fabbri" w:date="2024-09-24T14:48:00Z" w16du:dateUtc="2024-09-24T12:48:00Z">
                    <w:r w:rsidRPr="005A6AA3" w:rsidDel="00AE71EA">
                      <w:rPr>
                        <w:rFonts w:ascii="Calibri" w:hAnsi="Calibri"/>
                        <w:sz w:val="20"/>
                      </w:rPr>
                      <w:delText>0.0 (0.0%)</w:delText>
                    </w:r>
                  </w:del>
                </w:p>
              </w:tc>
            </w:tr>
            <w:tr w:rsidR="00066508" w:rsidRPr="005A6AA3" w:rsidDel="00AE71EA" w14:paraId="39DB696B" w14:textId="17A362B4" w:rsidTr="006C3DDD">
              <w:trPr>
                <w:del w:id="5443" w:author="Lorenzo Fabbri" w:date="2024-09-24T14:48:00Z"/>
                <w:trPrChange w:id="5444" w:author="Lorenzo Fabbri" w:date="2024-09-19T20:38:00Z" w16du:dateUtc="2024-09-19T18:38:00Z">
                  <w:trPr>
                    <w:gridBefore w:val="1"/>
                    <w:cantSplit/>
                    <w:jc w:val="center"/>
                  </w:trPr>
                </w:trPrChange>
              </w:trPr>
              <w:tc>
                <w:tcPr>
                  <w:tcW w:w="0" w:type="dxa"/>
                  <w:tcPrChange w:id="544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19FFD99" w14:textId="15A8A32F" w:rsidR="00066508" w:rsidRPr="005A6AA3" w:rsidDel="00AE71EA" w:rsidRDefault="00000000">
                  <w:pPr>
                    <w:keepNext/>
                    <w:widowControl w:val="0"/>
                    <w:spacing w:after="60"/>
                    <w:rPr>
                      <w:del w:id="5446" w:author="Lorenzo Fabbri" w:date="2024-09-24T14:48:00Z" w16du:dateUtc="2024-09-24T12:48:00Z"/>
                    </w:rPr>
                  </w:pPr>
                  <w:del w:id="5447" w:author="Lorenzo Fabbri" w:date="2024-09-24T14:48:00Z" w16du:dateUtc="2024-09-24T12:48:00Z">
                    <w:r w:rsidRPr="005A6AA3" w:rsidDel="00AE71EA">
                      <w:rPr>
                        <w:rFonts w:ascii="Calibri" w:hAnsi="Calibri"/>
                        <w:sz w:val="20"/>
                      </w:rPr>
                      <w:delText>    Native American</w:delText>
                    </w:r>
                  </w:del>
                </w:p>
              </w:tc>
              <w:tc>
                <w:tcPr>
                  <w:tcW w:w="0" w:type="dxa"/>
                  <w:tcPrChange w:id="54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D0C51B" w14:textId="01297267" w:rsidR="00066508" w:rsidRPr="005A6AA3" w:rsidDel="00AE71EA" w:rsidRDefault="00000000">
                  <w:pPr>
                    <w:keepNext/>
                    <w:widowControl w:val="0"/>
                    <w:spacing w:after="60"/>
                    <w:jc w:val="center"/>
                    <w:rPr>
                      <w:del w:id="5449" w:author="Lorenzo Fabbri" w:date="2024-09-24T14:48:00Z" w16du:dateUtc="2024-09-24T12:48:00Z"/>
                    </w:rPr>
                  </w:pPr>
                  <w:del w:id="5450" w:author="Lorenzo Fabbri" w:date="2024-09-24T14:48:00Z" w16du:dateUtc="2024-09-24T12:48:00Z">
                    <w:r w:rsidRPr="005A6AA3" w:rsidDel="00AE71EA">
                      <w:rPr>
                        <w:rFonts w:ascii="Calibri" w:hAnsi="Calibri"/>
                        <w:sz w:val="20"/>
                      </w:rPr>
                      <w:delText>2.0 (0.2%)</w:delText>
                    </w:r>
                  </w:del>
                </w:p>
              </w:tc>
              <w:tc>
                <w:tcPr>
                  <w:tcW w:w="0" w:type="dxa"/>
                  <w:tcPrChange w:id="54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264D36" w14:textId="331C5F5F" w:rsidR="00066508" w:rsidRPr="005A6AA3" w:rsidDel="00AE71EA" w:rsidRDefault="00000000">
                  <w:pPr>
                    <w:keepNext/>
                    <w:widowControl w:val="0"/>
                    <w:spacing w:after="60"/>
                    <w:jc w:val="center"/>
                    <w:rPr>
                      <w:del w:id="5452" w:author="Lorenzo Fabbri" w:date="2024-09-24T14:48:00Z" w16du:dateUtc="2024-09-24T12:48:00Z"/>
                    </w:rPr>
                  </w:pPr>
                  <w:del w:id="5453" w:author="Lorenzo Fabbri" w:date="2024-09-24T14:48:00Z" w16du:dateUtc="2024-09-24T12:48:00Z">
                    <w:r w:rsidRPr="005A6AA3" w:rsidDel="00AE71EA">
                      <w:rPr>
                        <w:rFonts w:ascii="Calibri" w:hAnsi="Calibri"/>
                        <w:sz w:val="20"/>
                      </w:rPr>
                      <w:delText>0.0 (0.0%)</w:delText>
                    </w:r>
                  </w:del>
                </w:p>
              </w:tc>
              <w:tc>
                <w:tcPr>
                  <w:tcW w:w="0" w:type="dxa"/>
                  <w:tcPrChange w:id="54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6CF77E" w14:textId="6B8C8B3A" w:rsidR="00066508" w:rsidRPr="005A6AA3" w:rsidDel="00AE71EA" w:rsidRDefault="00000000">
                  <w:pPr>
                    <w:keepNext/>
                    <w:widowControl w:val="0"/>
                    <w:spacing w:after="60"/>
                    <w:jc w:val="center"/>
                    <w:rPr>
                      <w:del w:id="5455" w:author="Lorenzo Fabbri" w:date="2024-09-24T14:48:00Z" w16du:dateUtc="2024-09-24T12:48:00Z"/>
                    </w:rPr>
                  </w:pPr>
                  <w:del w:id="5456" w:author="Lorenzo Fabbri" w:date="2024-09-24T14:48:00Z" w16du:dateUtc="2024-09-24T12:48:00Z">
                    <w:r w:rsidRPr="005A6AA3" w:rsidDel="00AE71EA">
                      <w:rPr>
                        <w:rFonts w:ascii="Calibri" w:hAnsi="Calibri"/>
                        <w:sz w:val="20"/>
                      </w:rPr>
                      <w:delText>0.0 (0.0%)</w:delText>
                    </w:r>
                  </w:del>
                </w:p>
              </w:tc>
              <w:tc>
                <w:tcPr>
                  <w:tcW w:w="0" w:type="dxa"/>
                  <w:tcPrChange w:id="54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F9CAC" w14:textId="0F3D2CF6" w:rsidR="00066508" w:rsidRPr="005A6AA3" w:rsidDel="00AE71EA" w:rsidRDefault="00000000">
                  <w:pPr>
                    <w:keepNext/>
                    <w:widowControl w:val="0"/>
                    <w:spacing w:after="60"/>
                    <w:jc w:val="center"/>
                    <w:rPr>
                      <w:del w:id="5458" w:author="Lorenzo Fabbri" w:date="2024-09-24T14:48:00Z" w16du:dateUtc="2024-09-24T12:48:00Z"/>
                    </w:rPr>
                  </w:pPr>
                  <w:del w:id="5459" w:author="Lorenzo Fabbri" w:date="2024-09-24T14:48:00Z" w16du:dateUtc="2024-09-24T12:48:00Z">
                    <w:r w:rsidRPr="005A6AA3" w:rsidDel="00AE71EA">
                      <w:rPr>
                        <w:rFonts w:ascii="Calibri" w:hAnsi="Calibri"/>
                        <w:sz w:val="20"/>
                      </w:rPr>
                      <w:delText>0.0 (0.0%)</w:delText>
                    </w:r>
                  </w:del>
                </w:p>
              </w:tc>
              <w:tc>
                <w:tcPr>
                  <w:tcW w:w="0" w:type="dxa"/>
                  <w:tcPrChange w:id="54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A7516" w14:textId="4D345F14" w:rsidR="00066508" w:rsidRPr="005A6AA3" w:rsidDel="00AE71EA" w:rsidRDefault="00000000">
                  <w:pPr>
                    <w:keepNext/>
                    <w:widowControl w:val="0"/>
                    <w:spacing w:after="60"/>
                    <w:jc w:val="center"/>
                    <w:rPr>
                      <w:del w:id="5461" w:author="Lorenzo Fabbri" w:date="2024-09-24T14:48:00Z" w16du:dateUtc="2024-09-24T12:48:00Z"/>
                    </w:rPr>
                  </w:pPr>
                  <w:del w:id="5462" w:author="Lorenzo Fabbri" w:date="2024-09-24T14:48:00Z" w16du:dateUtc="2024-09-24T12:48:00Z">
                    <w:r w:rsidRPr="005A6AA3" w:rsidDel="00AE71EA">
                      <w:rPr>
                        <w:rFonts w:ascii="Calibri" w:hAnsi="Calibri"/>
                        <w:sz w:val="20"/>
                      </w:rPr>
                      <w:delText>0.0 (0.0%)</w:delText>
                    </w:r>
                  </w:del>
                </w:p>
              </w:tc>
              <w:tc>
                <w:tcPr>
                  <w:tcW w:w="0" w:type="dxa"/>
                  <w:tcPrChange w:id="546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F3A978B" w14:textId="7416604C" w:rsidR="00066508" w:rsidRPr="005A6AA3" w:rsidDel="00AE71EA" w:rsidRDefault="00000000">
                  <w:pPr>
                    <w:keepNext/>
                    <w:widowControl w:val="0"/>
                    <w:spacing w:after="60"/>
                    <w:jc w:val="center"/>
                    <w:rPr>
                      <w:del w:id="5464" w:author="Lorenzo Fabbri" w:date="2024-09-24T14:48:00Z" w16du:dateUtc="2024-09-24T12:48:00Z"/>
                    </w:rPr>
                  </w:pPr>
                  <w:del w:id="5465" w:author="Lorenzo Fabbri" w:date="2024-09-24T14:48:00Z" w16du:dateUtc="2024-09-24T12:48:00Z">
                    <w:r w:rsidRPr="005A6AA3" w:rsidDel="00AE71EA">
                      <w:rPr>
                        <w:rFonts w:ascii="Calibri" w:hAnsi="Calibri"/>
                        <w:sz w:val="20"/>
                      </w:rPr>
                      <w:delText>2.0 (0.8%)</w:delText>
                    </w:r>
                  </w:del>
                </w:p>
              </w:tc>
              <w:tc>
                <w:tcPr>
                  <w:tcW w:w="0" w:type="dxa"/>
                  <w:tcPrChange w:id="54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D4A56F" w14:textId="58823E78" w:rsidR="00066508" w:rsidRPr="005A6AA3" w:rsidDel="00AE71EA" w:rsidRDefault="00000000">
                  <w:pPr>
                    <w:keepNext/>
                    <w:widowControl w:val="0"/>
                    <w:spacing w:after="60"/>
                    <w:jc w:val="center"/>
                    <w:rPr>
                      <w:del w:id="5467" w:author="Lorenzo Fabbri" w:date="2024-09-24T14:48:00Z" w16du:dateUtc="2024-09-24T12:48:00Z"/>
                    </w:rPr>
                  </w:pPr>
                  <w:del w:id="5468" w:author="Lorenzo Fabbri" w:date="2024-09-24T14:48:00Z" w16du:dateUtc="2024-09-24T12:48:00Z">
                    <w:r w:rsidRPr="005A6AA3" w:rsidDel="00AE71EA">
                      <w:rPr>
                        <w:rFonts w:ascii="Calibri" w:hAnsi="Calibri"/>
                        <w:sz w:val="20"/>
                      </w:rPr>
                      <w:delText>0.0 (0.0%)</w:delText>
                    </w:r>
                  </w:del>
                </w:p>
              </w:tc>
            </w:tr>
            <w:tr w:rsidR="00066508" w:rsidRPr="005A6AA3" w:rsidDel="00AE71EA" w14:paraId="2073A27E" w14:textId="5E0AD68B" w:rsidTr="006C3DDD">
              <w:trPr>
                <w:del w:id="5469" w:author="Lorenzo Fabbri" w:date="2024-09-24T14:48:00Z"/>
                <w:trPrChange w:id="5470" w:author="Lorenzo Fabbri" w:date="2024-09-19T20:38:00Z" w16du:dateUtc="2024-09-19T18:38:00Z">
                  <w:trPr>
                    <w:gridBefore w:val="1"/>
                    <w:cantSplit/>
                    <w:jc w:val="center"/>
                  </w:trPr>
                </w:trPrChange>
              </w:trPr>
              <w:tc>
                <w:tcPr>
                  <w:tcW w:w="0" w:type="dxa"/>
                  <w:tcPrChange w:id="547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67FC66" w14:textId="2B17696C" w:rsidR="00066508" w:rsidRPr="005A6AA3" w:rsidDel="00AE71EA" w:rsidRDefault="00000000">
                  <w:pPr>
                    <w:keepNext/>
                    <w:widowControl w:val="0"/>
                    <w:spacing w:after="60"/>
                    <w:rPr>
                      <w:del w:id="5472" w:author="Lorenzo Fabbri" w:date="2024-09-24T14:48:00Z" w16du:dateUtc="2024-09-24T12:48:00Z"/>
                    </w:rPr>
                  </w:pPr>
                  <w:del w:id="5473" w:author="Lorenzo Fabbri" w:date="2024-09-24T14:48:00Z" w16du:dateUtc="2024-09-24T12:48:00Z">
                    <w:r w:rsidRPr="005A6AA3" w:rsidDel="00AE71EA">
                      <w:rPr>
                        <w:rFonts w:ascii="Calibri" w:hAnsi="Calibri"/>
                        <w:sz w:val="20"/>
                      </w:rPr>
                      <w:delText>    White non European</w:delText>
                    </w:r>
                  </w:del>
                </w:p>
              </w:tc>
              <w:tc>
                <w:tcPr>
                  <w:tcW w:w="0" w:type="dxa"/>
                  <w:tcPrChange w:id="54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4A9650" w14:textId="36CD381D" w:rsidR="00066508" w:rsidRPr="005A6AA3" w:rsidDel="00AE71EA" w:rsidRDefault="00000000">
                  <w:pPr>
                    <w:keepNext/>
                    <w:widowControl w:val="0"/>
                    <w:spacing w:after="60"/>
                    <w:jc w:val="center"/>
                    <w:rPr>
                      <w:del w:id="5475" w:author="Lorenzo Fabbri" w:date="2024-09-24T14:48:00Z" w16du:dateUtc="2024-09-24T12:48:00Z"/>
                    </w:rPr>
                  </w:pPr>
                  <w:del w:id="5476" w:author="Lorenzo Fabbri" w:date="2024-09-24T14:48:00Z" w16du:dateUtc="2024-09-24T12:48:00Z">
                    <w:r w:rsidRPr="005A6AA3" w:rsidDel="00AE71EA">
                      <w:rPr>
                        <w:rFonts w:ascii="Calibri" w:hAnsi="Calibri"/>
                        <w:sz w:val="20"/>
                      </w:rPr>
                      <w:delText>0.0 (0.0%)</w:delText>
                    </w:r>
                  </w:del>
                </w:p>
              </w:tc>
              <w:tc>
                <w:tcPr>
                  <w:tcW w:w="0" w:type="dxa"/>
                  <w:tcPrChange w:id="54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758349" w14:textId="4C98F511" w:rsidR="00066508" w:rsidRPr="005A6AA3" w:rsidDel="00AE71EA" w:rsidRDefault="00000000">
                  <w:pPr>
                    <w:keepNext/>
                    <w:widowControl w:val="0"/>
                    <w:spacing w:after="60"/>
                    <w:jc w:val="center"/>
                    <w:rPr>
                      <w:del w:id="5478" w:author="Lorenzo Fabbri" w:date="2024-09-24T14:48:00Z" w16du:dateUtc="2024-09-24T12:48:00Z"/>
                    </w:rPr>
                  </w:pPr>
                  <w:del w:id="5479" w:author="Lorenzo Fabbri" w:date="2024-09-24T14:48:00Z" w16du:dateUtc="2024-09-24T12:48:00Z">
                    <w:r w:rsidRPr="005A6AA3" w:rsidDel="00AE71EA">
                      <w:rPr>
                        <w:rFonts w:ascii="Calibri" w:hAnsi="Calibri"/>
                        <w:sz w:val="20"/>
                      </w:rPr>
                      <w:delText>0.0 (0.0%)</w:delText>
                    </w:r>
                  </w:del>
                </w:p>
              </w:tc>
              <w:tc>
                <w:tcPr>
                  <w:tcW w:w="0" w:type="dxa"/>
                  <w:tcPrChange w:id="54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3A438B" w14:textId="16B6FFA0" w:rsidR="00066508" w:rsidRPr="005A6AA3" w:rsidDel="00AE71EA" w:rsidRDefault="00000000">
                  <w:pPr>
                    <w:keepNext/>
                    <w:widowControl w:val="0"/>
                    <w:spacing w:after="60"/>
                    <w:jc w:val="center"/>
                    <w:rPr>
                      <w:del w:id="5481" w:author="Lorenzo Fabbri" w:date="2024-09-24T14:48:00Z" w16du:dateUtc="2024-09-24T12:48:00Z"/>
                    </w:rPr>
                  </w:pPr>
                  <w:del w:id="5482" w:author="Lorenzo Fabbri" w:date="2024-09-24T14:48:00Z" w16du:dateUtc="2024-09-24T12:48:00Z">
                    <w:r w:rsidRPr="005A6AA3" w:rsidDel="00AE71EA">
                      <w:rPr>
                        <w:rFonts w:ascii="Calibri" w:hAnsi="Calibri"/>
                        <w:sz w:val="20"/>
                      </w:rPr>
                      <w:delText>0.0 (0.0%)</w:delText>
                    </w:r>
                  </w:del>
                </w:p>
              </w:tc>
              <w:tc>
                <w:tcPr>
                  <w:tcW w:w="0" w:type="dxa"/>
                  <w:tcPrChange w:id="54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DCB91" w14:textId="1BCAE1F6" w:rsidR="00066508" w:rsidRPr="005A6AA3" w:rsidDel="00AE71EA" w:rsidRDefault="00000000">
                  <w:pPr>
                    <w:keepNext/>
                    <w:widowControl w:val="0"/>
                    <w:spacing w:after="60"/>
                    <w:jc w:val="center"/>
                    <w:rPr>
                      <w:del w:id="5484" w:author="Lorenzo Fabbri" w:date="2024-09-24T14:48:00Z" w16du:dateUtc="2024-09-24T12:48:00Z"/>
                    </w:rPr>
                  </w:pPr>
                  <w:del w:id="5485" w:author="Lorenzo Fabbri" w:date="2024-09-24T14:48:00Z" w16du:dateUtc="2024-09-24T12:48:00Z">
                    <w:r w:rsidRPr="005A6AA3" w:rsidDel="00AE71EA">
                      <w:rPr>
                        <w:rFonts w:ascii="Calibri" w:hAnsi="Calibri"/>
                        <w:sz w:val="20"/>
                      </w:rPr>
                      <w:delText>0.0 (0.0%)</w:delText>
                    </w:r>
                  </w:del>
                </w:p>
              </w:tc>
              <w:tc>
                <w:tcPr>
                  <w:tcW w:w="0" w:type="dxa"/>
                  <w:tcPrChange w:id="54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B749A0" w14:textId="54C1BD6D" w:rsidR="00066508" w:rsidRPr="005A6AA3" w:rsidDel="00AE71EA" w:rsidRDefault="00000000">
                  <w:pPr>
                    <w:keepNext/>
                    <w:widowControl w:val="0"/>
                    <w:spacing w:after="60"/>
                    <w:jc w:val="center"/>
                    <w:rPr>
                      <w:del w:id="5487" w:author="Lorenzo Fabbri" w:date="2024-09-24T14:48:00Z" w16du:dateUtc="2024-09-24T12:48:00Z"/>
                    </w:rPr>
                  </w:pPr>
                  <w:del w:id="5488" w:author="Lorenzo Fabbri" w:date="2024-09-24T14:48:00Z" w16du:dateUtc="2024-09-24T12:48:00Z">
                    <w:r w:rsidRPr="005A6AA3" w:rsidDel="00AE71EA">
                      <w:rPr>
                        <w:rFonts w:ascii="Calibri" w:hAnsi="Calibri"/>
                        <w:sz w:val="20"/>
                      </w:rPr>
                      <w:delText>0.0 (0.0%)</w:delText>
                    </w:r>
                  </w:del>
                </w:p>
              </w:tc>
              <w:tc>
                <w:tcPr>
                  <w:tcW w:w="0" w:type="dxa"/>
                  <w:tcPrChange w:id="548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59051B1" w14:textId="6540655A" w:rsidR="00066508" w:rsidRPr="005A6AA3" w:rsidDel="00AE71EA" w:rsidRDefault="00000000">
                  <w:pPr>
                    <w:keepNext/>
                    <w:widowControl w:val="0"/>
                    <w:spacing w:after="60"/>
                    <w:jc w:val="center"/>
                    <w:rPr>
                      <w:del w:id="5490" w:author="Lorenzo Fabbri" w:date="2024-09-24T14:48:00Z" w16du:dateUtc="2024-09-24T12:48:00Z"/>
                    </w:rPr>
                  </w:pPr>
                  <w:del w:id="5491" w:author="Lorenzo Fabbri" w:date="2024-09-24T14:48:00Z" w16du:dateUtc="2024-09-24T12:48:00Z">
                    <w:r w:rsidRPr="005A6AA3" w:rsidDel="00AE71EA">
                      <w:rPr>
                        <w:rFonts w:ascii="Calibri" w:hAnsi="Calibri"/>
                        <w:sz w:val="20"/>
                      </w:rPr>
                      <w:delText>0.0 (0.0%)</w:delText>
                    </w:r>
                  </w:del>
                </w:p>
              </w:tc>
              <w:tc>
                <w:tcPr>
                  <w:tcW w:w="0" w:type="dxa"/>
                  <w:tcPrChange w:id="54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AF9F3" w14:textId="4511FC5A" w:rsidR="00066508" w:rsidRPr="005A6AA3" w:rsidDel="00AE71EA" w:rsidRDefault="00000000">
                  <w:pPr>
                    <w:keepNext/>
                    <w:widowControl w:val="0"/>
                    <w:spacing w:after="60"/>
                    <w:jc w:val="center"/>
                    <w:rPr>
                      <w:del w:id="5493" w:author="Lorenzo Fabbri" w:date="2024-09-24T14:48:00Z" w16du:dateUtc="2024-09-24T12:48:00Z"/>
                    </w:rPr>
                  </w:pPr>
                  <w:del w:id="5494" w:author="Lorenzo Fabbri" w:date="2024-09-24T14:48:00Z" w16du:dateUtc="2024-09-24T12:48:00Z">
                    <w:r w:rsidRPr="005A6AA3" w:rsidDel="00AE71EA">
                      <w:rPr>
                        <w:rFonts w:ascii="Calibri" w:hAnsi="Calibri"/>
                        <w:sz w:val="20"/>
                      </w:rPr>
                      <w:delText>0.0 (0.0%)</w:delText>
                    </w:r>
                  </w:del>
                </w:p>
              </w:tc>
            </w:tr>
            <w:tr w:rsidR="00066508" w:rsidRPr="005A6AA3" w:rsidDel="00AE71EA" w14:paraId="6EA9281E" w14:textId="275706D9" w:rsidTr="006C3DDD">
              <w:trPr>
                <w:del w:id="5495" w:author="Lorenzo Fabbri" w:date="2024-09-24T14:48:00Z"/>
                <w:trPrChange w:id="5496" w:author="Lorenzo Fabbri" w:date="2024-09-19T20:38:00Z" w16du:dateUtc="2024-09-19T18:38:00Z">
                  <w:trPr>
                    <w:gridBefore w:val="1"/>
                    <w:cantSplit/>
                    <w:jc w:val="center"/>
                  </w:trPr>
                </w:trPrChange>
              </w:trPr>
              <w:tc>
                <w:tcPr>
                  <w:tcW w:w="0" w:type="dxa"/>
                  <w:tcPrChange w:id="54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F2D6CA1" w14:textId="7AD460EE" w:rsidR="00066508" w:rsidRPr="005A6AA3" w:rsidDel="00AE71EA" w:rsidRDefault="00000000">
                  <w:pPr>
                    <w:keepNext/>
                    <w:widowControl w:val="0"/>
                    <w:spacing w:after="60"/>
                    <w:rPr>
                      <w:del w:id="5498" w:author="Lorenzo Fabbri" w:date="2024-09-24T14:48:00Z" w16du:dateUtc="2024-09-24T12:48:00Z"/>
                    </w:rPr>
                  </w:pPr>
                  <w:del w:id="5499" w:author="Lorenzo Fabbri" w:date="2024-09-24T14:48:00Z" w16du:dateUtc="2024-09-24T12:48:00Z">
                    <w:r w:rsidRPr="005A6AA3" w:rsidDel="00AE71EA">
                      <w:rPr>
                        <w:rFonts w:ascii="Calibri" w:hAnsi="Calibri"/>
                        <w:sz w:val="20"/>
                      </w:rPr>
                      <w:delText>    Unknown</w:delText>
                    </w:r>
                  </w:del>
                </w:p>
              </w:tc>
              <w:tc>
                <w:tcPr>
                  <w:tcW w:w="0" w:type="dxa"/>
                  <w:tcPrChange w:id="55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D2072" w14:textId="1175C482" w:rsidR="00066508" w:rsidRPr="005A6AA3" w:rsidDel="00AE71EA" w:rsidRDefault="00000000">
                  <w:pPr>
                    <w:keepNext/>
                    <w:widowControl w:val="0"/>
                    <w:spacing w:after="60"/>
                    <w:jc w:val="center"/>
                    <w:rPr>
                      <w:del w:id="5501" w:author="Lorenzo Fabbri" w:date="2024-09-24T14:48:00Z" w16du:dateUtc="2024-09-24T12:48:00Z"/>
                    </w:rPr>
                  </w:pPr>
                  <w:del w:id="5502" w:author="Lorenzo Fabbri" w:date="2024-09-24T14:48:00Z" w16du:dateUtc="2024-09-24T12:48:00Z">
                    <w:r w:rsidRPr="005A6AA3" w:rsidDel="00AE71EA">
                      <w:rPr>
                        <w:rFonts w:ascii="Calibri" w:hAnsi="Calibri"/>
                        <w:sz w:val="20"/>
                      </w:rPr>
                      <w:delText>11</w:delText>
                    </w:r>
                  </w:del>
                </w:p>
              </w:tc>
              <w:tc>
                <w:tcPr>
                  <w:tcW w:w="0" w:type="dxa"/>
                  <w:tcPrChange w:id="55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2ABF3" w14:textId="23275EEA" w:rsidR="00066508" w:rsidRPr="005A6AA3" w:rsidDel="00AE71EA" w:rsidRDefault="00000000">
                  <w:pPr>
                    <w:keepNext/>
                    <w:widowControl w:val="0"/>
                    <w:spacing w:after="60"/>
                    <w:jc w:val="center"/>
                    <w:rPr>
                      <w:del w:id="5504" w:author="Lorenzo Fabbri" w:date="2024-09-24T14:48:00Z" w16du:dateUtc="2024-09-24T12:48:00Z"/>
                    </w:rPr>
                  </w:pPr>
                  <w:del w:id="5505" w:author="Lorenzo Fabbri" w:date="2024-09-24T14:48:00Z" w16du:dateUtc="2024-09-24T12:48:00Z">
                    <w:r w:rsidRPr="005A6AA3" w:rsidDel="00AE71EA">
                      <w:rPr>
                        <w:rFonts w:ascii="Calibri" w:hAnsi="Calibri"/>
                        <w:sz w:val="20"/>
                      </w:rPr>
                      <w:delText>0</w:delText>
                    </w:r>
                  </w:del>
                </w:p>
              </w:tc>
              <w:tc>
                <w:tcPr>
                  <w:tcW w:w="0" w:type="dxa"/>
                  <w:tcPrChange w:id="55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4B70C0" w14:textId="609B14CD" w:rsidR="00066508" w:rsidRPr="005A6AA3" w:rsidDel="00AE71EA" w:rsidRDefault="00000000">
                  <w:pPr>
                    <w:keepNext/>
                    <w:widowControl w:val="0"/>
                    <w:spacing w:after="60"/>
                    <w:jc w:val="center"/>
                    <w:rPr>
                      <w:del w:id="5507" w:author="Lorenzo Fabbri" w:date="2024-09-24T14:48:00Z" w16du:dateUtc="2024-09-24T12:48:00Z"/>
                    </w:rPr>
                  </w:pPr>
                  <w:del w:id="5508" w:author="Lorenzo Fabbri" w:date="2024-09-24T14:48:00Z" w16du:dateUtc="2024-09-24T12:48:00Z">
                    <w:r w:rsidRPr="005A6AA3" w:rsidDel="00AE71EA">
                      <w:rPr>
                        <w:rFonts w:ascii="Calibri" w:hAnsi="Calibri"/>
                        <w:sz w:val="20"/>
                      </w:rPr>
                      <w:delText>1</w:delText>
                    </w:r>
                  </w:del>
                </w:p>
              </w:tc>
              <w:tc>
                <w:tcPr>
                  <w:tcW w:w="0" w:type="dxa"/>
                  <w:tcPrChange w:id="55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31701B" w14:textId="37AEEF40" w:rsidR="00066508" w:rsidRPr="005A6AA3" w:rsidDel="00AE71EA" w:rsidRDefault="00000000">
                  <w:pPr>
                    <w:keepNext/>
                    <w:widowControl w:val="0"/>
                    <w:spacing w:after="60"/>
                    <w:jc w:val="center"/>
                    <w:rPr>
                      <w:del w:id="5510" w:author="Lorenzo Fabbri" w:date="2024-09-24T14:48:00Z" w16du:dateUtc="2024-09-24T12:48:00Z"/>
                    </w:rPr>
                  </w:pPr>
                  <w:del w:id="5511" w:author="Lorenzo Fabbri" w:date="2024-09-24T14:48:00Z" w16du:dateUtc="2024-09-24T12:48:00Z">
                    <w:r w:rsidRPr="005A6AA3" w:rsidDel="00AE71EA">
                      <w:rPr>
                        <w:rFonts w:ascii="Calibri" w:hAnsi="Calibri"/>
                        <w:sz w:val="20"/>
                      </w:rPr>
                      <w:delText>0</w:delText>
                    </w:r>
                  </w:del>
                </w:p>
              </w:tc>
              <w:tc>
                <w:tcPr>
                  <w:tcW w:w="0" w:type="dxa"/>
                  <w:tcPrChange w:id="55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A6AD66" w14:textId="73E45964" w:rsidR="00066508" w:rsidRPr="005A6AA3" w:rsidDel="00AE71EA" w:rsidRDefault="00000000">
                  <w:pPr>
                    <w:keepNext/>
                    <w:widowControl w:val="0"/>
                    <w:spacing w:after="60"/>
                    <w:jc w:val="center"/>
                    <w:rPr>
                      <w:del w:id="5513" w:author="Lorenzo Fabbri" w:date="2024-09-24T14:48:00Z" w16du:dateUtc="2024-09-24T12:48:00Z"/>
                    </w:rPr>
                  </w:pPr>
                  <w:del w:id="5514" w:author="Lorenzo Fabbri" w:date="2024-09-24T14:48:00Z" w16du:dateUtc="2024-09-24T12:48:00Z">
                    <w:r w:rsidRPr="005A6AA3" w:rsidDel="00AE71EA">
                      <w:rPr>
                        <w:rFonts w:ascii="Calibri" w:hAnsi="Calibri"/>
                        <w:sz w:val="20"/>
                      </w:rPr>
                      <w:delText>3</w:delText>
                    </w:r>
                  </w:del>
                </w:p>
              </w:tc>
              <w:tc>
                <w:tcPr>
                  <w:tcW w:w="0" w:type="dxa"/>
                  <w:tcPrChange w:id="551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85709FA" w14:textId="14FDB3D0" w:rsidR="00066508" w:rsidRPr="005A6AA3" w:rsidDel="00AE71EA" w:rsidRDefault="00000000">
                  <w:pPr>
                    <w:keepNext/>
                    <w:widowControl w:val="0"/>
                    <w:spacing w:after="60"/>
                    <w:jc w:val="center"/>
                    <w:rPr>
                      <w:del w:id="5516" w:author="Lorenzo Fabbri" w:date="2024-09-24T14:48:00Z" w16du:dateUtc="2024-09-24T12:48:00Z"/>
                    </w:rPr>
                  </w:pPr>
                  <w:del w:id="5517" w:author="Lorenzo Fabbri" w:date="2024-09-24T14:48:00Z" w16du:dateUtc="2024-09-24T12:48:00Z">
                    <w:r w:rsidRPr="005A6AA3" w:rsidDel="00AE71EA">
                      <w:rPr>
                        <w:rFonts w:ascii="Calibri" w:hAnsi="Calibri"/>
                        <w:sz w:val="20"/>
                      </w:rPr>
                      <w:delText>7</w:delText>
                    </w:r>
                  </w:del>
                </w:p>
              </w:tc>
              <w:tc>
                <w:tcPr>
                  <w:tcW w:w="0" w:type="dxa"/>
                  <w:tcPrChange w:id="55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26B98D" w14:textId="554DDE53" w:rsidR="00066508" w:rsidRPr="005A6AA3" w:rsidDel="00AE71EA" w:rsidRDefault="00000000">
                  <w:pPr>
                    <w:keepNext/>
                    <w:widowControl w:val="0"/>
                    <w:spacing w:after="60"/>
                    <w:jc w:val="center"/>
                    <w:rPr>
                      <w:del w:id="5519" w:author="Lorenzo Fabbri" w:date="2024-09-24T14:48:00Z" w16du:dateUtc="2024-09-24T12:48:00Z"/>
                    </w:rPr>
                  </w:pPr>
                  <w:del w:id="5520" w:author="Lorenzo Fabbri" w:date="2024-09-24T14:48:00Z" w16du:dateUtc="2024-09-24T12:48:00Z">
                    <w:r w:rsidRPr="005A6AA3" w:rsidDel="00AE71EA">
                      <w:rPr>
                        <w:rFonts w:ascii="Calibri" w:hAnsi="Calibri"/>
                        <w:sz w:val="20"/>
                      </w:rPr>
                      <w:delText>0</w:delText>
                    </w:r>
                  </w:del>
                </w:p>
              </w:tc>
            </w:tr>
            <w:tr w:rsidR="00066508" w:rsidRPr="005A6AA3" w:rsidDel="00AE71EA" w14:paraId="7EF1A217" w14:textId="6B7D5454" w:rsidTr="006C3DDD">
              <w:trPr>
                <w:del w:id="5521" w:author="Lorenzo Fabbri" w:date="2024-09-24T14:48:00Z"/>
                <w:trPrChange w:id="5522" w:author="Lorenzo Fabbri" w:date="2024-09-19T20:38:00Z" w16du:dateUtc="2024-09-19T18:38:00Z">
                  <w:trPr>
                    <w:gridBefore w:val="1"/>
                    <w:cantSplit/>
                    <w:jc w:val="center"/>
                  </w:trPr>
                </w:trPrChange>
              </w:trPr>
              <w:tc>
                <w:tcPr>
                  <w:tcW w:w="0" w:type="dxa"/>
                  <w:tcPrChange w:id="552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A74F531" w14:textId="4EABA9F5" w:rsidR="00066508" w:rsidRPr="005A6AA3" w:rsidDel="00AE71EA" w:rsidRDefault="00000000">
                  <w:pPr>
                    <w:keepNext/>
                    <w:widowControl w:val="0"/>
                    <w:spacing w:after="60"/>
                    <w:rPr>
                      <w:del w:id="5524" w:author="Lorenzo Fabbri" w:date="2024-09-24T14:48:00Z" w16du:dateUtc="2024-09-24T12:48:00Z"/>
                    </w:rPr>
                  </w:pPr>
                  <w:del w:id="5525" w:author="Lorenzo Fabbri" w:date="2024-09-24T14:48:00Z" w16du:dateUtc="2024-09-24T12:48:00Z">
                    <w:r w:rsidRPr="005A6AA3" w:rsidDel="00AE71EA">
                      <w:rPr>
                        <w:rFonts w:ascii="Calibri" w:hAnsi="Calibri"/>
                        <w:sz w:val="20"/>
                      </w:rPr>
                      <w:delText>Child head circumference (cm)</w:delText>
                    </w:r>
                  </w:del>
                </w:p>
              </w:tc>
              <w:tc>
                <w:tcPr>
                  <w:tcW w:w="0" w:type="dxa"/>
                  <w:tcPrChange w:id="55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EF4107" w14:textId="6D3E069B" w:rsidR="00066508" w:rsidRPr="005A6AA3" w:rsidDel="00AE71EA" w:rsidRDefault="00000000">
                  <w:pPr>
                    <w:keepNext/>
                    <w:widowControl w:val="0"/>
                    <w:spacing w:after="60"/>
                    <w:jc w:val="center"/>
                    <w:rPr>
                      <w:del w:id="5527" w:author="Lorenzo Fabbri" w:date="2024-09-24T14:48:00Z" w16du:dateUtc="2024-09-24T12:48:00Z"/>
                    </w:rPr>
                  </w:pPr>
                  <w:del w:id="5528" w:author="Lorenzo Fabbri" w:date="2024-09-24T14:48:00Z" w16du:dateUtc="2024-09-24T12:48:00Z">
                    <w:r w:rsidRPr="005A6AA3" w:rsidDel="00AE71EA">
                      <w:rPr>
                        <w:rFonts w:ascii="Calibri" w:hAnsi="Calibri"/>
                        <w:sz w:val="20"/>
                      </w:rPr>
                      <w:delText>51.8 (50.6, 52.9)</w:delText>
                    </w:r>
                  </w:del>
                </w:p>
              </w:tc>
              <w:tc>
                <w:tcPr>
                  <w:tcW w:w="0" w:type="dxa"/>
                  <w:tcPrChange w:id="55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9E766C" w14:textId="60FDC73C" w:rsidR="00066508" w:rsidRPr="005A6AA3" w:rsidDel="00AE71EA" w:rsidRDefault="00000000">
                  <w:pPr>
                    <w:keepNext/>
                    <w:widowControl w:val="0"/>
                    <w:spacing w:after="60"/>
                    <w:jc w:val="center"/>
                    <w:rPr>
                      <w:del w:id="5530" w:author="Lorenzo Fabbri" w:date="2024-09-24T14:48:00Z" w16du:dateUtc="2024-09-24T12:48:00Z"/>
                    </w:rPr>
                  </w:pPr>
                  <w:del w:id="5531" w:author="Lorenzo Fabbri" w:date="2024-09-24T14:48:00Z" w16du:dateUtc="2024-09-24T12:48:00Z">
                    <w:r w:rsidRPr="005A6AA3" w:rsidDel="00AE71EA">
                      <w:rPr>
                        <w:rFonts w:ascii="Calibri" w:hAnsi="Calibri"/>
                        <w:sz w:val="20"/>
                      </w:rPr>
                      <w:delText>51.4 (50.3, 52.3)</w:delText>
                    </w:r>
                  </w:del>
                </w:p>
              </w:tc>
              <w:tc>
                <w:tcPr>
                  <w:tcW w:w="0" w:type="dxa"/>
                  <w:tcPrChange w:id="55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1CEA5" w14:textId="2C7B1544" w:rsidR="00066508" w:rsidRPr="005A6AA3" w:rsidDel="00AE71EA" w:rsidRDefault="00000000">
                  <w:pPr>
                    <w:keepNext/>
                    <w:widowControl w:val="0"/>
                    <w:spacing w:after="60"/>
                    <w:jc w:val="center"/>
                    <w:rPr>
                      <w:del w:id="5533" w:author="Lorenzo Fabbri" w:date="2024-09-24T14:48:00Z" w16du:dateUtc="2024-09-24T12:48:00Z"/>
                    </w:rPr>
                  </w:pPr>
                  <w:del w:id="5534" w:author="Lorenzo Fabbri" w:date="2024-09-24T14:48:00Z" w16du:dateUtc="2024-09-24T12:48:00Z">
                    <w:r w:rsidRPr="005A6AA3" w:rsidDel="00AE71EA">
                      <w:rPr>
                        <w:rFonts w:ascii="Calibri" w:hAnsi="Calibri"/>
                        <w:sz w:val="20"/>
                      </w:rPr>
                      <w:delText>50.5 (49.5, 52.0)</w:delText>
                    </w:r>
                  </w:del>
                </w:p>
              </w:tc>
              <w:tc>
                <w:tcPr>
                  <w:tcW w:w="0" w:type="dxa"/>
                  <w:tcPrChange w:id="55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D17FBC" w14:textId="54041D77" w:rsidR="00066508" w:rsidRPr="005A6AA3" w:rsidDel="00AE71EA" w:rsidRDefault="00000000">
                  <w:pPr>
                    <w:keepNext/>
                    <w:widowControl w:val="0"/>
                    <w:spacing w:after="60"/>
                    <w:jc w:val="center"/>
                    <w:rPr>
                      <w:del w:id="5536" w:author="Lorenzo Fabbri" w:date="2024-09-24T14:48:00Z" w16du:dateUtc="2024-09-24T12:48:00Z"/>
                    </w:rPr>
                  </w:pPr>
                  <w:del w:id="5537" w:author="Lorenzo Fabbri" w:date="2024-09-24T14:48:00Z" w16du:dateUtc="2024-09-24T12:48:00Z">
                    <w:r w:rsidRPr="005A6AA3" w:rsidDel="00AE71EA">
                      <w:rPr>
                        <w:rFonts w:ascii="Calibri" w:hAnsi="Calibri"/>
                        <w:sz w:val="20"/>
                      </w:rPr>
                      <w:delText>52.3 (51.3, 53.3)</w:delText>
                    </w:r>
                  </w:del>
                </w:p>
              </w:tc>
              <w:tc>
                <w:tcPr>
                  <w:tcW w:w="0" w:type="dxa"/>
                  <w:tcPrChange w:id="55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E2970" w14:textId="25D307B9" w:rsidR="00066508" w:rsidRPr="005A6AA3" w:rsidDel="00AE71EA" w:rsidRDefault="00000000">
                  <w:pPr>
                    <w:keepNext/>
                    <w:widowControl w:val="0"/>
                    <w:spacing w:after="60"/>
                    <w:jc w:val="center"/>
                    <w:rPr>
                      <w:del w:id="5539" w:author="Lorenzo Fabbri" w:date="2024-09-24T14:48:00Z" w16du:dateUtc="2024-09-24T12:48:00Z"/>
                    </w:rPr>
                  </w:pPr>
                  <w:del w:id="5540" w:author="Lorenzo Fabbri" w:date="2024-09-24T14:48:00Z" w16du:dateUtc="2024-09-24T12:48:00Z">
                    <w:r w:rsidRPr="005A6AA3" w:rsidDel="00AE71EA">
                      <w:rPr>
                        <w:rFonts w:ascii="Calibri" w:hAnsi="Calibri"/>
                        <w:sz w:val="20"/>
                      </w:rPr>
                      <w:delText>52.0 (51.0, 53.0)</w:delText>
                    </w:r>
                  </w:del>
                </w:p>
              </w:tc>
              <w:tc>
                <w:tcPr>
                  <w:tcW w:w="0" w:type="dxa"/>
                  <w:tcPrChange w:id="554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2874DF" w14:textId="33E181E8" w:rsidR="00066508" w:rsidRPr="005A6AA3" w:rsidDel="00AE71EA" w:rsidRDefault="00000000">
                  <w:pPr>
                    <w:keepNext/>
                    <w:widowControl w:val="0"/>
                    <w:spacing w:after="60"/>
                    <w:jc w:val="center"/>
                    <w:rPr>
                      <w:del w:id="5542" w:author="Lorenzo Fabbri" w:date="2024-09-24T14:48:00Z" w16du:dateUtc="2024-09-24T12:48:00Z"/>
                    </w:rPr>
                  </w:pPr>
                  <w:del w:id="5543" w:author="Lorenzo Fabbri" w:date="2024-09-24T14:48:00Z" w16du:dateUtc="2024-09-24T12:48:00Z">
                    <w:r w:rsidRPr="005A6AA3" w:rsidDel="00AE71EA">
                      <w:rPr>
                        <w:rFonts w:ascii="Calibri" w:hAnsi="Calibri"/>
                        <w:sz w:val="20"/>
                      </w:rPr>
                      <w:delText>52.5 (51.5, 53.6)</w:delText>
                    </w:r>
                  </w:del>
                </w:p>
              </w:tc>
              <w:tc>
                <w:tcPr>
                  <w:tcW w:w="0" w:type="dxa"/>
                  <w:tcPrChange w:id="55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1857EA" w14:textId="02FAD300" w:rsidR="00066508" w:rsidRPr="005A6AA3" w:rsidDel="00AE71EA" w:rsidRDefault="00000000">
                  <w:pPr>
                    <w:keepNext/>
                    <w:widowControl w:val="0"/>
                    <w:spacing w:after="60"/>
                    <w:jc w:val="center"/>
                    <w:rPr>
                      <w:del w:id="5545" w:author="Lorenzo Fabbri" w:date="2024-09-24T14:48:00Z" w16du:dateUtc="2024-09-24T12:48:00Z"/>
                    </w:rPr>
                  </w:pPr>
                  <w:del w:id="5546" w:author="Lorenzo Fabbri" w:date="2024-09-24T14:48:00Z" w16du:dateUtc="2024-09-24T12:48:00Z">
                    <w:r w:rsidRPr="005A6AA3" w:rsidDel="00AE71EA">
                      <w:rPr>
                        <w:rFonts w:ascii="Calibri" w:hAnsi="Calibri"/>
                        <w:sz w:val="20"/>
                      </w:rPr>
                      <w:delText>51.2 (50.2, 52.0)</w:delText>
                    </w:r>
                  </w:del>
                </w:p>
              </w:tc>
            </w:tr>
            <w:tr w:rsidR="00066508" w:rsidRPr="005A6AA3" w:rsidDel="00AE71EA" w14:paraId="0D9EBDAE" w14:textId="7202C17F" w:rsidTr="006C3DDD">
              <w:trPr>
                <w:del w:id="5547" w:author="Lorenzo Fabbri" w:date="2024-09-24T14:48:00Z"/>
                <w:trPrChange w:id="5548" w:author="Lorenzo Fabbri" w:date="2024-09-19T20:38:00Z" w16du:dateUtc="2024-09-19T18:38:00Z">
                  <w:trPr>
                    <w:gridBefore w:val="1"/>
                    <w:cantSplit/>
                    <w:jc w:val="center"/>
                  </w:trPr>
                </w:trPrChange>
              </w:trPr>
              <w:tc>
                <w:tcPr>
                  <w:tcW w:w="0" w:type="dxa"/>
                  <w:tcPrChange w:id="55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6E456C0" w14:textId="5784D48E" w:rsidR="00066508" w:rsidRPr="005A6AA3" w:rsidDel="00AE71EA" w:rsidRDefault="00000000">
                  <w:pPr>
                    <w:keepNext/>
                    <w:widowControl w:val="0"/>
                    <w:spacing w:after="60"/>
                    <w:rPr>
                      <w:del w:id="5550" w:author="Lorenzo Fabbri" w:date="2024-09-24T14:48:00Z" w16du:dateUtc="2024-09-24T12:48:00Z"/>
                    </w:rPr>
                  </w:pPr>
                  <w:del w:id="5551" w:author="Lorenzo Fabbri" w:date="2024-09-24T14:48:00Z" w16du:dateUtc="2024-09-24T12:48:00Z">
                    <w:r w:rsidRPr="005A6AA3" w:rsidDel="00AE71EA">
                      <w:rPr>
                        <w:rFonts w:ascii="Calibri" w:hAnsi="Calibri"/>
                        <w:sz w:val="20"/>
                      </w:rPr>
                      <w:delText>    Unknown</w:delText>
                    </w:r>
                  </w:del>
                </w:p>
              </w:tc>
              <w:tc>
                <w:tcPr>
                  <w:tcW w:w="0" w:type="dxa"/>
                  <w:tcPrChange w:id="55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0CA1B" w14:textId="7DF7D895" w:rsidR="00066508" w:rsidRPr="005A6AA3" w:rsidDel="00AE71EA" w:rsidRDefault="00000000">
                  <w:pPr>
                    <w:keepNext/>
                    <w:widowControl w:val="0"/>
                    <w:spacing w:after="60"/>
                    <w:jc w:val="center"/>
                    <w:rPr>
                      <w:del w:id="5553" w:author="Lorenzo Fabbri" w:date="2024-09-24T14:48:00Z" w16du:dateUtc="2024-09-24T12:48:00Z"/>
                    </w:rPr>
                  </w:pPr>
                  <w:del w:id="5554" w:author="Lorenzo Fabbri" w:date="2024-09-24T14:48:00Z" w16du:dateUtc="2024-09-24T12:48:00Z">
                    <w:r w:rsidRPr="005A6AA3" w:rsidDel="00AE71EA">
                      <w:rPr>
                        <w:rFonts w:ascii="Calibri" w:hAnsi="Calibri"/>
                        <w:sz w:val="20"/>
                      </w:rPr>
                      <w:delText>3</w:delText>
                    </w:r>
                  </w:del>
                </w:p>
              </w:tc>
              <w:tc>
                <w:tcPr>
                  <w:tcW w:w="0" w:type="dxa"/>
                  <w:tcPrChange w:id="55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B65D27" w14:textId="3D91E068" w:rsidR="00066508" w:rsidRPr="005A6AA3" w:rsidDel="00AE71EA" w:rsidRDefault="00000000">
                  <w:pPr>
                    <w:keepNext/>
                    <w:widowControl w:val="0"/>
                    <w:spacing w:after="60"/>
                    <w:jc w:val="center"/>
                    <w:rPr>
                      <w:del w:id="5556" w:author="Lorenzo Fabbri" w:date="2024-09-24T14:48:00Z" w16du:dateUtc="2024-09-24T12:48:00Z"/>
                    </w:rPr>
                  </w:pPr>
                  <w:del w:id="5557" w:author="Lorenzo Fabbri" w:date="2024-09-24T14:48:00Z" w16du:dateUtc="2024-09-24T12:48:00Z">
                    <w:r w:rsidRPr="005A6AA3" w:rsidDel="00AE71EA">
                      <w:rPr>
                        <w:rFonts w:ascii="Calibri" w:hAnsi="Calibri"/>
                        <w:sz w:val="20"/>
                      </w:rPr>
                      <w:delText>0</w:delText>
                    </w:r>
                  </w:del>
                </w:p>
              </w:tc>
              <w:tc>
                <w:tcPr>
                  <w:tcW w:w="0" w:type="dxa"/>
                  <w:tcPrChange w:id="55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2077DD" w14:textId="57ADAEFE" w:rsidR="00066508" w:rsidRPr="005A6AA3" w:rsidDel="00AE71EA" w:rsidRDefault="00000000">
                  <w:pPr>
                    <w:keepNext/>
                    <w:widowControl w:val="0"/>
                    <w:spacing w:after="60"/>
                    <w:jc w:val="center"/>
                    <w:rPr>
                      <w:del w:id="5559" w:author="Lorenzo Fabbri" w:date="2024-09-24T14:48:00Z" w16du:dateUtc="2024-09-24T12:48:00Z"/>
                    </w:rPr>
                  </w:pPr>
                  <w:del w:id="5560" w:author="Lorenzo Fabbri" w:date="2024-09-24T14:48:00Z" w16du:dateUtc="2024-09-24T12:48:00Z">
                    <w:r w:rsidRPr="005A6AA3" w:rsidDel="00AE71EA">
                      <w:rPr>
                        <w:rFonts w:ascii="Calibri" w:hAnsi="Calibri"/>
                        <w:sz w:val="20"/>
                      </w:rPr>
                      <w:delText>0</w:delText>
                    </w:r>
                  </w:del>
                </w:p>
              </w:tc>
              <w:tc>
                <w:tcPr>
                  <w:tcW w:w="0" w:type="dxa"/>
                  <w:tcPrChange w:id="55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A312D4" w14:textId="6EF76081" w:rsidR="00066508" w:rsidRPr="005A6AA3" w:rsidDel="00AE71EA" w:rsidRDefault="00000000">
                  <w:pPr>
                    <w:keepNext/>
                    <w:widowControl w:val="0"/>
                    <w:spacing w:after="60"/>
                    <w:jc w:val="center"/>
                    <w:rPr>
                      <w:del w:id="5562" w:author="Lorenzo Fabbri" w:date="2024-09-24T14:48:00Z" w16du:dateUtc="2024-09-24T12:48:00Z"/>
                    </w:rPr>
                  </w:pPr>
                  <w:del w:id="5563" w:author="Lorenzo Fabbri" w:date="2024-09-24T14:48:00Z" w16du:dateUtc="2024-09-24T12:48:00Z">
                    <w:r w:rsidRPr="005A6AA3" w:rsidDel="00AE71EA">
                      <w:rPr>
                        <w:rFonts w:ascii="Calibri" w:hAnsi="Calibri"/>
                        <w:sz w:val="20"/>
                      </w:rPr>
                      <w:delText>0</w:delText>
                    </w:r>
                  </w:del>
                </w:p>
              </w:tc>
              <w:tc>
                <w:tcPr>
                  <w:tcW w:w="0" w:type="dxa"/>
                  <w:tcPrChange w:id="55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63C0A" w14:textId="24220360" w:rsidR="00066508" w:rsidRPr="005A6AA3" w:rsidDel="00AE71EA" w:rsidRDefault="00000000">
                  <w:pPr>
                    <w:keepNext/>
                    <w:widowControl w:val="0"/>
                    <w:spacing w:after="60"/>
                    <w:jc w:val="center"/>
                    <w:rPr>
                      <w:del w:id="5565" w:author="Lorenzo Fabbri" w:date="2024-09-24T14:48:00Z" w16du:dateUtc="2024-09-24T12:48:00Z"/>
                    </w:rPr>
                  </w:pPr>
                  <w:del w:id="5566" w:author="Lorenzo Fabbri" w:date="2024-09-24T14:48:00Z" w16du:dateUtc="2024-09-24T12:48:00Z">
                    <w:r w:rsidRPr="005A6AA3" w:rsidDel="00AE71EA">
                      <w:rPr>
                        <w:rFonts w:ascii="Calibri" w:hAnsi="Calibri"/>
                        <w:sz w:val="20"/>
                      </w:rPr>
                      <w:delText>0</w:delText>
                    </w:r>
                  </w:del>
                </w:p>
              </w:tc>
              <w:tc>
                <w:tcPr>
                  <w:tcW w:w="0" w:type="dxa"/>
                  <w:tcPrChange w:id="556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C0A0A33" w14:textId="356D95D6" w:rsidR="00066508" w:rsidRPr="005A6AA3" w:rsidDel="00AE71EA" w:rsidRDefault="00000000">
                  <w:pPr>
                    <w:keepNext/>
                    <w:widowControl w:val="0"/>
                    <w:spacing w:after="60"/>
                    <w:jc w:val="center"/>
                    <w:rPr>
                      <w:del w:id="5568" w:author="Lorenzo Fabbri" w:date="2024-09-24T14:48:00Z" w16du:dateUtc="2024-09-24T12:48:00Z"/>
                    </w:rPr>
                  </w:pPr>
                  <w:del w:id="5569" w:author="Lorenzo Fabbri" w:date="2024-09-24T14:48:00Z" w16du:dateUtc="2024-09-24T12:48:00Z">
                    <w:r w:rsidRPr="005A6AA3" w:rsidDel="00AE71EA">
                      <w:rPr>
                        <w:rFonts w:ascii="Calibri" w:hAnsi="Calibri"/>
                        <w:sz w:val="20"/>
                      </w:rPr>
                      <w:delText>0</w:delText>
                    </w:r>
                  </w:del>
                </w:p>
              </w:tc>
              <w:tc>
                <w:tcPr>
                  <w:tcW w:w="0" w:type="dxa"/>
                  <w:tcPrChange w:id="55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3613B4" w14:textId="297E6C05" w:rsidR="00066508" w:rsidRPr="005A6AA3" w:rsidDel="00AE71EA" w:rsidRDefault="00000000">
                  <w:pPr>
                    <w:keepNext/>
                    <w:widowControl w:val="0"/>
                    <w:spacing w:after="60"/>
                    <w:jc w:val="center"/>
                    <w:rPr>
                      <w:del w:id="5571" w:author="Lorenzo Fabbri" w:date="2024-09-24T14:48:00Z" w16du:dateUtc="2024-09-24T12:48:00Z"/>
                    </w:rPr>
                  </w:pPr>
                  <w:del w:id="5572" w:author="Lorenzo Fabbri" w:date="2024-09-24T14:48:00Z" w16du:dateUtc="2024-09-24T12:48:00Z">
                    <w:r w:rsidRPr="005A6AA3" w:rsidDel="00AE71EA">
                      <w:rPr>
                        <w:rFonts w:ascii="Calibri" w:hAnsi="Calibri"/>
                        <w:sz w:val="20"/>
                      </w:rPr>
                      <w:delText>3</w:delText>
                    </w:r>
                  </w:del>
                </w:p>
              </w:tc>
            </w:tr>
            <w:tr w:rsidR="00066508" w:rsidRPr="005A6AA3" w:rsidDel="00AE71EA" w14:paraId="5B1AE0B9" w14:textId="500EC2F4" w:rsidTr="006C3DDD">
              <w:trPr>
                <w:del w:id="5573" w:author="Lorenzo Fabbri" w:date="2024-09-24T14:48:00Z"/>
                <w:trPrChange w:id="5574" w:author="Lorenzo Fabbri" w:date="2024-09-19T20:38:00Z" w16du:dateUtc="2024-09-19T18:38:00Z">
                  <w:trPr>
                    <w:gridBefore w:val="1"/>
                    <w:cantSplit/>
                    <w:jc w:val="center"/>
                  </w:trPr>
                </w:trPrChange>
              </w:trPr>
              <w:tc>
                <w:tcPr>
                  <w:tcW w:w="0" w:type="dxa"/>
                  <w:tcPrChange w:id="55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DF7529" w14:textId="42261144" w:rsidR="00066508" w:rsidRPr="005A6AA3" w:rsidDel="00AE71EA" w:rsidRDefault="00000000">
                  <w:pPr>
                    <w:keepNext/>
                    <w:widowControl w:val="0"/>
                    <w:spacing w:after="60"/>
                    <w:rPr>
                      <w:del w:id="5576" w:author="Lorenzo Fabbri" w:date="2024-09-24T14:48:00Z" w16du:dateUtc="2024-09-24T12:48:00Z"/>
                    </w:rPr>
                  </w:pPr>
                  <w:del w:id="5577" w:author="Lorenzo Fabbri" w:date="2024-09-24T14:48:00Z" w16du:dateUtc="2024-09-24T12:48:00Z">
                    <w:r w:rsidRPr="005A6AA3" w:rsidDel="00AE71EA">
                      <w:rPr>
                        <w:rFonts w:ascii="Calibri" w:hAnsi="Calibri"/>
                        <w:sz w:val="20"/>
                      </w:rPr>
                      <w:delText>Child height (m)</w:delText>
                    </w:r>
                  </w:del>
                </w:p>
              </w:tc>
              <w:tc>
                <w:tcPr>
                  <w:tcW w:w="0" w:type="dxa"/>
                  <w:tcPrChange w:id="55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9E5B2C" w14:textId="18E2505C" w:rsidR="00066508" w:rsidRPr="005A6AA3" w:rsidDel="00AE71EA" w:rsidRDefault="00000000">
                  <w:pPr>
                    <w:keepNext/>
                    <w:widowControl w:val="0"/>
                    <w:spacing w:after="60"/>
                    <w:jc w:val="center"/>
                    <w:rPr>
                      <w:del w:id="5579" w:author="Lorenzo Fabbri" w:date="2024-09-24T14:48:00Z" w16du:dateUtc="2024-09-24T12:48:00Z"/>
                    </w:rPr>
                  </w:pPr>
                  <w:del w:id="5580" w:author="Lorenzo Fabbri" w:date="2024-09-24T14:48:00Z" w16du:dateUtc="2024-09-24T12:48:00Z">
                    <w:r w:rsidRPr="005A6AA3" w:rsidDel="00AE71EA">
                      <w:rPr>
                        <w:rFonts w:ascii="Calibri" w:hAnsi="Calibri"/>
                        <w:sz w:val="20"/>
                      </w:rPr>
                      <w:delText>1.3 (1.2, 1.4)</w:delText>
                    </w:r>
                  </w:del>
                </w:p>
              </w:tc>
              <w:tc>
                <w:tcPr>
                  <w:tcW w:w="0" w:type="dxa"/>
                  <w:tcPrChange w:id="55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C6014" w14:textId="3FA8F226" w:rsidR="00066508" w:rsidRPr="005A6AA3" w:rsidDel="00AE71EA" w:rsidRDefault="00000000">
                  <w:pPr>
                    <w:keepNext/>
                    <w:widowControl w:val="0"/>
                    <w:spacing w:after="60"/>
                    <w:jc w:val="center"/>
                    <w:rPr>
                      <w:del w:id="5582" w:author="Lorenzo Fabbri" w:date="2024-09-24T14:48:00Z" w16du:dateUtc="2024-09-24T12:48:00Z"/>
                    </w:rPr>
                  </w:pPr>
                  <w:del w:id="5583" w:author="Lorenzo Fabbri" w:date="2024-09-24T14:48:00Z" w16du:dateUtc="2024-09-24T12:48:00Z">
                    <w:r w:rsidRPr="005A6AA3" w:rsidDel="00AE71EA">
                      <w:rPr>
                        <w:rFonts w:ascii="Calibri" w:hAnsi="Calibri"/>
                        <w:sz w:val="20"/>
                      </w:rPr>
                      <w:delText>1.2 (1.2, 1.2)</w:delText>
                    </w:r>
                  </w:del>
                </w:p>
              </w:tc>
              <w:tc>
                <w:tcPr>
                  <w:tcW w:w="0" w:type="dxa"/>
                  <w:tcPrChange w:id="55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9EC8D7" w14:textId="74C2F8E5" w:rsidR="00066508" w:rsidRPr="005A6AA3" w:rsidDel="00AE71EA" w:rsidRDefault="00000000">
                  <w:pPr>
                    <w:keepNext/>
                    <w:widowControl w:val="0"/>
                    <w:spacing w:after="60"/>
                    <w:jc w:val="center"/>
                    <w:rPr>
                      <w:del w:id="5585" w:author="Lorenzo Fabbri" w:date="2024-09-24T14:48:00Z" w16du:dateUtc="2024-09-24T12:48:00Z"/>
                    </w:rPr>
                  </w:pPr>
                  <w:del w:id="5586" w:author="Lorenzo Fabbri" w:date="2024-09-24T14:48:00Z" w16du:dateUtc="2024-09-24T12:48:00Z">
                    <w:r w:rsidRPr="005A6AA3" w:rsidDel="00AE71EA">
                      <w:rPr>
                        <w:rFonts w:ascii="Calibri" w:hAnsi="Calibri"/>
                        <w:sz w:val="20"/>
                      </w:rPr>
                      <w:delText>1.4 (1.4, 1.5)</w:delText>
                    </w:r>
                  </w:del>
                </w:p>
              </w:tc>
              <w:tc>
                <w:tcPr>
                  <w:tcW w:w="0" w:type="dxa"/>
                  <w:tcPrChange w:id="55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BB766" w14:textId="289BAC90" w:rsidR="00066508" w:rsidRPr="005A6AA3" w:rsidDel="00AE71EA" w:rsidRDefault="00000000">
                  <w:pPr>
                    <w:keepNext/>
                    <w:widowControl w:val="0"/>
                    <w:spacing w:after="60"/>
                    <w:jc w:val="center"/>
                    <w:rPr>
                      <w:del w:id="5588" w:author="Lorenzo Fabbri" w:date="2024-09-24T14:48:00Z" w16du:dateUtc="2024-09-24T12:48:00Z"/>
                    </w:rPr>
                  </w:pPr>
                  <w:del w:id="5589" w:author="Lorenzo Fabbri" w:date="2024-09-24T14:48:00Z" w16du:dateUtc="2024-09-24T12:48:00Z">
                    <w:r w:rsidRPr="005A6AA3" w:rsidDel="00AE71EA">
                      <w:rPr>
                        <w:rFonts w:ascii="Calibri" w:hAnsi="Calibri"/>
                        <w:sz w:val="20"/>
                      </w:rPr>
                      <w:delText>1.3 (1.3, 1.4)</w:delText>
                    </w:r>
                  </w:del>
                </w:p>
              </w:tc>
              <w:tc>
                <w:tcPr>
                  <w:tcW w:w="0" w:type="dxa"/>
                  <w:tcPrChange w:id="55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78EFB" w14:textId="336A1685" w:rsidR="00066508" w:rsidRPr="005A6AA3" w:rsidDel="00AE71EA" w:rsidRDefault="00000000">
                  <w:pPr>
                    <w:keepNext/>
                    <w:widowControl w:val="0"/>
                    <w:spacing w:after="60"/>
                    <w:jc w:val="center"/>
                    <w:rPr>
                      <w:del w:id="5591" w:author="Lorenzo Fabbri" w:date="2024-09-24T14:48:00Z" w16du:dateUtc="2024-09-24T12:48:00Z"/>
                    </w:rPr>
                  </w:pPr>
                  <w:del w:id="5592" w:author="Lorenzo Fabbri" w:date="2024-09-24T14:48:00Z" w16du:dateUtc="2024-09-24T12:48:00Z">
                    <w:r w:rsidRPr="005A6AA3" w:rsidDel="00AE71EA">
                      <w:rPr>
                        <w:rFonts w:ascii="Calibri" w:hAnsi="Calibri"/>
                        <w:sz w:val="20"/>
                      </w:rPr>
                      <w:delText>1.2 (1.2, 1.3)</w:delText>
                    </w:r>
                  </w:del>
                </w:p>
              </w:tc>
              <w:tc>
                <w:tcPr>
                  <w:tcW w:w="0" w:type="dxa"/>
                  <w:tcPrChange w:id="559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F052599" w14:textId="6AF8E372" w:rsidR="00066508" w:rsidRPr="005A6AA3" w:rsidDel="00AE71EA" w:rsidRDefault="00000000">
                  <w:pPr>
                    <w:keepNext/>
                    <w:widowControl w:val="0"/>
                    <w:spacing w:after="60"/>
                    <w:jc w:val="center"/>
                    <w:rPr>
                      <w:del w:id="5594" w:author="Lorenzo Fabbri" w:date="2024-09-24T14:48:00Z" w16du:dateUtc="2024-09-24T12:48:00Z"/>
                    </w:rPr>
                  </w:pPr>
                  <w:del w:id="5595" w:author="Lorenzo Fabbri" w:date="2024-09-24T14:48:00Z" w16du:dateUtc="2024-09-24T12:48:00Z">
                    <w:r w:rsidRPr="005A6AA3" w:rsidDel="00AE71EA">
                      <w:rPr>
                        <w:rFonts w:ascii="Calibri" w:hAnsi="Calibri"/>
                        <w:sz w:val="20"/>
                      </w:rPr>
                      <w:delText>1.3 (1.3, 1.4)</w:delText>
                    </w:r>
                  </w:del>
                </w:p>
              </w:tc>
              <w:tc>
                <w:tcPr>
                  <w:tcW w:w="0" w:type="dxa"/>
                  <w:tcPrChange w:id="55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80466F" w14:textId="05C42010" w:rsidR="00066508" w:rsidRPr="005A6AA3" w:rsidDel="00AE71EA" w:rsidRDefault="00000000">
                  <w:pPr>
                    <w:keepNext/>
                    <w:widowControl w:val="0"/>
                    <w:spacing w:after="60"/>
                    <w:jc w:val="center"/>
                    <w:rPr>
                      <w:del w:id="5597" w:author="Lorenzo Fabbri" w:date="2024-09-24T14:48:00Z" w16du:dateUtc="2024-09-24T12:48:00Z"/>
                    </w:rPr>
                  </w:pPr>
                  <w:del w:id="5598" w:author="Lorenzo Fabbri" w:date="2024-09-24T14:48:00Z" w16du:dateUtc="2024-09-24T12:48:00Z">
                    <w:r w:rsidRPr="005A6AA3" w:rsidDel="00AE71EA">
                      <w:rPr>
                        <w:rFonts w:ascii="Calibri" w:hAnsi="Calibri"/>
                        <w:sz w:val="20"/>
                      </w:rPr>
                      <w:delText>1.2 (1.2, 1.2)</w:delText>
                    </w:r>
                  </w:del>
                </w:p>
              </w:tc>
            </w:tr>
            <w:tr w:rsidR="00066508" w:rsidRPr="005A6AA3" w:rsidDel="00AE71EA" w14:paraId="0F0EAE9A" w14:textId="23F77D20" w:rsidTr="006C3DDD">
              <w:trPr>
                <w:del w:id="5599" w:author="Lorenzo Fabbri" w:date="2024-09-24T14:48:00Z"/>
                <w:trPrChange w:id="5600" w:author="Lorenzo Fabbri" w:date="2024-09-19T20:38:00Z" w16du:dateUtc="2024-09-19T18:38:00Z">
                  <w:trPr>
                    <w:gridBefore w:val="1"/>
                    <w:cantSplit/>
                    <w:jc w:val="center"/>
                  </w:trPr>
                </w:trPrChange>
              </w:trPr>
              <w:tc>
                <w:tcPr>
                  <w:tcW w:w="0" w:type="dxa"/>
                  <w:tcPrChange w:id="56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2BEF3A" w14:textId="51E105DF" w:rsidR="00066508" w:rsidRPr="005A6AA3" w:rsidDel="00AE71EA" w:rsidRDefault="00000000">
                  <w:pPr>
                    <w:keepNext/>
                    <w:widowControl w:val="0"/>
                    <w:spacing w:after="60"/>
                    <w:rPr>
                      <w:del w:id="5602" w:author="Lorenzo Fabbri" w:date="2024-09-24T14:48:00Z" w16du:dateUtc="2024-09-24T12:48:00Z"/>
                    </w:rPr>
                  </w:pPr>
                  <w:del w:id="5603" w:author="Lorenzo Fabbri" w:date="2024-09-24T14:48:00Z" w16du:dateUtc="2024-09-24T12:48:00Z">
                    <w:r w:rsidRPr="005A6AA3" w:rsidDel="00AE71EA">
                      <w:rPr>
                        <w:rFonts w:ascii="Calibri" w:hAnsi="Calibri"/>
                        <w:sz w:val="20"/>
                      </w:rPr>
                      <w:delText>Child neuropsychological diagnosis</w:delText>
                    </w:r>
                  </w:del>
                </w:p>
              </w:tc>
              <w:tc>
                <w:tcPr>
                  <w:tcW w:w="0" w:type="dxa"/>
                  <w:tcPrChange w:id="56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854BA0" w14:textId="7E32E0B5" w:rsidR="00066508" w:rsidRPr="005A6AA3" w:rsidDel="00AE71EA" w:rsidRDefault="00000000">
                  <w:pPr>
                    <w:keepNext/>
                    <w:widowControl w:val="0"/>
                    <w:spacing w:after="60"/>
                    <w:jc w:val="center"/>
                    <w:rPr>
                      <w:del w:id="5605" w:author="Lorenzo Fabbri" w:date="2024-09-24T14:48:00Z" w16du:dateUtc="2024-09-24T12:48:00Z"/>
                    </w:rPr>
                  </w:pPr>
                  <w:del w:id="5606" w:author="Lorenzo Fabbri" w:date="2024-09-24T14:48:00Z" w16du:dateUtc="2024-09-24T12:48:00Z">
                    <w:r w:rsidRPr="005A6AA3" w:rsidDel="00AE71EA">
                      <w:rPr>
                        <w:rFonts w:ascii="Calibri" w:hAnsi="Calibri"/>
                        <w:sz w:val="20"/>
                      </w:rPr>
                      <w:delText>95.0 (7.3%)</w:delText>
                    </w:r>
                  </w:del>
                </w:p>
              </w:tc>
              <w:tc>
                <w:tcPr>
                  <w:tcW w:w="0" w:type="dxa"/>
                  <w:tcPrChange w:id="56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B324DE" w14:textId="34B61479" w:rsidR="00066508" w:rsidRPr="005A6AA3" w:rsidDel="00AE71EA" w:rsidRDefault="00000000">
                  <w:pPr>
                    <w:keepNext/>
                    <w:widowControl w:val="0"/>
                    <w:spacing w:after="60"/>
                    <w:jc w:val="center"/>
                    <w:rPr>
                      <w:del w:id="5608" w:author="Lorenzo Fabbri" w:date="2024-09-24T14:48:00Z" w16du:dateUtc="2024-09-24T12:48:00Z"/>
                    </w:rPr>
                  </w:pPr>
                  <w:del w:id="5609" w:author="Lorenzo Fabbri" w:date="2024-09-24T14:48:00Z" w16du:dateUtc="2024-09-24T12:48:00Z">
                    <w:r w:rsidRPr="005A6AA3" w:rsidDel="00AE71EA">
                      <w:rPr>
                        <w:rFonts w:ascii="Calibri" w:hAnsi="Calibri"/>
                        <w:sz w:val="20"/>
                      </w:rPr>
                      <w:delText>3.0 (1.5%)</w:delText>
                    </w:r>
                  </w:del>
                </w:p>
              </w:tc>
              <w:tc>
                <w:tcPr>
                  <w:tcW w:w="0" w:type="dxa"/>
                  <w:tcPrChange w:id="56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9A607E" w14:textId="4973FD46" w:rsidR="00066508" w:rsidRPr="005A6AA3" w:rsidDel="00AE71EA" w:rsidRDefault="00000000">
                  <w:pPr>
                    <w:keepNext/>
                    <w:widowControl w:val="0"/>
                    <w:spacing w:after="60"/>
                    <w:jc w:val="center"/>
                    <w:rPr>
                      <w:del w:id="5611" w:author="Lorenzo Fabbri" w:date="2024-09-24T14:48:00Z" w16du:dateUtc="2024-09-24T12:48:00Z"/>
                    </w:rPr>
                  </w:pPr>
                  <w:del w:id="5612" w:author="Lorenzo Fabbri" w:date="2024-09-24T14:48:00Z" w16du:dateUtc="2024-09-24T12:48:00Z">
                    <w:r w:rsidRPr="005A6AA3" w:rsidDel="00AE71EA">
                      <w:rPr>
                        <w:rFonts w:ascii="Calibri" w:hAnsi="Calibri"/>
                        <w:sz w:val="20"/>
                      </w:rPr>
                      <w:delText>58.0 (29.3%)</w:delText>
                    </w:r>
                  </w:del>
                </w:p>
              </w:tc>
              <w:tc>
                <w:tcPr>
                  <w:tcW w:w="0" w:type="dxa"/>
                  <w:tcPrChange w:id="56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74A7C1" w14:textId="7D392780" w:rsidR="00066508" w:rsidRPr="005A6AA3" w:rsidDel="00AE71EA" w:rsidRDefault="00000000">
                  <w:pPr>
                    <w:keepNext/>
                    <w:widowControl w:val="0"/>
                    <w:spacing w:after="60"/>
                    <w:jc w:val="center"/>
                    <w:rPr>
                      <w:del w:id="5614" w:author="Lorenzo Fabbri" w:date="2024-09-24T14:48:00Z" w16du:dateUtc="2024-09-24T12:48:00Z"/>
                    </w:rPr>
                  </w:pPr>
                  <w:del w:id="5615" w:author="Lorenzo Fabbri" w:date="2024-09-24T14:48:00Z" w16du:dateUtc="2024-09-24T12:48:00Z">
                    <w:r w:rsidRPr="005A6AA3" w:rsidDel="00AE71EA">
                      <w:rPr>
                        <w:rFonts w:ascii="Calibri" w:hAnsi="Calibri"/>
                        <w:sz w:val="20"/>
                      </w:rPr>
                      <w:delText>24.0 (10.9%)</w:delText>
                    </w:r>
                  </w:del>
                </w:p>
              </w:tc>
              <w:tc>
                <w:tcPr>
                  <w:tcW w:w="0" w:type="dxa"/>
                  <w:tcPrChange w:id="56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5452C1" w14:textId="55C7FFFC" w:rsidR="00066508" w:rsidRPr="005A6AA3" w:rsidDel="00AE71EA" w:rsidRDefault="00000000">
                  <w:pPr>
                    <w:keepNext/>
                    <w:widowControl w:val="0"/>
                    <w:spacing w:after="60"/>
                    <w:jc w:val="center"/>
                    <w:rPr>
                      <w:del w:id="5617" w:author="Lorenzo Fabbri" w:date="2024-09-24T14:48:00Z" w16du:dateUtc="2024-09-24T12:48:00Z"/>
                    </w:rPr>
                  </w:pPr>
                  <w:del w:id="5618" w:author="Lorenzo Fabbri" w:date="2024-09-24T14:48:00Z" w16du:dateUtc="2024-09-24T12:48:00Z">
                    <w:r w:rsidRPr="005A6AA3" w:rsidDel="00AE71EA">
                      <w:rPr>
                        <w:rFonts w:ascii="Calibri" w:hAnsi="Calibri"/>
                        <w:sz w:val="20"/>
                      </w:rPr>
                      <w:delText>1.0 (0.5%)</w:delText>
                    </w:r>
                  </w:del>
                </w:p>
              </w:tc>
              <w:tc>
                <w:tcPr>
                  <w:tcW w:w="0" w:type="dxa"/>
                  <w:tcPrChange w:id="561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CF7A66E" w14:textId="45ABDE62" w:rsidR="00066508" w:rsidRPr="005A6AA3" w:rsidDel="00AE71EA" w:rsidRDefault="00000000">
                  <w:pPr>
                    <w:keepNext/>
                    <w:widowControl w:val="0"/>
                    <w:spacing w:after="60"/>
                    <w:jc w:val="center"/>
                    <w:rPr>
                      <w:del w:id="5620" w:author="Lorenzo Fabbri" w:date="2024-09-24T14:48:00Z" w16du:dateUtc="2024-09-24T12:48:00Z"/>
                    </w:rPr>
                  </w:pPr>
                  <w:del w:id="5621" w:author="Lorenzo Fabbri" w:date="2024-09-24T14:48:00Z" w16du:dateUtc="2024-09-24T12:48:00Z">
                    <w:r w:rsidRPr="005A6AA3" w:rsidDel="00AE71EA">
                      <w:rPr>
                        <w:rFonts w:ascii="Calibri" w:hAnsi="Calibri"/>
                        <w:sz w:val="20"/>
                      </w:rPr>
                      <w:delText>1.0 (0.4%)</w:delText>
                    </w:r>
                  </w:del>
                </w:p>
              </w:tc>
              <w:tc>
                <w:tcPr>
                  <w:tcW w:w="0" w:type="dxa"/>
                  <w:tcPrChange w:id="56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B8AE96" w14:textId="41B3A616" w:rsidR="00066508" w:rsidRPr="005A6AA3" w:rsidDel="00AE71EA" w:rsidRDefault="00000000">
                  <w:pPr>
                    <w:keepNext/>
                    <w:widowControl w:val="0"/>
                    <w:spacing w:after="60"/>
                    <w:jc w:val="center"/>
                    <w:rPr>
                      <w:del w:id="5623" w:author="Lorenzo Fabbri" w:date="2024-09-24T14:48:00Z" w16du:dateUtc="2024-09-24T12:48:00Z"/>
                    </w:rPr>
                  </w:pPr>
                  <w:del w:id="5624" w:author="Lorenzo Fabbri" w:date="2024-09-24T14:48:00Z" w16du:dateUtc="2024-09-24T12:48:00Z">
                    <w:r w:rsidRPr="005A6AA3" w:rsidDel="00AE71EA">
                      <w:rPr>
                        <w:rFonts w:ascii="Calibri" w:hAnsi="Calibri"/>
                        <w:sz w:val="20"/>
                      </w:rPr>
                      <w:delText>8.0 (4.0%)</w:delText>
                    </w:r>
                  </w:del>
                </w:p>
              </w:tc>
            </w:tr>
            <w:tr w:rsidR="00066508" w:rsidRPr="005A6AA3" w:rsidDel="00AE71EA" w14:paraId="2CACD414" w14:textId="066C18F7" w:rsidTr="006C3DDD">
              <w:trPr>
                <w:del w:id="5625" w:author="Lorenzo Fabbri" w:date="2024-09-24T14:48:00Z"/>
                <w:trPrChange w:id="5626" w:author="Lorenzo Fabbri" w:date="2024-09-19T20:38:00Z" w16du:dateUtc="2024-09-19T18:38:00Z">
                  <w:trPr>
                    <w:gridBefore w:val="1"/>
                    <w:cantSplit/>
                    <w:jc w:val="center"/>
                  </w:trPr>
                </w:trPrChange>
              </w:trPr>
              <w:tc>
                <w:tcPr>
                  <w:tcW w:w="0" w:type="dxa"/>
                  <w:tcPrChange w:id="562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4CF208" w14:textId="42A90A8E" w:rsidR="00066508" w:rsidRPr="005A6AA3" w:rsidDel="00AE71EA" w:rsidRDefault="00000000">
                  <w:pPr>
                    <w:keepNext/>
                    <w:widowControl w:val="0"/>
                    <w:spacing w:after="60"/>
                    <w:rPr>
                      <w:del w:id="5628" w:author="Lorenzo Fabbri" w:date="2024-09-24T14:48:00Z" w16du:dateUtc="2024-09-24T12:48:00Z"/>
                    </w:rPr>
                  </w:pPr>
                  <w:del w:id="5629" w:author="Lorenzo Fabbri" w:date="2024-09-24T14:48:00Z" w16du:dateUtc="2024-09-24T12:48:00Z">
                    <w:r w:rsidRPr="005A6AA3" w:rsidDel="00AE71EA">
                      <w:rPr>
                        <w:rFonts w:ascii="Calibri" w:hAnsi="Calibri"/>
                        <w:sz w:val="20"/>
                      </w:rPr>
                      <w:delText>Child rest before assessment</w:delText>
                    </w:r>
                  </w:del>
                </w:p>
              </w:tc>
              <w:tc>
                <w:tcPr>
                  <w:tcW w:w="0" w:type="dxa"/>
                  <w:tcPrChange w:id="56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DFD90" w14:textId="6A06BFE7" w:rsidR="00066508" w:rsidRPr="005A6AA3" w:rsidDel="00AE71EA" w:rsidRDefault="00066508">
                  <w:pPr>
                    <w:keepNext/>
                    <w:widowControl w:val="0"/>
                    <w:spacing w:after="60"/>
                    <w:jc w:val="center"/>
                    <w:rPr>
                      <w:del w:id="5631" w:author="Lorenzo Fabbri" w:date="2024-09-24T14:48:00Z" w16du:dateUtc="2024-09-24T12:48:00Z"/>
                    </w:rPr>
                  </w:pPr>
                </w:p>
              </w:tc>
              <w:tc>
                <w:tcPr>
                  <w:tcW w:w="0" w:type="dxa"/>
                  <w:tcPrChange w:id="56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25634B" w14:textId="1FFCE45A" w:rsidR="00066508" w:rsidRPr="005A6AA3" w:rsidDel="00AE71EA" w:rsidRDefault="00066508">
                  <w:pPr>
                    <w:keepNext/>
                    <w:widowControl w:val="0"/>
                    <w:spacing w:after="60"/>
                    <w:jc w:val="center"/>
                    <w:rPr>
                      <w:del w:id="5633" w:author="Lorenzo Fabbri" w:date="2024-09-24T14:48:00Z" w16du:dateUtc="2024-09-24T12:48:00Z"/>
                    </w:rPr>
                  </w:pPr>
                </w:p>
              </w:tc>
              <w:tc>
                <w:tcPr>
                  <w:tcW w:w="0" w:type="dxa"/>
                  <w:tcPrChange w:id="56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5EEFE4" w14:textId="43D10598" w:rsidR="00066508" w:rsidRPr="005A6AA3" w:rsidDel="00AE71EA" w:rsidRDefault="00066508">
                  <w:pPr>
                    <w:keepNext/>
                    <w:widowControl w:val="0"/>
                    <w:spacing w:after="60"/>
                    <w:jc w:val="center"/>
                    <w:rPr>
                      <w:del w:id="5635" w:author="Lorenzo Fabbri" w:date="2024-09-24T14:48:00Z" w16du:dateUtc="2024-09-24T12:48:00Z"/>
                    </w:rPr>
                  </w:pPr>
                </w:p>
              </w:tc>
              <w:tc>
                <w:tcPr>
                  <w:tcW w:w="0" w:type="dxa"/>
                  <w:tcPrChange w:id="56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25C7C7" w14:textId="44D07B33" w:rsidR="00066508" w:rsidRPr="005A6AA3" w:rsidDel="00AE71EA" w:rsidRDefault="00066508">
                  <w:pPr>
                    <w:keepNext/>
                    <w:widowControl w:val="0"/>
                    <w:spacing w:after="60"/>
                    <w:jc w:val="center"/>
                    <w:rPr>
                      <w:del w:id="5637" w:author="Lorenzo Fabbri" w:date="2024-09-24T14:48:00Z" w16du:dateUtc="2024-09-24T12:48:00Z"/>
                    </w:rPr>
                  </w:pPr>
                </w:p>
              </w:tc>
              <w:tc>
                <w:tcPr>
                  <w:tcW w:w="0" w:type="dxa"/>
                  <w:tcPrChange w:id="56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6E2837" w14:textId="0D132B59" w:rsidR="00066508" w:rsidRPr="005A6AA3" w:rsidDel="00AE71EA" w:rsidRDefault="00066508">
                  <w:pPr>
                    <w:keepNext/>
                    <w:widowControl w:val="0"/>
                    <w:spacing w:after="60"/>
                    <w:jc w:val="center"/>
                    <w:rPr>
                      <w:del w:id="5639" w:author="Lorenzo Fabbri" w:date="2024-09-24T14:48:00Z" w16du:dateUtc="2024-09-24T12:48:00Z"/>
                    </w:rPr>
                  </w:pPr>
                </w:p>
              </w:tc>
              <w:tc>
                <w:tcPr>
                  <w:tcW w:w="0" w:type="dxa"/>
                  <w:tcPrChange w:id="564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F097051" w14:textId="3372A450" w:rsidR="00066508" w:rsidRPr="005A6AA3" w:rsidDel="00AE71EA" w:rsidRDefault="00066508">
                  <w:pPr>
                    <w:keepNext/>
                    <w:widowControl w:val="0"/>
                    <w:spacing w:after="60"/>
                    <w:jc w:val="center"/>
                    <w:rPr>
                      <w:del w:id="5641" w:author="Lorenzo Fabbri" w:date="2024-09-24T14:48:00Z" w16du:dateUtc="2024-09-24T12:48:00Z"/>
                    </w:rPr>
                  </w:pPr>
                </w:p>
              </w:tc>
              <w:tc>
                <w:tcPr>
                  <w:tcW w:w="0" w:type="dxa"/>
                  <w:tcPrChange w:id="56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269EF4" w14:textId="501666A1" w:rsidR="00066508" w:rsidRPr="005A6AA3" w:rsidDel="00AE71EA" w:rsidRDefault="00066508">
                  <w:pPr>
                    <w:keepNext/>
                    <w:widowControl w:val="0"/>
                    <w:spacing w:after="60"/>
                    <w:jc w:val="center"/>
                    <w:rPr>
                      <w:del w:id="5643" w:author="Lorenzo Fabbri" w:date="2024-09-24T14:48:00Z" w16du:dateUtc="2024-09-24T12:48:00Z"/>
                    </w:rPr>
                  </w:pPr>
                </w:p>
              </w:tc>
            </w:tr>
            <w:tr w:rsidR="00066508" w:rsidRPr="005A6AA3" w:rsidDel="00AE71EA" w14:paraId="031D3FB6" w14:textId="6EF4E075" w:rsidTr="006C3DDD">
              <w:trPr>
                <w:del w:id="5644" w:author="Lorenzo Fabbri" w:date="2024-09-24T14:48:00Z"/>
                <w:trPrChange w:id="5645" w:author="Lorenzo Fabbri" w:date="2024-09-19T20:38:00Z" w16du:dateUtc="2024-09-19T18:38:00Z">
                  <w:trPr>
                    <w:gridBefore w:val="1"/>
                    <w:cantSplit/>
                    <w:jc w:val="center"/>
                  </w:trPr>
                </w:trPrChange>
              </w:trPr>
              <w:tc>
                <w:tcPr>
                  <w:tcW w:w="0" w:type="dxa"/>
                  <w:tcPrChange w:id="56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D50CA25" w14:textId="1E88EE8E" w:rsidR="00066508" w:rsidRPr="005A6AA3" w:rsidDel="00AE71EA" w:rsidRDefault="00000000">
                  <w:pPr>
                    <w:keepNext/>
                    <w:widowControl w:val="0"/>
                    <w:spacing w:after="60"/>
                    <w:rPr>
                      <w:del w:id="5647" w:author="Lorenzo Fabbri" w:date="2024-09-24T14:48:00Z" w16du:dateUtc="2024-09-24T12:48:00Z"/>
                    </w:rPr>
                  </w:pPr>
                  <w:del w:id="5648" w:author="Lorenzo Fabbri" w:date="2024-09-24T14:48:00Z" w16du:dateUtc="2024-09-24T12:48:00Z">
                    <w:r w:rsidRPr="005A6AA3" w:rsidDel="00AE71EA">
                      <w:rPr>
                        <w:rFonts w:ascii="Calibri" w:hAnsi="Calibri"/>
                        <w:sz w:val="20"/>
                      </w:rPr>
                      <w:delText>    Yes</w:delText>
                    </w:r>
                  </w:del>
                </w:p>
              </w:tc>
              <w:tc>
                <w:tcPr>
                  <w:tcW w:w="0" w:type="dxa"/>
                  <w:tcPrChange w:id="56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7E734" w14:textId="29DE8B11" w:rsidR="00066508" w:rsidRPr="005A6AA3" w:rsidDel="00AE71EA" w:rsidRDefault="00000000">
                  <w:pPr>
                    <w:keepNext/>
                    <w:widowControl w:val="0"/>
                    <w:spacing w:after="60"/>
                    <w:jc w:val="center"/>
                    <w:rPr>
                      <w:del w:id="5650" w:author="Lorenzo Fabbri" w:date="2024-09-24T14:48:00Z" w16du:dateUtc="2024-09-24T12:48:00Z"/>
                    </w:rPr>
                  </w:pPr>
                  <w:del w:id="5651" w:author="Lorenzo Fabbri" w:date="2024-09-24T14:48:00Z" w16du:dateUtc="2024-09-24T12:48:00Z">
                    <w:r w:rsidRPr="005A6AA3" w:rsidDel="00AE71EA">
                      <w:rPr>
                        <w:rFonts w:ascii="Calibri" w:hAnsi="Calibri"/>
                        <w:sz w:val="20"/>
                      </w:rPr>
                      <w:delText>1,209.0 (93.3%)</w:delText>
                    </w:r>
                  </w:del>
                </w:p>
              </w:tc>
              <w:tc>
                <w:tcPr>
                  <w:tcW w:w="0" w:type="dxa"/>
                  <w:tcPrChange w:id="56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1D6FCF" w14:textId="16130AF2" w:rsidR="00066508" w:rsidRPr="005A6AA3" w:rsidDel="00AE71EA" w:rsidRDefault="00000000">
                  <w:pPr>
                    <w:keepNext/>
                    <w:widowControl w:val="0"/>
                    <w:spacing w:after="60"/>
                    <w:jc w:val="center"/>
                    <w:rPr>
                      <w:del w:id="5653" w:author="Lorenzo Fabbri" w:date="2024-09-24T14:48:00Z" w16du:dateUtc="2024-09-24T12:48:00Z"/>
                    </w:rPr>
                  </w:pPr>
                  <w:del w:id="5654" w:author="Lorenzo Fabbri" w:date="2024-09-24T14:48:00Z" w16du:dateUtc="2024-09-24T12:48:00Z">
                    <w:r w:rsidRPr="005A6AA3" w:rsidDel="00AE71EA">
                      <w:rPr>
                        <w:rFonts w:ascii="Calibri" w:hAnsi="Calibri"/>
                        <w:sz w:val="20"/>
                      </w:rPr>
                      <w:delText>192.0 (94.1%)</w:delText>
                    </w:r>
                  </w:del>
                </w:p>
              </w:tc>
              <w:tc>
                <w:tcPr>
                  <w:tcW w:w="0" w:type="dxa"/>
                  <w:tcPrChange w:id="56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5741B3" w14:textId="192C6B48" w:rsidR="00066508" w:rsidRPr="005A6AA3" w:rsidDel="00AE71EA" w:rsidRDefault="00000000">
                  <w:pPr>
                    <w:keepNext/>
                    <w:widowControl w:val="0"/>
                    <w:spacing w:after="60"/>
                    <w:jc w:val="center"/>
                    <w:rPr>
                      <w:del w:id="5656" w:author="Lorenzo Fabbri" w:date="2024-09-24T14:48:00Z" w16du:dateUtc="2024-09-24T12:48:00Z"/>
                    </w:rPr>
                  </w:pPr>
                  <w:del w:id="5657" w:author="Lorenzo Fabbri" w:date="2024-09-24T14:48:00Z" w16du:dateUtc="2024-09-24T12:48:00Z">
                    <w:r w:rsidRPr="005A6AA3" w:rsidDel="00AE71EA">
                      <w:rPr>
                        <w:rFonts w:ascii="Calibri" w:hAnsi="Calibri"/>
                        <w:sz w:val="20"/>
                      </w:rPr>
                      <w:delText>170.0 (86.3%)</w:delText>
                    </w:r>
                  </w:del>
                </w:p>
              </w:tc>
              <w:tc>
                <w:tcPr>
                  <w:tcW w:w="0" w:type="dxa"/>
                  <w:tcPrChange w:id="56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04047" w14:textId="52514D93" w:rsidR="00066508" w:rsidRPr="005A6AA3" w:rsidDel="00AE71EA" w:rsidRDefault="00000000">
                  <w:pPr>
                    <w:keepNext/>
                    <w:widowControl w:val="0"/>
                    <w:spacing w:after="60"/>
                    <w:jc w:val="center"/>
                    <w:rPr>
                      <w:del w:id="5659" w:author="Lorenzo Fabbri" w:date="2024-09-24T14:48:00Z" w16du:dateUtc="2024-09-24T12:48:00Z"/>
                    </w:rPr>
                  </w:pPr>
                  <w:del w:id="5660" w:author="Lorenzo Fabbri" w:date="2024-09-24T14:48:00Z" w16du:dateUtc="2024-09-24T12:48:00Z">
                    <w:r w:rsidRPr="005A6AA3" w:rsidDel="00AE71EA">
                      <w:rPr>
                        <w:rFonts w:ascii="Calibri" w:hAnsi="Calibri"/>
                        <w:sz w:val="20"/>
                      </w:rPr>
                      <w:delText>206.0 (93.2%)</w:delText>
                    </w:r>
                  </w:del>
                </w:p>
              </w:tc>
              <w:tc>
                <w:tcPr>
                  <w:tcW w:w="0" w:type="dxa"/>
                  <w:tcPrChange w:id="56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2EABDF" w14:textId="41C1AC92" w:rsidR="00066508" w:rsidRPr="005A6AA3" w:rsidDel="00AE71EA" w:rsidRDefault="00000000">
                  <w:pPr>
                    <w:keepNext/>
                    <w:widowControl w:val="0"/>
                    <w:spacing w:after="60"/>
                    <w:jc w:val="center"/>
                    <w:rPr>
                      <w:del w:id="5662" w:author="Lorenzo Fabbri" w:date="2024-09-24T14:48:00Z" w16du:dateUtc="2024-09-24T12:48:00Z"/>
                    </w:rPr>
                  </w:pPr>
                  <w:del w:id="5663" w:author="Lorenzo Fabbri" w:date="2024-09-24T14:48:00Z" w16du:dateUtc="2024-09-24T12:48:00Z">
                    <w:r w:rsidRPr="005A6AA3" w:rsidDel="00AE71EA">
                      <w:rPr>
                        <w:rFonts w:ascii="Calibri" w:hAnsi="Calibri"/>
                        <w:sz w:val="20"/>
                      </w:rPr>
                      <w:delText>200.0 (98.5%)</w:delText>
                    </w:r>
                  </w:del>
                </w:p>
              </w:tc>
              <w:tc>
                <w:tcPr>
                  <w:tcW w:w="0" w:type="dxa"/>
                  <w:tcPrChange w:id="566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84802C" w14:textId="0FCA6389" w:rsidR="00066508" w:rsidRPr="005A6AA3" w:rsidDel="00AE71EA" w:rsidRDefault="00000000">
                  <w:pPr>
                    <w:keepNext/>
                    <w:widowControl w:val="0"/>
                    <w:spacing w:after="60"/>
                    <w:jc w:val="center"/>
                    <w:rPr>
                      <w:del w:id="5665" w:author="Lorenzo Fabbri" w:date="2024-09-24T14:48:00Z" w16du:dateUtc="2024-09-24T12:48:00Z"/>
                    </w:rPr>
                  </w:pPr>
                  <w:del w:id="5666" w:author="Lorenzo Fabbri" w:date="2024-09-24T14:48:00Z" w16du:dateUtc="2024-09-24T12:48:00Z">
                    <w:r w:rsidRPr="005A6AA3" w:rsidDel="00AE71EA">
                      <w:rPr>
                        <w:rFonts w:ascii="Calibri" w:hAnsi="Calibri"/>
                        <w:sz w:val="20"/>
                      </w:rPr>
                      <w:delText>259.0 (95.2%)</w:delText>
                    </w:r>
                  </w:del>
                </w:p>
              </w:tc>
              <w:tc>
                <w:tcPr>
                  <w:tcW w:w="0" w:type="dxa"/>
                  <w:tcPrChange w:id="56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3602FC" w14:textId="11907C15" w:rsidR="00066508" w:rsidRPr="005A6AA3" w:rsidDel="00AE71EA" w:rsidRDefault="00000000">
                  <w:pPr>
                    <w:keepNext/>
                    <w:widowControl w:val="0"/>
                    <w:spacing w:after="60"/>
                    <w:jc w:val="center"/>
                    <w:rPr>
                      <w:del w:id="5668" w:author="Lorenzo Fabbri" w:date="2024-09-24T14:48:00Z" w16du:dateUtc="2024-09-24T12:48:00Z"/>
                    </w:rPr>
                  </w:pPr>
                  <w:del w:id="5669" w:author="Lorenzo Fabbri" w:date="2024-09-24T14:48:00Z" w16du:dateUtc="2024-09-24T12:48:00Z">
                    <w:r w:rsidRPr="005A6AA3" w:rsidDel="00AE71EA">
                      <w:rPr>
                        <w:rFonts w:ascii="Calibri" w:hAnsi="Calibri"/>
                        <w:sz w:val="20"/>
                      </w:rPr>
                      <w:delText>182.0 (91.5%)</w:delText>
                    </w:r>
                  </w:del>
                </w:p>
              </w:tc>
            </w:tr>
            <w:tr w:rsidR="00066508" w:rsidRPr="005A6AA3" w:rsidDel="00AE71EA" w14:paraId="14CE141D" w14:textId="27047D41" w:rsidTr="006C3DDD">
              <w:trPr>
                <w:del w:id="5670" w:author="Lorenzo Fabbri" w:date="2024-09-24T14:48:00Z"/>
                <w:trPrChange w:id="5671" w:author="Lorenzo Fabbri" w:date="2024-09-19T20:38:00Z" w16du:dateUtc="2024-09-19T18:38:00Z">
                  <w:trPr>
                    <w:gridBefore w:val="1"/>
                    <w:cantSplit/>
                    <w:jc w:val="center"/>
                  </w:trPr>
                </w:trPrChange>
              </w:trPr>
              <w:tc>
                <w:tcPr>
                  <w:tcW w:w="0" w:type="dxa"/>
                  <w:tcPrChange w:id="567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21EB82" w14:textId="0258B8DB" w:rsidR="00066508" w:rsidRPr="005A6AA3" w:rsidDel="00AE71EA" w:rsidRDefault="00000000">
                  <w:pPr>
                    <w:keepNext/>
                    <w:widowControl w:val="0"/>
                    <w:spacing w:after="60"/>
                    <w:rPr>
                      <w:del w:id="5673" w:author="Lorenzo Fabbri" w:date="2024-09-24T14:48:00Z" w16du:dateUtc="2024-09-24T12:48:00Z"/>
                    </w:rPr>
                  </w:pPr>
                  <w:del w:id="5674" w:author="Lorenzo Fabbri" w:date="2024-09-24T14:48:00Z" w16du:dateUtc="2024-09-24T12:48:00Z">
                    <w:r w:rsidRPr="005A6AA3" w:rsidDel="00AE71EA">
                      <w:rPr>
                        <w:rFonts w:ascii="Calibri" w:hAnsi="Calibri"/>
                        <w:sz w:val="20"/>
                      </w:rPr>
                      <w:delText>    Not as well as usual</w:delText>
                    </w:r>
                  </w:del>
                </w:p>
              </w:tc>
              <w:tc>
                <w:tcPr>
                  <w:tcW w:w="0" w:type="dxa"/>
                  <w:tcPrChange w:id="56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548B27" w14:textId="5C5D0DDD" w:rsidR="00066508" w:rsidRPr="005A6AA3" w:rsidDel="00AE71EA" w:rsidRDefault="00000000">
                  <w:pPr>
                    <w:keepNext/>
                    <w:widowControl w:val="0"/>
                    <w:spacing w:after="60"/>
                    <w:jc w:val="center"/>
                    <w:rPr>
                      <w:del w:id="5676" w:author="Lorenzo Fabbri" w:date="2024-09-24T14:48:00Z" w16du:dateUtc="2024-09-24T12:48:00Z"/>
                    </w:rPr>
                  </w:pPr>
                  <w:del w:id="5677" w:author="Lorenzo Fabbri" w:date="2024-09-24T14:48:00Z" w16du:dateUtc="2024-09-24T12:48:00Z">
                    <w:r w:rsidRPr="005A6AA3" w:rsidDel="00AE71EA">
                      <w:rPr>
                        <w:rFonts w:ascii="Calibri" w:hAnsi="Calibri"/>
                        <w:sz w:val="20"/>
                      </w:rPr>
                      <w:delText>87.0 (6.7%)</w:delText>
                    </w:r>
                  </w:del>
                </w:p>
              </w:tc>
              <w:tc>
                <w:tcPr>
                  <w:tcW w:w="0" w:type="dxa"/>
                  <w:tcPrChange w:id="56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5F76" w14:textId="3B56469A" w:rsidR="00066508" w:rsidRPr="005A6AA3" w:rsidDel="00AE71EA" w:rsidRDefault="00000000">
                  <w:pPr>
                    <w:keepNext/>
                    <w:widowControl w:val="0"/>
                    <w:spacing w:after="60"/>
                    <w:jc w:val="center"/>
                    <w:rPr>
                      <w:del w:id="5679" w:author="Lorenzo Fabbri" w:date="2024-09-24T14:48:00Z" w16du:dateUtc="2024-09-24T12:48:00Z"/>
                    </w:rPr>
                  </w:pPr>
                  <w:del w:id="5680" w:author="Lorenzo Fabbri" w:date="2024-09-24T14:48:00Z" w16du:dateUtc="2024-09-24T12:48:00Z">
                    <w:r w:rsidRPr="005A6AA3" w:rsidDel="00AE71EA">
                      <w:rPr>
                        <w:rFonts w:ascii="Calibri" w:hAnsi="Calibri"/>
                        <w:sz w:val="20"/>
                      </w:rPr>
                      <w:delText>12.0 (5.9%)</w:delText>
                    </w:r>
                  </w:del>
                </w:p>
              </w:tc>
              <w:tc>
                <w:tcPr>
                  <w:tcW w:w="0" w:type="dxa"/>
                  <w:tcPrChange w:id="56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A1B4B" w14:textId="50C52930" w:rsidR="00066508" w:rsidRPr="005A6AA3" w:rsidDel="00AE71EA" w:rsidRDefault="00000000">
                  <w:pPr>
                    <w:keepNext/>
                    <w:widowControl w:val="0"/>
                    <w:spacing w:after="60"/>
                    <w:jc w:val="center"/>
                    <w:rPr>
                      <w:del w:id="5682" w:author="Lorenzo Fabbri" w:date="2024-09-24T14:48:00Z" w16du:dateUtc="2024-09-24T12:48:00Z"/>
                    </w:rPr>
                  </w:pPr>
                  <w:del w:id="5683" w:author="Lorenzo Fabbri" w:date="2024-09-24T14:48:00Z" w16du:dateUtc="2024-09-24T12:48:00Z">
                    <w:r w:rsidRPr="005A6AA3" w:rsidDel="00AE71EA">
                      <w:rPr>
                        <w:rFonts w:ascii="Calibri" w:hAnsi="Calibri"/>
                        <w:sz w:val="20"/>
                      </w:rPr>
                      <w:delText>27.0 (13.7%)</w:delText>
                    </w:r>
                  </w:del>
                </w:p>
              </w:tc>
              <w:tc>
                <w:tcPr>
                  <w:tcW w:w="0" w:type="dxa"/>
                  <w:tcPrChange w:id="56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5D587" w14:textId="7DC891CE" w:rsidR="00066508" w:rsidRPr="005A6AA3" w:rsidDel="00AE71EA" w:rsidRDefault="00000000">
                  <w:pPr>
                    <w:keepNext/>
                    <w:widowControl w:val="0"/>
                    <w:spacing w:after="60"/>
                    <w:jc w:val="center"/>
                    <w:rPr>
                      <w:del w:id="5685" w:author="Lorenzo Fabbri" w:date="2024-09-24T14:48:00Z" w16du:dateUtc="2024-09-24T12:48:00Z"/>
                    </w:rPr>
                  </w:pPr>
                  <w:del w:id="5686" w:author="Lorenzo Fabbri" w:date="2024-09-24T14:48:00Z" w16du:dateUtc="2024-09-24T12:48:00Z">
                    <w:r w:rsidRPr="005A6AA3" w:rsidDel="00AE71EA">
                      <w:rPr>
                        <w:rFonts w:ascii="Calibri" w:hAnsi="Calibri"/>
                        <w:sz w:val="20"/>
                      </w:rPr>
                      <w:delText>15.0 (6.8%)</w:delText>
                    </w:r>
                  </w:del>
                </w:p>
              </w:tc>
              <w:tc>
                <w:tcPr>
                  <w:tcW w:w="0" w:type="dxa"/>
                  <w:tcPrChange w:id="56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4D6840" w14:textId="7FAB03E1" w:rsidR="00066508" w:rsidRPr="005A6AA3" w:rsidDel="00AE71EA" w:rsidRDefault="00000000">
                  <w:pPr>
                    <w:keepNext/>
                    <w:widowControl w:val="0"/>
                    <w:spacing w:after="60"/>
                    <w:jc w:val="center"/>
                    <w:rPr>
                      <w:del w:id="5688" w:author="Lorenzo Fabbri" w:date="2024-09-24T14:48:00Z" w16du:dateUtc="2024-09-24T12:48:00Z"/>
                    </w:rPr>
                  </w:pPr>
                  <w:del w:id="5689" w:author="Lorenzo Fabbri" w:date="2024-09-24T14:48:00Z" w16du:dateUtc="2024-09-24T12:48:00Z">
                    <w:r w:rsidRPr="005A6AA3" w:rsidDel="00AE71EA">
                      <w:rPr>
                        <w:rFonts w:ascii="Calibri" w:hAnsi="Calibri"/>
                        <w:sz w:val="20"/>
                      </w:rPr>
                      <w:delText>3.0 (1.5%)</w:delText>
                    </w:r>
                  </w:del>
                </w:p>
              </w:tc>
              <w:tc>
                <w:tcPr>
                  <w:tcW w:w="0" w:type="dxa"/>
                  <w:tcPrChange w:id="569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4A50851" w14:textId="2503AE68" w:rsidR="00066508" w:rsidRPr="005A6AA3" w:rsidDel="00AE71EA" w:rsidRDefault="00000000">
                  <w:pPr>
                    <w:keepNext/>
                    <w:widowControl w:val="0"/>
                    <w:spacing w:after="60"/>
                    <w:jc w:val="center"/>
                    <w:rPr>
                      <w:del w:id="5691" w:author="Lorenzo Fabbri" w:date="2024-09-24T14:48:00Z" w16du:dateUtc="2024-09-24T12:48:00Z"/>
                    </w:rPr>
                  </w:pPr>
                  <w:del w:id="5692" w:author="Lorenzo Fabbri" w:date="2024-09-24T14:48:00Z" w16du:dateUtc="2024-09-24T12:48:00Z">
                    <w:r w:rsidRPr="005A6AA3" w:rsidDel="00AE71EA">
                      <w:rPr>
                        <w:rFonts w:ascii="Calibri" w:hAnsi="Calibri"/>
                        <w:sz w:val="20"/>
                      </w:rPr>
                      <w:delText>13.0 (4.8%)</w:delText>
                    </w:r>
                  </w:del>
                </w:p>
              </w:tc>
              <w:tc>
                <w:tcPr>
                  <w:tcW w:w="0" w:type="dxa"/>
                  <w:tcPrChange w:id="56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CAD38" w14:textId="44164FE9" w:rsidR="00066508" w:rsidRPr="005A6AA3" w:rsidDel="00AE71EA" w:rsidRDefault="00000000">
                  <w:pPr>
                    <w:keepNext/>
                    <w:widowControl w:val="0"/>
                    <w:spacing w:after="60"/>
                    <w:jc w:val="center"/>
                    <w:rPr>
                      <w:del w:id="5694" w:author="Lorenzo Fabbri" w:date="2024-09-24T14:48:00Z" w16du:dateUtc="2024-09-24T12:48:00Z"/>
                    </w:rPr>
                  </w:pPr>
                  <w:del w:id="5695" w:author="Lorenzo Fabbri" w:date="2024-09-24T14:48:00Z" w16du:dateUtc="2024-09-24T12:48:00Z">
                    <w:r w:rsidRPr="005A6AA3" w:rsidDel="00AE71EA">
                      <w:rPr>
                        <w:rFonts w:ascii="Calibri" w:hAnsi="Calibri"/>
                        <w:sz w:val="20"/>
                      </w:rPr>
                      <w:delText>17.0 (8.5%)</w:delText>
                    </w:r>
                  </w:del>
                </w:p>
              </w:tc>
            </w:tr>
            <w:tr w:rsidR="00066508" w:rsidRPr="005A6AA3" w:rsidDel="00AE71EA" w14:paraId="4F97AF01" w14:textId="60F9767E" w:rsidTr="006C3DDD">
              <w:trPr>
                <w:del w:id="5696" w:author="Lorenzo Fabbri" w:date="2024-09-24T14:48:00Z"/>
                <w:trPrChange w:id="5697" w:author="Lorenzo Fabbri" w:date="2024-09-19T20:38:00Z" w16du:dateUtc="2024-09-19T18:38:00Z">
                  <w:trPr>
                    <w:gridBefore w:val="1"/>
                    <w:cantSplit/>
                    <w:jc w:val="center"/>
                  </w:trPr>
                </w:trPrChange>
              </w:trPr>
              <w:tc>
                <w:tcPr>
                  <w:tcW w:w="0" w:type="dxa"/>
                  <w:tcPrChange w:id="569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E65D0C" w14:textId="013EC2D2" w:rsidR="00066508" w:rsidRPr="005A6AA3" w:rsidDel="00AE71EA" w:rsidRDefault="00000000">
                  <w:pPr>
                    <w:keepNext/>
                    <w:widowControl w:val="0"/>
                    <w:spacing w:after="60"/>
                    <w:rPr>
                      <w:del w:id="5699" w:author="Lorenzo Fabbri" w:date="2024-09-24T14:48:00Z" w16du:dateUtc="2024-09-24T12:48:00Z"/>
                    </w:rPr>
                  </w:pPr>
                  <w:del w:id="5700" w:author="Lorenzo Fabbri" w:date="2024-09-24T14:48:00Z" w16du:dateUtc="2024-09-24T12:48:00Z">
                    <w:r w:rsidRPr="005A6AA3" w:rsidDel="00AE71EA">
                      <w:rPr>
                        <w:rFonts w:ascii="Calibri" w:hAnsi="Calibri"/>
                        <w:sz w:val="20"/>
                      </w:rPr>
                      <w:delText>    Unknown</w:delText>
                    </w:r>
                  </w:del>
                </w:p>
              </w:tc>
              <w:tc>
                <w:tcPr>
                  <w:tcW w:w="0" w:type="dxa"/>
                  <w:tcPrChange w:id="57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C7E42" w14:textId="12ED8659" w:rsidR="00066508" w:rsidRPr="005A6AA3" w:rsidDel="00AE71EA" w:rsidRDefault="00000000">
                  <w:pPr>
                    <w:keepNext/>
                    <w:widowControl w:val="0"/>
                    <w:spacing w:after="60"/>
                    <w:jc w:val="center"/>
                    <w:rPr>
                      <w:del w:id="5702" w:author="Lorenzo Fabbri" w:date="2024-09-24T14:48:00Z" w16du:dateUtc="2024-09-24T12:48:00Z"/>
                    </w:rPr>
                  </w:pPr>
                  <w:del w:id="5703" w:author="Lorenzo Fabbri" w:date="2024-09-24T14:48:00Z" w16du:dateUtc="2024-09-24T12:48:00Z">
                    <w:r w:rsidRPr="005A6AA3" w:rsidDel="00AE71EA">
                      <w:rPr>
                        <w:rFonts w:ascii="Calibri" w:hAnsi="Calibri"/>
                        <w:sz w:val="20"/>
                      </w:rPr>
                      <w:delText>1</w:delText>
                    </w:r>
                  </w:del>
                </w:p>
              </w:tc>
              <w:tc>
                <w:tcPr>
                  <w:tcW w:w="0" w:type="dxa"/>
                  <w:tcPrChange w:id="57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D48F35" w14:textId="06B90B77" w:rsidR="00066508" w:rsidRPr="005A6AA3" w:rsidDel="00AE71EA" w:rsidRDefault="00000000">
                  <w:pPr>
                    <w:keepNext/>
                    <w:widowControl w:val="0"/>
                    <w:spacing w:after="60"/>
                    <w:jc w:val="center"/>
                    <w:rPr>
                      <w:del w:id="5705" w:author="Lorenzo Fabbri" w:date="2024-09-24T14:48:00Z" w16du:dateUtc="2024-09-24T12:48:00Z"/>
                    </w:rPr>
                  </w:pPr>
                  <w:del w:id="5706" w:author="Lorenzo Fabbri" w:date="2024-09-24T14:48:00Z" w16du:dateUtc="2024-09-24T12:48:00Z">
                    <w:r w:rsidRPr="005A6AA3" w:rsidDel="00AE71EA">
                      <w:rPr>
                        <w:rFonts w:ascii="Calibri" w:hAnsi="Calibri"/>
                        <w:sz w:val="20"/>
                      </w:rPr>
                      <w:delText>0</w:delText>
                    </w:r>
                  </w:del>
                </w:p>
              </w:tc>
              <w:tc>
                <w:tcPr>
                  <w:tcW w:w="0" w:type="dxa"/>
                  <w:tcPrChange w:id="57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6A6F0" w14:textId="175396DE" w:rsidR="00066508" w:rsidRPr="005A6AA3" w:rsidDel="00AE71EA" w:rsidRDefault="00000000">
                  <w:pPr>
                    <w:keepNext/>
                    <w:widowControl w:val="0"/>
                    <w:spacing w:after="60"/>
                    <w:jc w:val="center"/>
                    <w:rPr>
                      <w:del w:id="5708" w:author="Lorenzo Fabbri" w:date="2024-09-24T14:48:00Z" w16du:dateUtc="2024-09-24T12:48:00Z"/>
                    </w:rPr>
                  </w:pPr>
                  <w:del w:id="5709" w:author="Lorenzo Fabbri" w:date="2024-09-24T14:48:00Z" w16du:dateUtc="2024-09-24T12:48:00Z">
                    <w:r w:rsidRPr="005A6AA3" w:rsidDel="00AE71EA">
                      <w:rPr>
                        <w:rFonts w:ascii="Calibri" w:hAnsi="Calibri"/>
                        <w:sz w:val="20"/>
                      </w:rPr>
                      <w:delText>1</w:delText>
                    </w:r>
                  </w:del>
                </w:p>
              </w:tc>
              <w:tc>
                <w:tcPr>
                  <w:tcW w:w="0" w:type="dxa"/>
                  <w:tcPrChange w:id="57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BF385B" w14:textId="4012C2DB" w:rsidR="00066508" w:rsidRPr="005A6AA3" w:rsidDel="00AE71EA" w:rsidRDefault="00000000">
                  <w:pPr>
                    <w:keepNext/>
                    <w:widowControl w:val="0"/>
                    <w:spacing w:after="60"/>
                    <w:jc w:val="center"/>
                    <w:rPr>
                      <w:del w:id="5711" w:author="Lorenzo Fabbri" w:date="2024-09-24T14:48:00Z" w16du:dateUtc="2024-09-24T12:48:00Z"/>
                    </w:rPr>
                  </w:pPr>
                  <w:del w:id="5712" w:author="Lorenzo Fabbri" w:date="2024-09-24T14:48:00Z" w16du:dateUtc="2024-09-24T12:48:00Z">
                    <w:r w:rsidRPr="005A6AA3" w:rsidDel="00AE71EA">
                      <w:rPr>
                        <w:rFonts w:ascii="Calibri" w:hAnsi="Calibri"/>
                        <w:sz w:val="20"/>
                      </w:rPr>
                      <w:delText>0</w:delText>
                    </w:r>
                  </w:del>
                </w:p>
              </w:tc>
              <w:tc>
                <w:tcPr>
                  <w:tcW w:w="0" w:type="dxa"/>
                  <w:tcPrChange w:id="57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1B580" w14:textId="263DA06C" w:rsidR="00066508" w:rsidRPr="005A6AA3" w:rsidDel="00AE71EA" w:rsidRDefault="00000000">
                  <w:pPr>
                    <w:keepNext/>
                    <w:widowControl w:val="0"/>
                    <w:spacing w:after="60"/>
                    <w:jc w:val="center"/>
                    <w:rPr>
                      <w:del w:id="5714" w:author="Lorenzo Fabbri" w:date="2024-09-24T14:48:00Z" w16du:dateUtc="2024-09-24T12:48:00Z"/>
                    </w:rPr>
                  </w:pPr>
                  <w:del w:id="5715" w:author="Lorenzo Fabbri" w:date="2024-09-24T14:48:00Z" w16du:dateUtc="2024-09-24T12:48:00Z">
                    <w:r w:rsidRPr="005A6AA3" w:rsidDel="00AE71EA">
                      <w:rPr>
                        <w:rFonts w:ascii="Calibri" w:hAnsi="Calibri"/>
                        <w:sz w:val="20"/>
                      </w:rPr>
                      <w:delText>0</w:delText>
                    </w:r>
                  </w:del>
                </w:p>
              </w:tc>
              <w:tc>
                <w:tcPr>
                  <w:tcW w:w="0" w:type="dxa"/>
                  <w:tcPrChange w:id="571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0FCE36A" w14:textId="24B78627" w:rsidR="00066508" w:rsidRPr="005A6AA3" w:rsidDel="00AE71EA" w:rsidRDefault="00000000">
                  <w:pPr>
                    <w:keepNext/>
                    <w:widowControl w:val="0"/>
                    <w:spacing w:after="60"/>
                    <w:jc w:val="center"/>
                    <w:rPr>
                      <w:del w:id="5717" w:author="Lorenzo Fabbri" w:date="2024-09-24T14:48:00Z" w16du:dateUtc="2024-09-24T12:48:00Z"/>
                    </w:rPr>
                  </w:pPr>
                  <w:del w:id="5718" w:author="Lorenzo Fabbri" w:date="2024-09-24T14:48:00Z" w16du:dateUtc="2024-09-24T12:48:00Z">
                    <w:r w:rsidRPr="005A6AA3" w:rsidDel="00AE71EA">
                      <w:rPr>
                        <w:rFonts w:ascii="Calibri" w:hAnsi="Calibri"/>
                        <w:sz w:val="20"/>
                      </w:rPr>
                      <w:delText>0</w:delText>
                    </w:r>
                  </w:del>
                </w:p>
              </w:tc>
              <w:tc>
                <w:tcPr>
                  <w:tcW w:w="0" w:type="dxa"/>
                  <w:tcPrChange w:id="57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AD3359" w14:textId="7F61AB66" w:rsidR="00066508" w:rsidRPr="005A6AA3" w:rsidDel="00AE71EA" w:rsidRDefault="00000000">
                  <w:pPr>
                    <w:keepNext/>
                    <w:widowControl w:val="0"/>
                    <w:spacing w:after="60"/>
                    <w:jc w:val="center"/>
                    <w:rPr>
                      <w:del w:id="5720" w:author="Lorenzo Fabbri" w:date="2024-09-24T14:48:00Z" w16du:dateUtc="2024-09-24T12:48:00Z"/>
                    </w:rPr>
                  </w:pPr>
                  <w:del w:id="5721" w:author="Lorenzo Fabbri" w:date="2024-09-24T14:48:00Z" w16du:dateUtc="2024-09-24T12:48:00Z">
                    <w:r w:rsidRPr="005A6AA3" w:rsidDel="00AE71EA">
                      <w:rPr>
                        <w:rFonts w:ascii="Calibri" w:hAnsi="Calibri"/>
                        <w:sz w:val="20"/>
                      </w:rPr>
                      <w:delText>0</w:delText>
                    </w:r>
                  </w:del>
                </w:p>
              </w:tc>
            </w:tr>
            <w:tr w:rsidR="00066508" w:rsidRPr="005A6AA3" w:rsidDel="00AE71EA" w14:paraId="6A8F258A" w14:textId="38AE66EB" w:rsidTr="006C3DDD">
              <w:trPr>
                <w:del w:id="5722" w:author="Lorenzo Fabbri" w:date="2024-09-24T14:48:00Z"/>
                <w:trPrChange w:id="5723" w:author="Lorenzo Fabbri" w:date="2024-09-19T20:38:00Z" w16du:dateUtc="2024-09-19T18:38:00Z">
                  <w:trPr>
                    <w:gridBefore w:val="1"/>
                    <w:cantSplit/>
                    <w:jc w:val="center"/>
                  </w:trPr>
                </w:trPrChange>
              </w:trPr>
              <w:tc>
                <w:tcPr>
                  <w:tcW w:w="0" w:type="dxa"/>
                  <w:tcPrChange w:id="572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2192C2" w14:textId="072399CB" w:rsidR="00066508" w:rsidRPr="005A6AA3" w:rsidDel="00AE71EA" w:rsidRDefault="00000000">
                  <w:pPr>
                    <w:keepNext/>
                    <w:widowControl w:val="0"/>
                    <w:spacing w:after="60"/>
                    <w:rPr>
                      <w:del w:id="5725" w:author="Lorenzo Fabbri" w:date="2024-09-24T14:48:00Z" w16du:dateUtc="2024-09-24T12:48:00Z"/>
                    </w:rPr>
                  </w:pPr>
                  <w:del w:id="5726" w:author="Lorenzo Fabbri" w:date="2024-09-24T14:48:00Z" w16du:dateUtc="2024-09-24T12:48:00Z">
                    <w:r w:rsidRPr="005A6AA3" w:rsidDel="00AE71EA">
                      <w:rPr>
                        <w:rFonts w:ascii="Calibri" w:hAnsi="Calibri"/>
                        <w:sz w:val="20"/>
                      </w:rPr>
                      <w:delText>Child sex</w:delText>
                    </w:r>
                  </w:del>
                </w:p>
              </w:tc>
              <w:tc>
                <w:tcPr>
                  <w:tcW w:w="0" w:type="dxa"/>
                  <w:tcPrChange w:id="57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07C456" w14:textId="7BCFC54D" w:rsidR="00066508" w:rsidRPr="005A6AA3" w:rsidDel="00AE71EA" w:rsidRDefault="00066508">
                  <w:pPr>
                    <w:keepNext/>
                    <w:widowControl w:val="0"/>
                    <w:spacing w:after="60"/>
                    <w:jc w:val="center"/>
                    <w:rPr>
                      <w:del w:id="5728" w:author="Lorenzo Fabbri" w:date="2024-09-24T14:48:00Z" w16du:dateUtc="2024-09-24T12:48:00Z"/>
                    </w:rPr>
                  </w:pPr>
                </w:p>
              </w:tc>
              <w:tc>
                <w:tcPr>
                  <w:tcW w:w="0" w:type="dxa"/>
                  <w:tcPrChange w:id="57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4095D" w14:textId="6CD122E4" w:rsidR="00066508" w:rsidRPr="005A6AA3" w:rsidDel="00AE71EA" w:rsidRDefault="00066508">
                  <w:pPr>
                    <w:keepNext/>
                    <w:widowControl w:val="0"/>
                    <w:spacing w:after="60"/>
                    <w:jc w:val="center"/>
                    <w:rPr>
                      <w:del w:id="5730" w:author="Lorenzo Fabbri" w:date="2024-09-24T14:48:00Z" w16du:dateUtc="2024-09-24T12:48:00Z"/>
                    </w:rPr>
                  </w:pPr>
                </w:p>
              </w:tc>
              <w:tc>
                <w:tcPr>
                  <w:tcW w:w="0" w:type="dxa"/>
                  <w:tcPrChange w:id="57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7DA66" w14:textId="2E3471B3" w:rsidR="00066508" w:rsidRPr="005A6AA3" w:rsidDel="00AE71EA" w:rsidRDefault="00066508">
                  <w:pPr>
                    <w:keepNext/>
                    <w:widowControl w:val="0"/>
                    <w:spacing w:after="60"/>
                    <w:jc w:val="center"/>
                    <w:rPr>
                      <w:del w:id="5732" w:author="Lorenzo Fabbri" w:date="2024-09-24T14:48:00Z" w16du:dateUtc="2024-09-24T12:48:00Z"/>
                    </w:rPr>
                  </w:pPr>
                </w:p>
              </w:tc>
              <w:tc>
                <w:tcPr>
                  <w:tcW w:w="0" w:type="dxa"/>
                  <w:tcPrChange w:id="57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B25BF0" w14:textId="2CFAB705" w:rsidR="00066508" w:rsidRPr="005A6AA3" w:rsidDel="00AE71EA" w:rsidRDefault="00066508">
                  <w:pPr>
                    <w:keepNext/>
                    <w:widowControl w:val="0"/>
                    <w:spacing w:after="60"/>
                    <w:jc w:val="center"/>
                    <w:rPr>
                      <w:del w:id="5734" w:author="Lorenzo Fabbri" w:date="2024-09-24T14:48:00Z" w16du:dateUtc="2024-09-24T12:48:00Z"/>
                    </w:rPr>
                  </w:pPr>
                </w:p>
              </w:tc>
              <w:tc>
                <w:tcPr>
                  <w:tcW w:w="0" w:type="dxa"/>
                  <w:tcPrChange w:id="57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7DDAC9" w14:textId="294C103D" w:rsidR="00066508" w:rsidRPr="005A6AA3" w:rsidDel="00AE71EA" w:rsidRDefault="00066508">
                  <w:pPr>
                    <w:keepNext/>
                    <w:widowControl w:val="0"/>
                    <w:spacing w:after="60"/>
                    <w:jc w:val="center"/>
                    <w:rPr>
                      <w:del w:id="5736" w:author="Lorenzo Fabbri" w:date="2024-09-24T14:48:00Z" w16du:dateUtc="2024-09-24T12:48:00Z"/>
                    </w:rPr>
                  </w:pPr>
                </w:p>
              </w:tc>
              <w:tc>
                <w:tcPr>
                  <w:tcW w:w="0" w:type="dxa"/>
                  <w:tcPrChange w:id="573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F3F0744" w14:textId="6617AA55" w:rsidR="00066508" w:rsidRPr="005A6AA3" w:rsidDel="00AE71EA" w:rsidRDefault="00066508">
                  <w:pPr>
                    <w:keepNext/>
                    <w:widowControl w:val="0"/>
                    <w:spacing w:after="60"/>
                    <w:jc w:val="center"/>
                    <w:rPr>
                      <w:del w:id="5738" w:author="Lorenzo Fabbri" w:date="2024-09-24T14:48:00Z" w16du:dateUtc="2024-09-24T12:48:00Z"/>
                    </w:rPr>
                  </w:pPr>
                </w:p>
              </w:tc>
              <w:tc>
                <w:tcPr>
                  <w:tcW w:w="0" w:type="dxa"/>
                  <w:tcPrChange w:id="57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06A907" w14:textId="34EE653B" w:rsidR="00066508" w:rsidRPr="005A6AA3" w:rsidDel="00AE71EA" w:rsidRDefault="00066508">
                  <w:pPr>
                    <w:keepNext/>
                    <w:widowControl w:val="0"/>
                    <w:spacing w:after="60"/>
                    <w:jc w:val="center"/>
                    <w:rPr>
                      <w:del w:id="5740" w:author="Lorenzo Fabbri" w:date="2024-09-24T14:48:00Z" w16du:dateUtc="2024-09-24T12:48:00Z"/>
                    </w:rPr>
                  </w:pPr>
                </w:p>
              </w:tc>
            </w:tr>
            <w:tr w:rsidR="00066508" w:rsidRPr="005A6AA3" w:rsidDel="00AE71EA" w14:paraId="462F05BA" w14:textId="45BFC172" w:rsidTr="006C3DDD">
              <w:trPr>
                <w:del w:id="5741" w:author="Lorenzo Fabbri" w:date="2024-09-24T14:48:00Z"/>
                <w:trPrChange w:id="5742" w:author="Lorenzo Fabbri" w:date="2024-09-19T20:38:00Z" w16du:dateUtc="2024-09-19T18:38:00Z">
                  <w:trPr>
                    <w:gridBefore w:val="1"/>
                    <w:cantSplit/>
                    <w:jc w:val="center"/>
                  </w:trPr>
                </w:trPrChange>
              </w:trPr>
              <w:tc>
                <w:tcPr>
                  <w:tcW w:w="0" w:type="dxa"/>
                  <w:tcPrChange w:id="574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A02196" w14:textId="7A95090D" w:rsidR="00066508" w:rsidRPr="005A6AA3" w:rsidDel="00AE71EA" w:rsidRDefault="00000000">
                  <w:pPr>
                    <w:keepNext/>
                    <w:widowControl w:val="0"/>
                    <w:spacing w:after="60"/>
                    <w:rPr>
                      <w:del w:id="5744" w:author="Lorenzo Fabbri" w:date="2024-09-24T14:48:00Z" w16du:dateUtc="2024-09-24T12:48:00Z"/>
                    </w:rPr>
                  </w:pPr>
                  <w:del w:id="5745" w:author="Lorenzo Fabbri" w:date="2024-09-24T14:48:00Z" w16du:dateUtc="2024-09-24T12:48:00Z">
                    <w:r w:rsidRPr="005A6AA3" w:rsidDel="00AE71EA">
                      <w:rPr>
                        <w:rFonts w:ascii="Calibri" w:hAnsi="Calibri"/>
                        <w:sz w:val="20"/>
                      </w:rPr>
                      <w:delText>    Male</w:delText>
                    </w:r>
                  </w:del>
                </w:p>
              </w:tc>
              <w:tc>
                <w:tcPr>
                  <w:tcW w:w="0" w:type="dxa"/>
                  <w:tcPrChange w:id="57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353408" w14:textId="26F0DCBA" w:rsidR="00066508" w:rsidRPr="005A6AA3" w:rsidDel="00AE71EA" w:rsidRDefault="00000000">
                  <w:pPr>
                    <w:keepNext/>
                    <w:widowControl w:val="0"/>
                    <w:spacing w:after="60"/>
                    <w:jc w:val="center"/>
                    <w:rPr>
                      <w:del w:id="5747" w:author="Lorenzo Fabbri" w:date="2024-09-24T14:48:00Z" w16du:dateUtc="2024-09-24T12:48:00Z"/>
                    </w:rPr>
                  </w:pPr>
                  <w:del w:id="5748" w:author="Lorenzo Fabbri" w:date="2024-09-24T14:48:00Z" w16du:dateUtc="2024-09-24T12:48:00Z">
                    <w:r w:rsidRPr="005A6AA3" w:rsidDel="00AE71EA">
                      <w:rPr>
                        <w:rFonts w:ascii="Calibri" w:hAnsi="Calibri"/>
                        <w:sz w:val="20"/>
                      </w:rPr>
                      <w:delText>710.0 (54.7%)</w:delText>
                    </w:r>
                  </w:del>
                </w:p>
              </w:tc>
              <w:tc>
                <w:tcPr>
                  <w:tcW w:w="0" w:type="dxa"/>
                  <w:tcPrChange w:id="57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0E1F" w14:textId="0A180AA9" w:rsidR="00066508" w:rsidRPr="005A6AA3" w:rsidDel="00AE71EA" w:rsidRDefault="00000000">
                  <w:pPr>
                    <w:keepNext/>
                    <w:widowControl w:val="0"/>
                    <w:spacing w:after="60"/>
                    <w:jc w:val="center"/>
                    <w:rPr>
                      <w:del w:id="5750" w:author="Lorenzo Fabbri" w:date="2024-09-24T14:48:00Z" w16du:dateUtc="2024-09-24T12:48:00Z"/>
                    </w:rPr>
                  </w:pPr>
                  <w:del w:id="5751" w:author="Lorenzo Fabbri" w:date="2024-09-24T14:48:00Z" w16du:dateUtc="2024-09-24T12:48:00Z">
                    <w:r w:rsidRPr="005A6AA3" w:rsidDel="00AE71EA">
                      <w:rPr>
                        <w:rFonts w:ascii="Calibri" w:hAnsi="Calibri"/>
                        <w:sz w:val="20"/>
                      </w:rPr>
                      <w:delText>112.0 (54.9%)</w:delText>
                    </w:r>
                  </w:del>
                </w:p>
              </w:tc>
              <w:tc>
                <w:tcPr>
                  <w:tcW w:w="0" w:type="dxa"/>
                  <w:tcPrChange w:id="57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9C6E5E" w14:textId="4177556A" w:rsidR="00066508" w:rsidRPr="005A6AA3" w:rsidDel="00AE71EA" w:rsidRDefault="00000000">
                  <w:pPr>
                    <w:keepNext/>
                    <w:widowControl w:val="0"/>
                    <w:spacing w:after="60"/>
                    <w:jc w:val="center"/>
                    <w:rPr>
                      <w:del w:id="5753" w:author="Lorenzo Fabbri" w:date="2024-09-24T14:48:00Z" w16du:dateUtc="2024-09-24T12:48:00Z"/>
                    </w:rPr>
                  </w:pPr>
                  <w:del w:id="5754" w:author="Lorenzo Fabbri" w:date="2024-09-24T14:48:00Z" w16du:dateUtc="2024-09-24T12:48:00Z">
                    <w:r w:rsidRPr="005A6AA3" w:rsidDel="00AE71EA">
                      <w:rPr>
                        <w:rFonts w:ascii="Calibri" w:hAnsi="Calibri"/>
                        <w:sz w:val="20"/>
                      </w:rPr>
                      <w:delText>113.0 (57.1%)</w:delText>
                    </w:r>
                  </w:del>
                </w:p>
              </w:tc>
              <w:tc>
                <w:tcPr>
                  <w:tcW w:w="0" w:type="dxa"/>
                  <w:tcPrChange w:id="57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42BAFB" w14:textId="24AB8815" w:rsidR="00066508" w:rsidRPr="005A6AA3" w:rsidDel="00AE71EA" w:rsidRDefault="00000000">
                  <w:pPr>
                    <w:keepNext/>
                    <w:widowControl w:val="0"/>
                    <w:spacing w:after="60"/>
                    <w:jc w:val="center"/>
                    <w:rPr>
                      <w:del w:id="5756" w:author="Lorenzo Fabbri" w:date="2024-09-24T14:48:00Z" w16du:dateUtc="2024-09-24T12:48:00Z"/>
                    </w:rPr>
                  </w:pPr>
                  <w:del w:id="5757" w:author="Lorenzo Fabbri" w:date="2024-09-24T14:48:00Z" w16du:dateUtc="2024-09-24T12:48:00Z">
                    <w:r w:rsidRPr="005A6AA3" w:rsidDel="00AE71EA">
                      <w:rPr>
                        <w:rFonts w:ascii="Calibri" w:hAnsi="Calibri"/>
                        <w:sz w:val="20"/>
                      </w:rPr>
                      <w:delText>120.0 (54.3%)</w:delText>
                    </w:r>
                  </w:del>
                </w:p>
              </w:tc>
              <w:tc>
                <w:tcPr>
                  <w:tcW w:w="0" w:type="dxa"/>
                  <w:tcPrChange w:id="57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BF6D0" w14:textId="336E7455" w:rsidR="00066508" w:rsidRPr="005A6AA3" w:rsidDel="00AE71EA" w:rsidRDefault="00000000">
                  <w:pPr>
                    <w:keepNext/>
                    <w:widowControl w:val="0"/>
                    <w:spacing w:after="60"/>
                    <w:jc w:val="center"/>
                    <w:rPr>
                      <w:del w:id="5759" w:author="Lorenzo Fabbri" w:date="2024-09-24T14:48:00Z" w16du:dateUtc="2024-09-24T12:48:00Z"/>
                    </w:rPr>
                  </w:pPr>
                  <w:del w:id="5760" w:author="Lorenzo Fabbri" w:date="2024-09-24T14:48:00Z" w16du:dateUtc="2024-09-24T12:48:00Z">
                    <w:r w:rsidRPr="005A6AA3" w:rsidDel="00AE71EA">
                      <w:rPr>
                        <w:rFonts w:ascii="Calibri" w:hAnsi="Calibri"/>
                        <w:sz w:val="20"/>
                      </w:rPr>
                      <w:delText>111.0 (54.7%)</w:delText>
                    </w:r>
                  </w:del>
                </w:p>
              </w:tc>
              <w:tc>
                <w:tcPr>
                  <w:tcW w:w="0" w:type="dxa"/>
                  <w:tcPrChange w:id="576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10887C8" w14:textId="350D04F2" w:rsidR="00066508" w:rsidRPr="005A6AA3" w:rsidDel="00AE71EA" w:rsidRDefault="00000000">
                  <w:pPr>
                    <w:keepNext/>
                    <w:widowControl w:val="0"/>
                    <w:spacing w:after="60"/>
                    <w:jc w:val="center"/>
                    <w:rPr>
                      <w:del w:id="5762" w:author="Lorenzo Fabbri" w:date="2024-09-24T14:48:00Z" w16du:dateUtc="2024-09-24T12:48:00Z"/>
                    </w:rPr>
                  </w:pPr>
                  <w:del w:id="5763" w:author="Lorenzo Fabbri" w:date="2024-09-24T14:48:00Z" w16du:dateUtc="2024-09-24T12:48:00Z">
                    <w:r w:rsidRPr="005A6AA3" w:rsidDel="00AE71EA">
                      <w:rPr>
                        <w:rFonts w:ascii="Calibri" w:hAnsi="Calibri"/>
                        <w:sz w:val="20"/>
                      </w:rPr>
                      <w:delText>143.0 (52.6%)</w:delText>
                    </w:r>
                  </w:del>
                </w:p>
              </w:tc>
              <w:tc>
                <w:tcPr>
                  <w:tcW w:w="0" w:type="dxa"/>
                  <w:tcPrChange w:id="57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4DC943" w14:textId="02E92868" w:rsidR="00066508" w:rsidRPr="005A6AA3" w:rsidDel="00AE71EA" w:rsidRDefault="00000000">
                  <w:pPr>
                    <w:keepNext/>
                    <w:widowControl w:val="0"/>
                    <w:spacing w:after="60"/>
                    <w:jc w:val="center"/>
                    <w:rPr>
                      <w:del w:id="5765" w:author="Lorenzo Fabbri" w:date="2024-09-24T14:48:00Z" w16du:dateUtc="2024-09-24T12:48:00Z"/>
                    </w:rPr>
                  </w:pPr>
                  <w:del w:id="5766" w:author="Lorenzo Fabbri" w:date="2024-09-24T14:48:00Z" w16du:dateUtc="2024-09-24T12:48:00Z">
                    <w:r w:rsidRPr="005A6AA3" w:rsidDel="00AE71EA">
                      <w:rPr>
                        <w:rFonts w:ascii="Calibri" w:hAnsi="Calibri"/>
                        <w:sz w:val="20"/>
                      </w:rPr>
                      <w:delText>111.0 (55.8%)</w:delText>
                    </w:r>
                  </w:del>
                </w:p>
              </w:tc>
            </w:tr>
            <w:tr w:rsidR="00066508" w:rsidRPr="005A6AA3" w:rsidDel="00AE71EA" w14:paraId="5112D144" w14:textId="67202D8A" w:rsidTr="006C3DDD">
              <w:trPr>
                <w:del w:id="5767" w:author="Lorenzo Fabbri" w:date="2024-09-24T14:48:00Z"/>
                <w:trPrChange w:id="5768" w:author="Lorenzo Fabbri" w:date="2024-09-19T20:38:00Z" w16du:dateUtc="2024-09-19T18:38:00Z">
                  <w:trPr>
                    <w:gridBefore w:val="1"/>
                    <w:cantSplit/>
                    <w:jc w:val="center"/>
                  </w:trPr>
                </w:trPrChange>
              </w:trPr>
              <w:tc>
                <w:tcPr>
                  <w:tcW w:w="0" w:type="dxa"/>
                  <w:tcPrChange w:id="576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FB8A1D" w14:textId="3D2263C5" w:rsidR="00066508" w:rsidRPr="005A6AA3" w:rsidDel="00AE71EA" w:rsidRDefault="00000000">
                  <w:pPr>
                    <w:keepNext/>
                    <w:widowControl w:val="0"/>
                    <w:spacing w:after="60"/>
                    <w:rPr>
                      <w:del w:id="5770" w:author="Lorenzo Fabbri" w:date="2024-09-24T14:48:00Z" w16du:dateUtc="2024-09-24T12:48:00Z"/>
                    </w:rPr>
                  </w:pPr>
                  <w:del w:id="5771" w:author="Lorenzo Fabbri" w:date="2024-09-24T14:48:00Z" w16du:dateUtc="2024-09-24T12:48:00Z">
                    <w:r w:rsidRPr="005A6AA3" w:rsidDel="00AE71EA">
                      <w:rPr>
                        <w:rFonts w:ascii="Calibri" w:hAnsi="Calibri"/>
                        <w:sz w:val="20"/>
                      </w:rPr>
                      <w:delText>    Female</w:delText>
                    </w:r>
                  </w:del>
                </w:p>
              </w:tc>
              <w:tc>
                <w:tcPr>
                  <w:tcW w:w="0" w:type="dxa"/>
                  <w:tcPrChange w:id="57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EE3056" w14:textId="003F2D29" w:rsidR="00066508" w:rsidRPr="005A6AA3" w:rsidDel="00AE71EA" w:rsidRDefault="00000000">
                  <w:pPr>
                    <w:keepNext/>
                    <w:widowControl w:val="0"/>
                    <w:spacing w:after="60"/>
                    <w:jc w:val="center"/>
                    <w:rPr>
                      <w:del w:id="5773" w:author="Lorenzo Fabbri" w:date="2024-09-24T14:48:00Z" w16du:dateUtc="2024-09-24T12:48:00Z"/>
                    </w:rPr>
                  </w:pPr>
                  <w:del w:id="5774" w:author="Lorenzo Fabbri" w:date="2024-09-24T14:48:00Z" w16du:dateUtc="2024-09-24T12:48:00Z">
                    <w:r w:rsidRPr="005A6AA3" w:rsidDel="00AE71EA">
                      <w:rPr>
                        <w:rFonts w:ascii="Calibri" w:hAnsi="Calibri"/>
                        <w:sz w:val="20"/>
                      </w:rPr>
                      <w:delText>587.0 (45.3%)</w:delText>
                    </w:r>
                  </w:del>
                </w:p>
              </w:tc>
              <w:tc>
                <w:tcPr>
                  <w:tcW w:w="0" w:type="dxa"/>
                  <w:tcPrChange w:id="57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C116C1" w14:textId="25A8DD42" w:rsidR="00066508" w:rsidRPr="005A6AA3" w:rsidDel="00AE71EA" w:rsidRDefault="00000000">
                  <w:pPr>
                    <w:keepNext/>
                    <w:widowControl w:val="0"/>
                    <w:spacing w:after="60"/>
                    <w:jc w:val="center"/>
                    <w:rPr>
                      <w:del w:id="5776" w:author="Lorenzo Fabbri" w:date="2024-09-24T14:48:00Z" w16du:dateUtc="2024-09-24T12:48:00Z"/>
                    </w:rPr>
                  </w:pPr>
                  <w:del w:id="5777" w:author="Lorenzo Fabbri" w:date="2024-09-24T14:48:00Z" w16du:dateUtc="2024-09-24T12:48:00Z">
                    <w:r w:rsidRPr="005A6AA3" w:rsidDel="00AE71EA">
                      <w:rPr>
                        <w:rFonts w:ascii="Calibri" w:hAnsi="Calibri"/>
                        <w:sz w:val="20"/>
                      </w:rPr>
                      <w:delText>92.0 (45.1%)</w:delText>
                    </w:r>
                  </w:del>
                </w:p>
              </w:tc>
              <w:tc>
                <w:tcPr>
                  <w:tcW w:w="0" w:type="dxa"/>
                  <w:tcPrChange w:id="57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92B6D7" w14:textId="6CF3966E" w:rsidR="00066508" w:rsidRPr="005A6AA3" w:rsidDel="00AE71EA" w:rsidRDefault="00000000">
                  <w:pPr>
                    <w:keepNext/>
                    <w:widowControl w:val="0"/>
                    <w:spacing w:after="60"/>
                    <w:jc w:val="center"/>
                    <w:rPr>
                      <w:del w:id="5779" w:author="Lorenzo Fabbri" w:date="2024-09-24T14:48:00Z" w16du:dateUtc="2024-09-24T12:48:00Z"/>
                    </w:rPr>
                  </w:pPr>
                  <w:del w:id="5780" w:author="Lorenzo Fabbri" w:date="2024-09-24T14:48:00Z" w16du:dateUtc="2024-09-24T12:48:00Z">
                    <w:r w:rsidRPr="005A6AA3" w:rsidDel="00AE71EA">
                      <w:rPr>
                        <w:rFonts w:ascii="Calibri" w:hAnsi="Calibri"/>
                        <w:sz w:val="20"/>
                      </w:rPr>
                      <w:delText>85.0 (42.9%)</w:delText>
                    </w:r>
                  </w:del>
                </w:p>
              </w:tc>
              <w:tc>
                <w:tcPr>
                  <w:tcW w:w="0" w:type="dxa"/>
                  <w:tcPrChange w:id="57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D2FF2" w14:textId="1D97ECCE" w:rsidR="00066508" w:rsidRPr="005A6AA3" w:rsidDel="00AE71EA" w:rsidRDefault="00000000">
                  <w:pPr>
                    <w:keepNext/>
                    <w:widowControl w:val="0"/>
                    <w:spacing w:after="60"/>
                    <w:jc w:val="center"/>
                    <w:rPr>
                      <w:del w:id="5782" w:author="Lorenzo Fabbri" w:date="2024-09-24T14:48:00Z" w16du:dateUtc="2024-09-24T12:48:00Z"/>
                    </w:rPr>
                  </w:pPr>
                  <w:del w:id="5783" w:author="Lorenzo Fabbri" w:date="2024-09-24T14:48:00Z" w16du:dateUtc="2024-09-24T12:48:00Z">
                    <w:r w:rsidRPr="005A6AA3" w:rsidDel="00AE71EA">
                      <w:rPr>
                        <w:rFonts w:ascii="Calibri" w:hAnsi="Calibri"/>
                        <w:sz w:val="20"/>
                      </w:rPr>
                      <w:delText>101.0 (45.7%)</w:delText>
                    </w:r>
                  </w:del>
                </w:p>
              </w:tc>
              <w:tc>
                <w:tcPr>
                  <w:tcW w:w="0" w:type="dxa"/>
                  <w:tcPrChange w:id="57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A52897" w14:textId="6FBA8F94" w:rsidR="00066508" w:rsidRPr="005A6AA3" w:rsidDel="00AE71EA" w:rsidRDefault="00000000">
                  <w:pPr>
                    <w:keepNext/>
                    <w:widowControl w:val="0"/>
                    <w:spacing w:after="60"/>
                    <w:jc w:val="center"/>
                    <w:rPr>
                      <w:del w:id="5785" w:author="Lorenzo Fabbri" w:date="2024-09-24T14:48:00Z" w16du:dateUtc="2024-09-24T12:48:00Z"/>
                    </w:rPr>
                  </w:pPr>
                  <w:del w:id="5786" w:author="Lorenzo Fabbri" w:date="2024-09-24T14:48:00Z" w16du:dateUtc="2024-09-24T12:48:00Z">
                    <w:r w:rsidRPr="005A6AA3" w:rsidDel="00AE71EA">
                      <w:rPr>
                        <w:rFonts w:ascii="Calibri" w:hAnsi="Calibri"/>
                        <w:sz w:val="20"/>
                      </w:rPr>
                      <w:delText>92.0 (45.3%)</w:delText>
                    </w:r>
                  </w:del>
                </w:p>
              </w:tc>
              <w:tc>
                <w:tcPr>
                  <w:tcW w:w="0" w:type="dxa"/>
                  <w:tcPrChange w:id="578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112DBE2" w14:textId="54C60680" w:rsidR="00066508" w:rsidRPr="005A6AA3" w:rsidDel="00AE71EA" w:rsidRDefault="00000000">
                  <w:pPr>
                    <w:keepNext/>
                    <w:widowControl w:val="0"/>
                    <w:spacing w:after="60"/>
                    <w:jc w:val="center"/>
                    <w:rPr>
                      <w:del w:id="5788" w:author="Lorenzo Fabbri" w:date="2024-09-24T14:48:00Z" w16du:dateUtc="2024-09-24T12:48:00Z"/>
                    </w:rPr>
                  </w:pPr>
                  <w:del w:id="5789" w:author="Lorenzo Fabbri" w:date="2024-09-24T14:48:00Z" w16du:dateUtc="2024-09-24T12:48:00Z">
                    <w:r w:rsidRPr="005A6AA3" w:rsidDel="00AE71EA">
                      <w:rPr>
                        <w:rFonts w:ascii="Calibri" w:hAnsi="Calibri"/>
                        <w:sz w:val="20"/>
                      </w:rPr>
                      <w:delText>129.0 (47.4%)</w:delText>
                    </w:r>
                  </w:del>
                </w:p>
              </w:tc>
              <w:tc>
                <w:tcPr>
                  <w:tcW w:w="0" w:type="dxa"/>
                  <w:tcPrChange w:id="57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8A3B55" w14:textId="72489F9D" w:rsidR="00066508" w:rsidRPr="005A6AA3" w:rsidDel="00AE71EA" w:rsidRDefault="00000000">
                  <w:pPr>
                    <w:keepNext/>
                    <w:widowControl w:val="0"/>
                    <w:spacing w:after="60"/>
                    <w:jc w:val="center"/>
                    <w:rPr>
                      <w:del w:id="5791" w:author="Lorenzo Fabbri" w:date="2024-09-24T14:48:00Z" w16du:dateUtc="2024-09-24T12:48:00Z"/>
                    </w:rPr>
                  </w:pPr>
                  <w:del w:id="5792" w:author="Lorenzo Fabbri" w:date="2024-09-24T14:48:00Z" w16du:dateUtc="2024-09-24T12:48:00Z">
                    <w:r w:rsidRPr="005A6AA3" w:rsidDel="00AE71EA">
                      <w:rPr>
                        <w:rFonts w:ascii="Calibri" w:hAnsi="Calibri"/>
                        <w:sz w:val="20"/>
                      </w:rPr>
                      <w:delText>88.0 (44.2%)</w:delText>
                    </w:r>
                  </w:del>
                </w:p>
              </w:tc>
            </w:tr>
            <w:tr w:rsidR="00066508" w:rsidRPr="005A6AA3" w:rsidDel="00AE71EA" w14:paraId="03B242D0" w14:textId="5189298C" w:rsidTr="006C3DDD">
              <w:trPr>
                <w:del w:id="5793" w:author="Lorenzo Fabbri" w:date="2024-09-24T14:48:00Z"/>
                <w:trPrChange w:id="5794" w:author="Lorenzo Fabbri" w:date="2024-09-19T20:38:00Z" w16du:dateUtc="2024-09-19T18:38:00Z">
                  <w:trPr>
                    <w:gridBefore w:val="1"/>
                    <w:cantSplit/>
                    <w:jc w:val="center"/>
                  </w:trPr>
                </w:trPrChange>
              </w:trPr>
              <w:tc>
                <w:tcPr>
                  <w:tcW w:w="0" w:type="dxa"/>
                  <w:tcPrChange w:id="579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9F3100B" w14:textId="3E2873A5" w:rsidR="00066508" w:rsidRPr="005A6AA3" w:rsidDel="00AE71EA" w:rsidRDefault="00000000">
                  <w:pPr>
                    <w:keepNext/>
                    <w:widowControl w:val="0"/>
                    <w:spacing w:after="60"/>
                    <w:rPr>
                      <w:del w:id="5796" w:author="Lorenzo Fabbri" w:date="2024-09-24T14:48:00Z" w16du:dateUtc="2024-09-24T12:48:00Z"/>
                    </w:rPr>
                  </w:pPr>
                  <w:del w:id="5797" w:author="Lorenzo Fabbri" w:date="2024-09-24T14:48:00Z" w16du:dateUtc="2024-09-24T12:48:00Z">
                    <w:r w:rsidRPr="005A6AA3" w:rsidDel="00AE71EA">
                      <w:rPr>
                        <w:rFonts w:ascii="Calibri" w:hAnsi="Calibri"/>
                        <w:sz w:val="20"/>
                      </w:rPr>
                      <w:delText>Child weight (kg)</w:delText>
                    </w:r>
                  </w:del>
                </w:p>
              </w:tc>
              <w:tc>
                <w:tcPr>
                  <w:tcW w:w="0" w:type="dxa"/>
                  <w:tcPrChange w:id="57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BB56E0" w14:textId="030D3F2D" w:rsidR="00066508" w:rsidRPr="005A6AA3" w:rsidDel="00AE71EA" w:rsidRDefault="00000000">
                  <w:pPr>
                    <w:keepNext/>
                    <w:widowControl w:val="0"/>
                    <w:spacing w:after="60"/>
                    <w:jc w:val="center"/>
                    <w:rPr>
                      <w:del w:id="5799" w:author="Lorenzo Fabbri" w:date="2024-09-24T14:48:00Z" w16du:dateUtc="2024-09-24T12:48:00Z"/>
                    </w:rPr>
                  </w:pPr>
                  <w:del w:id="5800" w:author="Lorenzo Fabbri" w:date="2024-09-24T14:48:00Z" w16du:dateUtc="2024-09-24T12:48:00Z">
                    <w:r w:rsidRPr="005A6AA3" w:rsidDel="00AE71EA">
                      <w:rPr>
                        <w:rFonts w:ascii="Calibri" w:hAnsi="Calibri"/>
                        <w:sz w:val="20"/>
                      </w:rPr>
                      <w:delText>26.9 (22.9, 32.6)</w:delText>
                    </w:r>
                  </w:del>
                </w:p>
              </w:tc>
              <w:tc>
                <w:tcPr>
                  <w:tcW w:w="0" w:type="dxa"/>
                  <w:tcPrChange w:id="58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00CA43" w14:textId="03F15D0D" w:rsidR="00066508" w:rsidRPr="005A6AA3" w:rsidDel="00AE71EA" w:rsidRDefault="00000000">
                  <w:pPr>
                    <w:keepNext/>
                    <w:widowControl w:val="0"/>
                    <w:spacing w:after="60"/>
                    <w:jc w:val="center"/>
                    <w:rPr>
                      <w:del w:id="5802" w:author="Lorenzo Fabbri" w:date="2024-09-24T14:48:00Z" w16du:dateUtc="2024-09-24T12:48:00Z"/>
                    </w:rPr>
                  </w:pPr>
                  <w:del w:id="5803" w:author="Lorenzo Fabbri" w:date="2024-09-24T14:48:00Z" w16du:dateUtc="2024-09-24T12:48:00Z">
                    <w:r w:rsidRPr="005A6AA3" w:rsidDel="00AE71EA">
                      <w:rPr>
                        <w:rFonts w:ascii="Calibri" w:hAnsi="Calibri"/>
                        <w:sz w:val="20"/>
                      </w:rPr>
                      <w:delText>22.3 (20.3, 25.0)</w:delText>
                    </w:r>
                  </w:del>
                </w:p>
              </w:tc>
              <w:tc>
                <w:tcPr>
                  <w:tcW w:w="0" w:type="dxa"/>
                  <w:tcPrChange w:id="58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5C1B9F" w14:textId="4AA89884" w:rsidR="00066508" w:rsidRPr="005A6AA3" w:rsidDel="00AE71EA" w:rsidRDefault="00000000">
                  <w:pPr>
                    <w:keepNext/>
                    <w:widowControl w:val="0"/>
                    <w:spacing w:after="60"/>
                    <w:jc w:val="center"/>
                    <w:rPr>
                      <w:del w:id="5805" w:author="Lorenzo Fabbri" w:date="2024-09-24T14:48:00Z" w16du:dateUtc="2024-09-24T12:48:00Z"/>
                    </w:rPr>
                  </w:pPr>
                  <w:del w:id="5806" w:author="Lorenzo Fabbri" w:date="2024-09-24T14:48:00Z" w16du:dateUtc="2024-09-24T12:48:00Z">
                    <w:r w:rsidRPr="005A6AA3" w:rsidDel="00AE71EA">
                      <w:rPr>
                        <w:rFonts w:ascii="Calibri" w:hAnsi="Calibri"/>
                        <w:sz w:val="20"/>
                      </w:rPr>
                      <w:delText>35.7 (32.4, 41.2)</w:delText>
                    </w:r>
                  </w:del>
                </w:p>
              </w:tc>
              <w:tc>
                <w:tcPr>
                  <w:tcW w:w="0" w:type="dxa"/>
                  <w:tcPrChange w:id="58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C6DD8" w14:textId="4D43A9C1" w:rsidR="00066508" w:rsidRPr="005A6AA3" w:rsidDel="00AE71EA" w:rsidRDefault="00000000">
                  <w:pPr>
                    <w:keepNext/>
                    <w:widowControl w:val="0"/>
                    <w:spacing w:after="60"/>
                    <w:jc w:val="center"/>
                    <w:rPr>
                      <w:del w:id="5808" w:author="Lorenzo Fabbri" w:date="2024-09-24T14:48:00Z" w16du:dateUtc="2024-09-24T12:48:00Z"/>
                    </w:rPr>
                  </w:pPr>
                  <w:del w:id="5809" w:author="Lorenzo Fabbri" w:date="2024-09-24T14:48:00Z" w16du:dateUtc="2024-09-24T12:48:00Z">
                    <w:r w:rsidRPr="005A6AA3" w:rsidDel="00AE71EA">
                      <w:rPr>
                        <w:rFonts w:ascii="Calibri" w:hAnsi="Calibri"/>
                        <w:sz w:val="20"/>
                      </w:rPr>
                      <w:delText>30.7 (26.8, 36.5)</w:delText>
                    </w:r>
                  </w:del>
                </w:p>
              </w:tc>
              <w:tc>
                <w:tcPr>
                  <w:tcW w:w="0" w:type="dxa"/>
                  <w:tcPrChange w:id="58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EAB19" w14:textId="604D1226" w:rsidR="00066508" w:rsidRPr="005A6AA3" w:rsidDel="00AE71EA" w:rsidRDefault="00000000">
                  <w:pPr>
                    <w:keepNext/>
                    <w:widowControl w:val="0"/>
                    <w:spacing w:after="60"/>
                    <w:jc w:val="center"/>
                    <w:rPr>
                      <w:del w:id="5811" w:author="Lorenzo Fabbri" w:date="2024-09-24T14:48:00Z" w16du:dateUtc="2024-09-24T12:48:00Z"/>
                    </w:rPr>
                  </w:pPr>
                  <w:del w:id="5812" w:author="Lorenzo Fabbri" w:date="2024-09-24T14:48:00Z" w16du:dateUtc="2024-09-24T12:48:00Z">
                    <w:r w:rsidRPr="005A6AA3" w:rsidDel="00AE71EA">
                      <w:rPr>
                        <w:rFonts w:ascii="Calibri" w:hAnsi="Calibri"/>
                        <w:sz w:val="20"/>
                      </w:rPr>
                      <w:delText>23.6 (21.4, 27.1)</w:delText>
                    </w:r>
                  </w:del>
                </w:p>
              </w:tc>
              <w:tc>
                <w:tcPr>
                  <w:tcW w:w="0" w:type="dxa"/>
                  <w:tcPrChange w:id="581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4669753" w14:textId="25172CAC" w:rsidR="00066508" w:rsidRPr="005A6AA3" w:rsidDel="00AE71EA" w:rsidRDefault="00000000">
                  <w:pPr>
                    <w:keepNext/>
                    <w:widowControl w:val="0"/>
                    <w:spacing w:after="60"/>
                    <w:jc w:val="center"/>
                    <w:rPr>
                      <w:del w:id="5814" w:author="Lorenzo Fabbri" w:date="2024-09-24T14:48:00Z" w16du:dateUtc="2024-09-24T12:48:00Z"/>
                    </w:rPr>
                  </w:pPr>
                  <w:del w:id="5815" w:author="Lorenzo Fabbri" w:date="2024-09-24T14:48:00Z" w16du:dateUtc="2024-09-24T12:48:00Z">
                    <w:r w:rsidRPr="005A6AA3" w:rsidDel="00AE71EA">
                      <w:rPr>
                        <w:rFonts w:ascii="Calibri" w:hAnsi="Calibri"/>
                        <w:sz w:val="20"/>
                      </w:rPr>
                      <w:delText>28.5 (25.7, 31.6)</w:delText>
                    </w:r>
                  </w:del>
                </w:p>
              </w:tc>
              <w:tc>
                <w:tcPr>
                  <w:tcW w:w="0" w:type="dxa"/>
                  <w:tcPrChange w:id="58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C842AA" w14:textId="3F6CF1E8" w:rsidR="00066508" w:rsidRPr="005A6AA3" w:rsidDel="00AE71EA" w:rsidRDefault="00000000">
                  <w:pPr>
                    <w:keepNext/>
                    <w:widowControl w:val="0"/>
                    <w:spacing w:after="60"/>
                    <w:jc w:val="center"/>
                    <w:rPr>
                      <w:del w:id="5817" w:author="Lorenzo Fabbri" w:date="2024-09-24T14:48:00Z" w16du:dateUtc="2024-09-24T12:48:00Z"/>
                    </w:rPr>
                  </w:pPr>
                  <w:del w:id="5818" w:author="Lorenzo Fabbri" w:date="2024-09-24T14:48:00Z" w16du:dateUtc="2024-09-24T12:48:00Z">
                    <w:r w:rsidRPr="005A6AA3" w:rsidDel="00AE71EA">
                      <w:rPr>
                        <w:rFonts w:ascii="Calibri" w:hAnsi="Calibri"/>
                        <w:sz w:val="20"/>
                      </w:rPr>
                      <w:delText>23.3 (21.2, 27.2)</w:delText>
                    </w:r>
                  </w:del>
                </w:p>
              </w:tc>
            </w:tr>
            <w:tr w:rsidR="00066508" w:rsidRPr="005A6AA3" w:rsidDel="00AE71EA" w14:paraId="51DE337F" w14:textId="0E061A6D" w:rsidTr="006C3DDD">
              <w:trPr>
                <w:del w:id="5819" w:author="Lorenzo Fabbri" w:date="2024-09-24T14:48:00Z"/>
                <w:trPrChange w:id="5820" w:author="Lorenzo Fabbri" w:date="2024-09-19T20:38:00Z" w16du:dateUtc="2024-09-19T18:38:00Z">
                  <w:trPr>
                    <w:gridBefore w:val="1"/>
                    <w:cantSplit/>
                    <w:jc w:val="center"/>
                  </w:trPr>
                </w:trPrChange>
              </w:trPr>
              <w:tc>
                <w:tcPr>
                  <w:tcW w:w="0" w:type="dxa"/>
                  <w:tcPrChange w:id="58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B9CAE0" w14:textId="5AB79B82" w:rsidR="00066508" w:rsidRPr="005A6AA3" w:rsidDel="00AE71EA" w:rsidRDefault="00000000">
                  <w:pPr>
                    <w:keepNext/>
                    <w:widowControl w:val="0"/>
                    <w:spacing w:after="60"/>
                    <w:rPr>
                      <w:del w:id="5822" w:author="Lorenzo Fabbri" w:date="2024-09-24T14:48:00Z" w16du:dateUtc="2024-09-24T12:48:00Z"/>
                    </w:rPr>
                  </w:pPr>
                  <w:del w:id="5823" w:author="Lorenzo Fabbri" w:date="2024-09-24T14:48:00Z" w16du:dateUtc="2024-09-24T12:48:00Z">
                    <w:r w:rsidRPr="005A6AA3" w:rsidDel="00AE71EA">
                      <w:rPr>
                        <w:rFonts w:ascii="Calibri" w:hAnsi="Calibri"/>
                        <w:sz w:val="20"/>
                      </w:rPr>
                      <w:delText>Chiod mood before assessment</w:delText>
                    </w:r>
                  </w:del>
                </w:p>
              </w:tc>
              <w:tc>
                <w:tcPr>
                  <w:tcW w:w="0" w:type="dxa"/>
                  <w:tcPrChange w:id="58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A8DEBF" w14:textId="50D5B6F2" w:rsidR="00066508" w:rsidRPr="005A6AA3" w:rsidDel="00AE71EA" w:rsidRDefault="00066508">
                  <w:pPr>
                    <w:keepNext/>
                    <w:widowControl w:val="0"/>
                    <w:spacing w:after="60"/>
                    <w:jc w:val="center"/>
                    <w:rPr>
                      <w:del w:id="5825" w:author="Lorenzo Fabbri" w:date="2024-09-24T14:48:00Z" w16du:dateUtc="2024-09-24T12:48:00Z"/>
                    </w:rPr>
                  </w:pPr>
                </w:p>
              </w:tc>
              <w:tc>
                <w:tcPr>
                  <w:tcW w:w="0" w:type="dxa"/>
                  <w:tcPrChange w:id="58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762A63" w14:textId="31D85142" w:rsidR="00066508" w:rsidRPr="005A6AA3" w:rsidDel="00AE71EA" w:rsidRDefault="00066508">
                  <w:pPr>
                    <w:keepNext/>
                    <w:widowControl w:val="0"/>
                    <w:spacing w:after="60"/>
                    <w:jc w:val="center"/>
                    <w:rPr>
                      <w:del w:id="5827" w:author="Lorenzo Fabbri" w:date="2024-09-24T14:48:00Z" w16du:dateUtc="2024-09-24T12:48:00Z"/>
                    </w:rPr>
                  </w:pPr>
                </w:p>
              </w:tc>
              <w:tc>
                <w:tcPr>
                  <w:tcW w:w="0" w:type="dxa"/>
                  <w:tcPrChange w:id="58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51278" w14:textId="52B227AB" w:rsidR="00066508" w:rsidRPr="005A6AA3" w:rsidDel="00AE71EA" w:rsidRDefault="00066508">
                  <w:pPr>
                    <w:keepNext/>
                    <w:widowControl w:val="0"/>
                    <w:spacing w:after="60"/>
                    <w:jc w:val="center"/>
                    <w:rPr>
                      <w:del w:id="5829" w:author="Lorenzo Fabbri" w:date="2024-09-24T14:48:00Z" w16du:dateUtc="2024-09-24T12:48:00Z"/>
                    </w:rPr>
                  </w:pPr>
                </w:p>
              </w:tc>
              <w:tc>
                <w:tcPr>
                  <w:tcW w:w="0" w:type="dxa"/>
                  <w:tcPrChange w:id="58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E28533" w14:textId="17A8AB08" w:rsidR="00066508" w:rsidRPr="005A6AA3" w:rsidDel="00AE71EA" w:rsidRDefault="00066508">
                  <w:pPr>
                    <w:keepNext/>
                    <w:widowControl w:val="0"/>
                    <w:spacing w:after="60"/>
                    <w:jc w:val="center"/>
                    <w:rPr>
                      <w:del w:id="5831" w:author="Lorenzo Fabbri" w:date="2024-09-24T14:48:00Z" w16du:dateUtc="2024-09-24T12:48:00Z"/>
                    </w:rPr>
                  </w:pPr>
                </w:p>
              </w:tc>
              <w:tc>
                <w:tcPr>
                  <w:tcW w:w="0" w:type="dxa"/>
                  <w:tcPrChange w:id="58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1CB5E3" w14:textId="3CB61890" w:rsidR="00066508" w:rsidRPr="005A6AA3" w:rsidDel="00AE71EA" w:rsidRDefault="00066508">
                  <w:pPr>
                    <w:keepNext/>
                    <w:widowControl w:val="0"/>
                    <w:spacing w:after="60"/>
                    <w:jc w:val="center"/>
                    <w:rPr>
                      <w:del w:id="5833" w:author="Lorenzo Fabbri" w:date="2024-09-24T14:48:00Z" w16du:dateUtc="2024-09-24T12:48:00Z"/>
                    </w:rPr>
                  </w:pPr>
                </w:p>
              </w:tc>
              <w:tc>
                <w:tcPr>
                  <w:tcW w:w="0" w:type="dxa"/>
                  <w:tcPrChange w:id="583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07AC6CB" w14:textId="30D9312B" w:rsidR="00066508" w:rsidRPr="005A6AA3" w:rsidDel="00AE71EA" w:rsidRDefault="00066508">
                  <w:pPr>
                    <w:keepNext/>
                    <w:widowControl w:val="0"/>
                    <w:spacing w:after="60"/>
                    <w:jc w:val="center"/>
                    <w:rPr>
                      <w:del w:id="5835" w:author="Lorenzo Fabbri" w:date="2024-09-24T14:48:00Z" w16du:dateUtc="2024-09-24T12:48:00Z"/>
                    </w:rPr>
                  </w:pPr>
                </w:p>
              </w:tc>
              <w:tc>
                <w:tcPr>
                  <w:tcW w:w="0" w:type="dxa"/>
                  <w:tcPrChange w:id="58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2920DA" w14:textId="174004D5" w:rsidR="00066508" w:rsidRPr="005A6AA3" w:rsidDel="00AE71EA" w:rsidRDefault="00066508">
                  <w:pPr>
                    <w:keepNext/>
                    <w:widowControl w:val="0"/>
                    <w:spacing w:after="60"/>
                    <w:jc w:val="center"/>
                    <w:rPr>
                      <w:del w:id="5837" w:author="Lorenzo Fabbri" w:date="2024-09-24T14:48:00Z" w16du:dateUtc="2024-09-24T12:48:00Z"/>
                    </w:rPr>
                  </w:pPr>
                </w:p>
              </w:tc>
            </w:tr>
            <w:tr w:rsidR="00066508" w:rsidRPr="005A6AA3" w:rsidDel="00AE71EA" w14:paraId="756BE9D2" w14:textId="4EBBE1E8" w:rsidTr="006C3DDD">
              <w:trPr>
                <w:del w:id="5838" w:author="Lorenzo Fabbri" w:date="2024-09-24T14:48:00Z"/>
                <w:trPrChange w:id="5839" w:author="Lorenzo Fabbri" w:date="2024-09-19T20:38:00Z" w16du:dateUtc="2024-09-19T18:38:00Z">
                  <w:trPr>
                    <w:gridBefore w:val="1"/>
                    <w:cantSplit/>
                    <w:jc w:val="center"/>
                  </w:trPr>
                </w:trPrChange>
              </w:trPr>
              <w:tc>
                <w:tcPr>
                  <w:tcW w:w="0" w:type="dxa"/>
                  <w:tcPrChange w:id="58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6A62FB" w14:textId="2EB1D0C8" w:rsidR="00066508" w:rsidRPr="005A6AA3" w:rsidDel="00AE71EA" w:rsidRDefault="00000000">
                  <w:pPr>
                    <w:keepNext/>
                    <w:widowControl w:val="0"/>
                    <w:spacing w:after="60"/>
                    <w:rPr>
                      <w:del w:id="5841" w:author="Lorenzo Fabbri" w:date="2024-09-24T14:48:00Z" w16du:dateUtc="2024-09-24T12:48:00Z"/>
                    </w:rPr>
                  </w:pPr>
                  <w:del w:id="5842" w:author="Lorenzo Fabbri" w:date="2024-09-24T14:48:00Z" w16du:dateUtc="2024-09-24T12:48:00Z">
                    <w:r w:rsidRPr="005A6AA3" w:rsidDel="00AE71EA">
                      <w:rPr>
                        <w:rFonts w:ascii="Calibri" w:hAnsi="Calibri"/>
                        <w:sz w:val="20"/>
                      </w:rPr>
                      <w:delText>    Usual</w:delText>
                    </w:r>
                  </w:del>
                </w:p>
              </w:tc>
              <w:tc>
                <w:tcPr>
                  <w:tcW w:w="0" w:type="dxa"/>
                  <w:tcPrChange w:id="58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641AD7" w14:textId="7334C8C2" w:rsidR="00066508" w:rsidRPr="005A6AA3" w:rsidDel="00AE71EA" w:rsidRDefault="00000000">
                  <w:pPr>
                    <w:keepNext/>
                    <w:widowControl w:val="0"/>
                    <w:spacing w:after="60"/>
                    <w:jc w:val="center"/>
                    <w:rPr>
                      <w:del w:id="5844" w:author="Lorenzo Fabbri" w:date="2024-09-24T14:48:00Z" w16du:dateUtc="2024-09-24T12:48:00Z"/>
                    </w:rPr>
                  </w:pPr>
                  <w:del w:id="5845" w:author="Lorenzo Fabbri" w:date="2024-09-24T14:48:00Z" w16du:dateUtc="2024-09-24T12:48:00Z">
                    <w:r w:rsidRPr="005A6AA3" w:rsidDel="00AE71EA">
                      <w:rPr>
                        <w:rFonts w:ascii="Calibri" w:hAnsi="Calibri"/>
                        <w:sz w:val="20"/>
                      </w:rPr>
                      <w:delText>1,232.0 (95.1%)</w:delText>
                    </w:r>
                  </w:del>
                </w:p>
              </w:tc>
              <w:tc>
                <w:tcPr>
                  <w:tcW w:w="0" w:type="dxa"/>
                  <w:tcPrChange w:id="58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673E8" w14:textId="58B39F4E" w:rsidR="00066508" w:rsidRPr="005A6AA3" w:rsidDel="00AE71EA" w:rsidRDefault="00000000">
                  <w:pPr>
                    <w:keepNext/>
                    <w:widowControl w:val="0"/>
                    <w:spacing w:after="60"/>
                    <w:jc w:val="center"/>
                    <w:rPr>
                      <w:del w:id="5847" w:author="Lorenzo Fabbri" w:date="2024-09-24T14:48:00Z" w16du:dateUtc="2024-09-24T12:48:00Z"/>
                    </w:rPr>
                  </w:pPr>
                  <w:del w:id="5848" w:author="Lorenzo Fabbri" w:date="2024-09-24T14:48:00Z" w16du:dateUtc="2024-09-24T12:48:00Z">
                    <w:r w:rsidRPr="005A6AA3" w:rsidDel="00AE71EA">
                      <w:rPr>
                        <w:rFonts w:ascii="Calibri" w:hAnsi="Calibri"/>
                        <w:sz w:val="20"/>
                      </w:rPr>
                      <w:delText>198.0 (97.1%)</w:delText>
                    </w:r>
                  </w:del>
                </w:p>
              </w:tc>
              <w:tc>
                <w:tcPr>
                  <w:tcW w:w="0" w:type="dxa"/>
                  <w:tcPrChange w:id="58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798843" w14:textId="7DD57B9F" w:rsidR="00066508" w:rsidRPr="005A6AA3" w:rsidDel="00AE71EA" w:rsidRDefault="00000000">
                  <w:pPr>
                    <w:keepNext/>
                    <w:widowControl w:val="0"/>
                    <w:spacing w:after="60"/>
                    <w:jc w:val="center"/>
                    <w:rPr>
                      <w:del w:id="5850" w:author="Lorenzo Fabbri" w:date="2024-09-24T14:48:00Z" w16du:dateUtc="2024-09-24T12:48:00Z"/>
                    </w:rPr>
                  </w:pPr>
                  <w:del w:id="5851" w:author="Lorenzo Fabbri" w:date="2024-09-24T14:48:00Z" w16du:dateUtc="2024-09-24T12:48:00Z">
                    <w:r w:rsidRPr="005A6AA3" w:rsidDel="00AE71EA">
                      <w:rPr>
                        <w:rFonts w:ascii="Calibri" w:hAnsi="Calibri"/>
                        <w:sz w:val="20"/>
                      </w:rPr>
                      <w:delText>176.0 (89.3%)</w:delText>
                    </w:r>
                  </w:del>
                </w:p>
              </w:tc>
              <w:tc>
                <w:tcPr>
                  <w:tcW w:w="0" w:type="dxa"/>
                  <w:tcPrChange w:id="58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6D4B47" w14:textId="1DF4BC99" w:rsidR="00066508" w:rsidRPr="005A6AA3" w:rsidDel="00AE71EA" w:rsidRDefault="00000000">
                  <w:pPr>
                    <w:keepNext/>
                    <w:widowControl w:val="0"/>
                    <w:spacing w:after="60"/>
                    <w:jc w:val="center"/>
                    <w:rPr>
                      <w:del w:id="5853" w:author="Lorenzo Fabbri" w:date="2024-09-24T14:48:00Z" w16du:dateUtc="2024-09-24T12:48:00Z"/>
                    </w:rPr>
                  </w:pPr>
                  <w:del w:id="5854" w:author="Lorenzo Fabbri" w:date="2024-09-24T14:48:00Z" w16du:dateUtc="2024-09-24T12:48:00Z">
                    <w:r w:rsidRPr="005A6AA3" w:rsidDel="00AE71EA">
                      <w:rPr>
                        <w:rFonts w:ascii="Calibri" w:hAnsi="Calibri"/>
                        <w:sz w:val="20"/>
                      </w:rPr>
                      <w:delText>214.0 (96.8%)</w:delText>
                    </w:r>
                  </w:del>
                </w:p>
              </w:tc>
              <w:tc>
                <w:tcPr>
                  <w:tcW w:w="0" w:type="dxa"/>
                  <w:tcPrChange w:id="58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DD3EF" w14:textId="3BA600EC" w:rsidR="00066508" w:rsidRPr="005A6AA3" w:rsidDel="00AE71EA" w:rsidRDefault="00000000">
                  <w:pPr>
                    <w:keepNext/>
                    <w:widowControl w:val="0"/>
                    <w:spacing w:after="60"/>
                    <w:jc w:val="center"/>
                    <w:rPr>
                      <w:del w:id="5856" w:author="Lorenzo Fabbri" w:date="2024-09-24T14:48:00Z" w16du:dateUtc="2024-09-24T12:48:00Z"/>
                    </w:rPr>
                  </w:pPr>
                  <w:del w:id="5857" w:author="Lorenzo Fabbri" w:date="2024-09-24T14:48:00Z" w16du:dateUtc="2024-09-24T12:48:00Z">
                    <w:r w:rsidRPr="005A6AA3" w:rsidDel="00AE71EA">
                      <w:rPr>
                        <w:rFonts w:ascii="Calibri" w:hAnsi="Calibri"/>
                        <w:sz w:val="20"/>
                      </w:rPr>
                      <w:delText>187.0 (92.1%)</w:delText>
                    </w:r>
                  </w:del>
                </w:p>
              </w:tc>
              <w:tc>
                <w:tcPr>
                  <w:tcW w:w="0" w:type="dxa"/>
                  <w:tcPrChange w:id="585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AE85C4E" w14:textId="072C93D2" w:rsidR="00066508" w:rsidRPr="005A6AA3" w:rsidDel="00AE71EA" w:rsidRDefault="00000000">
                  <w:pPr>
                    <w:keepNext/>
                    <w:widowControl w:val="0"/>
                    <w:spacing w:after="60"/>
                    <w:jc w:val="center"/>
                    <w:rPr>
                      <w:del w:id="5859" w:author="Lorenzo Fabbri" w:date="2024-09-24T14:48:00Z" w16du:dateUtc="2024-09-24T12:48:00Z"/>
                    </w:rPr>
                  </w:pPr>
                  <w:del w:id="5860" w:author="Lorenzo Fabbri" w:date="2024-09-24T14:48:00Z" w16du:dateUtc="2024-09-24T12:48:00Z">
                    <w:r w:rsidRPr="005A6AA3" w:rsidDel="00AE71EA">
                      <w:rPr>
                        <w:rFonts w:ascii="Calibri" w:hAnsi="Calibri"/>
                        <w:sz w:val="20"/>
                      </w:rPr>
                      <w:delText>262.0 (96.3%)</w:delText>
                    </w:r>
                  </w:del>
                </w:p>
              </w:tc>
              <w:tc>
                <w:tcPr>
                  <w:tcW w:w="0" w:type="dxa"/>
                  <w:tcPrChange w:id="58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9E611" w14:textId="6ADD8172" w:rsidR="00066508" w:rsidRPr="005A6AA3" w:rsidDel="00AE71EA" w:rsidRDefault="00000000">
                  <w:pPr>
                    <w:keepNext/>
                    <w:widowControl w:val="0"/>
                    <w:spacing w:after="60"/>
                    <w:jc w:val="center"/>
                    <w:rPr>
                      <w:del w:id="5862" w:author="Lorenzo Fabbri" w:date="2024-09-24T14:48:00Z" w16du:dateUtc="2024-09-24T12:48:00Z"/>
                    </w:rPr>
                  </w:pPr>
                  <w:del w:id="5863" w:author="Lorenzo Fabbri" w:date="2024-09-24T14:48:00Z" w16du:dateUtc="2024-09-24T12:48:00Z">
                    <w:r w:rsidRPr="005A6AA3" w:rsidDel="00AE71EA">
                      <w:rPr>
                        <w:rFonts w:ascii="Calibri" w:hAnsi="Calibri"/>
                        <w:sz w:val="20"/>
                      </w:rPr>
                      <w:delText>195.0 (98.0%)</w:delText>
                    </w:r>
                  </w:del>
                </w:p>
              </w:tc>
            </w:tr>
            <w:tr w:rsidR="00066508" w:rsidRPr="005A6AA3" w:rsidDel="00AE71EA" w14:paraId="731E39F8" w14:textId="3531DB48" w:rsidTr="006C3DDD">
              <w:trPr>
                <w:del w:id="5864" w:author="Lorenzo Fabbri" w:date="2024-09-24T14:48:00Z"/>
                <w:trPrChange w:id="5865" w:author="Lorenzo Fabbri" w:date="2024-09-19T20:38:00Z" w16du:dateUtc="2024-09-19T18:38:00Z">
                  <w:trPr>
                    <w:gridBefore w:val="1"/>
                    <w:cantSplit/>
                    <w:jc w:val="center"/>
                  </w:trPr>
                </w:trPrChange>
              </w:trPr>
              <w:tc>
                <w:tcPr>
                  <w:tcW w:w="0" w:type="dxa"/>
                  <w:tcPrChange w:id="58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F620B7" w14:textId="7410734F" w:rsidR="00066508" w:rsidRPr="005A6AA3" w:rsidDel="00AE71EA" w:rsidRDefault="00000000">
                  <w:pPr>
                    <w:keepNext/>
                    <w:widowControl w:val="0"/>
                    <w:spacing w:after="60"/>
                    <w:rPr>
                      <w:del w:id="5867" w:author="Lorenzo Fabbri" w:date="2024-09-24T14:48:00Z" w16du:dateUtc="2024-09-24T12:48:00Z"/>
                    </w:rPr>
                  </w:pPr>
                  <w:del w:id="5868" w:author="Lorenzo Fabbri" w:date="2024-09-24T14:48:00Z" w16du:dateUtc="2024-09-24T12:48:00Z">
                    <w:r w:rsidRPr="005A6AA3" w:rsidDel="00AE71EA">
                      <w:rPr>
                        <w:rFonts w:ascii="Calibri" w:hAnsi="Calibri"/>
                        <w:sz w:val="20"/>
                      </w:rPr>
                      <w:delText>    Not usual</w:delText>
                    </w:r>
                  </w:del>
                </w:p>
              </w:tc>
              <w:tc>
                <w:tcPr>
                  <w:tcW w:w="0" w:type="dxa"/>
                  <w:tcPrChange w:id="58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51D6E2" w14:textId="3307587B" w:rsidR="00066508" w:rsidRPr="005A6AA3" w:rsidDel="00AE71EA" w:rsidRDefault="00000000">
                  <w:pPr>
                    <w:keepNext/>
                    <w:widowControl w:val="0"/>
                    <w:spacing w:after="60"/>
                    <w:jc w:val="center"/>
                    <w:rPr>
                      <w:del w:id="5870" w:author="Lorenzo Fabbri" w:date="2024-09-24T14:48:00Z" w16du:dateUtc="2024-09-24T12:48:00Z"/>
                    </w:rPr>
                  </w:pPr>
                  <w:del w:id="5871" w:author="Lorenzo Fabbri" w:date="2024-09-24T14:48:00Z" w16du:dateUtc="2024-09-24T12:48:00Z">
                    <w:r w:rsidRPr="005A6AA3" w:rsidDel="00AE71EA">
                      <w:rPr>
                        <w:rFonts w:ascii="Calibri" w:hAnsi="Calibri"/>
                        <w:sz w:val="20"/>
                      </w:rPr>
                      <w:delText>64.0 (4.9%)</w:delText>
                    </w:r>
                  </w:del>
                </w:p>
              </w:tc>
              <w:tc>
                <w:tcPr>
                  <w:tcW w:w="0" w:type="dxa"/>
                  <w:tcPrChange w:id="58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AD841B" w14:textId="3C97211F" w:rsidR="00066508" w:rsidRPr="005A6AA3" w:rsidDel="00AE71EA" w:rsidRDefault="00000000">
                  <w:pPr>
                    <w:keepNext/>
                    <w:widowControl w:val="0"/>
                    <w:spacing w:after="60"/>
                    <w:jc w:val="center"/>
                    <w:rPr>
                      <w:del w:id="5873" w:author="Lorenzo Fabbri" w:date="2024-09-24T14:48:00Z" w16du:dateUtc="2024-09-24T12:48:00Z"/>
                    </w:rPr>
                  </w:pPr>
                  <w:del w:id="5874" w:author="Lorenzo Fabbri" w:date="2024-09-24T14:48:00Z" w16du:dateUtc="2024-09-24T12:48:00Z">
                    <w:r w:rsidRPr="005A6AA3" w:rsidDel="00AE71EA">
                      <w:rPr>
                        <w:rFonts w:ascii="Calibri" w:hAnsi="Calibri"/>
                        <w:sz w:val="20"/>
                      </w:rPr>
                      <w:delText>6.0 (2.9%)</w:delText>
                    </w:r>
                  </w:del>
                </w:p>
              </w:tc>
              <w:tc>
                <w:tcPr>
                  <w:tcW w:w="0" w:type="dxa"/>
                  <w:tcPrChange w:id="58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B1B7C8" w14:textId="4F96543E" w:rsidR="00066508" w:rsidRPr="005A6AA3" w:rsidDel="00AE71EA" w:rsidRDefault="00000000">
                  <w:pPr>
                    <w:keepNext/>
                    <w:widowControl w:val="0"/>
                    <w:spacing w:after="60"/>
                    <w:jc w:val="center"/>
                    <w:rPr>
                      <w:del w:id="5876" w:author="Lorenzo Fabbri" w:date="2024-09-24T14:48:00Z" w16du:dateUtc="2024-09-24T12:48:00Z"/>
                    </w:rPr>
                  </w:pPr>
                  <w:del w:id="5877" w:author="Lorenzo Fabbri" w:date="2024-09-24T14:48:00Z" w16du:dateUtc="2024-09-24T12:48:00Z">
                    <w:r w:rsidRPr="005A6AA3" w:rsidDel="00AE71EA">
                      <w:rPr>
                        <w:rFonts w:ascii="Calibri" w:hAnsi="Calibri"/>
                        <w:sz w:val="20"/>
                      </w:rPr>
                      <w:delText>21.0 (10.7%)</w:delText>
                    </w:r>
                  </w:del>
                </w:p>
              </w:tc>
              <w:tc>
                <w:tcPr>
                  <w:tcW w:w="0" w:type="dxa"/>
                  <w:tcPrChange w:id="58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E4416F" w14:textId="642FFF6D" w:rsidR="00066508" w:rsidRPr="005A6AA3" w:rsidDel="00AE71EA" w:rsidRDefault="00000000">
                  <w:pPr>
                    <w:keepNext/>
                    <w:widowControl w:val="0"/>
                    <w:spacing w:after="60"/>
                    <w:jc w:val="center"/>
                    <w:rPr>
                      <w:del w:id="5879" w:author="Lorenzo Fabbri" w:date="2024-09-24T14:48:00Z" w16du:dateUtc="2024-09-24T12:48:00Z"/>
                    </w:rPr>
                  </w:pPr>
                  <w:del w:id="5880" w:author="Lorenzo Fabbri" w:date="2024-09-24T14:48:00Z" w16du:dateUtc="2024-09-24T12:48:00Z">
                    <w:r w:rsidRPr="005A6AA3" w:rsidDel="00AE71EA">
                      <w:rPr>
                        <w:rFonts w:ascii="Calibri" w:hAnsi="Calibri"/>
                        <w:sz w:val="20"/>
                      </w:rPr>
                      <w:delText>7.0 (3.2%)</w:delText>
                    </w:r>
                  </w:del>
                </w:p>
              </w:tc>
              <w:tc>
                <w:tcPr>
                  <w:tcW w:w="0" w:type="dxa"/>
                  <w:tcPrChange w:id="58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F07A1" w14:textId="2413FF51" w:rsidR="00066508" w:rsidRPr="005A6AA3" w:rsidDel="00AE71EA" w:rsidRDefault="00000000">
                  <w:pPr>
                    <w:keepNext/>
                    <w:widowControl w:val="0"/>
                    <w:spacing w:after="60"/>
                    <w:jc w:val="center"/>
                    <w:rPr>
                      <w:del w:id="5882" w:author="Lorenzo Fabbri" w:date="2024-09-24T14:48:00Z" w16du:dateUtc="2024-09-24T12:48:00Z"/>
                    </w:rPr>
                  </w:pPr>
                  <w:del w:id="5883" w:author="Lorenzo Fabbri" w:date="2024-09-24T14:48:00Z" w16du:dateUtc="2024-09-24T12:48:00Z">
                    <w:r w:rsidRPr="005A6AA3" w:rsidDel="00AE71EA">
                      <w:rPr>
                        <w:rFonts w:ascii="Calibri" w:hAnsi="Calibri"/>
                        <w:sz w:val="20"/>
                      </w:rPr>
                      <w:delText>16.0 (7.9%)</w:delText>
                    </w:r>
                  </w:del>
                </w:p>
              </w:tc>
              <w:tc>
                <w:tcPr>
                  <w:tcW w:w="0" w:type="dxa"/>
                  <w:tcPrChange w:id="588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1C49032" w14:textId="7F870FB1" w:rsidR="00066508" w:rsidRPr="005A6AA3" w:rsidDel="00AE71EA" w:rsidRDefault="00000000">
                  <w:pPr>
                    <w:keepNext/>
                    <w:widowControl w:val="0"/>
                    <w:spacing w:after="60"/>
                    <w:jc w:val="center"/>
                    <w:rPr>
                      <w:del w:id="5885" w:author="Lorenzo Fabbri" w:date="2024-09-24T14:48:00Z" w16du:dateUtc="2024-09-24T12:48:00Z"/>
                    </w:rPr>
                  </w:pPr>
                  <w:del w:id="5886" w:author="Lorenzo Fabbri" w:date="2024-09-24T14:48:00Z" w16du:dateUtc="2024-09-24T12:48:00Z">
                    <w:r w:rsidRPr="005A6AA3" w:rsidDel="00AE71EA">
                      <w:rPr>
                        <w:rFonts w:ascii="Calibri" w:hAnsi="Calibri"/>
                        <w:sz w:val="20"/>
                      </w:rPr>
                      <w:delText>10.0 (3.7%)</w:delText>
                    </w:r>
                  </w:del>
                </w:p>
              </w:tc>
              <w:tc>
                <w:tcPr>
                  <w:tcW w:w="0" w:type="dxa"/>
                  <w:tcPrChange w:id="58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DC8670" w14:textId="5ECB380B" w:rsidR="00066508" w:rsidRPr="005A6AA3" w:rsidDel="00AE71EA" w:rsidRDefault="00000000">
                  <w:pPr>
                    <w:keepNext/>
                    <w:widowControl w:val="0"/>
                    <w:spacing w:after="60"/>
                    <w:jc w:val="center"/>
                    <w:rPr>
                      <w:del w:id="5888" w:author="Lorenzo Fabbri" w:date="2024-09-24T14:48:00Z" w16du:dateUtc="2024-09-24T12:48:00Z"/>
                    </w:rPr>
                  </w:pPr>
                  <w:del w:id="5889" w:author="Lorenzo Fabbri" w:date="2024-09-24T14:48:00Z" w16du:dateUtc="2024-09-24T12:48:00Z">
                    <w:r w:rsidRPr="005A6AA3" w:rsidDel="00AE71EA">
                      <w:rPr>
                        <w:rFonts w:ascii="Calibri" w:hAnsi="Calibri"/>
                        <w:sz w:val="20"/>
                      </w:rPr>
                      <w:delText>4.0 (2.0%)</w:delText>
                    </w:r>
                  </w:del>
                </w:p>
              </w:tc>
            </w:tr>
            <w:tr w:rsidR="00066508" w:rsidRPr="005A6AA3" w:rsidDel="00AE71EA" w14:paraId="6F69106A" w14:textId="5CEF11B9" w:rsidTr="006C3DDD">
              <w:trPr>
                <w:del w:id="5890" w:author="Lorenzo Fabbri" w:date="2024-09-24T14:48:00Z"/>
                <w:trPrChange w:id="5891" w:author="Lorenzo Fabbri" w:date="2024-09-19T20:38:00Z" w16du:dateUtc="2024-09-19T18:38:00Z">
                  <w:trPr>
                    <w:gridBefore w:val="1"/>
                    <w:cantSplit/>
                    <w:jc w:val="center"/>
                  </w:trPr>
                </w:trPrChange>
              </w:trPr>
              <w:tc>
                <w:tcPr>
                  <w:tcW w:w="0" w:type="dxa"/>
                  <w:tcPrChange w:id="589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A2E3A4" w14:textId="6DA108DE" w:rsidR="00066508" w:rsidRPr="005A6AA3" w:rsidDel="00AE71EA" w:rsidRDefault="00000000">
                  <w:pPr>
                    <w:keepNext/>
                    <w:widowControl w:val="0"/>
                    <w:spacing w:after="60"/>
                    <w:rPr>
                      <w:del w:id="5893" w:author="Lorenzo Fabbri" w:date="2024-09-24T14:48:00Z" w16du:dateUtc="2024-09-24T12:48:00Z"/>
                    </w:rPr>
                  </w:pPr>
                  <w:del w:id="5894" w:author="Lorenzo Fabbri" w:date="2024-09-24T14:48:00Z" w16du:dateUtc="2024-09-24T12:48:00Z">
                    <w:r w:rsidRPr="005A6AA3" w:rsidDel="00AE71EA">
                      <w:rPr>
                        <w:rFonts w:ascii="Calibri" w:hAnsi="Calibri"/>
                        <w:sz w:val="20"/>
                      </w:rPr>
                      <w:delText>    Unknown</w:delText>
                    </w:r>
                  </w:del>
                </w:p>
              </w:tc>
              <w:tc>
                <w:tcPr>
                  <w:tcW w:w="0" w:type="dxa"/>
                  <w:tcPrChange w:id="58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3F0DB" w14:textId="42835162" w:rsidR="00066508" w:rsidRPr="005A6AA3" w:rsidDel="00AE71EA" w:rsidRDefault="00000000">
                  <w:pPr>
                    <w:keepNext/>
                    <w:widowControl w:val="0"/>
                    <w:spacing w:after="60"/>
                    <w:jc w:val="center"/>
                    <w:rPr>
                      <w:del w:id="5896" w:author="Lorenzo Fabbri" w:date="2024-09-24T14:48:00Z" w16du:dateUtc="2024-09-24T12:48:00Z"/>
                    </w:rPr>
                  </w:pPr>
                  <w:del w:id="5897" w:author="Lorenzo Fabbri" w:date="2024-09-24T14:48:00Z" w16du:dateUtc="2024-09-24T12:48:00Z">
                    <w:r w:rsidRPr="005A6AA3" w:rsidDel="00AE71EA">
                      <w:rPr>
                        <w:rFonts w:ascii="Calibri" w:hAnsi="Calibri"/>
                        <w:sz w:val="20"/>
                      </w:rPr>
                      <w:delText>1</w:delText>
                    </w:r>
                  </w:del>
                </w:p>
              </w:tc>
              <w:tc>
                <w:tcPr>
                  <w:tcW w:w="0" w:type="dxa"/>
                  <w:tcPrChange w:id="58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BD914" w14:textId="24F78340" w:rsidR="00066508" w:rsidRPr="005A6AA3" w:rsidDel="00AE71EA" w:rsidRDefault="00000000">
                  <w:pPr>
                    <w:keepNext/>
                    <w:widowControl w:val="0"/>
                    <w:spacing w:after="60"/>
                    <w:jc w:val="center"/>
                    <w:rPr>
                      <w:del w:id="5899" w:author="Lorenzo Fabbri" w:date="2024-09-24T14:48:00Z" w16du:dateUtc="2024-09-24T12:48:00Z"/>
                    </w:rPr>
                  </w:pPr>
                  <w:del w:id="5900" w:author="Lorenzo Fabbri" w:date="2024-09-24T14:48:00Z" w16du:dateUtc="2024-09-24T12:48:00Z">
                    <w:r w:rsidRPr="005A6AA3" w:rsidDel="00AE71EA">
                      <w:rPr>
                        <w:rFonts w:ascii="Calibri" w:hAnsi="Calibri"/>
                        <w:sz w:val="20"/>
                      </w:rPr>
                      <w:delText>0</w:delText>
                    </w:r>
                  </w:del>
                </w:p>
              </w:tc>
              <w:tc>
                <w:tcPr>
                  <w:tcW w:w="0" w:type="dxa"/>
                  <w:tcPrChange w:id="59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38DBC" w14:textId="44975CB6" w:rsidR="00066508" w:rsidRPr="005A6AA3" w:rsidDel="00AE71EA" w:rsidRDefault="00000000">
                  <w:pPr>
                    <w:keepNext/>
                    <w:widowControl w:val="0"/>
                    <w:spacing w:after="60"/>
                    <w:jc w:val="center"/>
                    <w:rPr>
                      <w:del w:id="5902" w:author="Lorenzo Fabbri" w:date="2024-09-24T14:48:00Z" w16du:dateUtc="2024-09-24T12:48:00Z"/>
                    </w:rPr>
                  </w:pPr>
                  <w:del w:id="5903" w:author="Lorenzo Fabbri" w:date="2024-09-24T14:48:00Z" w16du:dateUtc="2024-09-24T12:48:00Z">
                    <w:r w:rsidRPr="005A6AA3" w:rsidDel="00AE71EA">
                      <w:rPr>
                        <w:rFonts w:ascii="Calibri" w:hAnsi="Calibri"/>
                        <w:sz w:val="20"/>
                      </w:rPr>
                      <w:delText>1</w:delText>
                    </w:r>
                  </w:del>
                </w:p>
              </w:tc>
              <w:tc>
                <w:tcPr>
                  <w:tcW w:w="0" w:type="dxa"/>
                  <w:tcPrChange w:id="59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14B5A" w14:textId="2A3EF1E5" w:rsidR="00066508" w:rsidRPr="005A6AA3" w:rsidDel="00AE71EA" w:rsidRDefault="00000000">
                  <w:pPr>
                    <w:keepNext/>
                    <w:widowControl w:val="0"/>
                    <w:spacing w:after="60"/>
                    <w:jc w:val="center"/>
                    <w:rPr>
                      <w:del w:id="5905" w:author="Lorenzo Fabbri" w:date="2024-09-24T14:48:00Z" w16du:dateUtc="2024-09-24T12:48:00Z"/>
                    </w:rPr>
                  </w:pPr>
                  <w:del w:id="5906" w:author="Lorenzo Fabbri" w:date="2024-09-24T14:48:00Z" w16du:dateUtc="2024-09-24T12:48:00Z">
                    <w:r w:rsidRPr="005A6AA3" w:rsidDel="00AE71EA">
                      <w:rPr>
                        <w:rFonts w:ascii="Calibri" w:hAnsi="Calibri"/>
                        <w:sz w:val="20"/>
                      </w:rPr>
                      <w:delText>0</w:delText>
                    </w:r>
                  </w:del>
                </w:p>
              </w:tc>
              <w:tc>
                <w:tcPr>
                  <w:tcW w:w="0" w:type="dxa"/>
                  <w:tcPrChange w:id="59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47E4E" w14:textId="6AE87F3C" w:rsidR="00066508" w:rsidRPr="005A6AA3" w:rsidDel="00AE71EA" w:rsidRDefault="00000000">
                  <w:pPr>
                    <w:keepNext/>
                    <w:widowControl w:val="0"/>
                    <w:spacing w:after="60"/>
                    <w:jc w:val="center"/>
                    <w:rPr>
                      <w:del w:id="5908" w:author="Lorenzo Fabbri" w:date="2024-09-24T14:48:00Z" w16du:dateUtc="2024-09-24T12:48:00Z"/>
                    </w:rPr>
                  </w:pPr>
                  <w:del w:id="5909" w:author="Lorenzo Fabbri" w:date="2024-09-24T14:48:00Z" w16du:dateUtc="2024-09-24T12:48:00Z">
                    <w:r w:rsidRPr="005A6AA3" w:rsidDel="00AE71EA">
                      <w:rPr>
                        <w:rFonts w:ascii="Calibri" w:hAnsi="Calibri"/>
                        <w:sz w:val="20"/>
                      </w:rPr>
                      <w:delText>0</w:delText>
                    </w:r>
                  </w:del>
                </w:p>
              </w:tc>
              <w:tc>
                <w:tcPr>
                  <w:tcW w:w="0" w:type="dxa"/>
                  <w:tcPrChange w:id="591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FBE6289" w14:textId="0BC51D7E" w:rsidR="00066508" w:rsidRPr="005A6AA3" w:rsidDel="00AE71EA" w:rsidRDefault="00000000">
                  <w:pPr>
                    <w:keepNext/>
                    <w:widowControl w:val="0"/>
                    <w:spacing w:after="60"/>
                    <w:jc w:val="center"/>
                    <w:rPr>
                      <w:del w:id="5911" w:author="Lorenzo Fabbri" w:date="2024-09-24T14:48:00Z" w16du:dateUtc="2024-09-24T12:48:00Z"/>
                    </w:rPr>
                  </w:pPr>
                  <w:del w:id="5912" w:author="Lorenzo Fabbri" w:date="2024-09-24T14:48:00Z" w16du:dateUtc="2024-09-24T12:48:00Z">
                    <w:r w:rsidRPr="005A6AA3" w:rsidDel="00AE71EA">
                      <w:rPr>
                        <w:rFonts w:ascii="Calibri" w:hAnsi="Calibri"/>
                        <w:sz w:val="20"/>
                      </w:rPr>
                      <w:delText>0</w:delText>
                    </w:r>
                  </w:del>
                </w:p>
              </w:tc>
              <w:tc>
                <w:tcPr>
                  <w:tcW w:w="0" w:type="dxa"/>
                  <w:tcPrChange w:id="59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D6E056" w14:textId="0F417340" w:rsidR="00066508" w:rsidRPr="005A6AA3" w:rsidDel="00AE71EA" w:rsidRDefault="00000000">
                  <w:pPr>
                    <w:keepNext/>
                    <w:widowControl w:val="0"/>
                    <w:spacing w:after="60"/>
                    <w:jc w:val="center"/>
                    <w:rPr>
                      <w:del w:id="5914" w:author="Lorenzo Fabbri" w:date="2024-09-24T14:48:00Z" w16du:dateUtc="2024-09-24T12:48:00Z"/>
                    </w:rPr>
                  </w:pPr>
                  <w:del w:id="5915" w:author="Lorenzo Fabbri" w:date="2024-09-24T14:48:00Z" w16du:dateUtc="2024-09-24T12:48:00Z">
                    <w:r w:rsidRPr="005A6AA3" w:rsidDel="00AE71EA">
                      <w:rPr>
                        <w:rFonts w:ascii="Calibri" w:hAnsi="Calibri"/>
                        <w:sz w:val="20"/>
                      </w:rPr>
                      <w:delText>0</w:delText>
                    </w:r>
                  </w:del>
                </w:p>
              </w:tc>
            </w:tr>
            <w:tr w:rsidR="00066508" w:rsidRPr="005A6AA3" w:rsidDel="00AE71EA" w14:paraId="5952B082" w14:textId="5E7FE2EA" w:rsidTr="006C3DDD">
              <w:trPr>
                <w:del w:id="5916" w:author="Lorenzo Fabbri" w:date="2024-09-24T14:48:00Z"/>
                <w:trPrChange w:id="5917" w:author="Lorenzo Fabbri" w:date="2024-09-19T20:38:00Z" w16du:dateUtc="2024-09-19T18:38:00Z">
                  <w:trPr>
                    <w:gridBefore w:val="1"/>
                    <w:cantSplit/>
                    <w:jc w:val="center"/>
                  </w:trPr>
                </w:trPrChange>
              </w:trPr>
              <w:tc>
                <w:tcPr>
                  <w:tcW w:w="0" w:type="dxa"/>
                  <w:tcPrChange w:id="591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CA7B629" w14:textId="2965C9EA" w:rsidR="00066508" w:rsidRPr="005A6AA3" w:rsidDel="00AE71EA" w:rsidRDefault="00000000">
                  <w:pPr>
                    <w:keepNext/>
                    <w:widowControl w:val="0"/>
                    <w:spacing w:after="60"/>
                    <w:rPr>
                      <w:del w:id="5919" w:author="Lorenzo Fabbri" w:date="2024-09-24T14:48:00Z" w16du:dateUtc="2024-09-24T12:48:00Z"/>
                    </w:rPr>
                  </w:pPr>
                  <w:del w:id="5920" w:author="Lorenzo Fabbri" w:date="2024-09-24T14:48:00Z" w16du:dateUtc="2024-09-24T12:48:00Z">
                    <w:r w:rsidRPr="005A6AA3" w:rsidDel="00AE71EA">
                      <w:rPr>
                        <w:rFonts w:ascii="Calibri" w:hAnsi="Calibri"/>
                        <w:sz w:val="20"/>
                      </w:rPr>
                      <w:delText>Creatinine night sample (g/l)</w:delText>
                    </w:r>
                  </w:del>
                </w:p>
              </w:tc>
              <w:tc>
                <w:tcPr>
                  <w:tcW w:w="0" w:type="dxa"/>
                  <w:tcPrChange w:id="59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03FBEA" w14:textId="33E39D8D" w:rsidR="00066508" w:rsidRPr="005A6AA3" w:rsidDel="00AE71EA" w:rsidRDefault="00000000">
                  <w:pPr>
                    <w:keepNext/>
                    <w:widowControl w:val="0"/>
                    <w:spacing w:after="60"/>
                    <w:jc w:val="center"/>
                    <w:rPr>
                      <w:del w:id="5922" w:author="Lorenzo Fabbri" w:date="2024-09-24T14:48:00Z" w16du:dateUtc="2024-09-24T12:48:00Z"/>
                    </w:rPr>
                  </w:pPr>
                  <w:del w:id="5923" w:author="Lorenzo Fabbri" w:date="2024-09-24T14:48:00Z" w16du:dateUtc="2024-09-24T12:48:00Z">
                    <w:r w:rsidRPr="005A6AA3" w:rsidDel="00AE71EA">
                      <w:rPr>
                        <w:rFonts w:ascii="Calibri" w:hAnsi="Calibri"/>
                        <w:sz w:val="20"/>
                      </w:rPr>
                      <w:delText>1.7 (0.9, 3.0)</w:delText>
                    </w:r>
                  </w:del>
                </w:p>
              </w:tc>
              <w:tc>
                <w:tcPr>
                  <w:tcW w:w="0" w:type="dxa"/>
                  <w:tcPrChange w:id="59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E4229C" w14:textId="6B34E368" w:rsidR="00066508" w:rsidRPr="005A6AA3" w:rsidDel="00AE71EA" w:rsidRDefault="00000000">
                  <w:pPr>
                    <w:keepNext/>
                    <w:widowControl w:val="0"/>
                    <w:spacing w:after="60"/>
                    <w:jc w:val="center"/>
                    <w:rPr>
                      <w:del w:id="5925" w:author="Lorenzo Fabbri" w:date="2024-09-24T14:48:00Z" w16du:dateUtc="2024-09-24T12:48:00Z"/>
                    </w:rPr>
                  </w:pPr>
                  <w:del w:id="5926" w:author="Lorenzo Fabbri" w:date="2024-09-24T14:48:00Z" w16du:dateUtc="2024-09-24T12:48:00Z">
                    <w:r w:rsidRPr="005A6AA3" w:rsidDel="00AE71EA">
                      <w:rPr>
                        <w:rFonts w:ascii="Calibri" w:hAnsi="Calibri"/>
                        <w:sz w:val="20"/>
                      </w:rPr>
                      <w:delText>0.8 (0.6, 1.1)</w:delText>
                    </w:r>
                  </w:del>
                </w:p>
              </w:tc>
              <w:tc>
                <w:tcPr>
                  <w:tcW w:w="0" w:type="dxa"/>
                  <w:tcPrChange w:id="59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0BC60" w14:textId="4703DA67" w:rsidR="00066508" w:rsidRPr="005A6AA3" w:rsidDel="00AE71EA" w:rsidRDefault="00000000">
                  <w:pPr>
                    <w:keepNext/>
                    <w:widowControl w:val="0"/>
                    <w:spacing w:after="60"/>
                    <w:jc w:val="center"/>
                    <w:rPr>
                      <w:del w:id="5928" w:author="Lorenzo Fabbri" w:date="2024-09-24T14:48:00Z" w16du:dateUtc="2024-09-24T12:48:00Z"/>
                    </w:rPr>
                  </w:pPr>
                  <w:del w:id="5929" w:author="Lorenzo Fabbri" w:date="2024-09-24T14:48:00Z" w16du:dateUtc="2024-09-24T12:48:00Z">
                    <w:r w:rsidRPr="005A6AA3" w:rsidDel="00AE71EA">
                      <w:rPr>
                        <w:rFonts w:ascii="Calibri" w:hAnsi="Calibri"/>
                        <w:sz w:val="20"/>
                      </w:rPr>
                      <w:delText>3.3 (2.0, 4.3)</w:delText>
                    </w:r>
                  </w:del>
                </w:p>
              </w:tc>
              <w:tc>
                <w:tcPr>
                  <w:tcW w:w="0" w:type="dxa"/>
                  <w:tcPrChange w:id="59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77277" w14:textId="64F51E20" w:rsidR="00066508" w:rsidRPr="005A6AA3" w:rsidDel="00AE71EA" w:rsidRDefault="00000000">
                  <w:pPr>
                    <w:keepNext/>
                    <w:widowControl w:val="0"/>
                    <w:spacing w:after="60"/>
                    <w:jc w:val="center"/>
                    <w:rPr>
                      <w:del w:id="5931" w:author="Lorenzo Fabbri" w:date="2024-09-24T14:48:00Z" w16du:dateUtc="2024-09-24T12:48:00Z"/>
                    </w:rPr>
                  </w:pPr>
                  <w:del w:id="5932" w:author="Lorenzo Fabbri" w:date="2024-09-24T14:48:00Z" w16du:dateUtc="2024-09-24T12:48:00Z">
                    <w:r w:rsidRPr="005A6AA3" w:rsidDel="00AE71EA">
                      <w:rPr>
                        <w:rFonts w:ascii="Calibri" w:hAnsi="Calibri"/>
                        <w:sz w:val="20"/>
                      </w:rPr>
                      <w:delText>2.5 (1.5, 3.8)</w:delText>
                    </w:r>
                  </w:del>
                </w:p>
              </w:tc>
              <w:tc>
                <w:tcPr>
                  <w:tcW w:w="0" w:type="dxa"/>
                  <w:tcPrChange w:id="59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EEC91" w14:textId="2D805BD1" w:rsidR="00066508" w:rsidRPr="005A6AA3" w:rsidDel="00AE71EA" w:rsidRDefault="00000000">
                  <w:pPr>
                    <w:keepNext/>
                    <w:widowControl w:val="0"/>
                    <w:spacing w:after="60"/>
                    <w:jc w:val="center"/>
                    <w:rPr>
                      <w:del w:id="5934" w:author="Lorenzo Fabbri" w:date="2024-09-24T14:48:00Z" w16du:dateUtc="2024-09-24T12:48:00Z"/>
                    </w:rPr>
                  </w:pPr>
                  <w:del w:id="5935" w:author="Lorenzo Fabbri" w:date="2024-09-24T14:48:00Z" w16du:dateUtc="2024-09-24T12:48:00Z">
                    <w:r w:rsidRPr="005A6AA3" w:rsidDel="00AE71EA">
                      <w:rPr>
                        <w:rFonts w:ascii="Calibri" w:hAnsi="Calibri"/>
                        <w:sz w:val="20"/>
                      </w:rPr>
                      <w:delText>1.7 (0.9, 2.7)</w:delText>
                    </w:r>
                  </w:del>
                </w:p>
              </w:tc>
              <w:tc>
                <w:tcPr>
                  <w:tcW w:w="0" w:type="dxa"/>
                  <w:tcPrChange w:id="593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0162609" w14:textId="684F5CBD" w:rsidR="00066508" w:rsidRPr="005A6AA3" w:rsidDel="00AE71EA" w:rsidRDefault="00000000">
                  <w:pPr>
                    <w:keepNext/>
                    <w:widowControl w:val="0"/>
                    <w:spacing w:after="60"/>
                    <w:jc w:val="center"/>
                    <w:rPr>
                      <w:del w:id="5937" w:author="Lorenzo Fabbri" w:date="2024-09-24T14:48:00Z" w16du:dateUtc="2024-09-24T12:48:00Z"/>
                    </w:rPr>
                  </w:pPr>
                  <w:del w:id="5938" w:author="Lorenzo Fabbri" w:date="2024-09-24T14:48:00Z" w16du:dateUtc="2024-09-24T12:48:00Z">
                    <w:r w:rsidRPr="005A6AA3" w:rsidDel="00AE71EA">
                      <w:rPr>
                        <w:rFonts w:ascii="Calibri" w:hAnsi="Calibri"/>
                        <w:sz w:val="20"/>
                      </w:rPr>
                      <w:delText>2.0 (1.2, 3.0)</w:delText>
                    </w:r>
                  </w:del>
                </w:p>
              </w:tc>
              <w:tc>
                <w:tcPr>
                  <w:tcW w:w="0" w:type="dxa"/>
                  <w:tcPrChange w:id="59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BDD2F4" w14:textId="398FD8E0" w:rsidR="00066508" w:rsidRPr="005A6AA3" w:rsidDel="00AE71EA" w:rsidRDefault="00000000">
                  <w:pPr>
                    <w:keepNext/>
                    <w:widowControl w:val="0"/>
                    <w:spacing w:after="60"/>
                    <w:jc w:val="center"/>
                    <w:rPr>
                      <w:del w:id="5940" w:author="Lorenzo Fabbri" w:date="2024-09-24T14:48:00Z" w16du:dateUtc="2024-09-24T12:48:00Z"/>
                    </w:rPr>
                  </w:pPr>
                  <w:del w:id="5941" w:author="Lorenzo Fabbri" w:date="2024-09-24T14:48:00Z" w16du:dateUtc="2024-09-24T12:48:00Z">
                    <w:r w:rsidRPr="005A6AA3" w:rsidDel="00AE71EA">
                      <w:rPr>
                        <w:rFonts w:ascii="Calibri" w:hAnsi="Calibri"/>
                        <w:sz w:val="20"/>
                      </w:rPr>
                      <w:delText>0.8 (0.4, 1.3)</w:delText>
                    </w:r>
                  </w:del>
                </w:p>
              </w:tc>
            </w:tr>
            <w:tr w:rsidR="00066508" w:rsidRPr="005A6AA3" w:rsidDel="00AE71EA" w14:paraId="7AB12789" w14:textId="4C8F7C33" w:rsidTr="006C3DDD">
              <w:trPr>
                <w:del w:id="5942" w:author="Lorenzo Fabbri" w:date="2024-09-24T14:48:00Z"/>
                <w:trPrChange w:id="5943" w:author="Lorenzo Fabbri" w:date="2024-09-19T20:38:00Z" w16du:dateUtc="2024-09-19T18:38:00Z">
                  <w:trPr>
                    <w:gridBefore w:val="1"/>
                    <w:cantSplit/>
                    <w:jc w:val="center"/>
                  </w:trPr>
                </w:trPrChange>
              </w:trPr>
              <w:tc>
                <w:tcPr>
                  <w:tcW w:w="0" w:type="dxa"/>
                  <w:tcPrChange w:id="594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4A4B35" w14:textId="52ECE67E" w:rsidR="00066508" w:rsidRPr="005A6AA3" w:rsidDel="00AE71EA" w:rsidRDefault="00000000">
                  <w:pPr>
                    <w:keepNext/>
                    <w:widowControl w:val="0"/>
                    <w:spacing w:after="60"/>
                    <w:rPr>
                      <w:del w:id="5945" w:author="Lorenzo Fabbri" w:date="2024-09-24T14:48:00Z" w16du:dateUtc="2024-09-24T12:48:00Z"/>
                    </w:rPr>
                  </w:pPr>
                  <w:del w:id="5946" w:author="Lorenzo Fabbri" w:date="2024-09-24T14:48:00Z" w16du:dateUtc="2024-09-24T12:48:00Z">
                    <w:r w:rsidRPr="005A6AA3" w:rsidDel="00AE71EA">
                      <w:rPr>
                        <w:rFonts w:ascii="Calibri" w:hAnsi="Calibri"/>
                        <w:sz w:val="20"/>
                      </w:rPr>
                      <w:delText>    Unknown</w:delText>
                    </w:r>
                  </w:del>
                </w:p>
              </w:tc>
              <w:tc>
                <w:tcPr>
                  <w:tcW w:w="0" w:type="dxa"/>
                  <w:tcPrChange w:id="59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4243E" w14:textId="4B0771FF" w:rsidR="00066508" w:rsidRPr="005A6AA3" w:rsidDel="00AE71EA" w:rsidRDefault="00000000">
                  <w:pPr>
                    <w:keepNext/>
                    <w:widowControl w:val="0"/>
                    <w:spacing w:after="60"/>
                    <w:jc w:val="center"/>
                    <w:rPr>
                      <w:del w:id="5948" w:author="Lorenzo Fabbri" w:date="2024-09-24T14:48:00Z" w16du:dateUtc="2024-09-24T12:48:00Z"/>
                    </w:rPr>
                  </w:pPr>
                  <w:del w:id="5949" w:author="Lorenzo Fabbri" w:date="2024-09-24T14:48:00Z" w16du:dateUtc="2024-09-24T12:48:00Z">
                    <w:r w:rsidRPr="005A6AA3" w:rsidDel="00AE71EA">
                      <w:rPr>
                        <w:rFonts w:ascii="Calibri" w:hAnsi="Calibri"/>
                        <w:sz w:val="20"/>
                      </w:rPr>
                      <w:delText>321</w:delText>
                    </w:r>
                  </w:del>
                </w:p>
              </w:tc>
              <w:tc>
                <w:tcPr>
                  <w:tcW w:w="0" w:type="dxa"/>
                  <w:tcPrChange w:id="59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F3F42" w14:textId="45793834" w:rsidR="00066508" w:rsidRPr="005A6AA3" w:rsidDel="00AE71EA" w:rsidRDefault="00000000">
                  <w:pPr>
                    <w:keepNext/>
                    <w:widowControl w:val="0"/>
                    <w:spacing w:after="60"/>
                    <w:jc w:val="center"/>
                    <w:rPr>
                      <w:del w:id="5951" w:author="Lorenzo Fabbri" w:date="2024-09-24T14:48:00Z" w16du:dateUtc="2024-09-24T12:48:00Z"/>
                    </w:rPr>
                  </w:pPr>
                  <w:del w:id="5952" w:author="Lorenzo Fabbri" w:date="2024-09-24T14:48:00Z" w16du:dateUtc="2024-09-24T12:48:00Z">
                    <w:r w:rsidRPr="005A6AA3" w:rsidDel="00AE71EA">
                      <w:rPr>
                        <w:rFonts w:ascii="Calibri" w:hAnsi="Calibri"/>
                        <w:sz w:val="20"/>
                      </w:rPr>
                      <w:delText>72</w:delText>
                    </w:r>
                  </w:del>
                </w:p>
              </w:tc>
              <w:tc>
                <w:tcPr>
                  <w:tcW w:w="0" w:type="dxa"/>
                  <w:tcPrChange w:id="59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0A8D8F" w14:textId="5240BDBA" w:rsidR="00066508" w:rsidRPr="005A6AA3" w:rsidDel="00AE71EA" w:rsidRDefault="00000000">
                  <w:pPr>
                    <w:keepNext/>
                    <w:widowControl w:val="0"/>
                    <w:spacing w:after="60"/>
                    <w:jc w:val="center"/>
                    <w:rPr>
                      <w:del w:id="5954" w:author="Lorenzo Fabbri" w:date="2024-09-24T14:48:00Z" w16du:dateUtc="2024-09-24T12:48:00Z"/>
                    </w:rPr>
                  </w:pPr>
                  <w:del w:id="5955" w:author="Lorenzo Fabbri" w:date="2024-09-24T14:48:00Z" w16du:dateUtc="2024-09-24T12:48:00Z">
                    <w:r w:rsidRPr="005A6AA3" w:rsidDel="00AE71EA">
                      <w:rPr>
                        <w:rFonts w:ascii="Calibri" w:hAnsi="Calibri"/>
                        <w:sz w:val="20"/>
                      </w:rPr>
                      <w:delText>64</w:delText>
                    </w:r>
                  </w:del>
                </w:p>
              </w:tc>
              <w:tc>
                <w:tcPr>
                  <w:tcW w:w="0" w:type="dxa"/>
                  <w:tcPrChange w:id="59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E584D6" w14:textId="6BAEFA4B" w:rsidR="00066508" w:rsidRPr="005A6AA3" w:rsidDel="00AE71EA" w:rsidRDefault="00000000">
                  <w:pPr>
                    <w:keepNext/>
                    <w:widowControl w:val="0"/>
                    <w:spacing w:after="60"/>
                    <w:jc w:val="center"/>
                    <w:rPr>
                      <w:del w:id="5957" w:author="Lorenzo Fabbri" w:date="2024-09-24T14:48:00Z" w16du:dateUtc="2024-09-24T12:48:00Z"/>
                    </w:rPr>
                  </w:pPr>
                  <w:del w:id="5958" w:author="Lorenzo Fabbri" w:date="2024-09-24T14:48:00Z" w16du:dateUtc="2024-09-24T12:48:00Z">
                    <w:r w:rsidRPr="005A6AA3" w:rsidDel="00AE71EA">
                      <w:rPr>
                        <w:rFonts w:ascii="Calibri" w:hAnsi="Calibri"/>
                        <w:sz w:val="20"/>
                      </w:rPr>
                      <w:delText>19</w:delText>
                    </w:r>
                  </w:del>
                </w:p>
              </w:tc>
              <w:tc>
                <w:tcPr>
                  <w:tcW w:w="0" w:type="dxa"/>
                  <w:tcPrChange w:id="59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D012" w14:textId="48317719" w:rsidR="00066508" w:rsidRPr="005A6AA3" w:rsidDel="00AE71EA" w:rsidRDefault="00000000">
                  <w:pPr>
                    <w:keepNext/>
                    <w:widowControl w:val="0"/>
                    <w:spacing w:after="60"/>
                    <w:jc w:val="center"/>
                    <w:rPr>
                      <w:del w:id="5960" w:author="Lorenzo Fabbri" w:date="2024-09-24T14:48:00Z" w16du:dateUtc="2024-09-24T12:48:00Z"/>
                    </w:rPr>
                  </w:pPr>
                  <w:del w:id="5961" w:author="Lorenzo Fabbri" w:date="2024-09-24T14:48:00Z" w16du:dateUtc="2024-09-24T12:48:00Z">
                    <w:r w:rsidRPr="005A6AA3" w:rsidDel="00AE71EA">
                      <w:rPr>
                        <w:rFonts w:ascii="Calibri" w:hAnsi="Calibri"/>
                        <w:sz w:val="20"/>
                      </w:rPr>
                      <w:delText>23</w:delText>
                    </w:r>
                  </w:del>
                </w:p>
              </w:tc>
              <w:tc>
                <w:tcPr>
                  <w:tcW w:w="0" w:type="dxa"/>
                  <w:tcPrChange w:id="596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9AC2393" w14:textId="665B952B" w:rsidR="00066508" w:rsidRPr="005A6AA3" w:rsidDel="00AE71EA" w:rsidRDefault="00000000">
                  <w:pPr>
                    <w:keepNext/>
                    <w:widowControl w:val="0"/>
                    <w:spacing w:after="60"/>
                    <w:jc w:val="center"/>
                    <w:rPr>
                      <w:del w:id="5963" w:author="Lorenzo Fabbri" w:date="2024-09-24T14:48:00Z" w16du:dateUtc="2024-09-24T12:48:00Z"/>
                    </w:rPr>
                  </w:pPr>
                  <w:del w:id="5964" w:author="Lorenzo Fabbri" w:date="2024-09-24T14:48:00Z" w16du:dateUtc="2024-09-24T12:48:00Z">
                    <w:r w:rsidRPr="005A6AA3" w:rsidDel="00AE71EA">
                      <w:rPr>
                        <w:rFonts w:ascii="Calibri" w:hAnsi="Calibri"/>
                        <w:sz w:val="20"/>
                      </w:rPr>
                      <w:delText>72</w:delText>
                    </w:r>
                  </w:del>
                </w:p>
              </w:tc>
              <w:tc>
                <w:tcPr>
                  <w:tcW w:w="0" w:type="dxa"/>
                  <w:tcPrChange w:id="59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DD7A7E" w14:textId="765C4351" w:rsidR="00066508" w:rsidRPr="005A6AA3" w:rsidDel="00AE71EA" w:rsidRDefault="00000000">
                  <w:pPr>
                    <w:keepNext/>
                    <w:widowControl w:val="0"/>
                    <w:spacing w:after="60"/>
                    <w:jc w:val="center"/>
                    <w:rPr>
                      <w:del w:id="5966" w:author="Lorenzo Fabbri" w:date="2024-09-24T14:48:00Z" w16du:dateUtc="2024-09-24T12:48:00Z"/>
                    </w:rPr>
                  </w:pPr>
                  <w:del w:id="5967" w:author="Lorenzo Fabbri" w:date="2024-09-24T14:48:00Z" w16du:dateUtc="2024-09-24T12:48:00Z">
                    <w:r w:rsidRPr="005A6AA3" w:rsidDel="00AE71EA">
                      <w:rPr>
                        <w:rFonts w:ascii="Calibri" w:hAnsi="Calibri"/>
                        <w:sz w:val="20"/>
                      </w:rPr>
                      <w:delText>71</w:delText>
                    </w:r>
                  </w:del>
                </w:p>
              </w:tc>
            </w:tr>
            <w:tr w:rsidR="00066508" w:rsidRPr="005A6AA3" w:rsidDel="00AE71EA" w14:paraId="4CB9E1B4" w14:textId="7ACB8E86" w:rsidTr="006C3DDD">
              <w:trPr>
                <w:del w:id="5968" w:author="Lorenzo Fabbri" w:date="2024-09-24T14:48:00Z"/>
                <w:trPrChange w:id="5969" w:author="Lorenzo Fabbri" w:date="2024-09-19T20:38:00Z" w16du:dateUtc="2024-09-19T18:38:00Z">
                  <w:trPr>
                    <w:gridBefore w:val="1"/>
                    <w:cantSplit/>
                    <w:jc w:val="center"/>
                  </w:trPr>
                </w:trPrChange>
              </w:trPr>
              <w:tc>
                <w:tcPr>
                  <w:tcW w:w="0" w:type="dxa"/>
                  <w:tcPrChange w:id="597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46A508" w14:textId="0EEA61FE" w:rsidR="00066508" w:rsidRPr="005A6AA3" w:rsidDel="00AE71EA" w:rsidRDefault="00000000">
                  <w:pPr>
                    <w:keepNext/>
                    <w:widowControl w:val="0"/>
                    <w:spacing w:after="60"/>
                    <w:rPr>
                      <w:del w:id="5971" w:author="Lorenzo Fabbri" w:date="2024-09-24T14:48:00Z" w16du:dateUtc="2024-09-24T12:48:00Z"/>
                    </w:rPr>
                  </w:pPr>
                  <w:del w:id="5972" w:author="Lorenzo Fabbri" w:date="2024-09-24T14:48:00Z" w16du:dateUtc="2024-09-24T12:48:00Z">
                    <w:r w:rsidRPr="005A6AA3" w:rsidDel="00AE71EA">
                      <w:rPr>
                        <w:rFonts w:ascii="Calibri" w:hAnsi="Calibri"/>
                        <w:sz w:val="20"/>
                      </w:rPr>
                      <w:delText>Creatinine pooled sample (g/l)</w:delText>
                    </w:r>
                  </w:del>
                </w:p>
              </w:tc>
              <w:tc>
                <w:tcPr>
                  <w:tcW w:w="0" w:type="dxa"/>
                  <w:tcPrChange w:id="59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362443" w14:textId="239FDDE4" w:rsidR="00066508" w:rsidRPr="005A6AA3" w:rsidDel="00AE71EA" w:rsidRDefault="00000000">
                  <w:pPr>
                    <w:keepNext/>
                    <w:widowControl w:val="0"/>
                    <w:spacing w:after="60"/>
                    <w:jc w:val="center"/>
                    <w:rPr>
                      <w:del w:id="5974" w:author="Lorenzo Fabbri" w:date="2024-09-24T14:48:00Z" w16du:dateUtc="2024-09-24T12:48:00Z"/>
                    </w:rPr>
                  </w:pPr>
                  <w:del w:id="5975" w:author="Lorenzo Fabbri" w:date="2024-09-24T14:48:00Z" w16du:dateUtc="2024-09-24T12:48:00Z">
                    <w:r w:rsidRPr="005A6AA3" w:rsidDel="00AE71EA">
                      <w:rPr>
                        <w:rFonts w:ascii="Calibri" w:hAnsi="Calibri"/>
                        <w:sz w:val="20"/>
                      </w:rPr>
                      <w:delText>1.0 (0.8, 1.2)</w:delText>
                    </w:r>
                  </w:del>
                </w:p>
              </w:tc>
              <w:tc>
                <w:tcPr>
                  <w:tcW w:w="0" w:type="dxa"/>
                  <w:tcPrChange w:id="59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19D7AA" w14:textId="53D19536" w:rsidR="00066508" w:rsidRPr="005A6AA3" w:rsidDel="00AE71EA" w:rsidRDefault="00000000">
                  <w:pPr>
                    <w:keepNext/>
                    <w:widowControl w:val="0"/>
                    <w:spacing w:after="60"/>
                    <w:jc w:val="center"/>
                    <w:rPr>
                      <w:del w:id="5977" w:author="Lorenzo Fabbri" w:date="2024-09-24T14:48:00Z" w16du:dateUtc="2024-09-24T12:48:00Z"/>
                    </w:rPr>
                  </w:pPr>
                  <w:del w:id="5978" w:author="Lorenzo Fabbri" w:date="2024-09-24T14:48:00Z" w16du:dateUtc="2024-09-24T12:48:00Z">
                    <w:r w:rsidRPr="005A6AA3" w:rsidDel="00AE71EA">
                      <w:rPr>
                        <w:rFonts w:ascii="Calibri" w:hAnsi="Calibri"/>
                        <w:sz w:val="20"/>
                      </w:rPr>
                      <w:delText>1.0 (0.8, 1.2)</w:delText>
                    </w:r>
                  </w:del>
                </w:p>
              </w:tc>
              <w:tc>
                <w:tcPr>
                  <w:tcW w:w="0" w:type="dxa"/>
                  <w:tcPrChange w:id="59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34683" w14:textId="4456956F" w:rsidR="00066508" w:rsidRPr="005A6AA3" w:rsidDel="00AE71EA" w:rsidRDefault="00000000">
                  <w:pPr>
                    <w:keepNext/>
                    <w:widowControl w:val="0"/>
                    <w:spacing w:after="60"/>
                    <w:jc w:val="center"/>
                    <w:rPr>
                      <w:del w:id="5980" w:author="Lorenzo Fabbri" w:date="2024-09-24T14:48:00Z" w16du:dateUtc="2024-09-24T12:48:00Z"/>
                    </w:rPr>
                  </w:pPr>
                  <w:del w:id="5981" w:author="Lorenzo Fabbri" w:date="2024-09-24T14:48:00Z" w16du:dateUtc="2024-09-24T12:48:00Z">
                    <w:r w:rsidRPr="005A6AA3" w:rsidDel="00AE71EA">
                      <w:rPr>
                        <w:rFonts w:ascii="Calibri" w:hAnsi="Calibri"/>
                        <w:sz w:val="20"/>
                      </w:rPr>
                      <w:delText>1.2 (1.0, 1.5)</w:delText>
                    </w:r>
                  </w:del>
                </w:p>
              </w:tc>
              <w:tc>
                <w:tcPr>
                  <w:tcW w:w="0" w:type="dxa"/>
                  <w:tcPrChange w:id="59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64DA71" w14:textId="12B1B701" w:rsidR="00066508" w:rsidRPr="005A6AA3" w:rsidDel="00AE71EA" w:rsidRDefault="00000000">
                  <w:pPr>
                    <w:keepNext/>
                    <w:widowControl w:val="0"/>
                    <w:spacing w:after="60"/>
                    <w:jc w:val="center"/>
                    <w:rPr>
                      <w:del w:id="5983" w:author="Lorenzo Fabbri" w:date="2024-09-24T14:48:00Z" w16du:dateUtc="2024-09-24T12:48:00Z"/>
                    </w:rPr>
                  </w:pPr>
                  <w:del w:id="5984" w:author="Lorenzo Fabbri" w:date="2024-09-24T14:48:00Z" w16du:dateUtc="2024-09-24T12:48:00Z">
                    <w:r w:rsidRPr="005A6AA3" w:rsidDel="00AE71EA">
                      <w:rPr>
                        <w:rFonts w:ascii="Calibri" w:hAnsi="Calibri"/>
                        <w:sz w:val="20"/>
                      </w:rPr>
                      <w:delText>1.0 (0.8, 1.3)</w:delText>
                    </w:r>
                  </w:del>
                </w:p>
              </w:tc>
              <w:tc>
                <w:tcPr>
                  <w:tcW w:w="0" w:type="dxa"/>
                  <w:tcPrChange w:id="59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1D0C7F" w14:textId="42A8C2A8" w:rsidR="00066508" w:rsidRPr="005A6AA3" w:rsidDel="00AE71EA" w:rsidRDefault="00000000">
                  <w:pPr>
                    <w:keepNext/>
                    <w:widowControl w:val="0"/>
                    <w:spacing w:after="60"/>
                    <w:jc w:val="center"/>
                    <w:rPr>
                      <w:del w:id="5986" w:author="Lorenzo Fabbri" w:date="2024-09-24T14:48:00Z" w16du:dateUtc="2024-09-24T12:48:00Z"/>
                    </w:rPr>
                  </w:pPr>
                  <w:del w:id="5987" w:author="Lorenzo Fabbri" w:date="2024-09-24T14:48:00Z" w16du:dateUtc="2024-09-24T12:48:00Z">
                    <w:r w:rsidRPr="005A6AA3" w:rsidDel="00AE71EA">
                      <w:rPr>
                        <w:rFonts w:ascii="Calibri" w:hAnsi="Calibri"/>
                        <w:sz w:val="20"/>
                      </w:rPr>
                      <w:delText>0.9 (0.7, 1.1)</w:delText>
                    </w:r>
                  </w:del>
                </w:p>
              </w:tc>
              <w:tc>
                <w:tcPr>
                  <w:tcW w:w="0" w:type="dxa"/>
                  <w:tcPrChange w:id="598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E75501C" w14:textId="472CCD3D" w:rsidR="00066508" w:rsidRPr="005A6AA3" w:rsidDel="00AE71EA" w:rsidRDefault="00000000">
                  <w:pPr>
                    <w:keepNext/>
                    <w:widowControl w:val="0"/>
                    <w:spacing w:after="60"/>
                    <w:jc w:val="center"/>
                    <w:rPr>
                      <w:del w:id="5989" w:author="Lorenzo Fabbri" w:date="2024-09-24T14:48:00Z" w16du:dateUtc="2024-09-24T12:48:00Z"/>
                    </w:rPr>
                  </w:pPr>
                  <w:del w:id="5990" w:author="Lorenzo Fabbri" w:date="2024-09-24T14:48:00Z" w16du:dateUtc="2024-09-24T12:48:00Z">
                    <w:r w:rsidRPr="005A6AA3" w:rsidDel="00AE71EA">
                      <w:rPr>
                        <w:rFonts w:ascii="Calibri" w:hAnsi="Calibri"/>
                        <w:sz w:val="20"/>
                      </w:rPr>
                      <w:delText>0.9 (0.7, 1.1)</w:delText>
                    </w:r>
                  </w:del>
                </w:p>
              </w:tc>
              <w:tc>
                <w:tcPr>
                  <w:tcW w:w="0" w:type="dxa"/>
                  <w:tcPrChange w:id="59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8F1232" w14:textId="1CC2DE01" w:rsidR="00066508" w:rsidRPr="005A6AA3" w:rsidDel="00AE71EA" w:rsidRDefault="00000000">
                  <w:pPr>
                    <w:keepNext/>
                    <w:widowControl w:val="0"/>
                    <w:spacing w:after="60"/>
                    <w:jc w:val="center"/>
                    <w:rPr>
                      <w:del w:id="5992" w:author="Lorenzo Fabbri" w:date="2024-09-24T14:48:00Z" w16du:dateUtc="2024-09-24T12:48:00Z"/>
                    </w:rPr>
                  </w:pPr>
                  <w:del w:id="5993" w:author="Lorenzo Fabbri" w:date="2024-09-24T14:48:00Z" w16du:dateUtc="2024-09-24T12:48:00Z">
                    <w:r w:rsidRPr="005A6AA3" w:rsidDel="00AE71EA">
                      <w:rPr>
                        <w:rFonts w:ascii="Calibri" w:hAnsi="Calibri"/>
                        <w:sz w:val="20"/>
                      </w:rPr>
                      <w:delText>0.9 (0.7, 1.1)</w:delText>
                    </w:r>
                  </w:del>
                </w:p>
              </w:tc>
            </w:tr>
            <w:tr w:rsidR="00066508" w:rsidRPr="005A6AA3" w:rsidDel="00AE71EA" w14:paraId="636E1556" w14:textId="4690614D" w:rsidTr="006C3DDD">
              <w:trPr>
                <w:del w:id="5994" w:author="Lorenzo Fabbri" w:date="2024-09-24T14:48:00Z"/>
                <w:trPrChange w:id="5995" w:author="Lorenzo Fabbri" w:date="2024-09-19T20:38:00Z" w16du:dateUtc="2024-09-19T18:38:00Z">
                  <w:trPr>
                    <w:gridBefore w:val="1"/>
                    <w:cantSplit/>
                    <w:jc w:val="center"/>
                  </w:trPr>
                </w:trPrChange>
              </w:trPr>
              <w:tc>
                <w:tcPr>
                  <w:tcW w:w="0" w:type="dxa"/>
                  <w:tcPrChange w:id="59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14928E" w14:textId="7F4FBA40" w:rsidR="00066508" w:rsidRPr="005A6AA3" w:rsidDel="00AE71EA" w:rsidRDefault="00000000">
                  <w:pPr>
                    <w:keepNext/>
                    <w:widowControl w:val="0"/>
                    <w:spacing w:after="60"/>
                    <w:rPr>
                      <w:del w:id="5997" w:author="Lorenzo Fabbri" w:date="2024-09-24T14:48:00Z" w16du:dateUtc="2024-09-24T12:48:00Z"/>
                    </w:rPr>
                  </w:pPr>
                  <w:del w:id="5998" w:author="Lorenzo Fabbri" w:date="2024-09-24T14:48:00Z" w16du:dateUtc="2024-09-24T12:48:00Z">
                    <w:r w:rsidRPr="005A6AA3" w:rsidDel="00AE71EA">
                      <w:rPr>
                        <w:rFonts w:ascii="Calibri" w:hAnsi="Calibri"/>
                        <w:sz w:val="20"/>
                      </w:rPr>
                      <w:delText>Date of test (season)</w:delText>
                    </w:r>
                  </w:del>
                </w:p>
              </w:tc>
              <w:tc>
                <w:tcPr>
                  <w:tcW w:w="0" w:type="dxa"/>
                  <w:tcPrChange w:id="59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71519" w14:textId="30A91A9E" w:rsidR="00066508" w:rsidRPr="005A6AA3" w:rsidDel="00AE71EA" w:rsidRDefault="00066508">
                  <w:pPr>
                    <w:keepNext/>
                    <w:widowControl w:val="0"/>
                    <w:spacing w:after="60"/>
                    <w:jc w:val="center"/>
                    <w:rPr>
                      <w:del w:id="6000" w:author="Lorenzo Fabbri" w:date="2024-09-24T14:48:00Z" w16du:dateUtc="2024-09-24T12:48:00Z"/>
                    </w:rPr>
                  </w:pPr>
                </w:p>
              </w:tc>
              <w:tc>
                <w:tcPr>
                  <w:tcW w:w="0" w:type="dxa"/>
                  <w:tcPrChange w:id="60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12CCF" w14:textId="626EF27E" w:rsidR="00066508" w:rsidRPr="005A6AA3" w:rsidDel="00AE71EA" w:rsidRDefault="00066508">
                  <w:pPr>
                    <w:keepNext/>
                    <w:widowControl w:val="0"/>
                    <w:spacing w:after="60"/>
                    <w:jc w:val="center"/>
                    <w:rPr>
                      <w:del w:id="6002" w:author="Lorenzo Fabbri" w:date="2024-09-24T14:48:00Z" w16du:dateUtc="2024-09-24T12:48:00Z"/>
                    </w:rPr>
                  </w:pPr>
                </w:p>
              </w:tc>
              <w:tc>
                <w:tcPr>
                  <w:tcW w:w="0" w:type="dxa"/>
                  <w:tcPrChange w:id="60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20DB0A" w14:textId="5559B678" w:rsidR="00066508" w:rsidRPr="005A6AA3" w:rsidDel="00AE71EA" w:rsidRDefault="00066508">
                  <w:pPr>
                    <w:keepNext/>
                    <w:widowControl w:val="0"/>
                    <w:spacing w:after="60"/>
                    <w:jc w:val="center"/>
                    <w:rPr>
                      <w:del w:id="6004" w:author="Lorenzo Fabbri" w:date="2024-09-24T14:48:00Z" w16du:dateUtc="2024-09-24T12:48:00Z"/>
                    </w:rPr>
                  </w:pPr>
                </w:p>
              </w:tc>
              <w:tc>
                <w:tcPr>
                  <w:tcW w:w="0" w:type="dxa"/>
                  <w:tcPrChange w:id="60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7FE04F" w14:textId="6DBA0C9B" w:rsidR="00066508" w:rsidRPr="005A6AA3" w:rsidDel="00AE71EA" w:rsidRDefault="00066508">
                  <w:pPr>
                    <w:keepNext/>
                    <w:widowControl w:val="0"/>
                    <w:spacing w:after="60"/>
                    <w:jc w:val="center"/>
                    <w:rPr>
                      <w:del w:id="6006" w:author="Lorenzo Fabbri" w:date="2024-09-24T14:48:00Z" w16du:dateUtc="2024-09-24T12:48:00Z"/>
                    </w:rPr>
                  </w:pPr>
                </w:p>
              </w:tc>
              <w:tc>
                <w:tcPr>
                  <w:tcW w:w="0" w:type="dxa"/>
                  <w:tcPrChange w:id="60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CCE9B9" w14:textId="15828F8C" w:rsidR="00066508" w:rsidRPr="005A6AA3" w:rsidDel="00AE71EA" w:rsidRDefault="00066508">
                  <w:pPr>
                    <w:keepNext/>
                    <w:widowControl w:val="0"/>
                    <w:spacing w:after="60"/>
                    <w:jc w:val="center"/>
                    <w:rPr>
                      <w:del w:id="6008" w:author="Lorenzo Fabbri" w:date="2024-09-24T14:48:00Z" w16du:dateUtc="2024-09-24T12:48:00Z"/>
                    </w:rPr>
                  </w:pPr>
                </w:p>
              </w:tc>
              <w:tc>
                <w:tcPr>
                  <w:tcW w:w="0" w:type="dxa"/>
                  <w:tcPrChange w:id="600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F2F52CB" w14:textId="4CC99D4A" w:rsidR="00066508" w:rsidRPr="005A6AA3" w:rsidDel="00AE71EA" w:rsidRDefault="00066508">
                  <w:pPr>
                    <w:keepNext/>
                    <w:widowControl w:val="0"/>
                    <w:spacing w:after="60"/>
                    <w:jc w:val="center"/>
                    <w:rPr>
                      <w:del w:id="6010" w:author="Lorenzo Fabbri" w:date="2024-09-24T14:48:00Z" w16du:dateUtc="2024-09-24T12:48:00Z"/>
                    </w:rPr>
                  </w:pPr>
                </w:p>
              </w:tc>
              <w:tc>
                <w:tcPr>
                  <w:tcW w:w="0" w:type="dxa"/>
                  <w:tcPrChange w:id="60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8827DC" w14:textId="6DA3F8E5" w:rsidR="00066508" w:rsidRPr="005A6AA3" w:rsidDel="00AE71EA" w:rsidRDefault="00066508">
                  <w:pPr>
                    <w:keepNext/>
                    <w:widowControl w:val="0"/>
                    <w:spacing w:after="60"/>
                    <w:jc w:val="center"/>
                    <w:rPr>
                      <w:del w:id="6012" w:author="Lorenzo Fabbri" w:date="2024-09-24T14:48:00Z" w16du:dateUtc="2024-09-24T12:48:00Z"/>
                    </w:rPr>
                  </w:pPr>
                </w:p>
              </w:tc>
            </w:tr>
            <w:tr w:rsidR="00066508" w:rsidRPr="005A6AA3" w:rsidDel="00AE71EA" w14:paraId="542583D3" w14:textId="5D96E45E" w:rsidTr="006C3DDD">
              <w:trPr>
                <w:del w:id="6013" w:author="Lorenzo Fabbri" w:date="2024-09-24T14:48:00Z"/>
                <w:trPrChange w:id="6014" w:author="Lorenzo Fabbri" w:date="2024-09-19T20:38:00Z" w16du:dateUtc="2024-09-19T18:38:00Z">
                  <w:trPr>
                    <w:gridBefore w:val="1"/>
                    <w:cantSplit/>
                    <w:jc w:val="center"/>
                  </w:trPr>
                </w:trPrChange>
              </w:trPr>
              <w:tc>
                <w:tcPr>
                  <w:tcW w:w="0" w:type="dxa"/>
                  <w:tcPrChange w:id="60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1356C19" w14:textId="70B011DA" w:rsidR="00066508" w:rsidRPr="005A6AA3" w:rsidDel="00AE71EA" w:rsidRDefault="00000000">
                  <w:pPr>
                    <w:keepNext/>
                    <w:widowControl w:val="0"/>
                    <w:spacing w:after="60"/>
                    <w:rPr>
                      <w:del w:id="6016" w:author="Lorenzo Fabbri" w:date="2024-09-24T14:48:00Z" w16du:dateUtc="2024-09-24T12:48:00Z"/>
                    </w:rPr>
                  </w:pPr>
                  <w:del w:id="6017" w:author="Lorenzo Fabbri" w:date="2024-09-24T14:48:00Z" w16du:dateUtc="2024-09-24T12:48:00Z">
                    <w:r w:rsidRPr="005A6AA3" w:rsidDel="00AE71EA">
                      <w:rPr>
                        <w:rFonts w:ascii="Calibri" w:hAnsi="Calibri"/>
                        <w:sz w:val="20"/>
                      </w:rPr>
                      <w:delText>    Spring</w:delText>
                    </w:r>
                  </w:del>
                </w:p>
              </w:tc>
              <w:tc>
                <w:tcPr>
                  <w:tcW w:w="0" w:type="dxa"/>
                  <w:tcPrChange w:id="60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80A51E" w14:textId="65337194" w:rsidR="00066508" w:rsidRPr="005A6AA3" w:rsidDel="00AE71EA" w:rsidRDefault="00000000">
                  <w:pPr>
                    <w:keepNext/>
                    <w:widowControl w:val="0"/>
                    <w:spacing w:after="60"/>
                    <w:jc w:val="center"/>
                    <w:rPr>
                      <w:del w:id="6019" w:author="Lorenzo Fabbri" w:date="2024-09-24T14:48:00Z" w16du:dateUtc="2024-09-24T12:48:00Z"/>
                    </w:rPr>
                  </w:pPr>
                  <w:del w:id="6020" w:author="Lorenzo Fabbri" w:date="2024-09-24T14:48:00Z" w16du:dateUtc="2024-09-24T12:48:00Z">
                    <w:r w:rsidRPr="005A6AA3" w:rsidDel="00AE71EA">
                      <w:rPr>
                        <w:rFonts w:ascii="Calibri" w:hAnsi="Calibri"/>
                        <w:sz w:val="20"/>
                      </w:rPr>
                      <w:delText>358.0 (27.7%)</w:delText>
                    </w:r>
                  </w:del>
                </w:p>
              </w:tc>
              <w:tc>
                <w:tcPr>
                  <w:tcW w:w="0" w:type="dxa"/>
                  <w:tcPrChange w:id="60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4B45EA" w14:textId="67931A5A" w:rsidR="00066508" w:rsidRPr="005A6AA3" w:rsidDel="00AE71EA" w:rsidRDefault="00000000">
                  <w:pPr>
                    <w:keepNext/>
                    <w:widowControl w:val="0"/>
                    <w:spacing w:after="60"/>
                    <w:jc w:val="center"/>
                    <w:rPr>
                      <w:del w:id="6022" w:author="Lorenzo Fabbri" w:date="2024-09-24T14:48:00Z" w16du:dateUtc="2024-09-24T12:48:00Z"/>
                    </w:rPr>
                  </w:pPr>
                  <w:del w:id="6023" w:author="Lorenzo Fabbri" w:date="2024-09-24T14:48:00Z" w16du:dateUtc="2024-09-24T12:48:00Z">
                    <w:r w:rsidRPr="005A6AA3" w:rsidDel="00AE71EA">
                      <w:rPr>
                        <w:rFonts w:ascii="Calibri" w:hAnsi="Calibri"/>
                        <w:sz w:val="20"/>
                      </w:rPr>
                      <w:delText>48.0 (23.5%)</w:delText>
                    </w:r>
                  </w:del>
                </w:p>
              </w:tc>
              <w:tc>
                <w:tcPr>
                  <w:tcW w:w="0" w:type="dxa"/>
                  <w:tcPrChange w:id="60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C60FED" w14:textId="33105470" w:rsidR="00066508" w:rsidRPr="005A6AA3" w:rsidDel="00AE71EA" w:rsidRDefault="00000000">
                  <w:pPr>
                    <w:keepNext/>
                    <w:widowControl w:val="0"/>
                    <w:spacing w:after="60"/>
                    <w:jc w:val="center"/>
                    <w:rPr>
                      <w:del w:id="6025" w:author="Lorenzo Fabbri" w:date="2024-09-24T14:48:00Z" w16du:dateUtc="2024-09-24T12:48:00Z"/>
                    </w:rPr>
                  </w:pPr>
                  <w:del w:id="6026" w:author="Lorenzo Fabbri" w:date="2024-09-24T14:48:00Z" w16du:dateUtc="2024-09-24T12:48:00Z">
                    <w:r w:rsidRPr="005A6AA3" w:rsidDel="00AE71EA">
                      <w:rPr>
                        <w:rFonts w:ascii="Calibri" w:hAnsi="Calibri"/>
                        <w:sz w:val="20"/>
                      </w:rPr>
                      <w:delText>64.0 (32.3%)</w:delText>
                    </w:r>
                  </w:del>
                </w:p>
              </w:tc>
              <w:tc>
                <w:tcPr>
                  <w:tcW w:w="0" w:type="dxa"/>
                  <w:tcPrChange w:id="60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E2D8" w14:textId="2A8234D7" w:rsidR="00066508" w:rsidRPr="005A6AA3" w:rsidDel="00AE71EA" w:rsidRDefault="00000000">
                  <w:pPr>
                    <w:keepNext/>
                    <w:widowControl w:val="0"/>
                    <w:spacing w:after="60"/>
                    <w:jc w:val="center"/>
                    <w:rPr>
                      <w:del w:id="6028" w:author="Lorenzo Fabbri" w:date="2024-09-24T14:48:00Z" w16du:dateUtc="2024-09-24T12:48:00Z"/>
                    </w:rPr>
                  </w:pPr>
                  <w:del w:id="6029" w:author="Lorenzo Fabbri" w:date="2024-09-24T14:48:00Z" w16du:dateUtc="2024-09-24T12:48:00Z">
                    <w:r w:rsidRPr="005A6AA3" w:rsidDel="00AE71EA">
                      <w:rPr>
                        <w:rFonts w:ascii="Calibri" w:hAnsi="Calibri"/>
                        <w:sz w:val="20"/>
                      </w:rPr>
                      <w:delText>71.0 (32.4%)</w:delText>
                    </w:r>
                  </w:del>
                </w:p>
              </w:tc>
              <w:tc>
                <w:tcPr>
                  <w:tcW w:w="0" w:type="dxa"/>
                  <w:tcPrChange w:id="60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D459F4" w14:textId="75E92B46" w:rsidR="00066508" w:rsidRPr="005A6AA3" w:rsidDel="00AE71EA" w:rsidRDefault="00000000">
                  <w:pPr>
                    <w:keepNext/>
                    <w:widowControl w:val="0"/>
                    <w:spacing w:after="60"/>
                    <w:jc w:val="center"/>
                    <w:rPr>
                      <w:del w:id="6031" w:author="Lorenzo Fabbri" w:date="2024-09-24T14:48:00Z" w16du:dateUtc="2024-09-24T12:48:00Z"/>
                    </w:rPr>
                  </w:pPr>
                  <w:del w:id="6032" w:author="Lorenzo Fabbri" w:date="2024-09-24T14:48:00Z" w16du:dateUtc="2024-09-24T12:48:00Z">
                    <w:r w:rsidRPr="005A6AA3" w:rsidDel="00AE71EA">
                      <w:rPr>
                        <w:rFonts w:ascii="Calibri" w:hAnsi="Calibri"/>
                        <w:sz w:val="20"/>
                      </w:rPr>
                      <w:delText>61.0 (30.0%)</w:delText>
                    </w:r>
                  </w:del>
                </w:p>
              </w:tc>
              <w:tc>
                <w:tcPr>
                  <w:tcW w:w="0" w:type="dxa"/>
                  <w:tcPrChange w:id="603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B8BA52E" w14:textId="3E0FF8F6" w:rsidR="00066508" w:rsidRPr="005A6AA3" w:rsidDel="00AE71EA" w:rsidRDefault="00000000">
                  <w:pPr>
                    <w:keepNext/>
                    <w:widowControl w:val="0"/>
                    <w:spacing w:after="60"/>
                    <w:jc w:val="center"/>
                    <w:rPr>
                      <w:del w:id="6034" w:author="Lorenzo Fabbri" w:date="2024-09-24T14:48:00Z" w16du:dateUtc="2024-09-24T12:48:00Z"/>
                    </w:rPr>
                  </w:pPr>
                  <w:del w:id="6035" w:author="Lorenzo Fabbri" w:date="2024-09-24T14:48:00Z" w16du:dateUtc="2024-09-24T12:48:00Z">
                    <w:r w:rsidRPr="005A6AA3" w:rsidDel="00AE71EA">
                      <w:rPr>
                        <w:rFonts w:ascii="Calibri" w:hAnsi="Calibri"/>
                        <w:sz w:val="20"/>
                      </w:rPr>
                      <w:delText>37.0 (13.6%)</w:delText>
                    </w:r>
                  </w:del>
                </w:p>
              </w:tc>
              <w:tc>
                <w:tcPr>
                  <w:tcW w:w="0" w:type="dxa"/>
                  <w:tcPrChange w:id="60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4CB0BF" w14:textId="6712F6E7" w:rsidR="00066508" w:rsidRPr="005A6AA3" w:rsidDel="00AE71EA" w:rsidRDefault="00000000">
                  <w:pPr>
                    <w:keepNext/>
                    <w:widowControl w:val="0"/>
                    <w:spacing w:after="60"/>
                    <w:jc w:val="center"/>
                    <w:rPr>
                      <w:del w:id="6037" w:author="Lorenzo Fabbri" w:date="2024-09-24T14:48:00Z" w16du:dateUtc="2024-09-24T12:48:00Z"/>
                    </w:rPr>
                  </w:pPr>
                  <w:del w:id="6038" w:author="Lorenzo Fabbri" w:date="2024-09-24T14:48:00Z" w16du:dateUtc="2024-09-24T12:48:00Z">
                    <w:r w:rsidRPr="005A6AA3" w:rsidDel="00AE71EA">
                      <w:rPr>
                        <w:rFonts w:ascii="Calibri" w:hAnsi="Calibri"/>
                        <w:sz w:val="20"/>
                      </w:rPr>
                      <w:delText>77.0 (38.9%)</w:delText>
                    </w:r>
                  </w:del>
                </w:p>
              </w:tc>
            </w:tr>
            <w:tr w:rsidR="00066508" w:rsidRPr="005A6AA3" w:rsidDel="00AE71EA" w14:paraId="0FA7B2C5" w14:textId="2BC2E102" w:rsidTr="006C3DDD">
              <w:trPr>
                <w:del w:id="6039" w:author="Lorenzo Fabbri" w:date="2024-09-24T14:48:00Z"/>
                <w:trPrChange w:id="6040" w:author="Lorenzo Fabbri" w:date="2024-09-19T20:38:00Z" w16du:dateUtc="2024-09-19T18:38:00Z">
                  <w:trPr>
                    <w:gridBefore w:val="1"/>
                    <w:cantSplit/>
                    <w:jc w:val="center"/>
                  </w:trPr>
                </w:trPrChange>
              </w:trPr>
              <w:tc>
                <w:tcPr>
                  <w:tcW w:w="0" w:type="dxa"/>
                  <w:tcPrChange w:id="60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E3F19D5" w14:textId="727344DF" w:rsidR="00066508" w:rsidRPr="005A6AA3" w:rsidDel="00AE71EA" w:rsidRDefault="00000000">
                  <w:pPr>
                    <w:keepNext/>
                    <w:widowControl w:val="0"/>
                    <w:spacing w:after="60"/>
                    <w:rPr>
                      <w:del w:id="6042" w:author="Lorenzo Fabbri" w:date="2024-09-24T14:48:00Z" w16du:dateUtc="2024-09-24T12:48:00Z"/>
                    </w:rPr>
                  </w:pPr>
                  <w:del w:id="6043" w:author="Lorenzo Fabbri" w:date="2024-09-24T14:48:00Z" w16du:dateUtc="2024-09-24T12:48:00Z">
                    <w:r w:rsidRPr="005A6AA3" w:rsidDel="00AE71EA">
                      <w:rPr>
                        <w:rFonts w:ascii="Calibri" w:hAnsi="Calibri"/>
                        <w:sz w:val="20"/>
                      </w:rPr>
                      <w:delText>    Winter</w:delText>
                    </w:r>
                  </w:del>
                </w:p>
              </w:tc>
              <w:tc>
                <w:tcPr>
                  <w:tcW w:w="0" w:type="dxa"/>
                  <w:tcPrChange w:id="60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ED49A" w14:textId="0E3DF881" w:rsidR="00066508" w:rsidRPr="005A6AA3" w:rsidDel="00AE71EA" w:rsidRDefault="00000000">
                  <w:pPr>
                    <w:keepNext/>
                    <w:widowControl w:val="0"/>
                    <w:spacing w:after="60"/>
                    <w:jc w:val="center"/>
                    <w:rPr>
                      <w:del w:id="6045" w:author="Lorenzo Fabbri" w:date="2024-09-24T14:48:00Z" w16du:dateUtc="2024-09-24T12:48:00Z"/>
                    </w:rPr>
                  </w:pPr>
                  <w:del w:id="6046" w:author="Lorenzo Fabbri" w:date="2024-09-24T14:48:00Z" w16du:dateUtc="2024-09-24T12:48:00Z">
                    <w:r w:rsidRPr="005A6AA3" w:rsidDel="00AE71EA">
                      <w:rPr>
                        <w:rFonts w:ascii="Calibri" w:hAnsi="Calibri"/>
                        <w:sz w:val="20"/>
                      </w:rPr>
                      <w:delText>339.0 (26.2%)</w:delText>
                    </w:r>
                  </w:del>
                </w:p>
              </w:tc>
              <w:tc>
                <w:tcPr>
                  <w:tcW w:w="0" w:type="dxa"/>
                  <w:tcPrChange w:id="60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BED1B7" w14:textId="2BE92F95" w:rsidR="00066508" w:rsidRPr="005A6AA3" w:rsidDel="00AE71EA" w:rsidRDefault="00000000">
                  <w:pPr>
                    <w:keepNext/>
                    <w:widowControl w:val="0"/>
                    <w:spacing w:after="60"/>
                    <w:jc w:val="center"/>
                    <w:rPr>
                      <w:del w:id="6048" w:author="Lorenzo Fabbri" w:date="2024-09-24T14:48:00Z" w16du:dateUtc="2024-09-24T12:48:00Z"/>
                    </w:rPr>
                  </w:pPr>
                  <w:del w:id="6049" w:author="Lorenzo Fabbri" w:date="2024-09-24T14:48:00Z" w16du:dateUtc="2024-09-24T12:48:00Z">
                    <w:r w:rsidRPr="005A6AA3" w:rsidDel="00AE71EA">
                      <w:rPr>
                        <w:rFonts w:ascii="Calibri" w:hAnsi="Calibri"/>
                        <w:sz w:val="20"/>
                      </w:rPr>
                      <w:delText>40.0 (19.6%)</w:delText>
                    </w:r>
                  </w:del>
                </w:p>
              </w:tc>
              <w:tc>
                <w:tcPr>
                  <w:tcW w:w="0" w:type="dxa"/>
                  <w:tcPrChange w:id="60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80350B" w14:textId="619B8555" w:rsidR="00066508" w:rsidRPr="005A6AA3" w:rsidDel="00AE71EA" w:rsidRDefault="00000000">
                  <w:pPr>
                    <w:keepNext/>
                    <w:widowControl w:val="0"/>
                    <w:spacing w:after="60"/>
                    <w:jc w:val="center"/>
                    <w:rPr>
                      <w:del w:id="6051" w:author="Lorenzo Fabbri" w:date="2024-09-24T14:48:00Z" w16du:dateUtc="2024-09-24T12:48:00Z"/>
                    </w:rPr>
                  </w:pPr>
                  <w:del w:id="6052" w:author="Lorenzo Fabbri" w:date="2024-09-24T14:48:00Z" w16du:dateUtc="2024-09-24T12:48:00Z">
                    <w:r w:rsidRPr="005A6AA3" w:rsidDel="00AE71EA">
                      <w:rPr>
                        <w:rFonts w:ascii="Calibri" w:hAnsi="Calibri"/>
                        <w:sz w:val="20"/>
                      </w:rPr>
                      <w:delText>61.0 (30.8%)</w:delText>
                    </w:r>
                  </w:del>
                </w:p>
              </w:tc>
              <w:tc>
                <w:tcPr>
                  <w:tcW w:w="0" w:type="dxa"/>
                  <w:tcPrChange w:id="60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FBF7C" w14:textId="74681170" w:rsidR="00066508" w:rsidRPr="005A6AA3" w:rsidDel="00AE71EA" w:rsidRDefault="00000000">
                  <w:pPr>
                    <w:keepNext/>
                    <w:widowControl w:val="0"/>
                    <w:spacing w:after="60"/>
                    <w:jc w:val="center"/>
                    <w:rPr>
                      <w:del w:id="6054" w:author="Lorenzo Fabbri" w:date="2024-09-24T14:48:00Z" w16du:dateUtc="2024-09-24T12:48:00Z"/>
                    </w:rPr>
                  </w:pPr>
                  <w:del w:id="6055" w:author="Lorenzo Fabbri" w:date="2024-09-24T14:48:00Z" w16du:dateUtc="2024-09-24T12:48:00Z">
                    <w:r w:rsidRPr="005A6AA3" w:rsidDel="00AE71EA">
                      <w:rPr>
                        <w:rFonts w:ascii="Calibri" w:hAnsi="Calibri"/>
                        <w:sz w:val="20"/>
                      </w:rPr>
                      <w:delText>97.0 (44.3%)</w:delText>
                    </w:r>
                  </w:del>
                </w:p>
              </w:tc>
              <w:tc>
                <w:tcPr>
                  <w:tcW w:w="0" w:type="dxa"/>
                  <w:tcPrChange w:id="60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E1E5BE" w14:textId="46A5E399" w:rsidR="00066508" w:rsidRPr="005A6AA3" w:rsidDel="00AE71EA" w:rsidRDefault="00000000">
                  <w:pPr>
                    <w:keepNext/>
                    <w:widowControl w:val="0"/>
                    <w:spacing w:after="60"/>
                    <w:jc w:val="center"/>
                    <w:rPr>
                      <w:del w:id="6057" w:author="Lorenzo Fabbri" w:date="2024-09-24T14:48:00Z" w16du:dateUtc="2024-09-24T12:48:00Z"/>
                    </w:rPr>
                  </w:pPr>
                  <w:del w:id="6058" w:author="Lorenzo Fabbri" w:date="2024-09-24T14:48:00Z" w16du:dateUtc="2024-09-24T12:48:00Z">
                    <w:r w:rsidRPr="005A6AA3" w:rsidDel="00AE71EA">
                      <w:rPr>
                        <w:rFonts w:ascii="Calibri" w:hAnsi="Calibri"/>
                        <w:sz w:val="20"/>
                      </w:rPr>
                      <w:delText>38.0 (18.7%)</w:delText>
                    </w:r>
                  </w:del>
                </w:p>
              </w:tc>
              <w:tc>
                <w:tcPr>
                  <w:tcW w:w="0" w:type="dxa"/>
                  <w:tcPrChange w:id="605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A3780DD" w14:textId="130F7755" w:rsidR="00066508" w:rsidRPr="005A6AA3" w:rsidDel="00AE71EA" w:rsidRDefault="00000000">
                  <w:pPr>
                    <w:keepNext/>
                    <w:widowControl w:val="0"/>
                    <w:spacing w:after="60"/>
                    <w:jc w:val="center"/>
                    <w:rPr>
                      <w:del w:id="6060" w:author="Lorenzo Fabbri" w:date="2024-09-24T14:48:00Z" w16du:dateUtc="2024-09-24T12:48:00Z"/>
                    </w:rPr>
                  </w:pPr>
                  <w:del w:id="6061" w:author="Lorenzo Fabbri" w:date="2024-09-24T14:48:00Z" w16du:dateUtc="2024-09-24T12:48:00Z">
                    <w:r w:rsidRPr="005A6AA3" w:rsidDel="00AE71EA">
                      <w:rPr>
                        <w:rFonts w:ascii="Calibri" w:hAnsi="Calibri"/>
                        <w:sz w:val="20"/>
                      </w:rPr>
                      <w:delText>73.0 (26.8%)</w:delText>
                    </w:r>
                  </w:del>
                </w:p>
              </w:tc>
              <w:tc>
                <w:tcPr>
                  <w:tcW w:w="0" w:type="dxa"/>
                  <w:tcPrChange w:id="60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578C21" w14:textId="689809F5" w:rsidR="00066508" w:rsidRPr="005A6AA3" w:rsidDel="00AE71EA" w:rsidRDefault="00000000">
                  <w:pPr>
                    <w:keepNext/>
                    <w:widowControl w:val="0"/>
                    <w:spacing w:after="60"/>
                    <w:jc w:val="center"/>
                    <w:rPr>
                      <w:del w:id="6063" w:author="Lorenzo Fabbri" w:date="2024-09-24T14:48:00Z" w16du:dateUtc="2024-09-24T12:48:00Z"/>
                    </w:rPr>
                  </w:pPr>
                  <w:del w:id="6064" w:author="Lorenzo Fabbri" w:date="2024-09-24T14:48:00Z" w16du:dateUtc="2024-09-24T12:48:00Z">
                    <w:r w:rsidRPr="005A6AA3" w:rsidDel="00AE71EA">
                      <w:rPr>
                        <w:rFonts w:ascii="Calibri" w:hAnsi="Calibri"/>
                        <w:sz w:val="20"/>
                      </w:rPr>
                      <w:delText>30.0 (15.2%)</w:delText>
                    </w:r>
                  </w:del>
                </w:p>
              </w:tc>
            </w:tr>
            <w:tr w:rsidR="00066508" w:rsidRPr="005A6AA3" w:rsidDel="00AE71EA" w14:paraId="1B17C49B" w14:textId="6AA84729" w:rsidTr="006C3DDD">
              <w:trPr>
                <w:del w:id="6065" w:author="Lorenzo Fabbri" w:date="2024-09-24T14:48:00Z"/>
                <w:trPrChange w:id="6066" w:author="Lorenzo Fabbri" w:date="2024-09-19T20:38:00Z" w16du:dateUtc="2024-09-19T18:38:00Z">
                  <w:trPr>
                    <w:gridBefore w:val="1"/>
                    <w:cantSplit/>
                    <w:jc w:val="center"/>
                  </w:trPr>
                </w:trPrChange>
              </w:trPr>
              <w:tc>
                <w:tcPr>
                  <w:tcW w:w="0" w:type="dxa"/>
                  <w:tcPrChange w:id="60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81EECF" w14:textId="7CD28D2C" w:rsidR="00066508" w:rsidRPr="005A6AA3" w:rsidDel="00AE71EA" w:rsidRDefault="00000000">
                  <w:pPr>
                    <w:keepNext/>
                    <w:widowControl w:val="0"/>
                    <w:spacing w:after="60"/>
                    <w:rPr>
                      <w:del w:id="6068" w:author="Lorenzo Fabbri" w:date="2024-09-24T14:48:00Z" w16du:dateUtc="2024-09-24T12:48:00Z"/>
                    </w:rPr>
                  </w:pPr>
                  <w:del w:id="6069" w:author="Lorenzo Fabbri" w:date="2024-09-24T14:48:00Z" w16du:dateUtc="2024-09-24T12:48:00Z">
                    <w:r w:rsidRPr="005A6AA3" w:rsidDel="00AE71EA">
                      <w:rPr>
                        <w:rFonts w:ascii="Calibri" w:hAnsi="Calibri"/>
                        <w:sz w:val="20"/>
                      </w:rPr>
                      <w:delText>    Autumn</w:delText>
                    </w:r>
                  </w:del>
                </w:p>
              </w:tc>
              <w:tc>
                <w:tcPr>
                  <w:tcW w:w="0" w:type="dxa"/>
                  <w:tcPrChange w:id="60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33A5E" w14:textId="010C261A" w:rsidR="00066508" w:rsidRPr="005A6AA3" w:rsidDel="00AE71EA" w:rsidRDefault="00000000">
                  <w:pPr>
                    <w:keepNext/>
                    <w:widowControl w:val="0"/>
                    <w:spacing w:after="60"/>
                    <w:jc w:val="center"/>
                    <w:rPr>
                      <w:del w:id="6071" w:author="Lorenzo Fabbri" w:date="2024-09-24T14:48:00Z" w16du:dateUtc="2024-09-24T12:48:00Z"/>
                    </w:rPr>
                  </w:pPr>
                  <w:del w:id="6072" w:author="Lorenzo Fabbri" w:date="2024-09-24T14:48:00Z" w16du:dateUtc="2024-09-24T12:48:00Z">
                    <w:r w:rsidRPr="005A6AA3" w:rsidDel="00AE71EA">
                      <w:rPr>
                        <w:rFonts w:ascii="Calibri" w:hAnsi="Calibri"/>
                        <w:sz w:val="20"/>
                      </w:rPr>
                      <w:delText>300.0 (23.2%)</w:delText>
                    </w:r>
                  </w:del>
                </w:p>
              </w:tc>
              <w:tc>
                <w:tcPr>
                  <w:tcW w:w="0" w:type="dxa"/>
                  <w:tcPrChange w:id="60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D2E058" w14:textId="0A2BAB40" w:rsidR="00066508" w:rsidRPr="005A6AA3" w:rsidDel="00AE71EA" w:rsidRDefault="00000000">
                  <w:pPr>
                    <w:keepNext/>
                    <w:widowControl w:val="0"/>
                    <w:spacing w:after="60"/>
                    <w:jc w:val="center"/>
                    <w:rPr>
                      <w:del w:id="6074" w:author="Lorenzo Fabbri" w:date="2024-09-24T14:48:00Z" w16du:dateUtc="2024-09-24T12:48:00Z"/>
                    </w:rPr>
                  </w:pPr>
                  <w:del w:id="6075" w:author="Lorenzo Fabbri" w:date="2024-09-24T14:48:00Z" w16du:dateUtc="2024-09-24T12:48:00Z">
                    <w:r w:rsidRPr="005A6AA3" w:rsidDel="00AE71EA">
                      <w:rPr>
                        <w:rFonts w:ascii="Calibri" w:hAnsi="Calibri"/>
                        <w:sz w:val="20"/>
                      </w:rPr>
                      <w:delText>49.0 (24.0%)</w:delText>
                    </w:r>
                  </w:del>
                </w:p>
              </w:tc>
              <w:tc>
                <w:tcPr>
                  <w:tcW w:w="0" w:type="dxa"/>
                  <w:tcPrChange w:id="60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572A6" w14:textId="0E83E4BB" w:rsidR="00066508" w:rsidRPr="005A6AA3" w:rsidDel="00AE71EA" w:rsidRDefault="00000000">
                  <w:pPr>
                    <w:keepNext/>
                    <w:widowControl w:val="0"/>
                    <w:spacing w:after="60"/>
                    <w:jc w:val="center"/>
                    <w:rPr>
                      <w:del w:id="6077" w:author="Lorenzo Fabbri" w:date="2024-09-24T14:48:00Z" w16du:dateUtc="2024-09-24T12:48:00Z"/>
                    </w:rPr>
                  </w:pPr>
                  <w:del w:id="6078" w:author="Lorenzo Fabbri" w:date="2024-09-24T14:48:00Z" w16du:dateUtc="2024-09-24T12:48:00Z">
                    <w:r w:rsidRPr="005A6AA3" w:rsidDel="00AE71EA">
                      <w:rPr>
                        <w:rFonts w:ascii="Calibri" w:hAnsi="Calibri"/>
                        <w:sz w:val="20"/>
                      </w:rPr>
                      <w:delText>1.0 (0.5%)</w:delText>
                    </w:r>
                  </w:del>
                </w:p>
              </w:tc>
              <w:tc>
                <w:tcPr>
                  <w:tcW w:w="0" w:type="dxa"/>
                  <w:tcPrChange w:id="60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C2C9D" w14:textId="655C8585" w:rsidR="00066508" w:rsidRPr="005A6AA3" w:rsidDel="00AE71EA" w:rsidRDefault="00000000">
                  <w:pPr>
                    <w:keepNext/>
                    <w:widowControl w:val="0"/>
                    <w:spacing w:after="60"/>
                    <w:jc w:val="center"/>
                    <w:rPr>
                      <w:del w:id="6080" w:author="Lorenzo Fabbri" w:date="2024-09-24T14:48:00Z" w16du:dateUtc="2024-09-24T12:48:00Z"/>
                    </w:rPr>
                  </w:pPr>
                  <w:del w:id="6081" w:author="Lorenzo Fabbri" w:date="2024-09-24T14:48:00Z" w16du:dateUtc="2024-09-24T12:48:00Z">
                    <w:r w:rsidRPr="005A6AA3" w:rsidDel="00AE71EA">
                      <w:rPr>
                        <w:rFonts w:ascii="Calibri" w:hAnsi="Calibri"/>
                        <w:sz w:val="20"/>
                      </w:rPr>
                      <w:delText>30.0 (13.7%)</w:delText>
                    </w:r>
                  </w:del>
                </w:p>
              </w:tc>
              <w:tc>
                <w:tcPr>
                  <w:tcW w:w="0" w:type="dxa"/>
                  <w:tcPrChange w:id="60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884280" w14:textId="6E9F6A1C" w:rsidR="00066508" w:rsidRPr="005A6AA3" w:rsidDel="00AE71EA" w:rsidRDefault="00000000">
                  <w:pPr>
                    <w:keepNext/>
                    <w:widowControl w:val="0"/>
                    <w:spacing w:after="60"/>
                    <w:jc w:val="center"/>
                    <w:rPr>
                      <w:del w:id="6083" w:author="Lorenzo Fabbri" w:date="2024-09-24T14:48:00Z" w16du:dateUtc="2024-09-24T12:48:00Z"/>
                    </w:rPr>
                  </w:pPr>
                  <w:del w:id="6084" w:author="Lorenzo Fabbri" w:date="2024-09-24T14:48:00Z" w16du:dateUtc="2024-09-24T12:48:00Z">
                    <w:r w:rsidRPr="005A6AA3" w:rsidDel="00AE71EA">
                      <w:rPr>
                        <w:rFonts w:ascii="Calibri" w:hAnsi="Calibri"/>
                        <w:sz w:val="20"/>
                      </w:rPr>
                      <w:delText>77.0 (37.9%)</w:delText>
                    </w:r>
                  </w:del>
                </w:p>
              </w:tc>
              <w:tc>
                <w:tcPr>
                  <w:tcW w:w="0" w:type="dxa"/>
                  <w:tcPrChange w:id="608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C6BFC93" w14:textId="1BFF88FE" w:rsidR="00066508" w:rsidRPr="005A6AA3" w:rsidDel="00AE71EA" w:rsidRDefault="00000000">
                  <w:pPr>
                    <w:keepNext/>
                    <w:widowControl w:val="0"/>
                    <w:spacing w:after="60"/>
                    <w:jc w:val="center"/>
                    <w:rPr>
                      <w:del w:id="6086" w:author="Lorenzo Fabbri" w:date="2024-09-24T14:48:00Z" w16du:dateUtc="2024-09-24T12:48:00Z"/>
                    </w:rPr>
                  </w:pPr>
                  <w:del w:id="6087" w:author="Lorenzo Fabbri" w:date="2024-09-24T14:48:00Z" w16du:dateUtc="2024-09-24T12:48:00Z">
                    <w:r w:rsidRPr="005A6AA3" w:rsidDel="00AE71EA">
                      <w:rPr>
                        <w:rFonts w:ascii="Calibri" w:hAnsi="Calibri"/>
                        <w:sz w:val="20"/>
                      </w:rPr>
                      <w:delText>105.0 (38.6%)</w:delText>
                    </w:r>
                  </w:del>
                </w:p>
              </w:tc>
              <w:tc>
                <w:tcPr>
                  <w:tcW w:w="0" w:type="dxa"/>
                  <w:tcPrChange w:id="60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C53F3D" w14:textId="2295DF67" w:rsidR="00066508" w:rsidRPr="005A6AA3" w:rsidDel="00AE71EA" w:rsidRDefault="00000000">
                  <w:pPr>
                    <w:keepNext/>
                    <w:widowControl w:val="0"/>
                    <w:spacing w:after="60"/>
                    <w:jc w:val="center"/>
                    <w:rPr>
                      <w:del w:id="6089" w:author="Lorenzo Fabbri" w:date="2024-09-24T14:48:00Z" w16du:dateUtc="2024-09-24T12:48:00Z"/>
                    </w:rPr>
                  </w:pPr>
                  <w:del w:id="6090" w:author="Lorenzo Fabbri" w:date="2024-09-24T14:48:00Z" w16du:dateUtc="2024-09-24T12:48:00Z">
                    <w:r w:rsidRPr="005A6AA3" w:rsidDel="00AE71EA">
                      <w:rPr>
                        <w:rFonts w:ascii="Calibri" w:hAnsi="Calibri"/>
                        <w:sz w:val="20"/>
                      </w:rPr>
                      <w:delText>38.0 (19.2%)</w:delText>
                    </w:r>
                  </w:del>
                </w:p>
              </w:tc>
            </w:tr>
            <w:tr w:rsidR="00066508" w:rsidRPr="005A6AA3" w:rsidDel="00AE71EA" w14:paraId="6AF7797E" w14:textId="097BFAA2" w:rsidTr="006C3DDD">
              <w:trPr>
                <w:del w:id="6091" w:author="Lorenzo Fabbri" w:date="2024-09-24T14:48:00Z"/>
                <w:trPrChange w:id="6092" w:author="Lorenzo Fabbri" w:date="2024-09-19T20:38:00Z" w16du:dateUtc="2024-09-19T18:38:00Z">
                  <w:trPr>
                    <w:gridBefore w:val="1"/>
                    <w:cantSplit/>
                    <w:jc w:val="center"/>
                  </w:trPr>
                </w:trPrChange>
              </w:trPr>
              <w:tc>
                <w:tcPr>
                  <w:tcW w:w="0" w:type="dxa"/>
                  <w:tcPrChange w:id="60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DE1FAF" w14:textId="38CF0621" w:rsidR="00066508" w:rsidRPr="005A6AA3" w:rsidDel="00AE71EA" w:rsidRDefault="00000000">
                  <w:pPr>
                    <w:keepNext/>
                    <w:widowControl w:val="0"/>
                    <w:spacing w:after="60"/>
                    <w:rPr>
                      <w:del w:id="6094" w:author="Lorenzo Fabbri" w:date="2024-09-24T14:48:00Z" w16du:dateUtc="2024-09-24T12:48:00Z"/>
                    </w:rPr>
                  </w:pPr>
                  <w:del w:id="6095" w:author="Lorenzo Fabbri" w:date="2024-09-24T14:48:00Z" w16du:dateUtc="2024-09-24T12:48:00Z">
                    <w:r w:rsidRPr="005A6AA3" w:rsidDel="00AE71EA">
                      <w:rPr>
                        <w:rFonts w:ascii="Calibri" w:hAnsi="Calibri"/>
                        <w:sz w:val="20"/>
                      </w:rPr>
                      <w:delText>    Summer</w:delText>
                    </w:r>
                  </w:del>
                </w:p>
              </w:tc>
              <w:tc>
                <w:tcPr>
                  <w:tcW w:w="0" w:type="dxa"/>
                  <w:tcPrChange w:id="60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727150" w14:textId="00EFE97E" w:rsidR="00066508" w:rsidRPr="005A6AA3" w:rsidDel="00AE71EA" w:rsidRDefault="00000000">
                  <w:pPr>
                    <w:keepNext/>
                    <w:widowControl w:val="0"/>
                    <w:spacing w:after="60"/>
                    <w:jc w:val="center"/>
                    <w:rPr>
                      <w:del w:id="6097" w:author="Lorenzo Fabbri" w:date="2024-09-24T14:48:00Z" w16du:dateUtc="2024-09-24T12:48:00Z"/>
                    </w:rPr>
                  </w:pPr>
                  <w:del w:id="6098" w:author="Lorenzo Fabbri" w:date="2024-09-24T14:48:00Z" w16du:dateUtc="2024-09-24T12:48:00Z">
                    <w:r w:rsidRPr="005A6AA3" w:rsidDel="00AE71EA">
                      <w:rPr>
                        <w:rFonts w:ascii="Calibri" w:hAnsi="Calibri"/>
                        <w:sz w:val="20"/>
                      </w:rPr>
                      <w:delText>297.0 (23.0%)</w:delText>
                    </w:r>
                  </w:del>
                </w:p>
              </w:tc>
              <w:tc>
                <w:tcPr>
                  <w:tcW w:w="0" w:type="dxa"/>
                  <w:tcPrChange w:id="60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71E3C1" w14:textId="5901F00F" w:rsidR="00066508" w:rsidRPr="005A6AA3" w:rsidDel="00AE71EA" w:rsidRDefault="00000000">
                  <w:pPr>
                    <w:keepNext/>
                    <w:widowControl w:val="0"/>
                    <w:spacing w:after="60"/>
                    <w:jc w:val="center"/>
                    <w:rPr>
                      <w:del w:id="6100" w:author="Lorenzo Fabbri" w:date="2024-09-24T14:48:00Z" w16du:dateUtc="2024-09-24T12:48:00Z"/>
                    </w:rPr>
                  </w:pPr>
                  <w:del w:id="6101" w:author="Lorenzo Fabbri" w:date="2024-09-24T14:48:00Z" w16du:dateUtc="2024-09-24T12:48:00Z">
                    <w:r w:rsidRPr="005A6AA3" w:rsidDel="00AE71EA">
                      <w:rPr>
                        <w:rFonts w:ascii="Calibri" w:hAnsi="Calibri"/>
                        <w:sz w:val="20"/>
                      </w:rPr>
                      <w:delText>67.0 (32.8%)</w:delText>
                    </w:r>
                  </w:del>
                </w:p>
              </w:tc>
              <w:tc>
                <w:tcPr>
                  <w:tcW w:w="0" w:type="dxa"/>
                  <w:tcPrChange w:id="61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3B26DA" w14:textId="0F84EC12" w:rsidR="00066508" w:rsidRPr="005A6AA3" w:rsidDel="00AE71EA" w:rsidRDefault="00000000">
                  <w:pPr>
                    <w:keepNext/>
                    <w:widowControl w:val="0"/>
                    <w:spacing w:after="60"/>
                    <w:jc w:val="center"/>
                    <w:rPr>
                      <w:del w:id="6103" w:author="Lorenzo Fabbri" w:date="2024-09-24T14:48:00Z" w16du:dateUtc="2024-09-24T12:48:00Z"/>
                    </w:rPr>
                  </w:pPr>
                  <w:del w:id="6104" w:author="Lorenzo Fabbri" w:date="2024-09-24T14:48:00Z" w16du:dateUtc="2024-09-24T12:48:00Z">
                    <w:r w:rsidRPr="005A6AA3" w:rsidDel="00AE71EA">
                      <w:rPr>
                        <w:rFonts w:ascii="Calibri" w:hAnsi="Calibri"/>
                        <w:sz w:val="20"/>
                      </w:rPr>
                      <w:delText>72.0 (36.4%)</w:delText>
                    </w:r>
                  </w:del>
                </w:p>
              </w:tc>
              <w:tc>
                <w:tcPr>
                  <w:tcW w:w="0" w:type="dxa"/>
                  <w:tcPrChange w:id="61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E3477" w14:textId="21652278" w:rsidR="00066508" w:rsidRPr="005A6AA3" w:rsidDel="00AE71EA" w:rsidRDefault="00000000">
                  <w:pPr>
                    <w:keepNext/>
                    <w:widowControl w:val="0"/>
                    <w:spacing w:after="60"/>
                    <w:jc w:val="center"/>
                    <w:rPr>
                      <w:del w:id="6106" w:author="Lorenzo Fabbri" w:date="2024-09-24T14:48:00Z" w16du:dateUtc="2024-09-24T12:48:00Z"/>
                    </w:rPr>
                  </w:pPr>
                  <w:del w:id="6107" w:author="Lorenzo Fabbri" w:date="2024-09-24T14:48:00Z" w16du:dateUtc="2024-09-24T12:48:00Z">
                    <w:r w:rsidRPr="005A6AA3" w:rsidDel="00AE71EA">
                      <w:rPr>
                        <w:rFonts w:ascii="Calibri" w:hAnsi="Calibri"/>
                        <w:sz w:val="20"/>
                      </w:rPr>
                      <w:delText>21.0 (9.6%)</w:delText>
                    </w:r>
                  </w:del>
                </w:p>
              </w:tc>
              <w:tc>
                <w:tcPr>
                  <w:tcW w:w="0" w:type="dxa"/>
                  <w:tcPrChange w:id="61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F86B4" w14:textId="44D5FC05" w:rsidR="00066508" w:rsidRPr="005A6AA3" w:rsidDel="00AE71EA" w:rsidRDefault="00000000">
                  <w:pPr>
                    <w:keepNext/>
                    <w:widowControl w:val="0"/>
                    <w:spacing w:after="60"/>
                    <w:jc w:val="center"/>
                    <w:rPr>
                      <w:del w:id="6109" w:author="Lorenzo Fabbri" w:date="2024-09-24T14:48:00Z" w16du:dateUtc="2024-09-24T12:48:00Z"/>
                    </w:rPr>
                  </w:pPr>
                  <w:del w:id="6110" w:author="Lorenzo Fabbri" w:date="2024-09-24T14:48:00Z" w16du:dateUtc="2024-09-24T12:48:00Z">
                    <w:r w:rsidRPr="005A6AA3" w:rsidDel="00AE71EA">
                      <w:rPr>
                        <w:rFonts w:ascii="Calibri" w:hAnsi="Calibri"/>
                        <w:sz w:val="20"/>
                      </w:rPr>
                      <w:delText>27.0 (13.3%)</w:delText>
                    </w:r>
                  </w:del>
                </w:p>
              </w:tc>
              <w:tc>
                <w:tcPr>
                  <w:tcW w:w="0" w:type="dxa"/>
                  <w:tcPrChange w:id="611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11FA08D" w14:textId="7F096DA1" w:rsidR="00066508" w:rsidRPr="005A6AA3" w:rsidDel="00AE71EA" w:rsidRDefault="00000000">
                  <w:pPr>
                    <w:keepNext/>
                    <w:widowControl w:val="0"/>
                    <w:spacing w:after="60"/>
                    <w:jc w:val="center"/>
                    <w:rPr>
                      <w:del w:id="6112" w:author="Lorenzo Fabbri" w:date="2024-09-24T14:48:00Z" w16du:dateUtc="2024-09-24T12:48:00Z"/>
                    </w:rPr>
                  </w:pPr>
                  <w:del w:id="6113" w:author="Lorenzo Fabbri" w:date="2024-09-24T14:48:00Z" w16du:dateUtc="2024-09-24T12:48:00Z">
                    <w:r w:rsidRPr="005A6AA3" w:rsidDel="00AE71EA">
                      <w:rPr>
                        <w:rFonts w:ascii="Calibri" w:hAnsi="Calibri"/>
                        <w:sz w:val="20"/>
                      </w:rPr>
                      <w:delText>57.0 (21.0%)</w:delText>
                    </w:r>
                  </w:del>
                </w:p>
              </w:tc>
              <w:tc>
                <w:tcPr>
                  <w:tcW w:w="0" w:type="dxa"/>
                  <w:tcPrChange w:id="61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5F100C" w14:textId="02D03B34" w:rsidR="00066508" w:rsidRPr="005A6AA3" w:rsidDel="00AE71EA" w:rsidRDefault="00000000">
                  <w:pPr>
                    <w:keepNext/>
                    <w:widowControl w:val="0"/>
                    <w:spacing w:after="60"/>
                    <w:jc w:val="center"/>
                    <w:rPr>
                      <w:del w:id="6115" w:author="Lorenzo Fabbri" w:date="2024-09-24T14:48:00Z" w16du:dateUtc="2024-09-24T12:48:00Z"/>
                    </w:rPr>
                  </w:pPr>
                  <w:del w:id="6116" w:author="Lorenzo Fabbri" w:date="2024-09-24T14:48:00Z" w16du:dateUtc="2024-09-24T12:48:00Z">
                    <w:r w:rsidRPr="005A6AA3" w:rsidDel="00AE71EA">
                      <w:rPr>
                        <w:rFonts w:ascii="Calibri" w:hAnsi="Calibri"/>
                        <w:sz w:val="20"/>
                      </w:rPr>
                      <w:delText>53.0 (26.8%)</w:delText>
                    </w:r>
                  </w:del>
                </w:p>
              </w:tc>
            </w:tr>
            <w:tr w:rsidR="00066508" w:rsidRPr="005A6AA3" w:rsidDel="00AE71EA" w14:paraId="16597880" w14:textId="5F87B949" w:rsidTr="006C3DDD">
              <w:trPr>
                <w:del w:id="6117" w:author="Lorenzo Fabbri" w:date="2024-09-24T14:48:00Z"/>
                <w:trPrChange w:id="6118" w:author="Lorenzo Fabbri" w:date="2024-09-19T20:38:00Z" w16du:dateUtc="2024-09-19T18:38:00Z">
                  <w:trPr>
                    <w:gridBefore w:val="1"/>
                    <w:cantSplit/>
                    <w:jc w:val="center"/>
                  </w:trPr>
                </w:trPrChange>
              </w:trPr>
              <w:tc>
                <w:tcPr>
                  <w:tcW w:w="0" w:type="dxa"/>
                  <w:tcPrChange w:id="61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2FCCE83" w14:textId="74319F51" w:rsidR="00066508" w:rsidRPr="005A6AA3" w:rsidDel="00AE71EA" w:rsidRDefault="00000000">
                  <w:pPr>
                    <w:keepNext/>
                    <w:widowControl w:val="0"/>
                    <w:spacing w:after="60"/>
                    <w:rPr>
                      <w:del w:id="6120" w:author="Lorenzo Fabbri" w:date="2024-09-24T14:48:00Z" w16du:dateUtc="2024-09-24T12:48:00Z"/>
                    </w:rPr>
                  </w:pPr>
                  <w:del w:id="6121" w:author="Lorenzo Fabbri" w:date="2024-09-24T14:48:00Z" w16du:dateUtc="2024-09-24T12:48:00Z">
                    <w:r w:rsidRPr="005A6AA3" w:rsidDel="00AE71EA">
                      <w:rPr>
                        <w:rFonts w:ascii="Calibri" w:hAnsi="Calibri"/>
                        <w:sz w:val="20"/>
                      </w:rPr>
                      <w:delText>    Unknown</w:delText>
                    </w:r>
                  </w:del>
                </w:p>
              </w:tc>
              <w:tc>
                <w:tcPr>
                  <w:tcW w:w="0" w:type="dxa"/>
                  <w:tcPrChange w:id="61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8B351C" w14:textId="2BA0CDF2" w:rsidR="00066508" w:rsidRPr="005A6AA3" w:rsidDel="00AE71EA" w:rsidRDefault="00000000">
                  <w:pPr>
                    <w:keepNext/>
                    <w:widowControl w:val="0"/>
                    <w:spacing w:after="60"/>
                    <w:jc w:val="center"/>
                    <w:rPr>
                      <w:del w:id="6123" w:author="Lorenzo Fabbri" w:date="2024-09-24T14:48:00Z" w16du:dateUtc="2024-09-24T12:48:00Z"/>
                    </w:rPr>
                  </w:pPr>
                  <w:del w:id="6124" w:author="Lorenzo Fabbri" w:date="2024-09-24T14:48:00Z" w16du:dateUtc="2024-09-24T12:48:00Z">
                    <w:r w:rsidRPr="005A6AA3" w:rsidDel="00AE71EA">
                      <w:rPr>
                        <w:rFonts w:ascii="Calibri" w:hAnsi="Calibri"/>
                        <w:sz w:val="20"/>
                      </w:rPr>
                      <w:delText>3</w:delText>
                    </w:r>
                  </w:del>
                </w:p>
              </w:tc>
              <w:tc>
                <w:tcPr>
                  <w:tcW w:w="0" w:type="dxa"/>
                  <w:tcPrChange w:id="61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812B85" w14:textId="2F5CB925" w:rsidR="00066508" w:rsidRPr="005A6AA3" w:rsidDel="00AE71EA" w:rsidRDefault="00000000">
                  <w:pPr>
                    <w:keepNext/>
                    <w:widowControl w:val="0"/>
                    <w:spacing w:after="60"/>
                    <w:jc w:val="center"/>
                    <w:rPr>
                      <w:del w:id="6126" w:author="Lorenzo Fabbri" w:date="2024-09-24T14:48:00Z" w16du:dateUtc="2024-09-24T12:48:00Z"/>
                    </w:rPr>
                  </w:pPr>
                  <w:del w:id="6127" w:author="Lorenzo Fabbri" w:date="2024-09-24T14:48:00Z" w16du:dateUtc="2024-09-24T12:48:00Z">
                    <w:r w:rsidRPr="005A6AA3" w:rsidDel="00AE71EA">
                      <w:rPr>
                        <w:rFonts w:ascii="Calibri" w:hAnsi="Calibri"/>
                        <w:sz w:val="20"/>
                      </w:rPr>
                      <w:delText>0</w:delText>
                    </w:r>
                  </w:del>
                </w:p>
              </w:tc>
              <w:tc>
                <w:tcPr>
                  <w:tcW w:w="0" w:type="dxa"/>
                  <w:tcPrChange w:id="61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F5792" w14:textId="538BD757" w:rsidR="00066508" w:rsidRPr="005A6AA3" w:rsidDel="00AE71EA" w:rsidRDefault="00000000">
                  <w:pPr>
                    <w:keepNext/>
                    <w:widowControl w:val="0"/>
                    <w:spacing w:after="60"/>
                    <w:jc w:val="center"/>
                    <w:rPr>
                      <w:del w:id="6129" w:author="Lorenzo Fabbri" w:date="2024-09-24T14:48:00Z" w16du:dateUtc="2024-09-24T12:48:00Z"/>
                    </w:rPr>
                  </w:pPr>
                  <w:del w:id="6130" w:author="Lorenzo Fabbri" w:date="2024-09-24T14:48:00Z" w16du:dateUtc="2024-09-24T12:48:00Z">
                    <w:r w:rsidRPr="005A6AA3" w:rsidDel="00AE71EA">
                      <w:rPr>
                        <w:rFonts w:ascii="Calibri" w:hAnsi="Calibri"/>
                        <w:sz w:val="20"/>
                      </w:rPr>
                      <w:delText>0</w:delText>
                    </w:r>
                  </w:del>
                </w:p>
              </w:tc>
              <w:tc>
                <w:tcPr>
                  <w:tcW w:w="0" w:type="dxa"/>
                  <w:tcPrChange w:id="61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7F561A" w14:textId="0D72EDEC" w:rsidR="00066508" w:rsidRPr="005A6AA3" w:rsidDel="00AE71EA" w:rsidRDefault="00000000">
                  <w:pPr>
                    <w:keepNext/>
                    <w:widowControl w:val="0"/>
                    <w:spacing w:after="60"/>
                    <w:jc w:val="center"/>
                    <w:rPr>
                      <w:del w:id="6132" w:author="Lorenzo Fabbri" w:date="2024-09-24T14:48:00Z" w16du:dateUtc="2024-09-24T12:48:00Z"/>
                    </w:rPr>
                  </w:pPr>
                  <w:del w:id="6133" w:author="Lorenzo Fabbri" w:date="2024-09-24T14:48:00Z" w16du:dateUtc="2024-09-24T12:48:00Z">
                    <w:r w:rsidRPr="005A6AA3" w:rsidDel="00AE71EA">
                      <w:rPr>
                        <w:rFonts w:ascii="Calibri" w:hAnsi="Calibri"/>
                        <w:sz w:val="20"/>
                      </w:rPr>
                      <w:delText>2</w:delText>
                    </w:r>
                  </w:del>
                </w:p>
              </w:tc>
              <w:tc>
                <w:tcPr>
                  <w:tcW w:w="0" w:type="dxa"/>
                  <w:tcPrChange w:id="61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70A05" w14:textId="59D8C4B1" w:rsidR="00066508" w:rsidRPr="005A6AA3" w:rsidDel="00AE71EA" w:rsidRDefault="00000000">
                  <w:pPr>
                    <w:keepNext/>
                    <w:widowControl w:val="0"/>
                    <w:spacing w:after="60"/>
                    <w:jc w:val="center"/>
                    <w:rPr>
                      <w:del w:id="6135" w:author="Lorenzo Fabbri" w:date="2024-09-24T14:48:00Z" w16du:dateUtc="2024-09-24T12:48:00Z"/>
                    </w:rPr>
                  </w:pPr>
                  <w:del w:id="6136" w:author="Lorenzo Fabbri" w:date="2024-09-24T14:48:00Z" w16du:dateUtc="2024-09-24T12:48:00Z">
                    <w:r w:rsidRPr="005A6AA3" w:rsidDel="00AE71EA">
                      <w:rPr>
                        <w:rFonts w:ascii="Calibri" w:hAnsi="Calibri"/>
                        <w:sz w:val="20"/>
                      </w:rPr>
                      <w:delText>0</w:delText>
                    </w:r>
                  </w:del>
                </w:p>
              </w:tc>
              <w:tc>
                <w:tcPr>
                  <w:tcW w:w="0" w:type="dxa"/>
                  <w:tcPrChange w:id="613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8E85535" w14:textId="237438FF" w:rsidR="00066508" w:rsidRPr="005A6AA3" w:rsidDel="00AE71EA" w:rsidRDefault="00000000">
                  <w:pPr>
                    <w:keepNext/>
                    <w:widowControl w:val="0"/>
                    <w:spacing w:after="60"/>
                    <w:jc w:val="center"/>
                    <w:rPr>
                      <w:del w:id="6138" w:author="Lorenzo Fabbri" w:date="2024-09-24T14:48:00Z" w16du:dateUtc="2024-09-24T12:48:00Z"/>
                    </w:rPr>
                  </w:pPr>
                  <w:del w:id="6139" w:author="Lorenzo Fabbri" w:date="2024-09-24T14:48:00Z" w16du:dateUtc="2024-09-24T12:48:00Z">
                    <w:r w:rsidRPr="005A6AA3" w:rsidDel="00AE71EA">
                      <w:rPr>
                        <w:rFonts w:ascii="Calibri" w:hAnsi="Calibri"/>
                        <w:sz w:val="20"/>
                      </w:rPr>
                      <w:delText>0</w:delText>
                    </w:r>
                  </w:del>
                </w:p>
              </w:tc>
              <w:tc>
                <w:tcPr>
                  <w:tcW w:w="0" w:type="dxa"/>
                  <w:tcPrChange w:id="61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19A19A" w14:textId="7C5EE518" w:rsidR="00066508" w:rsidRPr="005A6AA3" w:rsidDel="00AE71EA" w:rsidRDefault="00000000">
                  <w:pPr>
                    <w:keepNext/>
                    <w:widowControl w:val="0"/>
                    <w:spacing w:after="60"/>
                    <w:jc w:val="center"/>
                    <w:rPr>
                      <w:del w:id="6141" w:author="Lorenzo Fabbri" w:date="2024-09-24T14:48:00Z" w16du:dateUtc="2024-09-24T12:48:00Z"/>
                    </w:rPr>
                  </w:pPr>
                  <w:del w:id="6142" w:author="Lorenzo Fabbri" w:date="2024-09-24T14:48:00Z" w16du:dateUtc="2024-09-24T12:48:00Z">
                    <w:r w:rsidRPr="005A6AA3" w:rsidDel="00AE71EA">
                      <w:rPr>
                        <w:rFonts w:ascii="Calibri" w:hAnsi="Calibri"/>
                        <w:sz w:val="20"/>
                      </w:rPr>
                      <w:delText>1</w:delText>
                    </w:r>
                  </w:del>
                </w:p>
              </w:tc>
            </w:tr>
            <w:tr w:rsidR="00066508" w:rsidRPr="005A6AA3" w:rsidDel="00AE71EA" w14:paraId="0B6FCFE1" w14:textId="2D74BDBF" w:rsidTr="006C3DDD">
              <w:trPr>
                <w:del w:id="6143" w:author="Lorenzo Fabbri" w:date="2024-09-24T14:48:00Z"/>
                <w:trPrChange w:id="6144" w:author="Lorenzo Fabbri" w:date="2024-09-19T20:38:00Z" w16du:dateUtc="2024-09-19T18:38:00Z">
                  <w:trPr>
                    <w:gridBefore w:val="1"/>
                    <w:cantSplit/>
                    <w:jc w:val="center"/>
                  </w:trPr>
                </w:trPrChange>
              </w:trPr>
              <w:tc>
                <w:tcPr>
                  <w:tcW w:w="0" w:type="dxa"/>
                  <w:tcPrChange w:id="614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707B07" w14:textId="398C5F51" w:rsidR="00066508" w:rsidRPr="005A6AA3" w:rsidDel="00AE71EA" w:rsidRDefault="00000000">
                  <w:pPr>
                    <w:keepNext/>
                    <w:widowControl w:val="0"/>
                    <w:spacing w:after="60"/>
                    <w:rPr>
                      <w:del w:id="6146" w:author="Lorenzo Fabbri" w:date="2024-09-24T14:48:00Z" w16du:dateUtc="2024-09-24T12:48:00Z"/>
                    </w:rPr>
                  </w:pPr>
                  <w:del w:id="6147" w:author="Lorenzo Fabbri" w:date="2024-09-24T14:48:00Z" w16du:dateUtc="2024-09-24T12:48:00Z">
                    <w:r w:rsidRPr="005A6AA3" w:rsidDel="00AE71EA">
                      <w:rPr>
                        <w:rFonts w:ascii="Calibri" w:hAnsi="Calibri"/>
                        <w:sz w:val="20"/>
                      </w:rPr>
                      <w:delText>Family affluence scale</w:delText>
                    </w:r>
                  </w:del>
                </w:p>
              </w:tc>
              <w:tc>
                <w:tcPr>
                  <w:tcW w:w="0" w:type="dxa"/>
                  <w:tcPrChange w:id="61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2C7BAE" w14:textId="59316A16" w:rsidR="00066508" w:rsidRPr="005A6AA3" w:rsidDel="00AE71EA" w:rsidRDefault="00066508">
                  <w:pPr>
                    <w:keepNext/>
                    <w:widowControl w:val="0"/>
                    <w:spacing w:after="60"/>
                    <w:jc w:val="center"/>
                    <w:rPr>
                      <w:del w:id="6149" w:author="Lorenzo Fabbri" w:date="2024-09-24T14:48:00Z" w16du:dateUtc="2024-09-24T12:48:00Z"/>
                    </w:rPr>
                  </w:pPr>
                </w:p>
              </w:tc>
              <w:tc>
                <w:tcPr>
                  <w:tcW w:w="0" w:type="dxa"/>
                  <w:tcPrChange w:id="61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91AEA2" w14:textId="57BFA8A8" w:rsidR="00066508" w:rsidRPr="005A6AA3" w:rsidDel="00AE71EA" w:rsidRDefault="00066508">
                  <w:pPr>
                    <w:keepNext/>
                    <w:widowControl w:val="0"/>
                    <w:spacing w:after="60"/>
                    <w:jc w:val="center"/>
                    <w:rPr>
                      <w:del w:id="6151" w:author="Lorenzo Fabbri" w:date="2024-09-24T14:48:00Z" w16du:dateUtc="2024-09-24T12:48:00Z"/>
                    </w:rPr>
                  </w:pPr>
                </w:p>
              </w:tc>
              <w:tc>
                <w:tcPr>
                  <w:tcW w:w="0" w:type="dxa"/>
                  <w:tcPrChange w:id="61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E55BCA" w14:textId="6EB606A0" w:rsidR="00066508" w:rsidRPr="005A6AA3" w:rsidDel="00AE71EA" w:rsidRDefault="00066508">
                  <w:pPr>
                    <w:keepNext/>
                    <w:widowControl w:val="0"/>
                    <w:spacing w:after="60"/>
                    <w:jc w:val="center"/>
                    <w:rPr>
                      <w:del w:id="6153" w:author="Lorenzo Fabbri" w:date="2024-09-24T14:48:00Z" w16du:dateUtc="2024-09-24T12:48:00Z"/>
                    </w:rPr>
                  </w:pPr>
                </w:p>
              </w:tc>
              <w:tc>
                <w:tcPr>
                  <w:tcW w:w="0" w:type="dxa"/>
                  <w:tcPrChange w:id="61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FF0D42" w14:textId="582920E9" w:rsidR="00066508" w:rsidRPr="005A6AA3" w:rsidDel="00AE71EA" w:rsidRDefault="00066508">
                  <w:pPr>
                    <w:keepNext/>
                    <w:widowControl w:val="0"/>
                    <w:spacing w:after="60"/>
                    <w:jc w:val="center"/>
                    <w:rPr>
                      <w:del w:id="6155" w:author="Lorenzo Fabbri" w:date="2024-09-24T14:48:00Z" w16du:dateUtc="2024-09-24T12:48:00Z"/>
                    </w:rPr>
                  </w:pPr>
                </w:p>
              </w:tc>
              <w:tc>
                <w:tcPr>
                  <w:tcW w:w="0" w:type="dxa"/>
                  <w:tcPrChange w:id="61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C4B49" w14:textId="3CE05CFE" w:rsidR="00066508" w:rsidRPr="005A6AA3" w:rsidDel="00AE71EA" w:rsidRDefault="00066508">
                  <w:pPr>
                    <w:keepNext/>
                    <w:widowControl w:val="0"/>
                    <w:spacing w:after="60"/>
                    <w:jc w:val="center"/>
                    <w:rPr>
                      <w:del w:id="6157" w:author="Lorenzo Fabbri" w:date="2024-09-24T14:48:00Z" w16du:dateUtc="2024-09-24T12:48:00Z"/>
                    </w:rPr>
                  </w:pPr>
                </w:p>
              </w:tc>
              <w:tc>
                <w:tcPr>
                  <w:tcW w:w="0" w:type="dxa"/>
                  <w:tcPrChange w:id="615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BD0ECBC" w14:textId="065C47A8" w:rsidR="00066508" w:rsidRPr="005A6AA3" w:rsidDel="00AE71EA" w:rsidRDefault="00066508">
                  <w:pPr>
                    <w:keepNext/>
                    <w:widowControl w:val="0"/>
                    <w:spacing w:after="60"/>
                    <w:jc w:val="center"/>
                    <w:rPr>
                      <w:del w:id="6159" w:author="Lorenzo Fabbri" w:date="2024-09-24T14:48:00Z" w16du:dateUtc="2024-09-24T12:48:00Z"/>
                    </w:rPr>
                  </w:pPr>
                </w:p>
              </w:tc>
              <w:tc>
                <w:tcPr>
                  <w:tcW w:w="0" w:type="dxa"/>
                  <w:tcPrChange w:id="61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16D17F" w14:textId="1D35A12B" w:rsidR="00066508" w:rsidRPr="005A6AA3" w:rsidDel="00AE71EA" w:rsidRDefault="00066508">
                  <w:pPr>
                    <w:keepNext/>
                    <w:widowControl w:val="0"/>
                    <w:spacing w:after="60"/>
                    <w:jc w:val="center"/>
                    <w:rPr>
                      <w:del w:id="6161" w:author="Lorenzo Fabbri" w:date="2024-09-24T14:48:00Z" w16du:dateUtc="2024-09-24T12:48:00Z"/>
                    </w:rPr>
                  </w:pPr>
                </w:p>
              </w:tc>
            </w:tr>
            <w:tr w:rsidR="00066508" w:rsidRPr="005A6AA3" w:rsidDel="00AE71EA" w14:paraId="1F266A74" w14:textId="591F6B61" w:rsidTr="006C3DDD">
              <w:trPr>
                <w:del w:id="6162" w:author="Lorenzo Fabbri" w:date="2024-09-24T14:48:00Z"/>
                <w:trPrChange w:id="6163" w:author="Lorenzo Fabbri" w:date="2024-09-19T20:38:00Z" w16du:dateUtc="2024-09-19T18:38:00Z">
                  <w:trPr>
                    <w:gridBefore w:val="1"/>
                    <w:cantSplit/>
                    <w:jc w:val="center"/>
                  </w:trPr>
                </w:trPrChange>
              </w:trPr>
              <w:tc>
                <w:tcPr>
                  <w:tcW w:w="0" w:type="dxa"/>
                  <w:tcPrChange w:id="616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B869CF0" w14:textId="0339E929" w:rsidR="00066508" w:rsidRPr="005A6AA3" w:rsidDel="00AE71EA" w:rsidRDefault="00000000">
                  <w:pPr>
                    <w:keepNext/>
                    <w:widowControl w:val="0"/>
                    <w:spacing w:after="60"/>
                    <w:rPr>
                      <w:del w:id="6165" w:author="Lorenzo Fabbri" w:date="2024-09-24T14:48:00Z" w16du:dateUtc="2024-09-24T12:48:00Z"/>
                    </w:rPr>
                  </w:pPr>
                  <w:del w:id="6166" w:author="Lorenzo Fabbri" w:date="2024-09-24T14:48:00Z" w16du:dateUtc="2024-09-24T12:48:00Z">
                    <w:r w:rsidRPr="005A6AA3" w:rsidDel="00AE71EA">
                      <w:rPr>
                        <w:rFonts w:ascii="Calibri" w:hAnsi="Calibri"/>
                        <w:sz w:val="20"/>
                      </w:rPr>
                      <w:delText>    6</w:delText>
                    </w:r>
                  </w:del>
                </w:p>
              </w:tc>
              <w:tc>
                <w:tcPr>
                  <w:tcW w:w="0" w:type="dxa"/>
                  <w:tcPrChange w:id="61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F97DA" w14:textId="5F3B2345" w:rsidR="00066508" w:rsidRPr="005A6AA3" w:rsidDel="00AE71EA" w:rsidRDefault="00000000">
                  <w:pPr>
                    <w:keepNext/>
                    <w:widowControl w:val="0"/>
                    <w:spacing w:after="60"/>
                    <w:jc w:val="center"/>
                    <w:rPr>
                      <w:del w:id="6168" w:author="Lorenzo Fabbri" w:date="2024-09-24T14:48:00Z" w16du:dateUtc="2024-09-24T12:48:00Z"/>
                    </w:rPr>
                  </w:pPr>
                  <w:del w:id="6169" w:author="Lorenzo Fabbri" w:date="2024-09-24T14:48:00Z" w16du:dateUtc="2024-09-24T12:48:00Z">
                    <w:r w:rsidRPr="005A6AA3" w:rsidDel="00AE71EA">
                      <w:rPr>
                        <w:rFonts w:ascii="Calibri" w:hAnsi="Calibri"/>
                        <w:sz w:val="20"/>
                      </w:rPr>
                      <w:delText>410.0 (31.7%)</w:delText>
                    </w:r>
                  </w:del>
                </w:p>
              </w:tc>
              <w:tc>
                <w:tcPr>
                  <w:tcW w:w="0" w:type="dxa"/>
                  <w:tcPrChange w:id="61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158EA" w14:textId="6F439DFA" w:rsidR="00066508" w:rsidRPr="005A6AA3" w:rsidDel="00AE71EA" w:rsidRDefault="00000000">
                  <w:pPr>
                    <w:keepNext/>
                    <w:widowControl w:val="0"/>
                    <w:spacing w:after="60"/>
                    <w:jc w:val="center"/>
                    <w:rPr>
                      <w:del w:id="6171" w:author="Lorenzo Fabbri" w:date="2024-09-24T14:48:00Z" w16du:dateUtc="2024-09-24T12:48:00Z"/>
                    </w:rPr>
                  </w:pPr>
                  <w:del w:id="6172" w:author="Lorenzo Fabbri" w:date="2024-09-24T14:48:00Z" w16du:dateUtc="2024-09-24T12:48:00Z">
                    <w:r w:rsidRPr="005A6AA3" w:rsidDel="00AE71EA">
                      <w:rPr>
                        <w:rFonts w:ascii="Calibri" w:hAnsi="Calibri"/>
                        <w:sz w:val="20"/>
                      </w:rPr>
                      <w:delText>34.0 (16.7%)</w:delText>
                    </w:r>
                  </w:del>
                </w:p>
              </w:tc>
              <w:tc>
                <w:tcPr>
                  <w:tcW w:w="0" w:type="dxa"/>
                  <w:tcPrChange w:id="61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ACF73B" w14:textId="614917BD" w:rsidR="00066508" w:rsidRPr="005A6AA3" w:rsidDel="00AE71EA" w:rsidRDefault="00000000">
                  <w:pPr>
                    <w:keepNext/>
                    <w:widowControl w:val="0"/>
                    <w:spacing w:after="60"/>
                    <w:jc w:val="center"/>
                    <w:rPr>
                      <w:del w:id="6174" w:author="Lorenzo Fabbri" w:date="2024-09-24T14:48:00Z" w16du:dateUtc="2024-09-24T12:48:00Z"/>
                    </w:rPr>
                  </w:pPr>
                  <w:del w:id="6175" w:author="Lorenzo Fabbri" w:date="2024-09-24T14:48:00Z" w16du:dateUtc="2024-09-24T12:48:00Z">
                    <w:r w:rsidRPr="005A6AA3" w:rsidDel="00AE71EA">
                      <w:rPr>
                        <w:rFonts w:ascii="Calibri" w:hAnsi="Calibri"/>
                        <w:sz w:val="20"/>
                      </w:rPr>
                      <w:delText>64.0 (32.3%)</w:delText>
                    </w:r>
                  </w:del>
                </w:p>
              </w:tc>
              <w:tc>
                <w:tcPr>
                  <w:tcW w:w="0" w:type="dxa"/>
                  <w:tcPrChange w:id="61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954D54" w14:textId="19CC9907" w:rsidR="00066508" w:rsidRPr="005A6AA3" w:rsidDel="00AE71EA" w:rsidRDefault="00000000">
                  <w:pPr>
                    <w:keepNext/>
                    <w:widowControl w:val="0"/>
                    <w:spacing w:after="60"/>
                    <w:jc w:val="center"/>
                    <w:rPr>
                      <w:del w:id="6177" w:author="Lorenzo Fabbri" w:date="2024-09-24T14:48:00Z" w16du:dateUtc="2024-09-24T12:48:00Z"/>
                    </w:rPr>
                  </w:pPr>
                  <w:del w:id="6178" w:author="Lorenzo Fabbri" w:date="2024-09-24T14:48:00Z" w16du:dateUtc="2024-09-24T12:48:00Z">
                    <w:r w:rsidRPr="005A6AA3" w:rsidDel="00AE71EA">
                      <w:rPr>
                        <w:rFonts w:ascii="Calibri" w:hAnsi="Calibri"/>
                        <w:sz w:val="20"/>
                      </w:rPr>
                      <w:delText>75.0 (34.1%)</w:delText>
                    </w:r>
                  </w:del>
                </w:p>
              </w:tc>
              <w:tc>
                <w:tcPr>
                  <w:tcW w:w="0" w:type="dxa"/>
                  <w:tcPrChange w:id="61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C46084" w14:textId="730805BD" w:rsidR="00066508" w:rsidRPr="005A6AA3" w:rsidDel="00AE71EA" w:rsidRDefault="00000000">
                  <w:pPr>
                    <w:keepNext/>
                    <w:widowControl w:val="0"/>
                    <w:spacing w:after="60"/>
                    <w:jc w:val="center"/>
                    <w:rPr>
                      <w:del w:id="6180" w:author="Lorenzo Fabbri" w:date="2024-09-24T14:48:00Z" w16du:dateUtc="2024-09-24T12:48:00Z"/>
                    </w:rPr>
                  </w:pPr>
                  <w:del w:id="6181" w:author="Lorenzo Fabbri" w:date="2024-09-24T14:48:00Z" w16du:dateUtc="2024-09-24T12:48:00Z">
                    <w:r w:rsidRPr="005A6AA3" w:rsidDel="00AE71EA">
                      <w:rPr>
                        <w:rFonts w:ascii="Calibri" w:hAnsi="Calibri"/>
                        <w:sz w:val="20"/>
                      </w:rPr>
                      <w:delText>50.0 (24.8%)</w:delText>
                    </w:r>
                  </w:del>
                </w:p>
              </w:tc>
              <w:tc>
                <w:tcPr>
                  <w:tcW w:w="0" w:type="dxa"/>
                  <w:tcPrChange w:id="618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6B768FD" w14:textId="125132EF" w:rsidR="00066508" w:rsidRPr="005A6AA3" w:rsidDel="00AE71EA" w:rsidRDefault="00000000">
                  <w:pPr>
                    <w:keepNext/>
                    <w:widowControl w:val="0"/>
                    <w:spacing w:after="60"/>
                    <w:jc w:val="center"/>
                    <w:rPr>
                      <w:del w:id="6183" w:author="Lorenzo Fabbri" w:date="2024-09-24T14:48:00Z" w16du:dateUtc="2024-09-24T12:48:00Z"/>
                    </w:rPr>
                  </w:pPr>
                  <w:del w:id="6184" w:author="Lorenzo Fabbri" w:date="2024-09-24T14:48:00Z" w16du:dateUtc="2024-09-24T12:48:00Z">
                    <w:r w:rsidRPr="005A6AA3" w:rsidDel="00AE71EA">
                      <w:rPr>
                        <w:rFonts w:ascii="Calibri" w:hAnsi="Calibri"/>
                        <w:sz w:val="20"/>
                      </w:rPr>
                      <w:delText>142.0 (52.2%)</w:delText>
                    </w:r>
                  </w:del>
                </w:p>
              </w:tc>
              <w:tc>
                <w:tcPr>
                  <w:tcW w:w="0" w:type="dxa"/>
                  <w:tcPrChange w:id="61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43A539" w14:textId="51482E27" w:rsidR="00066508" w:rsidRPr="005A6AA3" w:rsidDel="00AE71EA" w:rsidRDefault="00000000">
                  <w:pPr>
                    <w:keepNext/>
                    <w:widowControl w:val="0"/>
                    <w:spacing w:after="60"/>
                    <w:jc w:val="center"/>
                    <w:rPr>
                      <w:del w:id="6186" w:author="Lorenzo Fabbri" w:date="2024-09-24T14:48:00Z" w16du:dateUtc="2024-09-24T12:48:00Z"/>
                    </w:rPr>
                  </w:pPr>
                  <w:del w:id="6187" w:author="Lorenzo Fabbri" w:date="2024-09-24T14:48:00Z" w16du:dateUtc="2024-09-24T12:48:00Z">
                    <w:r w:rsidRPr="005A6AA3" w:rsidDel="00AE71EA">
                      <w:rPr>
                        <w:rFonts w:ascii="Calibri" w:hAnsi="Calibri"/>
                        <w:sz w:val="20"/>
                      </w:rPr>
                      <w:delText>45.0 (22.6%)</w:delText>
                    </w:r>
                  </w:del>
                </w:p>
              </w:tc>
            </w:tr>
            <w:tr w:rsidR="00066508" w:rsidRPr="005A6AA3" w:rsidDel="00AE71EA" w14:paraId="3D311E24" w14:textId="654113C6" w:rsidTr="006C3DDD">
              <w:trPr>
                <w:del w:id="6188" w:author="Lorenzo Fabbri" w:date="2024-09-24T14:48:00Z"/>
                <w:trPrChange w:id="6189" w:author="Lorenzo Fabbri" w:date="2024-09-19T20:38:00Z" w16du:dateUtc="2024-09-19T18:38:00Z">
                  <w:trPr>
                    <w:gridBefore w:val="1"/>
                    <w:cantSplit/>
                    <w:jc w:val="center"/>
                  </w:trPr>
                </w:trPrChange>
              </w:trPr>
              <w:tc>
                <w:tcPr>
                  <w:tcW w:w="0" w:type="dxa"/>
                  <w:tcPrChange w:id="619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CEA974" w14:textId="05254D87" w:rsidR="00066508" w:rsidRPr="005A6AA3" w:rsidDel="00AE71EA" w:rsidRDefault="00000000">
                  <w:pPr>
                    <w:keepNext/>
                    <w:widowControl w:val="0"/>
                    <w:spacing w:after="60"/>
                    <w:rPr>
                      <w:del w:id="6191" w:author="Lorenzo Fabbri" w:date="2024-09-24T14:48:00Z" w16du:dateUtc="2024-09-24T12:48:00Z"/>
                    </w:rPr>
                  </w:pPr>
                  <w:del w:id="6192" w:author="Lorenzo Fabbri" w:date="2024-09-24T14:48:00Z" w16du:dateUtc="2024-09-24T12:48:00Z">
                    <w:r w:rsidRPr="005A6AA3" w:rsidDel="00AE71EA">
                      <w:rPr>
                        <w:rFonts w:ascii="Calibri" w:hAnsi="Calibri"/>
                        <w:sz w:val="20"/>
                      </w:rPr>
                      <w:delText>    5</w:delText>
                    </w:r>
                  </w:del>
                </w:p>
              </w:tc>
              <w:tc>
                <w:tcPr>
                  <w:tcW w:w="0" w:type="dxa"/>
                  <w:tcPrChange w:id="61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477B4A" w14:textId="6156E1EF" w:rsidR="00066508" w:rsidRPr="005A6AA3" w:rsidDel="00AE71EA" w:rsidRDefault="00000000">
                  <w:pPr>
                    <w:keepNext/>
                    <w:widowControl w:val="0"/>
                    <w:spacing w:after="60"/>
                    <w:jc w:val="center"/>
                    <w:rPr>
                      <w:del w:id="6194" w:author="Lorenzo Fabbri" w:date="2024-09-24T14:48:00Z" w16du:dateUtc="2024-09-24T12:48:00Z"/>
                    </w:rPr>
                  </w:pPr>
                  <w:del w:id="6195" w:author="Lorenzo Fabbri" w:date="2024-09-24T14:48:00Z" w16du:dateUtc="2024-09-24T12:48:00Z">
                    <w:r w:rsidRPr="005A6AA3" w:rsidDel="00AE71EA">
                      <w:rPr>
                        <w:rFonts w:ascii="Calibri" w:hAnsi="Calibri"/>
                        <w:sz w:val="20"/>
                      </w:rPr>
                      <w:delText>325.0 (25.1%)</w:delText>
                    </w:r>
                  </w:del>
                </w:p>
              </w:tc>
              <w:tc>
                <w:tcPr>
                  <w:tcW w:w="0" w:type="dxa"/>
                  <w:tcPrChange w:id="61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1AFE9" w14:textId="2815AE65" w:rsidR="00066508" w:rsidRPr="005A6AA3" w:rsidDel="00AE71EA" w:rsidRDefault="00000000">
                  <w:pPr>
                    <w:keepNext/>
                    <w:widowControl w:val="0"/>
                    <w:spacing w:after="60"/>
                    <w:jc w:val="center"/>
                    <w:rPr>
                      <w:del w:id="6197" w:author="Lorenzo Fabbri" w:date="2024-09-24T14:48:00Z" w16du:dateUtc="2024-09-24T12:48:00Z"/>
                    </w:rPr>
                  </w:pPr>
                  <w:del w:id="6198" w:author="Lorenzo Fabbri" w:date="2024-09-24T14:48:00Z" w16du:dateUtc="2024-09-24T12:48:00Z">
                    <w:r w:rsidRPr="005A6AA3" w:rsidDel="00AE71EA">
                      <w:rPr>
                        <w:rFonts w:ascii="Calibri" w:hAnsi="Calibri"/>
                        <w:sz w:val="20"/>
                      </w:rPr>
                      <w:delText>48.0 (23.5%)</w:delText>
                    </w:r>
                  </w:del>
                </w:p>
              </w:tc>
              <w:tc>
                <w:tcPr>
                  <w:tcW w:w="0" w:type="dxa"/>
                  <w:tcPrChange w:id="61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D631F2" w14:textId="68043F04" w:rsidR="00066508" w:rsidRPr="005A6AA3" w:rsidDel="00AE71EA" w:rsidRDefault="00000000">
                  <w:pPr>
                    <w:keepNext/>
                    <w:widowControl w:val="0"/>
                    <w:spacing w:after="60"/>
                    <w:jc w:val="center"/>
                    <w:rPr>
                      <w:del w:id="6200" w:author="Lorenzo Fabbri" w:date="2024-09-24T14:48:00Z" w16du:dateUtc="2024-09-24T12:48:00Z"/>
                    </w:rPr>
                  </w:pPr>
                  <w:del w:id="6201" w:author="Lorenzo Fabbri" w:date="2024-09-24T14:48:00Z" w16du:dateUtc="2024-09-24T12:48:00Z">
                    <w:r w:rsidRPr="005A6AA3" w:rsidDel="00AE71EA">
                      <w:rPr>
                        <w:rFonts w:ascii="Calibri" w:hAnsi="Calibri"/>
                        <w:sz w:val="20"/>
                      </w:rPr>
                      <w:delText>29.0 (14.6%)</w:delText>
                    </w:r>
                  </w:del>
                </w:p>
              </w:tc>
              <w:tc>
                <w:tcPr>
                  <w:tcW w:w="0" w:type="dxa"/>
                  <w:tcPrChange w:id="62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6E282" w14:textId="4057C537" w:rsidR="00066508" w:rsidRPr="005A6AA3" w:rsidDel="00AE71EA" w:rsidRDefault="00000000">
                  <w:pPr>
                    <w:keepNext/>
                    <w:widowControl w:val="0"/>
                    <w:spacing w:after="60"/>
                    <w:jc w:val="center"/>
                    <w:rPr>
                      <w:del w:id="6203" w:author="Lorenzo Fabbri" w:date="2024-09-24T14:48:00Z" w16du:dateUtc="2024-09-24T12:48:00Z"/>
                    </w:rPr>
                  </w:pPr>
                  <w:del w:id="6204" w:author="Lorenzo Fabbri" w:date="2024-09-24T14:48:00Z" w16du:dateUtc="2024-09-24T12:48:00Z">
                    <w:r w:rsidRPr="005A6AA3" w:rsidDel="00AE71EA">
                      <w:rPr>
                        <w:rFonts w:ascii="Calibri" w:hAnsi="Calibri"/>
                        <w:sz w:val="20"/>
                      </w:rPr>
                      <w:delText>65.0 (29.5%)</w:delText>
                    </w:r>
                  </w:del>
                </w:p>
              </w:tc>
              <w:tc>
                <w:tcPr>
                  <w:tcW w:w="0" w:type="dxa"/>
                  <w:tcPrChange w:id="62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6C8E04" w14:textId="5FA8B150" w:rsidR="00066508" w:rsidRPr="005A6AA3" w:rsidDel="00AE71EA" w:rsidRDefault="00000000">
                  <w:pPr>
                    <w:keepNext/>
                    <w:widowControl w:val="0"/>
                    <w:spacing w:after="60"/>
                    <w:jc w:val="center"/>
                    <w:rPr>
                      <w:del w:id="6206" w:author="Lorenzo Fabbri" w:date="2024-09-24T14:48:00Z" w16du:dateUtc="2024-09-24T12:48:00Z"/>
                    </w:rPr>
                  </w:pPr>
                  <w:del w:id="6207" w:author="Lorenzo Fabbri" w:date="2024-09-24T14:48:00Z" w16du:dateUtc="2024-09-24T12:48:00Z">
                    <w:r w:rsidRPr="005A6AA3" w:rsidDel="00AE71EA">
                      <w:rPr>
                        <w:rFonts w:ascii="Calibri" w:hAnsi="Calibri"/>
                        <w:sz w:val="20"/>
                      </w:rPr>
                      <w:delText>69.0 (34.2%)</w:delText>
                    </w:r>
                  </w:del>
                </w:p>
              </w:tc>
              <w:tc>
                <w:tcPr>
                  <w:tcW w:w="0" w:type="dxa"/>
                  <w:tcPrChange w:id="620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C90DB70" w14:textId="5AB13FB8" w:rsidR="00066508" w:rsidRPr="005A6AA3" w:rsidDel="00AE71EA" w:rsidRDefault="00000000">
                  <w:pPr>
                    <w:keepNext/>
                    <w:widowControl w:val="0"/>
                    <w:spacing w:after="60"/>
                    <w:jc w:val="center"/>
                    <w:rPr>
                      <w:del w:id="6209" w:author="Lorenzo Fabbri" w:date="2024-09-24T14:48:00Z" w16du:dateUtc="2024-09-24T12:48:00Z"/>
                    </w:rPr>
                  </w:pPr>
                  <w:del w:id="6210" w:author="Lorenzo Fabbri" w:date="2024-09-24T14:48:00Z" w16du:dateUtc="2024-09-24T12:48:00Z">
                    <w:r w:rsidRPr="005A6AA3" w:rsidDel="00AE71EA">
                      <w:rPr>
                        <w:rFonts w:ascii="Calibri" w:hAnsi="Calibri"/>
                        <w:sz w:val="20"/>
                      </w:rPr>
                      <w:delText>57.0 (21.0%)</w:delText>
                    </w:r>
                  </w:del>
                </w:p>
              </w:tc>
              <w:tc>
                <w:tcPr>
                  <w:tcW w:w="0" w:type="dxa"/>
                  <w:tcPrChange w:id="62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3F2312" w14:textId="0A2FC263" w:rsidR="00066508" w:rsidRPr="005A6AA3" w:rsidDel="00AE71EA" w:rsidRDefault="00000000">
                  <w:pPr>
                    <w:keepNext/>
                    <w:widowControl w:val="0"/>
                    <w:spacing w:after="60"/>
                    <w:jc w:val="center"/>
                    <w:rPr>
                      <w:del w:id="6212" w:author="Lorenzo Fabbri" w:date="2024-09-24T14:48:00Z" w16du:dateUtc="2024-09-24T12:48:00Z"/>
                    </w:rPr>
                  </w:pPr>
                  <w:del w:id="6213" w:author="Lorenzo Fabbri" w:date="2024-09-24T14:48:00Z" w16du:dateUtc="2024-09-24T12:48:00Z">
                    <w:r w:rsidRPr="005A6AA3" w:rsidDel="00AE71EA">
                      <w:rPr>
                        <w:rFonts w:ascii="Calibri" w:hAnsi="Calibri"/>
                        <w:sz w:val="20"/>
                      </w:rPr>
                      <w:delText>57.0 (28.6%)</w:delText>
                    </w:r>
                  </w:del>
                </w:p>
              </w:tc>
            </w:tr>
            <w:tr w:rsidR="00066508" w:rsidRPr="005A6AA3" w:rsidDel="00AE71EA" w14:paraId="3860DAC3" w14:textId="3B634B69" w:rsidTr="006C3DDD">
              <w:trPr>
                <w:del w:id="6214" w:author="Lorenzo Fabbri" w:date="2024-09-24T14:48:00Z"/>
                <w:trPrChange w:id="6215" w:author="Lorenzo Fabbri" w:date="2024-09-19T20:38:00Z" w16du:dateUtc="2024-09-19T18:38:00Z">
                  <w:trPr>
                    <w:gridBefore w:val="1"/>
                    <w:cantSplit/>
                    <w:jc w:val="center"/>
                  </w:trPr>
                </w:trPrChange>
              </w:trPr>
              <w:tc>
                <w:tcPr>
                  <w:tcW w:w="0" w:type="dxa"/>
                  <w:tcPrChange w:id="621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05E1230" w14:textId="03AFD9C4" w:rsidR="00066508" w:rsidRPr="005A6AA3" w:rsidDel="00AE71EA" w:rsidRDefault="00000000">
                  <w:pPr>
                    <w:keepNext/>
                    <w:widowControl w:val="0"/>
                    <w:spacing w:after="60"/>
                    <w:rPr>
                      <w:del w:id="6217" w:author="Lorenzo Fabbri" w:date="2024-09-24T14:48:00Z" w16du:dateUtc="2024-09-24T12:48:00Z"/>
                    </w:rPr>
                  </w:pPr>
                  <w:del w:id="6218" w:author="Lorenzo Fabbri" w:date="2024-09-24T14:48:00Z" w16du:dateUtc="2024-09-24T12:48:00Z">
                    <w:r w:rsidRPr="005A6AA3" w:rsidDel="00AE71EA">
                      <w:rPr>
                        <w:rFonts w:ascii="Calibri" w:hAnsi="Calibri"/>
                        <w:sz w:val="20"/>
                      </w:rPr>
                      <w:delText>    7</w:delText>
                    </w:r>
                  </w:del>
                </w:p>
              </w:tc>
              <w:tc>
                <w:tcPr>
                  <w:tcW w:w="0" w:type="dxa"/>
                  <w:tcPrChange w:id="62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EC7D60" w14:textId="5661FB64" w:rsidR="00066508" w:rsidRPr="005A6AA3" w:rsidDel="00AE71EA" w:rsidRDefault="00000000">
                  <w:pPr>
                    <w:keepNext/>
                    <w:widowControl w:val="0"/>
                    <w:spacing w:after="60"/>
                    <w:jc w:val="center"/>
                    <w:rPr>
                      <w:del w:id="6220" w:author="Lorenzo Fabbri" w:date="2024-09-24T14:48:00Z" w16du:dateUtc="2024-09-24T12:48:00Z"/>
                    </w:rPr>
                  </w:pPr>
                  <w:del w:id="6221" w:author="Lorenzo Fabbri" w:date="2024-09-24T14:48:00Z" w16du:dateUtc="2024-09-24T12:48:00Z">
                    <w:r w:rsidRPr="005A6AA3" w:rsidDel="00AE71EA">
                      <w:rPr>
                        <w:rFonts w:ascii="Calibri" w:hAnsi="Calibri"/>
                        <w:sz w:val="20"/>
                      </w:rPr>
                      <w:delText>248.0 (19.2%)</w:delText>
                    </w:r>
                  </w:del>
                </w:p>
              </w:tc>
              <w:tc>
                <w:tcPr>
                  <w:tcW w:w="0" w:type="dxa"/>
                  <w:tcPrChange w:id="62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929FB9" w14:textId="0758CFF5" w:rsidR="00066508" w:rsidRPr="005A6AA3" w:rsidDel="00AE71EA" w:rsidRDefault="00000000">
                  <w:pPr>
                    <w:keepNext/>
                    <w:widowControl w:val="0"/>
                    <w:spacing w:after="60"/>
                    <w:jc w:val="center"/>
                    <w:rPr>
                      <w:del w:id="6223" w:author="Lorenzo Fabbri" w:date="2024-09-24T14:48:00Z" w16du:dateUtc="2024-09-24T12:48:00Z"/>
                    </w:rPr>
                  </w:pPr>
                  <w:del w:id="6224" w:author="Lorenzo Fabbri" w:date="2024-09-24T14:48:00Z" w16du:dateUtc="2024-09-24T12:48:00Z">
                    <w:r w:rsidRPr="005A6AA3" w:rsidDel="00AE71EA">
                      <w:rPr>
                        <w:rFonts w:ascii="Calibri" w:hAnsi="Calibri"/>
                        <w:sz w:val="20"/>
                      </w:rPr>
                      <w:delText>26.0 (12.7%)</w:delText>
                    </w:r>
                  </w:del>
                </w:p>
              </w:tc>
              <w:tc>
                <w:tcPr>
                  <w:tcW w:w="0" w:type="dxa"/>
                  <w:tcPrChange w:id="62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063980" w14:textId="1739F66C" w:rsidR="00066508" w:rsidRPr="005A6AA3" w:rsidDel="00AE71EA" w:rsidRDefault="00000000">
                  <w:pPr>
                    <w:keepNext/>
                    <w:widowControl w:val="0"/>
                    <w:spacing w:after="60"/>
                    <w:jc w:val="center"/>
                    <w:rPr>
                      <w:del w:id="6226" w:author="Lorenzo Fabbri" w:date="2024-09-24T14:48:00Z" w16du:dateUtc="2024-09-24T12:48:00Z"/>
                    </w:rPr>
                  </w:pPr>
                  <w:del w:id="6227" w:author="Lorenzo Fabbri" w:date="2024-09-24T14:48:00Z" w16du:dateUtc="2024-09-24T12:48:00Z">
                    <w:r w:rsidRPr="005A6AA3" w:rsidDel="00AE71EA">
                      <w:rPr>
                        <w:rFonts w:ascii="Calibri" w:hAnsi="Calibri"/>
                        <w:sz w:val="20"/>
                      </w:rPr>
                      <w:delText>90.0 (45.5%)</w:delText>
                    </w:r>
                  </w:del>
                </w:p>
              </w:tc>
              <w:tc>
                <w:tcPr>
                  <w:tcW w:w="0" w:type="dxa"/>
                  <w:tcPrChange w:id="62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D8AD4F" w14:textId="4E66A265" w:rsidR="00066508" w:rsidRPr="005A6AA3" w:rsidDel="00AE71EA" w:rsidRDefault="00000000">
                  <w:pPr>
                    <w:keepNext/>
                    <w:widowControl w:val="0"/>
                    <w:spacing w:after="60"/>
                    <w:jc w:val="center"/>
                    <w:rPr>
                      <w:del w:id="6229" w:author="Lorenzo Fabbri" w:date="2024-09-24T14:48:00Z" w16du:dateUtc="2024-09-24T12:48:00Z"/>
                    </w:rPr>
                  </w:pPr>
                  <w:del w:id="6230" w:author="Lorenzo Fabbri" w:date="2024-09-24T14:48:00Z" w16du:dateUtc="2024-09-24T12:48:00Z">
                    <w:r w:rsidRPr="005A6AA3" w:rsidDel="00AE71EA">
                      <w:rPr>
                        <w:rFonts w:ascii="Calibri" w:hAnsi="Calibri"/>
                        <w:sz w:val="20"/>
                      </w:rPr>
                      <w:delText>43.0 (19.5%)</w:delText>
                    </w:r>
                  </w:del>
                </w:p>
              </w:tc>
              <w:tc>
                <w:tcPr>
                  <w:tcW w:w="0" w:type="dxa"/>
                  <w:tcPrChange w:id="62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D5FF5" w14:textId="4CB7FE87" w:rsidR="00066508" w:rsidRPr="005A6AA3" w:rsidDel="00AE71EA" w:rsidRDefault="00000000">
                  <w:pPr>
                    <w:keepNext/>
                    <w:widowControl w:val="0"/>
                    <w:spacing w:after="60"/>
                    <w:jc w:val="center"/>
                    <w:rPr>
                      <w:del w:id="6232" w:author="Lorenzo Fabbri" w:date="2024-09-24T14:48:00Z" w16du:dateUtc="2024-09-24T12:48:00Z"/>
                    </w:rPr>
                  </w:pPr>
                  <w:del w:id="6233" w:author="Lorenzo Fabbri" w:date="2024-09-24T14:48:00Z" w16du:dateUtc="2024-09-24T12:48:00Z">
                    <w:r w:rsidRPr="005A6AA3" w:rsidDel="00AE71EA">
                      <w:rPr>
                        <w:rFonts w:ascii="Calibri" w:hAnsi="Calibri"/>
                        <w:sz w:val="20"/>
                      </w:rPr>
                      <w:delText>14.0 (6.9%)</w:delText>
                    </w:r>
                  </w:del>
                </w:p>
              </w:tc>
              <w:tc>
                <w:tcPr>
                  <w:tcW w:w="0" w:type="dxa"/>
                  <w:tcPrChange w:id="623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2D6EC95" w14:textId="7513172A" w:rsidR="00066508" w:rsidRPr="005A6AA3" w:rsidDel="00AE71EA" w:rsidRDefault="00000000">
                  <w:pPr>
                    <w:keepNext/>
                    <w:widowControl w:val="0"/>
                    <w:spacing w:after="60"/>
                    <w:jc w:val="center"/>
                    <w:rPr>
                      <w:del w:id="6235" w:author="Lorenzo Fabbri" w:date="2024-09-24T14:48:00Z" w16du:dateUtc="2024-09-24T12:48:00Z"/>
                    </w:rPr>
                  </w:pPr>
                  <w:del w:id="6236" w:author="Lorenzo Fabbri" w:date="2024-09-24T14:48:00Z" w16du:dateUtc="2024-09-24T12:48:00Z">
                    <w:r w:rsidRPr="005A6AA3" w:rsidDel="00AE71EA">
                      <w:rPr>
                        <w:rFonts w:ascii="Calibri" w:hAnsi="Calibri"/>
                        <w:sz w:val="20"/>
                      </w:rPr>
                      <w:delText>53.0 (19.5%)</w:delText>
                    </w:r>
                  </w:del>
                </w:p>
              </w:tc>
              <w:tc>
                <w:tcPr>
                  <w:tcW w:w="0" w:type="dxa"/>
                  <w:tcPrChange w:id="62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3EDAE8" w14:textId="7C4342B6" w:rsidR="00066508" w:rsidRPr="005A6AA3" w:rsidDel="00AE71EA" w:rsidRDefault="00000000">
                  <w:pPr>
                    <w:keepNext/>
                    <w:widowControl w:val="0"/>
                    <w:spacing w:after="60"/>
                    <w:jc w:val="center"/>
                    <w:rPr>
                      <w:del w:id="6238" w:author="Lorenzo Fabbri" w:date="2024-09-24T14:48:00Z" w16du:dateUtc="2024-09-24T12:48:00Z"/>
                    </w:rPr>
                  </w:pPr>
                  <w:del w:id="6239" w:author="Lorenzo Fabbri" w:date="2024-09-24T14:48:00Z" w16du:dateUtc="2024-09-24T12:48:00Z">
                    <w:r w:rsidRPr="005A6AA3" w:rsidDel="00AE71EA">
                      <w:rPr>
                        <w:rFonts w:ascii="Calibri" w:hAnsi="Calibri"/>
                        <w:sz w:val="20"/>
                      </w:rPr>
                      <w:delText>22.0 (11.1%)</w:delText>
                    </w:r>
                  </w:del>
                </w:p>
              </w:tc>
            </w:tr>
            <w:tr w:rsidR="00066508" w:rsidRPr="005A6AA3" w:rsidDel="00AE71EA" w14:paraId="7F8E6758" w14:textId="48819339" w:rsidTr="006C3DDD">
              <w:trPr>
                <w:del w:id="6240" w:author="Lorenzo Fabbri" w:date="2024-09-24T14:48:00Z"/>
                <w:trPrChange w:id="6241" w:author="Lorenzo Fabbri" w:date="2024-09-19T20:38:00Z" w16du:dateUtc="2024-09-19T18:38:00Z">
                  <w:trPr>
                    <w:gridBefore w:val="1"/>
                    <w:cantSplit/>
                    <w:jc w:val="center"/>
                  </w:trPr>
                </w:trPrChange>
              </w:trPr>
              <w:tc>
                <w:tcPr>
                  <w:tcW w:w="0" w:type="dxa"/>
                  <w:tcPrChange w:id="624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B53491" w14:textId="1524AEF3" w:rsidR="00066508" w:rsidRPr="005A6AA3" w:rsidDel="00AE71EA" w:rsidRDefault="00000000">
                  <w:pPr>
                    <w:keepNext/>
                    <w:widowControl w:val="0"/>
                    <w:spacing w:after="60"/>
                    <w:rPr>
                      <w:del w:id="6243" w:author="Lorenzo Fabbri" w:date="2024-09-24T14:48:00Z" w16du:dateUtc="2024-09-24T12:48:00Z"/>
                    </w:rPr>
                  </w:pPr>
                  <w:del w:id="6244" w:author="Lorenzo Fabbri" w:date="2024-09-24T14:48:00Z" w16du:dateUtc="2024-09-24T12:48:00Z">
                    <w:r w:rsidRPr="005A6AA3" w:rsidDel="00AE71EA">
                      <w:rPr>
                        <w:rFonts w:ascii="Calibri" w:hAnsi="Calibri"/>
                        <w:sz w:val="20"/>
                      </w:rPr>
                      <w:delText>    4</w:delText>
                    </w:r>
                  </w:del>
                </w:p>
              </w:tc>
              <w:tc>
                <w:tcPr>
                  <w:tcW w:w="0" w:type="dxa"/>
                  <w:tcPrChange w:id="62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AE94B1" w14:textId="46C5A275" w:rsidR="00066508" w:rsidRPr="005A6AA3" w:rsidDel="00AE71EA" w:rsidRDefault="00000000">
                  <w:pPr>
                    <w:keepNext/>
                    <w:widowControl w:val="0"/>
                    <w:spacing w:after="60"/>
                    <w:jc w:val="center"/>
                    <w:rPr>
                      <w:del w:id="6246" w:author="Lorenzo Fabbri" w:date="2024-09-24T14:48:00Z" w16du:dateUtc="2024-09-24T12:48:00Z"/>
                    </w:rPr>
                  </w:pPr>
                  <w:del w:id="6247" w:author="Lorenzo Fabbri" w:date="2024-09-24T14:48:00Z" w16du:dateUtc="2024-09-24T12:48:00Z">
                    <w:r w:rsidRPr="005A6AA3" w:rsidDel="00AE71EA">
                      <w:rPr>
                        <w:rFonts w:ascii="Calibri" w:hAnsi="Calibri"/>
                        <w:sz w:val="20"/>
                      </w:rPr>
                      <w:delText>174.0 (13.4%)</w:delText>
                    </w:r>
                  </w:del>
                </w:p>
              </w:tc>
              <w:tc>
                <w:tcPr>
                  <w:tcW w:w="0" w:type="dxa"/>
                  <w:tcPrChange w:id="62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8B0112" w14:textId="4FC64A05" w:rsidR="00066508" w:rsidRPr="005A6AA3" w:rsidDel="00AE71EA" w:rsidRDefault="00000000">
                  <w:pPr>
                    <w:keepNext/>
                    <w:widowControl w:val="0"/>
                    <w:spacing w:after="60"/>
                    <w:jc w:val="center"/>
                    <w:rPr>
                      <w:del w:id="6249" w:author="Lorenzo Fabbri" w:date="2024-09-24T14:48:00Z" w16du:dateUtc="2024-09-24T12:48:00Z"/>
                    </w:rPr>
                  </w:pPr>
                  <w:del w:id="6250" w:author="Lorenzo Fabbri" w:date="2024-09-24T14:48:00Z" w16du:dateUtc="2024-09-24T12:48:00Z">
                    <w:r w:rsidRPr="005A6AA3" w:rsidDel="00AE71EA">
                      <w:rPr>
                        <w:rFonts w:ascii="Calibri" w:hAnsi="Calibri"/>
                        <w:sz w:val="20"/>
                      </w:rPr>
                      <w:delText>40.0 (19.6%)</w:delText>
                    </w:r>
                  </w:del>
                </w:p>
              </w:tc>
              <w:tc>
                <w:tcPr>
                  <w:tcW w:w="0" w:type="dxa"/>
                  <w:tcPrChange w:id="62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B50746" w14:textId="3101EEFF" w:rsidR="00066508" w:rsidRPr="005A6AA3" w:rsidDel="00AE71EA" w:rsidRDefault="00000000">
                  <w:pPr>
                    <w:keepNext/>
                    <w:widowControl w:val="0"/>
                    <w:spacing w:after="60"/>
                    <w:jc w:val="center"/>
                    <w:rPr>
                      <w:del w:id="6252" w:author="Lorenzo Fabbri" w:date="2024-09-24T14:48:00Z" w16du:dateUtc="2024-09-24T12:48:00Z"/>
                    </w:rPr>
                  </w:pPr>
                  <w:del w:id="6253" w:author="Lorenzo Fabbri" w:date="2024-09-24T14:48:00Z" w16du:dateUtc="2024-09-24T12:48:00Z">
                    <w:r w:rsidRPr="005A6AA3" w:rsidDel="00AE71EA">
                      <w:rPr>
                        <w:rFonts w:ascii="Calibri" w:hAnsi="Calibri"/>
                        <w:sz w:val="20"/>
                      </w:rPr>
                      <w:delText>13.0 (6.6%)</w:delText>
                    </w:r>
                  </w:del>
                </w:p>
              </w:tc>
              <w:tc>
                <w:tcPr>
                  <w:tcW w:w="0" w:type="dxa"/>
                  <w:tcPrChange w:id="62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E4EC50" w14:textId="0AA1C3DB" w:rsidR="00066508" w:rsidRPr="005A6AA3" w:rsidDel="00AE71EA" w:rsidRDefault="00000000">
                  <w:pPr>
                    <w:keepNext/>
                    <w:widowControl w:val="0"/>
                    <w:spacing w:after="60"/>
                    <w:jc w:val="center"/>
                    <w:rPr>
                      <w:del w:id="6255" w:author="Lorenzo Fabbri" w:date="2024-09-24T14:48:00Z" w16du:dateUtc="2024-09-24T12:48:00Z"/>
                    </w:rPr>
                  </w:pPr>
                  <w:del w:id="6256" w:author="Lorenzo Fabbri" w:date="2024-09-24T14:48:00Z" w16du:dateUtc="2024-09-24T12:48:00Z">
                    <w:r w:rsidRPr="005A6AA3" w:rsidDel="00AE71EA">
                      <w:rPr>
                        <w:rFonts w:ascii="Calibri" w:hAnsi="Calibri"/>
                        <w:sz w:val="20"/>
                      </w:rPr>
                      <w:delText>22.0 (10.0%)</w:delText>
                    </w:r>
                  </w:del>
                </w:p>
              </w:tc>
              <w:tc>
                <w:tcPr>
                  <w:tcW w:w="0" w:type="dxa"/>
                  <w:tcPrChange w:id="62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A7168" w14:textId="0279327A" w:rsidR="00066508" w:rsidRPr="005A6AA3" w:rsidDel="00AE71EA" w:rsidRDefault="00000000">
                  <w:pPr>
                    <w:keepNext/>
                    <w:widowControl w:val="0"/>
                    <w:spacing w:after="60"/>
                    <w:jc w:val="center"/>
                    <w:rPr>
                      <w:del w:id="6258" w:author="Lorenzo Fabbri" w:date="2024-09-24T14:48:00Z" w16du:dateUtc="2024-09-24T12:48:00Z"/>
                    </w:rPr>
                  </w:pPr>
                  <w:del w:id="6259" w:author="Lorenzo Fabbri" w:date="2024-09-24T14:48:00Z" w16du:dateUtc="2024-09-24T12:48:00Z">
                    <w:r w:rsidRPr="005A6AA3" w:rsidDel="00AE71EA">
                      <w:rPr>
                        <w:rFonts w:ascii="Calibri" w:hAnsi="Calibri"/>
                        <w:sz w:val="20"/>
                      </w:rPr>
                      <w:delText>38.0 (18.8%)</w:delText>
                    </w:r>
                  </w:del>
                </w:p>
              </w:tc>
              <w:tc>
                <w:tcPr>
                  <w:tcW w:w="0" w:type="dxa"/>
                  <w:tcPrChange w:id="626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9ED9367" w14:textId="460068F5" w:rsidR="00066508" w:rsidRPr="005A6AA3" w:rsidDel="00AE71EA" w:rsidRDefault="00000000">
                  <w:pPr>
                    <w:keepNext/>
                    <w:widowControl w:val="0"/>
                    <w:spacing w:after="60"/>
                    <w:jc w:val="center"/>
                    <w:rPr>
                      <w:del w:id="6261" w:author="Lorenzo Fabbri" w:date="2024-09-24T14:48:00Z" w16du:dateUtc="2024-09-24T12:48:00Z"/>
                    </w:rPr>
                  </w:pPr>
                  <w:del w:id="6262" w:author="Lorenzo Fabbri" w:date="2024-09-24T14:48:00Z" w16du:dateUtc="2024-09-24T12:48:00Z">
                    <w:r w:rsidRPr="005A6AA3" w:rsidDel="00AE71EA">
                      <w:rPr>
                        <w:rFonts w:ascii="Calibri" w:hAnsi="Calibri"/>
                        <w:sz w:val="20"/>
                      </w:rPr>
                      <w:delText>16.0 (5.9%)</w:delText>
                    </w:r>
                  </w:del>
                </w:p>
              </w:tc>
              <w:tc>
                <w:tcPr>
                  <w:tcW w:w="0" w:type="dxa"/>
                  <w:tcPrChange w:id="62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3C8A31" w14:textId="34A21161" w:rsidR="00066508" w:rsidRPr="005A6AA3" w:rsidDel="00AE71EA" w:rsidRDefault="00000000">
                  <w:pPr>
                    <w:keepNext/>
                    <w:widowControl w:val="0"/>
                    <w:spacing w:after="60"/>
                    <w:jc w:val="center"/>
                    <w:rPr>
                      <w:del w:id="6264" w:author="Lorenzo Fabbri" w:date="2024-09-24T14:48:00Z" w16du:dateUtc="2024-09-24T12:48:00Z"/>
                    </w:rPr>
                  </w:pPr>
                  <w:del w:id="6265" w:author="Lorenzo Fabbri" w:date="2024-09-24T14:48:00Z" w16du:dateUtc="2024-09-24T12:48:00Z">
                    <w:r w:rsidRPr="005A6AA3" w:rsidDel="00AE71EA">
                      <w:rPr>
                        <w:rFonts w:ascii="Calibri" w:hAnsi="Calibri"/>
                        <w:sz w:val="20"/>
                      </w:rPr>
                      <w:delText>45.0 (22.6%)</w:delText>
                    </w:r>
                  </w:del>
                </w:p>
              </w:tc>
            </w:tr>
            <w:tr w:rsidR="00066508" w:rsidRPr="005A6AA3" w:rsidDel="00AE71EA" w14:paraId="713149B5" w14:textId="2F926B17" w:rsidTr="006C3DDD">
              <w:trPr>
                <w:del w:id="6266" w:author="Lorenzo Fabbri" w:date="2024-09-24T14:48:00Z"/>
                <w:trPrChange w:id="6267" w:author="Lorenzo Fabbri" w:date="2024-09-19T20:38:00Z" w16du:dateUtc="2024-09-19T18:38:00Z">
                  <w:trPr>
                    <w:gridBefore w:val="1"/>
                    <w:cantSplit/>
                    <w:jc w:val="center"/>
                  </w:trPr>
                </w:trPrChange>
              </w:trPr>
              <w:tc>
                <w:tcPr>
                  <w:tcW w:w="0" w:type="dxa"/>
                  <w:tcPrChange w:id="626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1F8A3D" w14:textId="6566CFFC" w:rsidR="00066508" w:rsidRPr="005A6AA3" w:rsidDel="00AE71EA" w:rsidRDefault="00000000">
                  <w:pPr>
                    <w:keepNext/>
                    <w:widowControl w:val="0"/>
                    <w:spacing w:after="60"/>
                    <w:rPr>
                      <w:del w:id="6269" w:author="Lorenzo Fabbri" w:date="2024-09-24T14:48:00Z" w16du:dateUtc="2024-09-24T12:48:00Z"/>
                    </w:rPr>
                  </w:pPr>
                  <w:del w:id="6270" w:author="Lorenzo Fabbri" w:date="2024-09-24T14:48:00Z" w16du:dateUtc="2024-09-24T12:48:00Z">
                    <w:r w:rsidRPr="005A6AA3" w:rsidDel="00AE71EA">
                      <w:rPr>
                        <w:rFonts w:ascii="Calibri" w:hAnsi="Calibri"/>
                        <w:sz w:val="20"/>
                      </w:rPr>
                      <w:delText>    3</w:delText>
                    </w:r>
                  </w:del>
                </w:p>
              </w:tc>
              <w:tc>
                <w:tcPr>
                  <w:tcW w:w="0" w:type="dxa"/>
                  <w:tcPrChange w:id="62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715F5" w14:textId="75F65085" w:rsidR="00066508" w:rsidRPr="005A6AA3" w:rsidDel="00AE71EA" w:rsidRDefault="00000000">
                  <w:pPr>
                    <w:keepNext/>
                    <w:widowControl w:val="0"/>
                    <w:spacing w:after="60"/>
                    <w:jc w:val="center"/>
                    <w:rPr>
                      <w:del w:id="6272" w:author="Lorenzo Fabbri" w:date="2024-09-24T14:48:00Z" w16du:dateUtc="2024-09-24T12:48:00Z"/>
                    </w:rPr>
                  </w:pPr>
                  <w:del w:id="6273" w:author="Lorenzo Fabbri" w:date="2024-09-24T14:48:00Z" w16du:dateUtc="2024-09-24T12:48:00Z">
                    <w:r w:rsidRPr="005A6AA3" w:rsidDel="00AE71EA">
                      <w:rPr>
                        <w:rFonts w:ascii="Calibri" w:hAnsi="Calibri"/>
                        <w:sz w:val="20"/>
                      </w:rPr>
                      <w:delText>92.0 (7.1%)</w:delText>
                    </w:r>
                  </w:del>
                </w:p>
              </w:tc>
              <w:tc>
                <w:tcPr>
                  <w:tcW w:w="0" w:type="dxa"/>
                  <w:tcPrChange w:id="62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E24301" w14:textId="0155E0B1" w:rsidR="00066508" w:rsidRPr="005A6AA3" w:rsidDel="00AE71EA" w:rsidRDefault="00000000">
                  <w:pPr>
                    <w:keepNext/>
                    <w:widowControl w:val="0"/>
                    <w:spacing w:after="60"/>
                    <w:jc w:val="center"/>
                    <w:rPr>
                      <w:del w:id="6275" w:author="Lorenzo Fabbri" w:date="2024-09-24T14:48:00Z" w16du:dateUtc="2024-09-24T12:48:00Z"/>
                    </w:rPr>
                  </w:pPr>
                  <w:del w:id="6276" w:author="Lorenzo Fabbri" w:date="2024-09-24T14:48:00Z" w16du:dateUtc="2024-09-24T12:48:00Z">
                    <w:r w:rsidRPr="005A6AA3" w:rsidDel="00AE71EA">
                      <w:rPr>
                        <w:rFonts w:ascii="Calibri" w:hAnsi="Calibri"/>
                        <w:sz w:val="20"/>
                      </w:rPr>
                      <w:delText>34.0 (16.7%)</w:delText>
                    </w:r>
                  </w:del>
                </w:p>
              </w:tc>
              <w:tc>
                <w:tcPr>
                  <w:tcW w:w="0" w:type="dxa"/>
                  <w:tcPrChange w:id="62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13F86" w14:textId="5B48F483" w:rsidR="00066508" w:rsidRPr="005A6AA3" w:rsidDel="00AE71EA" w:rsidRDefault="00000000">
                  <w:pPr>
                    <w:keepNext/>
                    <w:widowControl w:val="0"/>
                    <w:spacing w:after="60"/>
                    <w:jc w:val="center"/>
                    <w:rPr>
                      <w:del w:id="6278" w:author="Lorenzo Fabbri" w:date="2024-09-24T14:48:00Z" w16du:dateUtc="2024-09-24T12:48:00Z"/>
                    </w:rPr>
                  </w:pPr>
                  <w:del w:id="6279" w:author="Lorenzo Fabbri" w:date="2024-09-24T14:48:00Z" w16du:dateUtc="2024-09-24T12:48:00Z">
                    <w:r w:rsidRPr="005A6AA3" w:rsidDel="00AE71EA">
                      <w:rPr>
                        <w:rFonts w:ascii="Calibri" w:hAnsi="Calibri"/>
                        <w:sz w:val="20"/>
                      </w:rPr>
                      <w:delText>2.0 (1.0%)</w:delText>
                    </w:r>
                  </w:del>
                </w:p>
              </w:tc>
              <w:tc>
                <w:tcPr>
                  <w:tcW w:w="0" w:type="dxa"/>
                  <w:tcPrChange w:id="62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5EE06E" w14:textId="5D8EC582" w:rsidR="00066508" w:rsidRPr="005A6AA3" w:rsidDel="00AE71EA" w:rsidRDefault="00000000">
                  <w:pPr>
                    <w:keepNext/>
                    <w:widowControl w:val="0"/>
                    <w:spacing w:after="60"/>
                    <w:jc w:val="center"/>
                    <w:rPr>
                      <w:del w:id="6281" w:author="Lorenzo Fabbri" w:date="2024-09-24T14:48:00Z" w16du:dateUtc="2024-09-24T12:48:00Z"/>
                    </w:rPr>
                  </w:pPr>
                  <w:del w:id="6282" w:author="Lorenzo Fabbri" w:date="2024-09-24T14:48:00Z" w16du:dateUtc="2024-09-24T12:48:00Z">
                    <w:r w:rsidRPr="005A6AA3" w:rsidDel="00AE71EA">
                      <w:rPr>
                        <w:rFonts w:ascii="Calibri" w:hAnsi="Calibri"/>
                        <w:sz w:val="20"/>
                      </w:rPr>
                      <w:delText>11.0 (5.0%)</w:delText>
                    </w:r>
                  </w:del>
                </w:p>
              </w:tc>
              <w:tc>
                <w:tcPr>
                  <w:tcW w:w="0" w:type="dxa"/>
                  <w:tcPrChange w:id="62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D4B340" w14:textId="1E45BA30" w:rsidR="00066508" w:rsidRPr="005A6AA3" w:rsidDel="00AE71EA" w:rsidRDefault="00000000">
                  <w:pPr>
                    <w:keepNext/>
                    <w:widowControl w:val="0"/>
                    <w:spacing w:after="60"/>
                    <w:jc w:val="center"/>
                    <w:rPr>
                      <w:del w:id="6284" w:author="Lorenzo Fabbri" w:date="2024-09-24T14:48:00Z" w16du:dateUtc="2024-09-24T12:48:00Z"/>
                    </w:rPr>
                  </w:pPr>
                  <w:del w:id="6285" w:author="Lorenzo Fabbri" w:date="2024-09-24T14:48:00Z" w16du:dateUtc="2024-09-24T12:48:00Z">
                    <w:r w:rsidRPr="005A6AA3" w:rsidDel="00AE71EA">
                      <w:rPr>
                        <w:rFonts w:ascii="Calibri" w:hAnsi="Calibri"/>
                        <w:sz w:val="20"/>
                      </w:rPr>
                      <w:delText>22.0 (10.9%)</w:delText>
                    </w:r>
                  </w:del>
                </w:p>
              </w:tc>
              <w:tc>
                <w:tcPr>
                  <w:tcW w:w="0" w:type="dxa"/>
                  <w:tcPrChange w:id="628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7ED8F8B" w14:textId="6E914FCB" w:rsidR="00066508" w:rsidRPr="005A6AA3" w:rsidDel="00AE71EA" w:rsidRDefault="00000000">
                  <w:pPr>
                    <w:keepNext/>
                    <w:widowControl w:val="0"/>
                    <w:spacing w:after="60"/>
                    <w:jc w:val="center"/>
                    <w:rPr>
                      <w:del w:id="6287" w:author="Lorenzo Fabbri" w:date="2024-09-24T14:48:00Z" w16du:dateUtc="2024-09-24T12:48:00Z"/>
                    </w:rPr>
                  </w:pPr>
                  <w:del w:id="6288" w:author="Lorenzo Fabbri" w:date="2024-09-24T14:48:00Z" w16du:dateUtc="2024-09-24T12:48:00Z">
                    <w:r w:rsidRPr="005A6AA3" w:rsidDel="00AE71EA">
                      <w:rPr>
                        <w:rFonts w:ascii="Calibri" w:hAnsi="Calibri"/>
                        <w:sz w:val="20"/>
                      </w:rPr>
                      <w:delText>3.0 (1.1%)</w:delText>
                    </w:r>
                  </w:del>
                </w:p>
              </w:tc>
              <w:tc>
                <w:tcPr>
                  <w:tcW w:w="0" w:type="dxa"/>
                  <w:tcPrChange w:id="62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A8938D" w14:textId="70B6CAE3" w:rsidR="00066508" w:rsidRPr="005A6AA3" w:rsidDel="00AE71EA" w:rsidRDefault="00000000">
                  <w:pPr>
                    <w:keepNext/>
                    <w:widowControl w:val="0"/>
                    <w:spacing w:after="60"/>
                    <w:jc w:val="center"/>
                    <w:rPr>
                      <w:del w:id="6290" w:author="Lorenzo Fabbri" w:date="2024-09-24T14:48:00Z" w16du:dateUtc="2024-09-24T12:48:00Z"/>
                    </w:rPr>
                  </w:pPr>
                  <w:del w:id="6291" w:author="Lorenzo Fabbri" w:date="2024-09-24T14:48:00Z" w16du:dateUtc="2024-09-24T12:48:00Z">
                    <w:r w:rsidRPr="005A6AA3" w:rsidDel="00AE71EA">
                      <w:rPr>
                        <w:rFonts w:ascii="Calibri" w:hAnsi="Calibri"/>
                        <w:sz w:val="20"/>
                      </w:rPr>
                      <w:delText>20.0 (10.1%)</w:delText>
                    </w:r>
                  </w:del>
                </w:p>
              </w:tc>
            </w:tr>
            <w:tr w:rsidR="00066508" w:rsidRPr="005A6AA3" w:rsidDel="00AE71EA" w14:paraId="5D29CCFA" w14:textId="2824D3CC" w:rsidTr="006C3DDD">
              <w:trPr>
                <w:del w:id="6292" w:author="Lorenzo Fabbri" w:date="2024-09-24T14:48:00Z"/>
                <w:trPrChange w:id="6293" w:author="Lorenzo Fabbri" w:date="2024-09-19T20:38:00Z" w16du:dateUtc="2024-09-19T18:38:00Z">
                  <w:trPr>
                    <w:gridBefore w:val="1"/>
                    <w:cantSplit/>
                    <w:jc w:val="center"/>
                  </w:trPr>
                </w:trPrChange>
              </w:trPr>
              <w:tc>
                <w:tcPr>
                  <w:tcW w:w="0" w:type="dxa"/>
                  <w:tcPrChange w:id="62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E59B85" w14:textId="2062CFB0" w:rsidR="00066508" w:rsidRPr="005A6AA3" w:rsidDel="00AE71EA" w:rsidRDefault="00000000">
                  <w:pPr>
                    <w:keepNext/>
                    <w:widowControl w:val="0"/>
                    <w:spacing w:after="60"/>
                    <w:rPr>
                      <w:del w:id="6295" w:author="Lorenzo Fabbri" w:date="2024-09-24T14:48:00Z" w16du:dateUtc="2024-09-24T12:48:00Z"/>
                    </w:rPr>
                  </w:pPr>
                  <w:del w:id="6296" w:author="Lorenzo Fabbri" w:date="2024-09-24T14:48:00Z" w16du:dateUtc="2024-09-24T12:48:00Z">
                    <w:r w:rsidRPr="005A6AA3" w:rsidDel="00AE71EA">
                      <w:rPr>
                        <w:rFonts w:ascii="Calibri" w:hAnsi="Calibri"/>
                        <w:sz w:val="20"/>
                      </w:rPr>
                      <w:delText>    2</w:delText>
                    </w:r>
                  </w:del>
                </w:p>
              </w:tc>
              <w:tc>
                <w:tcPr>
                  <w:tcW w:w="0" w:type="dxa"/>
                  <w:tcPrChange w:id="62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8BED0C" w14:textId="181A9014" w:rsidR="00066508" w:rsidRPr="005A6AA3" w:rsidDel="00AE71EA" w:rsidRDefault="00000000">
                  <w:pPr>
                    <w:keepNext/>
                    <w:widowControl w:val="0"/>
                    <w:spacing w:after="60"/>
                    <w:jc w:val="center"/>
                    <w:rPr>
                      <w:del w:id="6298" w:author="Lorenzo Fabbri" w:date="2024-09-24T14:48:00Z" w16du:dateUtc="2024-09-24T12:48:00Z"/>
                    </w:rPr>
                  </w:pPr>
                  <w:del w:id="6299" w:author="Lorenzo Fabbri" w:date="2024-09-24T14:48:00Z" w16du:dateUtc="2024-09-24T12:48:00Z">
                    <w:r w:rsidRPr="005A6AA3" w:rsidDel="00AE71EA">
                      <w:rPr>
                        <w:rFonts w:ascii="Calibri" w:hAnsi="Calibri"/>
                        <w:sz w:val="20"/>
                      </w:rPr>
                      <w:delText>28.0 (2.2%)</w:delText>
                    </w:r>
                  </w:del>
                </w:p>
              </w:tc>
              <w:tc>
                <w:tcPr>
                  <w:tcW w:w="0" w:type="dxa"/>
                  <w:tcPrChange w:id="63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1B3E3" w14:textId="3D29480F" w:rsidR="00066508" w:rsidRPr="005A6AA3" w:rsidDel="00AE71EA" w:rsidRDefault="00000000">
                  <w:pPr>
                    <w:keepNext/>
                    <w:widowControl w:val="0"/>
                    <w:spacing w:after="60"/>
                    <w:jc w:val="center"/>
                    <w:rPr>
                      <w:del w:id="6301" w:author="Lorenzo Fabbri" w:date="2024-09-24T14:48:00Z" w16du:dateUtc="2024-09-24T12:48:00Z"/>
                    </w:rPr>
                  </w:pPr>
                  <w:del w:id="6302" w:author="Lorenzo Fabbri" w:date="2024-09-24T14:48:00Z" w16du:dateUtc="2024-09-24T12:48:00Z">
                    <w:r w:rsidRPr="005A6AA3" w:rsidDel="00AE71EA">
                      <w:rPr>
                        <w:rFonts w:ascii="Calibri" w:hAnsi="Calibri"/>
                        <w:sz w:val="20"/>
                      </w:rPr>
                      <w:delText>16.0 (7.8%)</w:delText>
                    </w:r>
                  </w:del>
                </w:p>
              </w:tc>
              <w:tc>
                <w:tcPr>
                  <w:tcW w:w="0" w:type="dxa"/>
                  <w:tcPrChange w:id="63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2ECCBA" w14:textId="6399940A" w:rsidR="00066508" w:rsidRPr="005A6AA3" w:rsidDel="00AE71EA" w:rsidRDefault="00000000">
                  <w:pPr>
                    <w:keepNext/>
                    <w:widowControl w:val="0"/>
                    <w:spacing w:after="60"/>
                    <w:jc w:val="center"/>
                    <w:rPr>
                      <w:del w:id="6304" w:author="Lorenzo Fabbri" w:date="2024-09-24T14:48:00Z" w16du:dateUtc="2024-09-24T12:48:00Z"/>
                    </w:rPr>
                  </w:pPr>
                  <w:del w:id="6305" w:author="Lorenzo Fabbri" w:date="2024-09-24T14:48:00Z" w16du:dateUtc="2024-09-24T12:48:00Z">
                    <w:r w:rsidRPr="005A6AA3" w:rsidDel="00AE71EA">
                      <w:rPr>
                        <w:rFonts w:ascii="Calibri" w:hAnsi="Calibri"/>
                        <w:sz w:val="20"/>
                      </w:rPr>
                      <w:delText>0.0 (0.0%)</w:delText>
                    </w:r>
                  </w:del>
                </w:p>
              </w:tc>
              <w:tc>
                <w:tcPr>
                  <w:tcW w:w="0" w:type="dxa"/>
                  <w:tcPrChange w:id="63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70DD6D" w14:textId="12813B57" w:rsidR="00066508" w:rsidRPr="005A6AA3" w:rsidDel="00AE71EA" w:rsidRDefault="00000000">
                  <w:pPr>
                    <w:keepNext/>
                    <w:widowControl w:val="0"/>
                    <w:spacing w:after="60"/>
                    <w:jc w:val="center"/>
                    <w:rPr>
                      <w:del w:id="6307" w:author="Lorenzo Fabbri" w:date="2024-09-24T14:48:00Z" w16du:dateUtc="2024-09-24T12:48:00Z"/>
                    </w:rPr>
                  </w:pPr>
                  <w:del w:id="6308" w:author="Lorenzo Fabbri" w:date="2024-09-24T14:48:00Z" w16du:dateUtc="2024-09-24T12:48:00Z">
                    <w:r w:rsidRPr="005A6AA3" w:rsidDel="00AE71EA">
                      <w:rPr>
                        <w:rFonts w:ascii="Calibri" w:hAnsi="Calibri"/>
                        <w:sz w:val="20"/>
                      </w:rPr>
                      <w:delText>1.0 (0.5%)</w:delText>
                    </w:r>
                  </w:del>
                </w:p>
              </w:tc>
              <w:tc>
                <w:tcPr>
                  <w:tcW w:w="0" w:type="dxa"/>
                  <w:tcPrChange w:id="63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B80FA" w14:textId="39FF78FE" w:rsidR="00066508" w:rsidRPr="005A6AA3" w:rsidDel="00AE71EA" w:rsidRDefault="00000000">
                  <w:pPr>
                    <w:keepNext/>
                    <w:widowControl w:val="0"/>
                    <w:spacing w:after="60"/>
                    <w:jc w:val="center"/>
                    <w:rPr>
                      <w:del w:id="6310" w:author="Lorenzo Fabbri" w:date="2024-09-24T14:48:00Z" w16du:dateUtc="2024-09-24T12:48:00Z"/>
                    </w:rPr>
                  </w:pPr>
                  <w:del w:id="6311" w:author="Lorenzo Fabbri" w:date="2024-09-24T14:48:00Z" w16du:dateUtc="2024-09-24T12:48:00Z">
                    <w:r w:rsidRPr="005A6AA3" w:rsidDel="00AE71EA">
                      <w:rPr>
                        <w:rFonts w:ascii="Calibri" w:hAnsi="Calibri"/>
                        <w:sz w:val="20"/>
                      </w:rPr>
                      <w:delText>4.0 (2.0%)</w:delText>
                    </w:r>
                  </w:del>
                </w:p>
              </w:tc>
              <w:tc>
                <w:tcPr>
                  <w:tcW w:w="0" w:type="dxa"/>
                  <w:tcPrChange w:id="631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5BFE39D" w14:textId="435032E7" w:rsidR="00066508" w:rsidRPr="005A6AA3" w:rsidDel="00AE71EA" w:rsidRDefault="00000000">
                  <w:pPr>
                    <w:keepNext/>
                    <w:widowControl w:val="0"/>
                    <w:spacing w:after="60"/>
                    <w:jc w:val="center"/>
                    <w:rPr>
                      <w:del w:id="6313" w:author="Lorenzo Fabbri" w:date="2024-09-24T14:48:00Z" w16du:dateUtc="2024-09-24T12:48:00Z"/>
                    </w:rPr>
                  </w:pPr>
                  <w:del w:id="6314" w:author="Lorenzo Fabbri" w:date="2024-09-24T14:48:00Z" w16du:dateUtc="2024-09-24T12:48:00Z">
                    <w:r w:rsidRPr="005A6AA3" w:rsidDel="00AE71EA">
                      <w:rPr>
                        <w:rFonts w:ascii="Calibri" w:hAnsi="Calibri"/>
                        <w:sz w:val="20"/>
                      </w:rPr>
                      <w:delText>0.0 (0.0%)</w:delText>
                    </w:r>
                  </w:del>
                </w:p>
              </w:tc>
              <w:tc>
                <w:tcPr>
                  <w:tcW w:w="0" w:type="dxa"/>
                  <w:tcPrChange w:id="63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BF458" w14:textId="65A28DBF" w:rsidR="00066508" w:rsidRPr="005A6AA3" w:rsidDel="00AE71EA" w:rsidRDefault="00000000">
                  <w:pPr>
                    <w:keepNext/>
                    <w:widowControl w:val="0"/>
                    <w:spacing w:after="60"/>
                    <w:jc w:val="center"/>
                    <w:rPr>
                      <w:del w:id="6316" w:author="Lorenzo Fabbri" w:date="2024-09-24T14:48:00Z" w16du:dateUtc="2024-09-24T12:48:00Z"/>
                    </w:rPr>
                  </w:pPr>
                  <w:del w:id="6317" w:author="Lorenzo Fabbri" w:date="2024-09-24T14:48:00Z" w16du:dateUtc="2024-09-24T12:48:00Z">
                    <w:r w:rsidRPr="005A6AA3" w:rsidDel="00AE71EA">
                      <w:rPr>
                        <w:rFonts w:ascii="Calibri" w:hAnsi="Calibri"/>
                        <w:sz w:val="20"/>
                      </w:rPr>
                      <w:delText>7.0 (3.5%)</w:delText>
                    </w:r>
                  </w:del>
                </w:p>
              </w:tc>
            </w:tr>
            <w:tr w:rsidR="00066508" w:rsidRPr="005A6AA3" w:rsidDel="00AE71EA" w14:paraId="19FC6086" w14:textId="486DE8AA" w:rsidTr="006C3DDD">
              <w:trPr>
                <w:del w:id="6318" w:author="Lorenzo Fabbri" w:date="2024-09-24T14:48:00Z"/>
                <w:trPrChange w:id="6319" w:author="Lorenzo Fabbri" w:date="2024-09-19T20:38:00Z" w16du:dateUtc="2024-09-19T18:38:00Z">
                  <w:trPr>
                    <w:gridBefore w:val="1"/>
                    <w:cantSplit/>
                    <w:jc w:val="center"/>
                  </w:trPr>
                </w:trPrChange>
              </w:trPr>
              <w:tc>
                <w:tcPr>
                  <w:tcW w:w="0" w:type="dxa"/>
                  <w:tcPrChange w:id="63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A97A13" w14:textId="08B89D6F" w:rsidR="00066508" w:rsidRPr="005A6AA3" w:rsidDel="00AE71EA" w:rsidRDefault="00000000">
                  <w:pPr>
                    <w:keepNext/>
                    <w:widowControl w:val="0"/>
                    <w:spacing w:after="60"/>
                    <w:rPr>
                      <w:del w:id="6321" w:author="Lorenzo Fabbri" w:date="2024-09-24T14:48:00Z" w16du:dateUtc="2024-09-24T12:48:00Z"/>
                    </w:rPr>
                  </w:pPr>
                  <w:del w:id="6322" w:author="Lorenzo Fabbri" w:date="2024-09-24T14:48:00Z" w16du:dateUtc="2024-09-24T12:48:00Z">
                    <w:r w:rsidRPr="005A6AA3" w:rsidDel="00AE71EA">
                      <w:rPr>
                        <w:rFonts w:ascii="Calibri" w:hAnsi="Calibri"/>
                        <w:sz w:val="20"/>
                      </w:rPr>
                      <w:delText>    1</w:delText>
                    </w:r>
                  </w:del>
                </w:p>
              </w:tc>
              <w:tc>
                <w:tcPr>
                  <w:tcW w:w="0" w:type="dxa"/>
                  <w:tcPrChange w:id="63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BCE9EB" w14:textId="17B80B5D" w:rsidR="00066508" w:rsidRPr="005A6AA3" w:rsidDel="00AE71EA" w:rsidRDefault="00000000">
                  <w:pPr>
                    <w:keepNext/>
                    <w:widowControl w:val="0"/>
                    <w:spacing w:after="60"/>
                    <w:jc w:val="center"/>
                    <w:rPr>
                      <w:del w:id="6324" w:author="Lorenzo Fabbri" w:date="2024-09-24T14:48:00Z" w16du:dateUtc="2024-09-24T12:48:00Z"/>
                    </w:rPr>
                  </w:pPr>
                  <w:del w:id="6325" w:author="Lorenzo Fabbri" w:date="2024-09-24T14:48:00Z" w16du:dateUtc="2024-09-24T12:48:00Z">
                    <w:r w:rsidRPr="005A6AA3" w:rsidDel="00AE71EA">
                      <w:rPr>
                        <w:rFonts w:ascii="Calibri" w:hAnsi="Calibri"/>
                        <w:sz w:val="20"/>
                      </w:rPr>
                      <w:delText>12.0 (0.9%)</w:delText>
                    </w:r>
                  </w:del>
                </w:p>
              </w:tc>
              <w:tc>
                <w:tcPr>
                  <w:tcW w:w="0" w:type="dxa"/>
                  <w:tcPrChange w:id="63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6ACFF" w14:textId="1CA9D51C" w:rsidR="00066508" w:rsidRPr="005A6AA3" w:rsidDel="00AE71EA" w:rsidRDefault="00000000">
                  <w:pPr>
                    <w:keepNext/>
                    <w:widowControl w:val="0"/>
                    <w:spacing w:after="60"/>
                    <w:jc w:val="center"/>
                    <w:rPr>
                      <w:del w:id="6327" w:author="Lorenzo Fabbri" w:date="2024-09-24T14:48:00Z" w16du:dateUtc="2024-09-24T12:48:00Z"/>
                    </w:rPr>
                  </w:pPr>
                  <w:del w:id="6328" w:author="Lorenzo Fabbri" w:date="2024-09-24T14:48:00Z" w16du:dateUtc="2024-09-24T12:48:00Z">
                    <w:r w:rsidRPr="005A6AA3" w:rsidDel="00AE71EA">
                      <w:rPr>
                        <w:rFonts w:ascii="Calibri" w:hAnsi="Calibri"/>
                        <w:sz w:val="20"/>
                      </w:rPr>
                      <w:delText>4.0 (2.0%)</w:delText>
                    </w:r>
                  </w:del>
                </w:p>
              </w:tc>
              <w:tc>
                <w:tcPr>
                  <w:tcW w:w="0" w:type="dxa"/>
                  <w:tcPrChange w:id="63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077732" w14:textId="423BF054" w:rsidR="00066508" w:rsidRPr="005A6AA3" w:rsidDel="00AE71EA" w:rsidRDefault="00000000">
                  <w:pPr>
                    <w:keepNext/>
                    <w:widowControl w:val="0"/>
                    <w:spacing w:after="60"/>
                    <w:jc w:val="center"/>
                    <w:rPr>
                      <w:del w:id="6330" w:author="Lorenzo Fabbri" w:date="2024-09-24T14:48:00Z" w16du:dateUtc="2024-09-24T12:48:00Z"/>
                    </w:rPr>
                  </w:pPr>
                  <w:del w:id="6331" w:author="Lorenzo Fabbri" w:date="2024-09-24T14:48:00Z" w16du:dateUtc="2024-09-24T12:48:00Z">
                    <w:r w:rsidRPr="005A6AA3" w:rsidDel="00AE71EA">
                      <w:rPr>
                        <w:rFonts w:ascii="Calibri" w:hAnsi="Calibri"/>
                        <w:sz w:val="20"/>
                      </w:rPr>
                      <w:delText>0.0 (0.0%)</w:delText>
                    </w:r>
                  </w:del>
                </w:p>
              </w:tc>
              <w:tc>
                <w:tcPr>
                  <w:tcW w:w="0" w:type="dxa"/>
                  <w:tcPrChange w:id="63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49AB9" w14:textId="0B293561" w:rsidR="00066508" w:rsidRPr="005A6AA3" w:rsidDel="00AE71EA" w:rsidRDefault="00000000">
                  <w:pPr>
                    <w:keepNext/>
                    <w:widowControl w:val="0"/>
                    <w:spacing w:after="60"/>
                    <w:jc w:val="center"/>
                    <w:rPr>
                      <w:del w:id="6333" w:author="Lorenzo Fabbri" w:date="2024-09-24T14:48:00Z" w16du:dateUtc="2024-09-24T12:48:00Z"/>
                    </w:rPr>
                  </w:pPr>
                  <w:del w:id="6334" w:author="Lorenzo Fabbri" w:date="2024-09-24T14:48:00Z" w16du:dateUtc="2024-09-24T12:48:00Z">
                    <w:r w:rsidRPr="005A6AA3" w:rsidDel="00AE71EA">
                      <w:rPr>
                        <w:rFonts w:ascii="Calibri" w:hAnsi="Calibri"/>
                        <w:sz w:val="20"/>
                      </w:rPr>
                      <w:delText>2.0 (0.9%)</w:delText>
                    </w:r>
                  </w:del>
                </w:p>
              </w:tc>
              <w:tc>
                <w:tcPr>
                  <w:tcW w:w="0" w:type="dxa"/>
                  <w:tcPrChange w:id="63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071B6" w14:textId="3C75E45D" w:rsidR="00066508" w:rsidRPr="005A6AA3" w:rsidDel="00AE71EA" w:rsidRDefault="00000000">
                  <w:pPr>
                    <w:keepNext/>
                    <w:widowControl w:val="0"/>
                    <w:spacing w:after="60"/>
                    <w:jc w:val="center"/>
                    <w:rPr>
                      <w:del w:id="6336" w:author="Lorenzo Fabbri" w:date="2024-09-24T14:48:00Z" w16du:dateUtc="2024-09-24T12:48:00Z"/>
                    </w:rPr>
                  </w:pPr>
                  <w:del w:id="6337" w:author="Lorenzo Fabbri" w:date="2024-09-24T14:48:00Z" w16du:dateUtc="2024-09-24T12:48:00Z">
                    <w:r w:rsidRPr="005A6AA3" w:rsidDel="00AE71EA">
                      <w:rPr>
                        <w:rFonts w:ascii="Calibri" w:hAnsi="Calibri"/>
                        <w:sz w:val="20"/>
                      </w:rPr>
                      <w:delText>4.0 (2.0%)</w:delText>
                    </w:r>
                  </w:del>
                </w:p>
              </w:tc>
              <w:tc>
                <w:tcPr>
                  <w:tcW w:w="0" w:type="dxa"/>
                  <w:tcPrChange w:id="633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F75065" w14:textId="0C20EEB9" w:rsidR="00066508" w:rsidRPr="005A6AA3" w:rsidDel="00AE71EA" w:rsidRDefault="00000000">
                  <w:pPr>
                    <w:keepNext/>
                    <w:widowControl w:val="0"/>
                    <w:spacing w:after="60"/>
                    <w:jc w:val="center"/>
                    <w:rPr>
                      <w:del w:id="6339" w:author="Lorenzo Fabbri" w:date="2024-09-24T14:48:00Z" w16du:dateUtc="2024-09-24T12:48:00Z"/>
                    </w:rPr>
                  </w:pPr>
                  <w:del w:id="6340" w:author="Lorenzo Fabbri" w:date="2024-09-24T14:48:00Z" w16du:dateUtc="2024-09-24T12:48:00Z">
                    <w:r w:rsidRPr="005A6AA3" w:rsidDel="00AE71EA">
                      <w:rPr>
                        <w:rFonts w:ascii="Calibri" w:hAnsi="Calibri"/>
                        <w:sz w:val="20"/>
                      </w:rPr>
                      <w:delText>1.0 (0.4%)</w:delText>
                    </w:r>
                  </w:del>
                </w:p>
              </w:tc>
              <w:tc>
                <w:tcPr>
                  <w:tcW w:w="0" w:type="dxa"/>
                  <w:tcPrChange w:id="63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D42781" w14:textId="60160941" w:rsidR="00066508" w:rsidRPr="005A6AA3" w:rsidDel="00AE71EA" w:rsidRDefault="00000000">
                  <w:pPr>
                    <w:keepNext/>
                    <w:widowControl w:val="0"/>
                    <w:spacing w:after="60"/>
                    <w:jc w:val="center"/>
                    <w:rPr>
                      <w:del w:id="6342" w:author="Lorenzo Fabbri" w:date="2024-09-24T14:48:00Z" w16du:dateUtc="2024-09-24T12:48:00Z"/>
                    </w:rPr>
                  </w:pPr>
                  <w:del w:id="6343" w:author="Lorenzo Fabbri" w:date="2024-09-24T14:48:00Z" w16du:dateUtc="2024-09-24T12:48:00Z">
                    <w:r w:rsidRPr="005A6AA3" w:rsidDel="00AE71EA">
                      <w:rPr>
                        <w:rFonts w:ascii="Calibri" w:hAnsi="Calibri"/>
                        <w:sz w:val="20"/>
                      </w:rPr>
                      <w:delText>1.0 (0.5%)</w:delText>
                    </w:r>
                  </w:del>
                </w:p>
              </w:tc>
            </w:tr>
            <w:tr w:rsidR="00066508" w:rsidRPr="005A6AA3" w:rsidDel="00AE71EA" w14:paraId="7B18ED1A" w14:textId="62A914C9" w:rsidTr="006C3DDD">
              <w:trPr>
                <w:del w:id="6344" w:author="Lorenzo Fabbri" w:date="2024-09-24T14:48:00Z"/>
                <w:trPrChange w:id="6345" w:author="Lorenzo Fabbri" w:date="2024-09-19T20:38:00Z" w16du:dateUtc="2024-09-19T18:38:00Z">
                  <w:trPr>
                    <w:gridBefore w:val="1"/>
                    <w:cantSplit/>
                    <w:jc w:val="center"/>
                  </w:trPr>
                </w:trPrChange>
              </w:trPr>
              <w:tc>
                <w:tcPr>
                  <w:tcW w:w="0" w:type="dxa"/>
                  <w:tcPrChange w:id="63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FB44C" w14:textId="4539B421" w:rsidR="00066508" w:rsidRPr="005A6AA3" w:rsidDel="00AE71EA" w:rsidRDefault="00000000">
                  <w:pPr>
                    <w:keepNext/>
                    <w:widowControl w:val="0"/>
                    <w:spacing w:after="60"/>
                    <w:rPr>
                      <w:del w:id="6347" w:author="Lorenzo Fabbri" w:date="2024-09-24T14:48:00Z" w16du:dateUtc="2024-09-24T12:48:00Z"/>
                    </w:rPr>
                  </w:pPr>
                  <w:del w:id="6348" w:author="Lorenzo Fabbri" w:date="2024-09-24T14:48:00Z" w16du:dateUtc="2024-09-24T12:48:00Z">
                    <w:r w:rsidRPr="005A6AA3" w:rsidDel="00AE71EA">
                      <w:rPr>
                        <w:rFonts w:ascii="Calibri" w:hAnsi="Calibri"/>
                        <w:sz w:val="20"/>
                      </w:rPr>
                      <w:delText>    0</w:delText>
                    </w:r>
                  </w:del>
                </w:p>
              </w:tc>
              <w:tc>
                <w:tcPr>
                  <w:tcW w:w="0" w:type="dxa"/>
                  <w:tcPrChange w:id="63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848341" w14:textId="56A1168C" w:rsidR="00066508" w:rsidRPr="005A6AA3" w:rsidDel="00AE71EA" w:rsidRDefault="00000000">
                  <w:pPr>
                    <w:keepNext/>
                    <w:widowControl w:val="0"/>
                    <w:spacing w:after="60"/>
                    <w:jc w:val="center"/>
                    <w:rPr>
                      <w:del w:id="6350" w:author="Lorenzo Fabbri" w:date="2024-09-24T14:48:00Z" w16du:dateUtc="2024-09-24T12:48:00Z"/>
                    </w:rPr>
                  </w:pPr>
                  <w:del w:id="6351" w:author="Lorenzo Fabbri" w:date="2024-09-24T14:48:00Z" w16du:dateUtc="2024-09-24T12:48:00Z">
                    <w:r w:rsidRPr="005A6AA3" w:rsidDel="00AE71EA">
                      <w:rPr>
                        <w:rFonts w:ascii="Calibri" w:hAnsi="Calibri"/>
                        <w:sz w:val="20"/>
                      </w:rPr>
                      <w:delText>6.0 (0.5%)</w:delText>
                    </w:r>
                  </w:del>
                </w:p>
              </w:tc>
              <w:tc>
                <w:tcPr>
                  <w:tcW w:w="0" w:type="dxa"/>
                  <w:tcPrChange w:id="63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C1E93" w14:textId="582628C0" w:rsidR="00066508" w:rsidRPr="005A6AA3" w:rsidDel="00AE71EA" w:rsidRDefault="00000000">
                  <w:pPr>
                    <w:keepNext/>
                    <w:widowControl w:val="0"/>
                    <w:spacing w:after="60"/>
                    <w:jc w:val="center"/>
                    <w:rPr>
                      <w:del w:id="6353" w:author="Lorenzo Fabbri" w:date="2024-09-24T14:48:00Z" w16du:dateUtc="2024-09-24T12:48:00Z"/>
                    </w:rPr>
                  </w:pPr>
                  <w:del w:id="6354" w:author="Lorenzo Fabbri" w:date="2024-09-24T14:48:00Z" w16du:dateUtc="2024-09-24T12:48:00Z">
                    <w:r w:rsidRPr="005A6AA3" w:rsidDel="00AE71EA">
                      <w:rPr>
                        <w:rFonts w:ascii="Calibri" w:hAnsi="Calibri"/>
                        <w:sz w:val="20"/>
                      </w:rPr>
                      <w:delText>2.0 (1.0%)</w:delText>
                    </w:r>
                  </w:del>
                </w:p>
              </w:tc>
              <w:tc>
                <w:tcPr>
                  <w:tcW w:w="0" w:type="dxa"/>
                  <w:tcPrChange w:id="63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1D9C3C" w14:textId="609E9A6C" w:rsidR="00066508" w:rsidRPr="005A6AA3" w:rsidDel="00AE71EA" w:rsidRDefault="00000000">
                  <w:pPr>
                    <w:keepNext/>
                    <w:widowControl w:val="0"/>
                    <w:spacing w:after="60"/>
                    <w:jc w:val="center"/>
                    <w:rPr>
                      <w:del w:id="6356" w:author="Lorenzo Fabbri" w:date="2024-09-24T14:48:00Z" w16du:dateUtc="2024-09-24T12:48:00Z"/>
                    </w:rPr>
                  </w:pPr>
                  <w:del w:id="6357" w:author="Lorenzo Fabbri" w:date="2024-09-24T14:48:00Z" w16du:dateUtc="2024-09-24T12:48:00Z">
                    <w:r w:rsidRPr="005A6AA3" w:rsidDel="00AE71EA">
                      <w:rPr>
                        <w:rFonts w:ascii="Calibri" w:hAnsi="Calibri"/>
                        <w:sz w:val="20"/>
                      </w:rPr>
                      <w:delText>0.0 (0.0%)</w:delText>
                    </w:r>
                  </w:del>
                </w:p>
              </w:tc>
              <w:tc>
                <w:tcPr>
                  <w:tcW w:w="0" w:type="dxa"/>
                  <w:tcPrChange w:id="63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F716E" w14:textId="20867E6B" w:rsidR="00066508" w:rsidRPr="005A6AA3" w:rsidDel="00AE71EA" w:rsidRDefault="00000000">
                  <w:pPr>
                    <w:keepNext/>
                    <w:widowControl w:val="0"/>
                    <w:spacing w:after="60"/>
                    <w:jc w:val="center"/>
                    <w:rPr>
                      <w:del w:id="6359" w:author="Lorenzo Fabbri" w:date="2024-09-24T14:48:00Z" w16du:dateUtc="2024-09-24T12:48:00Z"/>
                    </w:rPr>
                  </w:pPr>
                  <w:del w:id="6360" w:author="Lorenzo Fabbri" w:date="2024-09-24T14:48:00Z" w16du:dateUtc="2024-09-24T12:48:00Z">
                    <w:r w:rsidRPr="005A6AA3" w:rsidDel="00AE71EA">
                      <w:rPr>
                        <w:rFonts w:ascii="Calibri" w:hAnsi="Calibri"/>
                        <w:sz w:val="20"/>
                      </w:rPr>
                      <w:delText>1.0 (0.5%)</w:delText>
                    </w:r>
                  </w:del>
                </w:p>
              </w:tc>
              <w:tc>
                <w:tcPr>
                  <w:tcW w:w="0" w:type="dxa"/>
                  <w:tcPrChange w:id="63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F5550" w14:textId="1189C58E" w:rsidR="00066508" w:rsidRPr="005A6AA3" w:rsidDel="00AE71EA" w:rsidRDefault="00000000">
                  <w:pPr>
                    <w:keepNext/>
                    <w:widowControl w:val="0"/>
                    <w:spacing w:after="60"/>
                    <w:jc w:val="center"/>
                    <w:rPr>
                      <w:del w:id="6362" w:author="Lorenzo Fabbri" w:date="2024-09-24T14:48:00Z" w16du:dateUtc="2024-09-24T12:48:00Z"/>
                    </w:rPr>
                  </w:pPr>
                  <w:del w:id="6363" w:author="Lorenzo Fabbri" w:date="2024-09-24T14:48:00Z" w16du:dateUtc="2024-09-24T12:48:00Z">
                    <w:r w:rsidRPr="005A6AA3" w:rsidDel="00AE71EA">
                      <w:rPr>
                        <w:rFonts w:ascii="Calibri" w:hAnsi="Calibri"/>
                        <w:sz w:val="20"/>
                      </w:rPr>
                      <w:delText>1.0 (0.5%)</w:delText>
                    </w:r>
                  </w:del>
                </w:p>
              </w:tc>
              <w:tc>
                <w:tcPr>
                  <w:tcW w:w="0" w:type="dxa"/>
                  <w:tcPrChange w:id="636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C68BB6D" w14:textId="7A513BF2" w:rsidR="00066508" w:rsidRPr="005A6AA3" w:rsidDel="00AE71EA" w:rsidRDefault="00000000">
                  <w:pPr>
                    <w:keepNext/>
                    <w:widowControl w:val="0"/>
                    <w:spacing w:after="60"/>
                    <w:jc w:val="center"/>
                    <w:rPr>
                      <w:del w:id="6365" w:author="Lorenzo Fabbri" w:date="2024-09-24T14:48:00Z" w16du:dateUtc="2024-09-24T12:48:00Z"/>
                    </w:rPr>
                  </w:pPr>
                  <w:del w:id="6366" w:author="Lorenzo Fabbri" w:date="2024-09-24T14:48:00Z" w16du:dateUtc="2024-09-24T12:48:00Z">
                    <w:r w:rsidRPr="005A6AA3" w:rsidDel="00AE71EA">
                      <w:rPr>
                        <w:rFonts w:ascii="Calibri" w:hAnsi="Calibri"/>
                        <w:sz w:val="20"/>
                      </w:rPr>
                      <w:delText>0.0 (0.0%)</w:delText>
                    </w:r>
                  </w:del>
                </w:p>
              </w:tc>
              <w:tc>
                <w:tcPr>
                  <w:tcW w:w="0" w:type="dxa"/>
                  <w:tcPrChange w:id="63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EB0483" w14:textId="50297CE4" w:rsidR="00066508" w:rsidRPr="005A6AA3" w:rsidDel="00AE71EA" w:rsidRDefault="00000000">
                  <w:pPr>
                    <w:keepNext/>
                    <w:widowControl w:val="0"/>
                    <w:spacing w:after="60"/>
                    <w:jc w:val="center"/>
                    <w:rPr>
                      <w:del w:id="6368" w:author="Lorenzo Fabbri" w:date="2024-09-24T14:48:00Z" w16du:dateUtc="2024-09-24T12:48:00Z"/>
                    </w:rPr>
                  </w:pPr>
                  <w:del w:id="6369" w:author="Lorenzo Fabbri" w:date="2024-09-24T14:48:00Z" w16du:dateUtc="2024-09-24T12:48:00Z">
                    <w:r w:rsidRPr="005A6AA3" w:rsidDel="00AE71EA">
                      <w:rPr>
                        <w:rFonts w:ascii="Calibri" w:hAnsi="Calibri"/>
                        <w:sz w:val="20"/>
                      </w:rPr>
                      <w:delText>2.0 (1.0%)</w:delText>
                    </w:r>
                  </w:del>
                </w:p>
              </w:tc>
            </w:tr>
            <w:tr w:rsidR="00066508" w:rsidRPr="005A6AA3" w:rsidDel="00AE71EA" w14:paraId="65207792" w14:textId="72BA7C25" w:rsidTr="006C3DDD">
              <w:trPr>
                <w:del w:id="6370" w:author="Lorenzo Fabbri" w:date="2024-09-24T14:48:00Z"/>
                <w:trPrChange w:id="6371" w:author="Lorenzo Fabbri" w:date="2024-09-19T20:38:00Z" w16du:dateUtc="2024-09-19T18:38:00Z">
                  <w:trPr>
                    <w:gridBefore w:val="1"/>
                    <w:cantSplit/>
                    <w:jc w:val="center"/>
                  </w:trPr>
                </w:trPrChange>
              </w:trPr>
              <w:tc>
                <w:tcPr>
                  <w:tcW w:w="0" w:type="dxa"/>
                  <w:tcPrChange w:id="637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4D04A5" w14:textId="1596A220" w:rsidR="00066508" w:rsidRPr="005A6AA3" w:rsidDel="00AE71EA" w:rsidRDefault="00000000">
                  <w:pPr>
                    <w:keepNext/>
                    <w:widowControl w:val="0"/>
                    <w:spacing w:after="60"/>
                    <w:rPr>
                      <w:del w:id="6373" w:author="Lorenzo Fabbri" w:date="2024-09-24T14:48:00Z" w16du:dateUtc="2024-09-24T12:48:00Z"/>
                    </w:rPr>
                  </w:pPr>
                  <w:del w:id="6374" w:author="Lorenzo Fabbri" w:date="2024-09-24T14:48:00Z" w16du:dateUtc="2024-09-24T12:48:00Z">
                    <w:r w:rsidRPr="005A6AA3" w:rsidDel="00AE71EA">
                      <w:rPr>
                        <w:rFonts w:ascii="Calibri" w:hAnsi="Calibri"/>
                        <w:sz w:val="20"/>
                      </w:rPr>
                      <w:delText>    Unknown</w:delText>
                    </w:r>
                  </w:del>
                </w:p>
              </w:tc>
              <w:tc>
                <w:tcPr>
                  <w:tcW w:w="0" w:type="dxa"/>
                  <w:tcPrChange w:id="63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B7EDB4" w14:textId="117DFC9A" w:rsidR="00066508" w:rsidRPr="005A6AA3" w:rsidDel="00AE71EA" w:rsidRDefault="00000000">
                  <w:pPr>
                    <w:keepNext/>
                    <w:widowControl w:val="0"/>
                    <w:spacing w:after="60"/>
                    <w:jc w:val="center"/>
                    <w:rPr>
                      <w:del w:id="6376" w:author="Lorenzo Fabbri" w:date="2024-09-24T14:48:00Z" w16du:dateUtc="2024-09-24T12:48:00Z"/>
                    </w:rPr>
                  </w:pPr>
                  <w:del w:id="6377" w:author="Lorenzo Fabbri" w:date="2024-09-24T14:48:00Z" w16du:dateUtc="2024-09-24T12:48:00Z">
                    <w:r w:rsidRPr="005A6AA3" w:rsidDel="00AE71EA">
                      <w:rPr>
                        <w:rFonts w:ascii="Calibri" w:hAnsi="Calibri"/>
                        <w:sz w:val="20"/>
                      </w:rPr>
                      <w:delText>2</w:delText>
                    </w:r>
                  </w:del>
                </w:p>
              </w:tc>
              <w:tc>
                <w:tcPr>
                  <w:tcW w:w="0" w:type="dxa"/>
                  <w:tcPrChange w:id="63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270255" w14:textId="0A2CE172" w:rsidR="00066508" w:rsidRPr="005A6AA3" w:rsidDel="00AE71EA" w:rsidRDefault="00000000">
                  <w:pPr>
                    <w:keepNext/>
                    <w:widowControl w:val="0"/>
                    <w:spacing w:after="60"/>
                    <w:jc w:val="center"/>
                    <w:rPr>
                      <w:del w:id="6379" w:author="Lorenzo Fabbri" w:date="2024-09-24T14:48:00Z" w16du:dateUtc="2024-09-24T12:48:00Z"/>
                    </w:rPr>
                  </w:pPr>
                  <w:del w:id="6380" w:author="Lorenzo Fabbri" w:date="2024-09-24T14:48:00Z" w16du:dateUtc="2024-09-24T12:48:00Z">
                    <w:r w:rsidRPr="005A6AA3" w:rsidDel="00AE71EA">
                      <w:rPr>
                        <w:rFonts w:ascii="Calibri" w:hAnsi="Calibri"/>
                        <w:sz w:val="20"/>
                      </w:rPr>
                      <w:delText>0</w:delText>
                    </w:r>
                  </w:del>
                </w:p>
              </w:tc>
              <w:tc>
                <w:tcPr>
                  <w:tcW w:w="0" w:type="dxa"/>
                  <w:tcPrChange w:id="63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915EF4" w14:textId="5CD6E6D9" w:rsidR="00066508" w:rsidRPr="005A6AA3" w:rsidDel="00AE71EA" w:rsidRDefault="00000000">
                  <w:pPr>
                    <w:keepNext/>
                    <w:widowControl w:val="0"/>
                    <w:spacing w:after="60"/>
                    <w:jc w:val="center"/>
                    <w:rPr>
                      <w:del w:id="6382" w:author="Lorenzo Fabbri" w:date="2024-09-24T14:48:00Z" w16du:dateUtc="2024-09-24T12:48:00Z"/>
                    </w:rPr>
                  </w:pPr>
                  <w:del w:id="6383" w:author="Lorenzo Fabbri" w:date="2024-09-24T14:48:00Z" w16du:dateUtc="2024-09-24T12:48:00Z">
                    <w:r w:rsidRPr="005A6AA3" w:rsidDel="00AE71EA">
                      <w:rPr>
                        <w:rFonts w:ascii="Calibri" w:hAnsi="Calibri"/>
                        <w:sz w:val="20"/>
                      </w:rPr>
                      <w:delText>0</w:delText>
                    </w:r>
                  </w:del>
                </w:p>
              </w:tc>
              <w:tc>
                <w:tcPr>
                  <w:tcW w:w="0" w:type="dxa"/>
                  <w:tcPrChange w:id="63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F49BF2" w14:textId="5D5D914F" w:rsidR="00066508" w:rsidRPr="005A6AA3" w:rsidDel="00AE71EA" w:rsidRDefault="00000000">
                  <w:pPr>
                    <w:keepNext/>
                    <w:widowControl w:val="0"/>
                    <w:spacing w:after="60"/>
                    <w:jc w:val="center"/>
                    <w:rPr>
                      <w:del w:id="6385" w:author="Lorenzo Fabbri" w:date="2024-09-24T14:48:00Z" w16du:dateUtc="2024-09-24T12:48:00Z"/>
                    </w:rPr>
                  </w:pPr>
                  <w:del w:id="6386" w:author="Lorenzo Fabbri" w:date="2024-09-24T14:48:00Z" w16du:dateUtc="2024-09-24T12:48:00Z">
                    <w:r w:rsidRPr="005A6AA3" w:rsidDel="00AE71EA">
                      <w:rPr>
                        <w:rFonts w:ascii="Calibri" w:hAnsi="Calibri"/>
                        <w:sz w:val="20"/>
                      </w:rPr>
                      <w:delText>1</w:delText>
                    </w:r>
                  </w:del>
                </w:p>
              </w:tc>
              <w:tc>
                <w:tcPr>
                  <w:tcW w:w="0" w:type="dxa"/>
                  <w:tcPrChange w:id="63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F5C92" w14:textId="32551F6C" w:rsidR="00066508" w:rsidRPr="005A6AA3" w:rsidDel="00AE71EA" w:rsidRDefault="00000000">
                  <w:pPr>
                    <w:keepNext/>
                    <w:widowControl w:val="0"/>
                    <w:spacing w:after="60"/>
                    <w:jc w:val="center"/>
                    <w:rPr>
                      <w:del w:id="6388" w:author="Lorenzo Fabbri" w:date="2024-09-24T14:48:00Z" w16du:dateUtc="2024-09-24T12:48:00Z"/>
                    </w:rPr>
                  </w:pPr>
                  <w:del w:id="6389" w:author="Lorenzo Fabbri" w:date="2024-09-24T14:48:00Z" w16du:dateUtc="2024-09-24T12:48:00Z">
                    <w:r w:rsidRPr="005A6AA3" w:rsidDel="00AE71EA">
                      <w:rPr>
                        <w:rFonts w:ascii="Calibri" w:hAnsi="Calibri"/>
                        <w:sz w:val="20"/>
                      </w:rPr>
                      <w:delText>1</w:delText>
                    </w:r>
                  </w:del>
                </w:p>
              </w:tc>
              <w:tc>
                <w:tcPr>
                  <w:tcW w:w="0" w:type="dxa"/>
                  <w:tcPrChange w:id="639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B5F15B9" w14:textId="3F71202E" w:rsidR="00066508" w:rsidRPr="005A6AA3" w:rsidDel="00AE71EA" w:rsidRDefault="00000000">
                  <w:pPr>
                    <w:keepNext/>
                    <w:widowControl w:val="0"/>
                    <w:spacing w:after="60"/>
                    <w:jc w:val="center"/>
                    <w:rPr>
                      <w:del w:id="6391" w:author="Lorenzo Fabbri" w:date="2024-09-24T14:48:00Z" w16du:dateUtc="2024-09-24T12:48:00Z"/>
                    </w:rPr>
                  </w:pPr>
                  <w:del w:id="6392" w:author="Lorenzo Fabbri" w:date="2024-09-24T14:48:00Z" w16du:dateUtc="2024-09-24T12:48:00Z">
                    <w:r w:rsidRPr="005A6AA3" w:rsidDel="00AE71EA">
                      <w:rPr>
                        <w:rFonts w:ascii="Calibri" w:hAnsi="Calibri"/>
                        <w:sz w:val="20"/>
                      </w:rPr>
                      <w:delText>0</w:delText>
                    </w:r>
                  </w:del>
                </w:p>
              </w:tc>
              <w:tc>
                <w:tcPr>
                  <w:tcW w:w="0" w:type="dxa"/>
                  <w:tcPrChange w:id="63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D11506" w14:textId="156F87D4" w:rsidR="00066508" w:rsidRPr="005A6AA3" w:rsidDel="00AE71EA" w:rsidRDefault="00000000">
                  <w:pPr>
                    <w:keepNext/>
                    <w:widowControl w:val="0"/>
                    <w:spacing w:after="60"/>
                    <w:jc w:val="center"/>
                    <w:rPr>
                      <w:del w:id="6394" w:author="Lorenzo Fabbri" w:date="2024-09-24T14:48:00Z" w16du:dateUtc="2024-09-24T12:48:00Z"/>
                    </w:rPr>
                  </w:pPr>
                  <w:del w:id="6395" w:author="Lorenzo Fabbri" w:date="2024-09-24T14:48:00Z" w16du:dateUtc="2024-09-24T12:48:00Z">
                    <w:r w:rsidRPr="005A6AA3" w:rsidDel="00AE71EA">
                      <w:rPr>
                        <w:rFonts w:ascii="Calibri" w:hAnsi="Calibri"/>
                        <w:sz w:val="20"/>
                      </w:rPr>
                      <w:delText>0</w:delText>
                    </w:r>
                  </w:del>
                </w:p>
              </w:tc>
            </w:tr>
            <w:tr w:rsidR="00066508" w:rsidRPr="005A6AA3" w:rsidDel="00AE71EA" w14:paraId="7DF1F715" w14:textId="41CD49C9" w:rsidTr="006C3DDD">
              <w:trPr>
                <w:del w:id="6396" w:author="Lorenzo Fabbri" w:date="2024-09-24T14:48:00Z"/>
                <w:trPrChange w:id="6397" w:author="Lorenzo Fabbri" w:date="2024-09-19T20:38:00Z" w16du:dateUtc="2024-09-19T18:38:00Z">
                  <w:trPr>
                    <w:gridBefore w:val="1"/>
                    <w:cantSplit/>
                    <w:jc w:val="center"/>
                  </w:trPr>
                </w:trPrChange>
              </w:trPr>
              <w:tc>
                <w:tcPr>
                  <w:tcW w:w="0" w:type="dxa"/>
                  <w:tcPrChange w:id="639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9980790" w14:textId="502F8944" w:rsidR="00066508" w:rsidRPr="005A6AA3" w:rsidDel="00AE71EA" w:rsidRDefault="00000000">
                  <w:pPr>
                    <w:keepNext/>
                    <w:widowControl w:val="0"/>
                    <w:spacing w:after="60"/>
                    <w:rPr>
                      <w:del w:id="6399" w:author="Lorenzo Fabbri" w:date="2024-09-24T14:48:00Z" w16du:dateUtc="2024-09-24T12:48:00Z"/>
                    </w:rPr>
                  </w:pPr>
                  <w:del w:id="6400" w:author="Lorenzo Fabbri" w:date="2024-09-24T14:48:00Z" w16du:dateUtc="2024-09-24T12:48:00Z">
                    <w:r w:rsidRPr="005A6AA3" w:rsidDel="00AE71EA">
                      <w:rPr>
                        <w:rFonts w:ascii="Calibri" w:hAnsi="Calibri"/>
                        <w:sz w:val="20"/>
                      </w:rPr>
                      <w:delText>Fast food/take away (times/week)</w:delText>
                    </w:r>
                  </w:del>
                </w:p>
              </w:tc>
              <w:tc>
                <w:tcPr>
                  <w:tcW w:w="0" w:type="dxa"/>
                  <w:tcPrChange w:id="64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66EBE4" w14:textId="215FE596" w:rsidR="00066508" w:rsidRPr="005A6AA3" w:rsidDel="00AE71EA" w:rsidRDefault="00000000">
                  <w:pPr>
                    <w:keepNext/>
                    <w:widowControl w:val="0"/>
                    <w:spacing w:after="60"/>
                    <w:jc w:val="center"/>
                    <w:rPr>
                      <w:del w:id="6402" w:author="Lorenzo Fabbri" w:date="2024-09-24T14:48:00Z" w16du:dateUtc="2024-09-24T12:48:00Z"/>
                    </w:rPr>
                  </w:pPr>
                  <w:del w:id="6403" w:author="Lorenzo Fabbri" w:date="2024-09-24T14:48:00Z" w16du:dateUtc="2024-09-24T12:48:00Z">
                    <w:r w:rsidRPr="005A6AA3" w:rsidDel="00AE71EA">
                      <w:rPr>
                        <w:rFonts w:ascii="Calibri" w:hAnsi="Calibri"/>
                        <w:sz w:val="20"/>
                      </w:rPr>
                      <w:delText>0.1 (0.1, 0.5)</w:delText>
                    </w:r>
                  </w:del>
                </w:p>
              </w:tc>
              <w:tc>
                <w:tcPr>
                  <w:tcW w:w="0" w:type="dxa"/>
                  <w:tcPrChange w:id="64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455BB" w14:textId="0CBDCDDA" w:rsidR="00066508" w:rsidRPr="005A6AA3" w:rsidDel="00AE71EA" w:rsidRDefault="00000000">
                  <w:pPr>
                    <w:keepNext/>
                    <w:widowControl w:val="0"/>
                    <w:spacing w:after="60"/>
                    <w:jc w:val="center"/>
                    <w:rPr>
                      <w:del w:id="6405" w:author="Lorenzo Fabbri" w:date="2024-09-24T14:48:00Z" w16du:dateUtc="2024-09-24T12:48:00Z"/>
                    </w:rPr>
                  </w:pPr>
                  <w:del w:id="6406" w:author="Lorenzo Fabbri" w:date="2024-09-24T14:48:00Z" w16du:dateUtc="2024-09-24T12:48:00Z">
                    <w:r w:rsidRPr="005A6AA3" w:rsidDel="00AE71EA">
                      <w:rPr>
                        <w:rFonts w:ascii="Calibri" w:hAnsi="Calibri"/>
                        <w:sz w:val="20"/>
                      </w:rPr>
                      <w:delText>0.5 (0.1, 1.0)</w:delText>
                    </w:r>
                  </w:del>
                </w:p>
              </w:tc>
              <w:tc>
                <w:tcPr>
                  <w:tcW w:w="0" w:type="dxa"/>
                  <w:tcPrChange w:id="64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09C0DA" w14:textId="4D8415AB" w:rsidR="00066508" w:rsidRPr="005A6AA3" w:rsidDel="00AE71EA" w:rsidRDefault="00000000">
                  <w:pPr>
                    <w:keepNext/>
                    <w:widowControl w:val="0"/>
                    <w:spacing w:after="60"/>
                    <w:jc w:val="center"/>
                    <w:rPr>
                      <w:del w:id="6408" w:author="Lorenzo Fabbri" w:date="2024-09-24T14:48:00Z" w16du:dateUtc="2024-09-24T12:48:00Z"/>
                    </w:rPr>
                  </w:pPr>
                  <w:del w:id="6409" w:author="Lorenzo Fabbri" w:date="2024-09-24T14:48:00Z" w16du:dateUtc="2024-09-24T12:48:00Z">
                    <w:r w:rsidRPr="005A6AA3" w:rsidDel="00AE71EA">
                      <w:rPr>
                        <w:rFonts w:ascii="Calibri" w:hAnsi="Calibri"/>
                        <w:sz w:val="20"/>
                      </w:rPr>
                      <w:delText>0.1 (0.1, 0.5)</w:delText>
                    </w:r>
                  </w:del>
                </w:p>
              </w:tc>
              <w:tc>
                <w:tcPr>
                  <w:tcW w:w="0" w:type="dxa"/>
                  <w:tcPrChange w:id="64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81D7A" w14:textId="3C314031" w:rsidR="00066508" w:rsidRPr="005A6AA3" w:rsidDel="00AE71EA" w:rsidRDefault="00000000">
                  <w:pPr>
                    <w:keepNext/>
                    <w:widowControl w:val="0"/>
                    <w:spacing w:after="60"/>
                    <w:jc w:val="center"/>
                    <w:rPr>
                      <w:del w:id="6411" w:author="Lorenzo Fabbri" w:date="2024-09-24T14:48:00Z" w16du:dateUtc="2024-09-24T12:48:00Z"/>
                    </w:rPr>
                  </w:pPr>
                  <w:del w:id="6412" w:author="Lorenzo Fabbri" w:date="2024-09-24T14:48:00Z" w16du:dateUtc="2024-09-24T12:48:00Z">
                    <w:r w:rsidRPr="005A6AA3" w:rsidDel="00AE71EA">
                      <w:rPr>
                        <w:rFonts w:ascii="Calibri" w:hAnsi="Calibri"/>
                        <w:sz w:val="20"/>
                      </w:rPr>
                      <w:delText>0.1 (0.1, 0.5)</w:delText>
                    </w:r>
                  </w:del>
                </w:p>
              </w:tc>
              <w:tc>
                <w:tcPr>
                  <w:tcW w:w="0" w:type="dxa"/>
                  <w:tcPrChange w:id="64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CF8039" w14:textId="4DF785E8" w:rsidR="00066508" w:rsidRPr="005A6AA3" w:rsidDel="00AE71EA" w:rsidRDefault="00000000">
                  <w:pPr>
                    <w:keepNext/>
                    <w:widowControl w:val="0"/>
                    <w:spacing w:after="60"/>
                    <w:jc w:val="center"/>
                    <w:rPr>
                      <w:del w:id="6414" w:author="Lorenzo Fabbri" w:date="2024-09-24T14:48:00Z" w16du:dateUtc="2024-09-24T12:48:00Z"/>
                    </w:rPr>
                  </w:pPr>
                  <w:del w:id="6415" w:author="Lorenzo Fabbri" w:date="2024-09-24T14:48:00Z" w16du:dateUtc="2024-09-24T12:48:00Z">
                    <w:r w:rsidRPr="005A6AA3" w:rsidDel="00AE71EA">
                      <w:rPr>
                        <w:rFonts w:ascii="Calibri" w:hAnsi="Calibri"/>
                        <w:sz w:val="20"/>
                      </w:rPr>
                      <w:delText>0.1 (0.0, 0.1)</w:delText>
                    </w:r>
                  </w:del>
                </w:p>
              </w:tc>
              <w:tc>
                <w:tcPr>
                  <w:tcW w:w="0" w:type="dxa"/>
                  <w:tcPrChange w:id="641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476FFAC" w14:textId="3E2BF4FC" w:rsidR="00066508" w:rsidRPr="005A6AA3" w:rsidDel="00AE71EA" w:rsidRDefault="00000000">
                  <w:pPr>
                    <w:keepNext/>
                    <w:widowControl w:val="0"/>
                    <w:spacing w:after="60"/>
                    <w:jc w:val="center"/>
                    <w:rPr>
                      <w:del w:id="6417" w:author="Lorenzo Fabbri" w:date="2024-09-24T14:48:00Z" w16du:dateUtc="2024-09-24T12:48:00Z"/>
                    </w:rPr>
                  </w:pPr>
                  <w:del w:id="6418" w:author="Lorenzo Fabbri" w:date="2024-09-24T14:48:00Z" w16du:dateUtc="2024-09-24T12:48:00Z">
                    <w:r w:rsidRPr="005A6AA3" w:rsidDel="00AE71EA">
                      <w:rPr>
                        <w:rFonts w:ascii="Calibri" w:hAnsi="Calibri"/>
                        <w:sz w:val="20"/>
                      </w:rPr>
                      <w:delText>0.1 (0.1, 0.5)</w:delText>
                    </w:r>
                  </w:del>
                </w:p>
              </w:tc>
              <w:tc>
                <w:tcPr>
                  <w:tcW w:w="0" w:type="dxa"/>
                  <w:tcPrChange w:id="64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B31CA" w14:textId="4D11E00E" w:rsidR="00066508" w:rsidRPr="005A6AA3" w:rsidDel="00AE71EA" w:rsidRDefault="00000000">
                  <w:pPr>
                    <w:keepNext/>
                    <w:widowControl w:val="0"/>
                    <w:spacing w:after="60"/>
                    <w:jc w:val="center"/>
                    <w:rPr>
                      <w:del w:id="6420" w:author="Lorenzo Fabbri" w:date="2024-09-24T14:48:00Z" w16du:dateUtc="2024-09-24T12:48:00Z"/>
                    </w:rPr>
                  </w:pPr>
                  <w:del w:id="6421" w:author="Lorenzo Fabbri" w:date="2024-09-24T14:48:00Z" w16du:dateUtc="2024-09-24T12:48:00Z">
                    <w:r w:rsidRPr="005A6AA3" w:rsidDel="00AE71EA">
                      <w:rPr>
                        <w:rFonts w:ascii="Calibri" w:hAnsi="Calibri"/>
                        <w:sz w:val="20"/>
                      </w:rPr>
                      <w:delText>0.5 (0.1, 0.5)</w:delText>
                    </w:r>
                  </w:del>
                </w:p>
              </w:tc>
            </w:tr>
            <w:tr w:rsidR="00066508" w:rsidRPr="005A6AA3" w:rsidDel="00AE71EA" w14:paraId="6E42025D" w14:textId="665721E7" w:rsidTr="006C3DDD">
              <w:trPr>
                <w:del w:id="6422" w:author="Lorenzo Fabbri" w:date="2024-09-24T14:48:00Z"/>
                <w:trPrChange w:id="6423" w:author="Lorenzo Fabbri" w:date="2024-09-19T20:38:00Z" w16du:dateUtc="2024-09-19T18:38:00Z">
                  <w:trPr>
                    <w:gridBefore w:val="1"/>
                    <w:cantSplit/>
                    <w:jc w:val="center"/>
                  </w:trPr>
                </w:trPrChange>
              </w:trPr>
              <w:tc>
                <w:tcPr>
                  <w:tcW w:w="0" w:type="dxa"/>
                  <w:tcPrChange w:id="642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A0E5A0" w14:textId="08882B4C" w:rsidR="00066508" w:rsidRPr="005A6AA3" w:rsidDel="00AE71EA" w:rsidRDefault="00000000">
                  <w:pPr>
                    <w:keepNext/>
                    <w:widowControl w:val="0"/>
                    <w:spacing w:after="60"/>
                    <w:rPr>
                      <w:del w:id="6425" w:author="Lorenzo Fabbri" w:date="2024-09-24T14:48:00Z" w16du:dateUtc="2024-09-24T12:48:00Z"/>
                    </w:rPr>
                  </w:pPr>
                  <w:del w:id="6426" w:author="Lorenzo Fabbri" w:date="2024-09-24T14:48:00Z" w16du:dateUtc="2024-09-24T12:48:00Z">
                    <w:r w:rsidRPr="005A6AA3" w:rsidDel="00AE71EA">
                      <w:rPr>
                        <w:rFonts w:ascii="Calibri" w:hAnsi="Calibri"/>
                        <w:sz w:val="20"/>
                      </w:rPr>
                      <w:delText>    Unknown</w:delText>
                    </w:r>
                  </w:del>
                </w:p>
              </w:tc>
              <w:tc>
                <w:tcPr>
                  <w:tcW w:w="0" w:type="dxa"/>
                  <w:tcPrChange w:id="64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614DA" w14:textId="58CE9A0A" w:rsidR="00066508" w:rsidRPr="005A6AA3" w:rsidDel="00AE71EA" w:rsidRDefault="00000000">
                  <w:pPr>
                    <w:keepNext/>
                    <w:widowControl w:val="0"/>
                    <w:spacing w:after="60"/>
                    <w:jc w:val="center"/>
                    <w:rPr>
                      <w:del w:id="6428" w:author="Lorenzo Fabbri" w:date="2024-09-24T14:48:00Z" w16du:dateUtc="2024-09-24T12:48:00Z"/>
                    </w:rPr>
                  </w:pPr>
                  <w:del w:id="6429" w:author="Lorenzo Fabbri" w:date="2024-09-24T14:48:00Z" w16du:dateUtc="2024-09-24T12:48:00Z">
                    <w:r w:rsidRPr="005A6AA3" w:rsidDel="00AE71EA">
                      <w:rPr>
                        <w:rFonts w:ascii="Calibri" w:hAnsi="Calibri"/>
                        <w:sz w:val="20"/>
                      </w:rPr>
                      <w:delText>7</w:delText>
                    </w:r>
                  </w:del>
                </w:p>
              </w:tc>
              <w:tc>
                <w:tcPr>
                  <w:tcW w:w="0" w:type="dxa"/>
                  <w:tcPrChange w:id="64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AADFD" w14:textId="38CA6EC0" w:rsidR="00066508" w:rsidRPr="005A6AA3" w:rsidDel="00AE71EA" w:rsidRDefault="00000000">
                  <w:pPr>
                    <w:keepNext/>
                    <w:widowControl w:val="0"/>
                    <w:spacing w:after="60"/>
                    <w:jc w:val="center"/>
                    <w:rPr>
                      <w:del w:id="6431" w:author="Lorenzo Fabbri" w:date="2024-09-24T14:48:00Z" w16du:dateUtc="2024-09-24T12:48:00Z"/>
                    </w:rPr>
                  </w:pPr>
                  <w:del w:id="6432" w:author="Lorenzo Fabbri" w:date="2024-09-24T14:48:00Z" w16du:dateUtc="2024-09-24T12:48:00Z">
                    <w:r w:rsidRPr="005A6AA3" w:rsidDel="00AE71EA">
                      <w:rPr>
                        <w:rFonts w:ascii="Calibri" w:hAnsi="Calibri"/>
                        <w:sz w:val="20"/>
                      </w:rPr>
                      <w:delText>0</w:delText>
                    </w:r>
                  </w:del>
                </w:p>
              </w:tc>
              <w:tc>
                <w:tcPr>
                  <w:tcW w:w="0" w:type="dxa"/>
                  <w:tcPrChange w:id="64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17EA0" w14:textId="41A9A30C" w:rsidR="00066508" w:rsidRPr="005A6AA3" w:rsidDel="00AE71EA" w:rsidRDefault="00000000">
                  <w:pPr>
                    <w:keepNext/>
                    <w:widowControl w:val="0"/>
                    <w:spacing w:after="60"/>
                    <w:jc w:val="center"/>
                    <w:rPr>
                      <w:del w:id="6434" w:author="Lorenzo Fabbri" w:date="2024-09-24T14:48:00Z" w16du:dateUtc="2024-09-24T12:48:00Z"/>
                    </w:rPr>
                  </w:pPr>
                  <w:del w:id="6435" w:author="Lorenzo Fabbri" w:date="2024-09-24T14:48:00Z" w16du:dateUtc="2024-09-24T12:48:00Z">
                    <w:r w:rsidRPr="005A6AA3" w:rsidDel="00AE71EA">
                      <w:rPr>
                        <w:rFonts w:ascii="Calibri" w:hAnsi="Calibri"/>
                        <w:sz w:val="20"/>
                      </w:rPr>
                      <w:delText>0</w:delText>
                    </w:r>
                  </w:del>
                </w:p>
              </w:tc>
              <w:tc>
                <w:tcPr>
                  <w:tcW w:w="0" w:type="dxa"/>
                  <w:tcPrChange w:id="64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C3B76A" w14:textId="03E08739" w:rsidR="00066508" w:rsidRPr="005A6AA3" w:rsidDel="00AE71EA" w:rsidRDefault="00000000">
                  <w:pPr>
                    <w:keepNext/>
                    <w:widowControl w:val="0"/>
                    <w:spacing w:after="60"/>
                    <w:jc w:val="center"/>
                    <w:rPr>
                      <w:del w:id="6437" w:author="Lorenzo Fabbri" w:date="2024-09-24T14:48:00Z" w16du:dateUtc="2024-09-24T12:48:00Z"/>
                    </w:rPr>
                  </w:pPr>
                  <w:del w:id="6438" w:author="Lorenzo Fabbri" w:date="2024-09-24T14:48:00Z" w16du:dateUtc="2024-09-24T12:48:00Z">
                    <w:r w:rsidRPr="005A6AA3" w:rsidDel="00AE71EA">
                      <w:rPr>
                        <w:rFonts w:ascii="Calibri" w:hAnsi="Calibri"/>
                        <w:sz w:val="20"/>
                      </w:rPr>
                      <w:delText>5</w:delText>
                    </w:r>
                  </w:del>
                </w:p>
              </w:tc>
              <w:tc>
                <w:tcPr>
                  <w:tcW w:w="0" w:type="dxa"/>
                  <w:tcPrChange w:id="64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01793" w14:textId="1EEEF907" w:rsidR="00066508" w:rsidRPr="005A6AA3" w:rsidDel="00AE71EA" w:rsidRDefault="00000000">
                  <w:pPr>
                    <w:keepNext/>
                    <w:widowControl w:val="0"/>
                    <w:spacing w:after="60"/>
                    <w:jc w:val="center"/>
                    <w:rPr>
                      <w:del w:id="6440" w:author="Lorenzo Fabbri" w:date="2024-09-24T14:48:00Z" w16du:dateUtc="2024-09-24T12:48:00Z"/>
                    </w:rPr>
                  </w:pPr>
                  <w:del w:id="6441" w:author="Lorenzo Fabbri" w:date="2024-09-24T14:48:00Z" w16du:dateUtc="2024-09-24T12:48:00Z">
                    <w:r w:rsidRPr="005A6AA3" w:rsidDel="00AE71EA">
                      <w:rPr>
                        <w:rFonts w:ascii="Calibri" w:hAnsi="Calibri"/>
                        <w:sz w:val="20"/>
                      </w:rPr>
                      <w:delText>2</w:delText>
                    </w:r>
                  </w:del>
                </w:p>
              </w:tc>
              <w:tc>
                <w:tcPr>
                  <w:tcW w:w="0" w:type="dxa"/>
                  <w:tcPrChange w:id="644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07559D6" w14:textId="79DFFD04" w:rsidR="00066508" w:rsidRPr="005A6AA3" w:rsidDel="00AE71EA" w:rsidRDefault="00000000">
                  <w:pPr>
                    <w:keepNext/>
                    <w:widowControl w:val="0"/>
                    <w:spacing w:after="60"/>
                    <w:jc w:val="center"/>
                    <w:rPr>
                      <w:del w:id="6443" w:author="Lorenzo Fabbri" w:date="2024-09-24T14:48:00Z" w16du:dateUtc="2024-09-24T12:48:00Z"/>
                    </w:rPr>
                  </w:pPr>
                  <w:del w:id="6444" w:author="Lorenzo Fabbri" w:date="2024-09-24T14:48:00Z" w16du:dateUtc="2024-09-24T12:48:00Z">
                    <w:r w:rsidRPr="005A6AA3" w:rsidDel="00AE71EA">
                      <w:rPr>
                        <w:rFonts w:ascii="Calibri" w:hAnsi="Calibri"/>
                        <w:sz w:val="20"/>
                      </w:rPr>
                      <w:delText>0</w:delText>
                    </w:r>
                  </w:del>
                </w:p>
              </w:tc>
              <w:tc>
                <w:tcPr>
                  <w:tcW w:w="0" w:type="dxa"/>
                  <w:tcPrChange w:id="64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04551D" w14:textId="46592E6F" w:rsidR="00066508" w:rsidRPr="005A6AA3" w:rsidDel="00AE71EA" w:rsidRDefault="00000000">
                  <w:pPr>
                    <w:keepNext/>
                    <w:widowControl w:val="0"/>
                    <w:spacing w:after="60"/>
                    <w:jc w:val="center"/>
                    <w:rPr>
                      <w:del w:id="6446" w:author="Lorenzo Fabbri" w:date="2024-09-24T14:48:00Z" w16du:dateUtc="2024-09-24T12:48:00Z"/>
                    </w:rPr>
                  </w:pPr>
                  <w:del w:id="6447" w:author="Lorenzo Fabbri" w:date="2024-09-24T14:48:00Z" w16du:dateUtc="2024-09-24T12:48:00Z">
                    <w:r w:rsidRPr="005A6AA3" w:rsidDel="00AE71EA">
                      <w:rPr>
                        <w:rFonts w:ascii="Calibri" w:hAnsi="Calibri"/>
                        <w:sz w:val="20"/>
                      </w:rPr>
                      <w:delText>0</w:delText>
                    </w:r>
                  </w:del>
                </w:p>
              </w:tc>
            </w:tr>
            <w:tr w:rsidR="00066508" w:rsidRPr="005A6AA3" w:rsidDel="00AE71EA" w14:paraId="7740E7B5" w14:textId="44C7D8AD" w:rsidTr="006C3DDD">
              <w:trPr>
                <w:del w:id="6448" w:author="Lorenzo Fabbri" w:date="2024-09-24T14:48:00Z"/>
                <w:trPrChange w:id="6449" w:author="Lorenzo Fabbri" w:date="2024-09-19T20:38:00Z" w16du:dateUtc="2024-09-19T18:38:00Z">
                  <w:trPr>
                    <w:gridBefore w:val="1"/>
                    <w:cantSplit/>
                    <w:jc w:val="center"/>
                  </w:trPr>
                </w:trPrChange>
              </w:trPr>
              <w:tc>
                <w:tcPr>
                  <w:tcW w:w="0" w:type="dxa"/>
                  <w:tcPrChange w:id="645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56198E7" w14:textId="55FA2F93" w:rsidR="00066508" w:rsidRPr="005A6AA3" w:rsidDel="00AE71EA" w:rsidRDefault="00000000">
                  <w:pPr>
                    <w:keepNext/>
                    <w:widowControl w:val="0"/>
                    <w:spacing w:after="60"/>
                    <w:rPr>
                      <w:del w:id="6451" w:author="Lorenzo Fabbri" w:date="2024-09-24T14:48:00Z" w16du:dateUtc="2024-09-24T12:48:00Z"/>
                    </w:rPr>
                  </w:pPr>
                  <w:del w:id="6452" w:author="Lorenzo Fabbri" w:date="2024-09-24T14:48:00Z" w16du:dateUtc="2024-09-24T12:48:00Z">
                    <w:r w:rsidRPr="005A6AA3" w:rsidDel="00AE71EA">
                      <w:rPr>
                        <w:rFonts w:ascii="Calibri" w:hAnsi="Calibri"/>
                        <w:sz w:val="20"/>
                      </w:rPr>
                      <w:delText>Fasting time before visit (hours)</w:delText>
                    </w:r>
                  </w:del>
                </w:p>
              </w:tc>
              <w:tc>
                <w:tcPr>
                  <w:tcW w:w="0" w:type="dxa"/>
                  <w:tcPrChange w:id="64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33BE25" w14:textId="6E9C99EA" w:rsidR="00066508" w:rsidRPr="005A6AA3" w:rsidDel="00AE71EA" w:rsidRDefault="00000000">
                  <w:pPr>
                    <w:keepNext/>
                    <w:widowControl w:val="0"/>
                    <w:spacing w:after="60"/>
                    <w:jc w:val="center"/>
                    <w:rPr>
                      <w:del w:id="6454" w:author="Lorenzo Fabbri" w:date="2024-09-24T14:48:00Z" w16du:dateUtc="2024-09-24T12:48:00Z"/>
                    </w:rPr>
                  </w:pPr>
                  <w:del w:id="6455" w:author="Lorenzo Fabbri" w:date="2024-09-24T14:48:00Z" w16du:dateUtc="2024-09-24T12:48:00Z">
                    <w:r w:rsidRPr="005A6AA3" w:rsidDel="00AE71EA">
                      <w:rPr>
                        <w:rFonts w:ascii="Calibri" w:hAnsi="Calibri"/>
                        <w:sz w:val="20"/>
                      </w:rPr>
                      <w:delText>3.3 (2.8, 4.0)</w:delText>
                    </w:r>
                  </w:del>
                </w:p>
              </w:tc>
              <w:tc>
                <w:tcPr>
                  <w:tcW w:w="0" w:type="dxa"/>
                  <w:tcPrChange w:id="64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125E65" w14:textId="36542CE8" w:rsidR="00066508" w:rsidRPr="005A6AA3" w:rsidDel="00AE71EA" w:rsidRDefault="00000000">
                  <w:pPr>
                    <w:keepNext/>
                    <w:widowControl w:val="0"/>
                    <w:spacing w:after="60"/>
                    <w:jc w:val="center"/>
                    <w:rPr>
                      <w:del w:id="6457" w:author="Lorenzo Fabbri" w:date="2024-09-24T14:48:00Z" w16du:dateUtc="2024-09-24T12:48:00Z"/>
                    </w:rPr>
                  </w:pPr>
                  <w:del w:id="6458" w:author="Lorenzo Fabbri" w:date="2024-09-24T14:48:00Z" w16du:dateUtc="2024-09-24T12:48:00Z">
                    <w:r w:rsidRPr="005A6AA3" w:rsidDel="00AE71EA">
                      <w:rPr>
                        <w:rFonts w:ascii="Calibri" w:hAnsi="Calibri"/>
                        <w:sz w:val="20"/>
                      </w:rPr>
                      <w:delText>3.3 (2.8, 4.1)</w:delText>
                    </w:r>
                  </w:del>
                </w:p>
              </w:tc>
              <w:tc>
                <w:tcPr>
                  <w:tcW w:w="0" w:type="dxa"/>
                  <w:tcPrChange w:id="64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BC1112" w14:textId="2B56609A" w:rsidR="00066508" w:rsidRPr="005A6AA3" w:rsidDel="00AE71EA" w:rsidRDefault="00000000">
                  <w:pPr>
                    <w:keepNext/>
                    <w:widowControl w:val="0"/>
                    <w:spacing w:after="60"/>
                    <w:jc w:val="center"/>
                    <w:rPr>
                      <w:del w:id="6460" w:author="Lorenzo Fabbri" w:date="2024-09-24T14:48:00Z" w16du:dateUtc="2024-09-24T12:48:00Z"/>
                    </w:rPr>
                  </w:pPr>
                  <w:del w:id="6461" w:author="Lorenzo Fabbri" w:date="2024-09-24T14:48:00Z" w16du:dateUtc="2024-09-24T12:48:00Z">
                    <w:r w:rsidRPr="005A6AA3" w:rsidDel="00AE71EA">
                      <w:rPr>
                        <w:rFonts w:ascii="Calibri" w:hAnsi="Calibri"/>
                        <w:sz w:val="20"/>
                      </w:rPr>
                      <w:delText>3.2 (2.8, 3.7)</w:delText>
                    </w:r>
                  </w:del>
                </w:p>
              </w:tc>
              <w:tc>
                <w:tcPr>
                  <w:tcW w:w="0" w:type="dxa"/>
                  <w:tcPrChange w:id="64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E7CB36" w14:textId="360F211A" w:rsidR="00066508" w:rsidRPr="005A6AA3" w:rsidDel="00AE71EA" w:rsidRDefault="00000000">
                  <w:pPr>
                    <w:keepNext/>
                    <w:widowControl w:val="0"/>
                    <w:spacing w:after="60"/>
                    <w:jc w:val="center"/>
                    <w:rPr>
                      <w:del w:id="6463" w:author="Lorenzo Fabbri" w:date="2024-09-24T14:48:00Z" w16du:dateUtc="2024-09-24T12:48:00Z"/>
                    </w:rPr>
                  </w:pPr>
                  <w:del w:id="6464" w:author="Lorenzo Fabbri" w:date="2024-09-24T14:48:00Z" w16du:dateUtc="2024-09-24T12:48:00Z">
                    <w:r w:rsidRPr="005A6AA3" w:rsidDel="00AE71EA">
                      <w:rPr>
                        <w:rFonts w:ascii="Calibri" w:hAnsi="Calibri"/>
                        <w:sz w:val="20"/>
                      </w:rPr>
                      <w:delText>3.0 (2.6, 3.8)</w:delText>
                    </w:r>
                  </w:del>
                </w:p>
              </w:tc>
              <w:tc>
                <w:tcPr>
                  <w:tcW w:w="0" w:type="dxa"/>
                  <w:tcPrChange w:id="64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BB122" w14:textId="50B3E915" w:rsidR="00066508" w:rsidRPr="005A6AA3" w:rsidDel="00AE71EA" w:rsidRDefault="00000000">
                  <w:pPr>
                    <w:keepNext/>
                    <w:widowControl w:val="0"/>
                    <w:spacing w:after="60"/>
                    <w:jc w:val="center"/>
                    <w:rPr>
                      <w:del w:id="6466" w:author="Lorenzo Fabbri" w:date="2024-09-24T14:48:00Z" w16du:dateUtc="2024-09-24T12:48:00Z"/>
                    </w:rPr>
                  </w:pPr>
                  <w:del w:id="6467" w:author="Lorenzo Fabbri" w:date="2024-09-24T14:48:00Z" w16du:dateUtc="2024-09-24T12:48:00Z">
                    <w:r w:rsidRPr="005A6AA3" w:rsidDel="00AE71EA">
                      <w:rPr>
                        <w:rFonts w:ascii="Calibri" w:hAnsi="Calibri"/>
                        <w:sz w:val="20"/>
                      </w:rPr>
                      <w:delText>3.3 (2.8, 3.8)</w:delText>
                    </w:r>
                  </w:del>
                </w:p>
              </w:tc>
              <w:tc>
                <w:tcPr>
                  <w:tcW w:w="0" w:type="dxa"/>
                  <w:tcPrChange w:id="646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9772904" w14:textId="5745FECF" w:rsidR="00066508" w:rsidRPr="005A6AA3" w:rsidDel="00AE71EA" w:rsidRDefault="00000000">
                  <w:pPr>
                    <w:keepNext/>
                    <w:widowControl w:val="0"/>
                    <w:spacing w:after="60"/>
                    <w:jc w:val="center"/>
                    <w:rPr>
                      <w:del w:id="6469" w:author="Lorenzo Fabbri" w:date="2024-09-24T14:48:00Z" w16du:dateUtc="2024-09-24T12:48:00Z"/>
                    </w:rPr>
                  </w:pPr>
                  <w:del w:id="6470" w:author="Lorenzo Fabbri" w:date="2024-09-24T14:48:00Z" w16du:dateUtc="2024-09-24T12:48:00Z">
                    <w:r w:rsidRPr="005A6AA3" w:rsidDel="00AE71EA">
                      <w:rPr>
                        <w:rFonts w:ascii="Calibri" w:hAnsi="Calibri"/>
                        <w:sz w:val="20"/>
                      </w:rPr>
                      <w:delText>3.4 (2.8, 3.8)</w:delText>
                    </w:r>
                  </w:del>
                </w:p>
              </w:tc>
              <w:tc>
                <w:tcPr>
                  <w:tcW w:w="0" w:type="dxa"/>
                  <w:tcPrChange w:id="64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6D32C2" w14:textId="314525CC" w:rsidR="00066508" w:rsidRPr="005A6AA3" w:rsidDel="00AE71EA" w:rsidRDefault="00000000">
                  <w:pPr>
                    <w:keepNext/>
                    <w:widowControl w:val="0"/>
                    <w:spacing w:after="60"/>
                    <w:jc w:val="center"/>
                    <w:rPr>
                      <w:del w:id="6472" w:author="Lorenzo Fabbri" w:date="2024-09-24T14:48:00Z" w16du:dateUtc="2024-09-24T12:48:00Z"/>
                    </w:rPr>
                  </w:pPr>
                  <w:del w:id="6473" w:author="Lorenzo Fabbri" w:date="2024-09-24T14:48:00Z" w16du:dateUtc="2024-09-24T12:48:00Z">
                    <w:r w:rsidRPr="005A6AA3" w:rsidDel="00AE71EA">
                      <w:rPr>
                        <w:rFonts w:ascii="Calibri" w:hAnsi="Calibri"/>
                        <w:sz w:val="20"/>
                      </w:rPr>
                      <w:delText>4.0 (3.3, 4.8)</w:delText>
                    </w:r>
                  </w:del>
                </w:p>
              </w:tc>
            </w:tr>
            <w:tr w:rsidR="00066508" w:rsidRPr="005A6AA3" w:rsidDel="00AE71EA" w14:paraId="29568299" w14:textId="6F45824E" w:rsidTr="006C3DDD">
              <w:trPr>
                <w:del w:id="6474" w:author="Lorenzo Fabbri" w:date="2024-09-24T14:48:00Z"/>
                <w:trPrChange w:id="6475" w:author="Lorenzo Fabbri" w:date="2024-09-19T20:38:00Z" w16du:dateUtc="2024-09-19T18:38:00Z">
                  <w:trPr>
                    <w:gridBefore w:val="1"/>
                    <w:cantSplit/>
                    <w:jc w:val="center"/>
                  </w:trPr>
                </w:trPrChange>
              </w:trPr>
              <w:tc>
                <w:tcPr>
                  <w:tcW w:w="0" w:type="dxa"/>
                  <w:tcPrChange w:id="64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06038B" w14:textId="6F7FDAE5" w:rsidR="00066508" w:rsidRPr="005A6AA3" w:rsidDel="00AE71EA" w:rsidRDefault="00000000">
                  <w:pPr>
                    <w:keepNext/>
                    <w:widowControl w:val="0"/>
                    <w:spacing w:after="60"/>
                    <w:rPr>
                      <w:del w:id="6477" w:author="Lorenzo Fabbri" w:date="2024-09-24T14:48:00Z" w16du:dateUtc="2024-09-24T12:48:00Z"/>
                    </w:rPr>
                  </w:pPr>
                  <w:del w:id="6478" w:author="Lorenzo Fabbri" w:date="2024-09-24T14:48:00Z" w16du:dateUtc="2024-09-24T12:48:00Z">
                    <w:r w:rsidRPr="005A6AA3" w:rsidDel="00AE71EA">
                      <w:rPr>
                        <w:rFonts w:ascii="Calibri" w:hAnsi="Calibri"/>
                        <w:sz w:val="20"/>
                      </w:rPr>
                      <w:delText>Financial situation of the parents</w:delText>
                    </w:r>
                  </w:del>
                </w:p>
              </w:tc>
              <w:tc>
                <w:tcPr>
                  <w:tcW w:w="0" w:type="dxa"/>
                  <w:tcPrChange w:id="64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C2977A" w14:textId="16FD88CB" w:rsidR="00066508" w:rsidRPr="005A6AA3" w:rsidDel="00AE71EA" w:rsidRDefault="00066508">
                  <w:pPr>
                    <w:keepNext/>
                    <w:widowControl w:val="0"/>
                    <w:spacing w:after="60"/>
                    <w:jc w:val="center"/>
                    <w:rPr>
                      <w:del w:id="6480" w:author="Lorenzo Fabbri" w:date="2024-09-24T14:48:00Z" w16du:dateUtc="2024-09-24T12:48:00Z"/>
                    </w:rPr>
                  </w:pPr>
                </w:p>
              </w:tc>
              <w:tc>
                <w:tcPr>
                  <w:tcW w:w="0" w:type="dxa"/>
                  <w:tcPrChange w:id="64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3A1510" w14:textId="17758221" w:rsidR="00066508" w:rsidRPr="005A6AA3" w:rsidDel="00AE71EA" w:rsidRDefault="00066508">
                  <w:pPr>
                    <w:keepNext/>
                    <w:widowControl w:val="0"/>
                    <w:spacing w:after="60"/>
                    <w:jc w:val="center"/>
                    <w:rPr>
                      <w:del w:id="6482" w:author="Lorenzo Fabbri" w:date="2024-09-24T14:48:00Z" w16du:dateUtc="2024-09-24T12:48:00Z"/>
                    </w:rPr>
                  </w:pPr>
                </w:p>
              </w:tc>
              <w:tc>
                <w:tcPr>
                  <w:tcW w:w="0" w:type="dxa"/>
                  <w:tcPrChange w:id="64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46D650" w14:textId="120DF02D" w:rsidR="00066508" w:rsidRPr="005A6AA3" w:rsidDel="00AE71EA" w:rsidRDefault="00066508">
                  <w:pPr>
                    <w:keepNext/>
                    <w:widowControl w:val="0"/>
                    <w:spacing w:after="60"/>
                    <w:jc w:val="center"/>
                    <w:rPr>
                      <w:del w:id="6484" w:author="Lorenzo Fabbri" w:date="2024-09-24T14:48:00Z" w16du:dateUtc="2024-09-24T12:48:00Z"/>
                    </w:rPr>
                  </w:pPr>
                </w:p>
              </w:tc>
              <w:tc>
                <w:tcPr>
                  <w:tcW w:w="0" w:type="dxa"/>
                  <w:tcPrChange w:id="64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988A2F" w14:textId="3BC3AD10" w:rsidR="00066508" w:rsidRPr="005A6AA3" w:rsidDel="00AE71EA" w:rsidRDefault="00066508">
                  <w:pPr>
                    <w:keepNext/>
                    <w:widowControl w:val="0"/>
                    <w:spacing w:after="60"/>
                    <w:jc w:val="center"/>
                    <w:rPr>
                      <w:del w:id="6486" w:author="Lorenzo Fabbri" w:date="2024-09-24T14:48:00Z" w16du:dateUtc="2024-09-24T12:48:00Z"/>
                    </w:rPr>
                  </w:pPr>
                </w:p>
              </w:tc>
              <w:tc>
                <w:tcPr>
                  <w:tcW w:w="0" w:type="dxa"/>
                  <w:tcPrChange w:id="64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FA2615" w14:textId="5CD319ED" w:rsidR="00066508" w:rsidRPr="005A6AA3" w:rsidDel="00AE71EA" w:rsidRDefault="00066508">
                  <w:pPr>
                    <w:keepNext/>
                    <w:widowControl w:val="0"/>
                    <w:spacing w:after="60"/>
                    <w:jc w:val="center"/>
                    <w:rPr>
                      <w:del w:id="6488" w:author="Lorenzo Fabbri" w:date="2024-09-24T14:48:00Z" w16du:dateUtc="2024-09-24T12:48:00Z"/>
                    </w:rPr>
                  </w:pPr>
                </w:p>
              </w:tc>
              <w:tc>
                <w:tcPr>
                  <w:tcW w:w="0" w:type="dxa"/>
                  <w:tcPrChange w:id="648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993DAE0" w14:textId="29966E25" w:rsidR="00066508" w:rsidRPr="005A6AA3" w:rsidDel="00AE71EA" w:rsidRDefault="00066508">
                  <w:pPr>
                    <w:keepNext/>
                    <w:widowControl w:val="0"/>
                    <w:spacing w:after="60"/>
                    <w:jc w:val="center"/>
                    <w:rPr>
                      <w:del w:id="6490" w:author="Lorenzo Fabbri" w:date="2024-09-24T14:48:00Z" w16du:dateUtc="2024-09-24T12:48:00Z"/>
                    </w:rPr>
                  </w:pPr>
                </w:p>
              </w:tc>
              <w:tc>
                <w:tcPr>
                  <w:tcW w:w="0" w:type="dxa"/>
                  <w:tcPrChange w:id="64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40CF1E" w14:textId="0B0C3B24" w:rsidR="00066508" w:rsidRPr="005A6AA3" w:rsidDel="00AE71EA" w:rsidRDefault="00066508">
                  <w:pPr>
                    <w:keepNext/>
                    <w:widowControl w:val="0"/>
                    <w:spacing w:after="60"/>
                    <w:jc w:val="center"/>
                    <w:rPr>
                      <w:del w:id="6492" w:author="Lorenzo Fabbri" w:date="2024-09-24T14:48:00Z" w16du:dateUtc="2024-09-24T12:48:00Z"/>
                    </w:rPr>
                  </w:pPr>
                </w:p>
              </w:tc>
            </w:tr>
            <w:tr w:rsidR="00066508" w:rsidRPr="005A6AA3" w:rsidDel="00AE71EA" w14:paraId="088D161E" w14:textId="6E1295EA" w:rsidTr="006C3DDD">
              <w:trPr>
                <w:del w:id="6493" w:author="Lorenzo Fabbri" w:date="2024-09-24T14:48:00Z"/>
                <w:trPrChange w:id="6494" w:author="Lorenzo Fabbri" w:date="2024-09-19T20:38:00Z" w16du:dateUtc="2024-09-19T18:38:00Z">
                  <w:trPr>
                    <w:gridBefore w:val="1"/>
                    <w:cantSplit/>
                    <w:jc w:val="center"/>
                  </w:trPr>
                </w:trPrChange>
              </w:trPr>
              <w:tc>
                <w:tcPr>
                  <w:tcW w:w="0" w:type="dxa"/>
                  <w:tcPrChange w:id="649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DCF31B" w14:textId="4A30DD05" w:rsidR="00066508" w:rsidRPr="005A6AA3" w:rsidDel="00AE71EA" w:rsidRDefault="00000000">
                  <w:pPr>
                    <w:keepNext/>
                    <w:widowControl w:val="0"/>
                    <w:spacing w:after="60"/>
                    <w:rPr>
                      <w:del w:id="6496" w:author="Lorenzo Fabbri" w:date="2024-09-24T14:48:00Z" w16du:dateUtc="2024-09-24T12:48:00Z"/>
                    </w:rPr>
                  </w:pPr>
                  <w:del w:id="6497" w:author="Lorenzo Fabbri" w:date="2024-09-24T14:48:00Z" w16du:dateUtc="2024-09-24T12:48:00Z">
                    <w:r w:rsidRPr="005A6AA3" w:rsidDel="00AE71EA">
                      <w:rPr>
                        <w:rFonts w:ascii="Calibri" w:hAnsi="Calibri"/>
                        <w:sz w:val="20"/>
                      </w:rPr>
                      <w:delText>    Doing alright</w:delText>
                    </w:r>
                  </w:del>
                </w:p>
              </w:tc>
              <w:tc>
                <w:tcPr>
                  <w:tcW w:w="0" w:type="dxa"/>
                  <w:tcPrChange w:id="64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7569C" w14:textId="2A6737CD" w:rsidR="00066508" w:rsidRPr="005A6AA3" w:rsidDel="00AE71EA" w:rsidRDefault="00000000">
                  <w:pPr>
                    <w:keepNext/>
                    <w:widowControl w:val="0"/>
                    <w:spacing w:after="60"/>
                    <w:jc w:val="center"/>
                    <w:rPr>
                      <w:del w:id="6499" w:author="Lorenzo Fabbri" w:date="2024-09-24T14:48:00Z" w16du:dateUtc="2024-09-24T12:48:00Z"/>
                    </w:rPr>
                  </w:pPr>
                  <w:del w:id="6500" w:author="Lorenzo Fabbri" w:date="2024-09-24T14:48:00Z" w16du:dateUtc="2024-09-24T12:48:00Z">
                    <w:r w:rsidRPr="005A6AA3" w:rsidDel="00AE71EA">
                      <w:rPr>
                        <w:rFonts w:ascii="Calibri" w:hAnsi="Calibri"/>
                        <w:sz w:val="20"/>
                      </w:rPr>
                      <w:delText>414.0 (32.1%)</w:delText>
                    </w:r>
                  </w:del>
                </w:p>
              </w:tc>
              <w:tc>
                <w:tcPr>
                  <w:tcW w:w="0" w:type="dxa"/>
                  <w:tcPrChange w:id="65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7265A1" w14:textId="74DA1A4C" w:rsidR="00066508" w:rsidRPr="005A6AA3" w:rsidDel="00AE71EA" w:rsidRDefault="00000000">
                  <w:pPr>
                    <w:keepNext/>
                    <w:widowControl w:val="0"/>
                    <w:spacing w:after="60"/>
                    <w:jc w:val="center"/>
                    <w:rPr>
                      <w:del w:id="6502" w:author="Lorenzo Fabbri" w:date="2024-09-24T14:48:00Z" w16du:dateUtc="2024-09-24T12:48:00Z"/>
                    </w:rPr>
                  </w:pPr>
                  <w:del w:id="6503" w:author="Lorenzo Fabbri" w:date="2024-09-24T14:48:00Z" w16du:dateUtc="2024-09-24T12:48:00Z">
                    <w:r w:rsidRPr="005A6AA3" w:rsidDel="00AE71EA">
                      <w:rPr>
                        <w:rFonts w:ascii="Calibri" w:hAnsi="Calibri"/>
                        <w:sz w:val="20"/>
                      </w:rPr>
                      <w:delText>73.0 (35.8%)</w:delText>
                    </w:r>
                  </w:del>
                </w:p>
              </w:tc>
              <w:tc>
                <w:tcPr>
                  <w:tcW w:w="0" w:type="dxa"/>
                  <w:tcPrChange w:id="65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B1ABDB" w14:textId="3C1BFEE2" w:rsidR="00066508" w:rsidRPr="005A6AA3" w:rsidDel="00AE71EA" w:rsidRDefault="00000000">
                  <w:pPr>
                    <w:keepNext/>
                    <w:widowControl w:val="0"/>
                    <w:spacing w:after="60"/>
                    <w:jc w:val="center"/>
                    <w:rPr>
                      <w:del w:id="6505" w:author="Lorenzo Fabbri" w:date="2024-09-24T14:48:00Z" w16du:dateUtc="2024-09-24T12:48:00Z"/>
                    </w:rPr>
                  </w:pPr>
                  <w:del w:id="6506" w:author="Lorenzo Fabbri" w:date="2024-09-24T14:48:00Z" w16du:dateUtc="2024-09-24T12:48:00Z">
                    <w:r w:rsidRPr="005A6AA3" w:rsidDel="00AE71EA">
                      <w:rPr>
                        <w:rFonts w:ascii="Calibri" w:hAnsi="Calibri"/>
                        <w:sz w:val="20"/>
                      </w:rPr>
                      <w:delText>94.0 (47.5%)</w:delText>
                    </w:r>
                  </w:del>
                </w:p>
              </w:tc>
              <w:tc>
                <w:tcPr>
                  <w:tcW w:w="0" w:type="dxa"/>
                  <w:tcPrChange w:id="65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A649" w14:textId="461C3785" w:rsidR="00066508" w:rsidRPr="005A6AA3" w:rsidDel="00AE71EA" w:rsidRDefault="00000000">
                  <w:pPr>
                    <w:keepNext/>
                    <w:widowControl w:val="0"/>
                    <w:spacing w:after="60"/>
                    <w:jc w:val="center"/>
                    <w:rPr>
                      <w:del w:id="6508" w:author="Lorenzo Fabbri" w:date="2024-09-24T14:48:00Z" w16du:dateUtc="2024-09-24T12:48:00Z"/>
                    </w:rPr>
                  </w:pPr>
                  <w:del w:id="6509" w:author="Lorenzo Fabbri" w:date="2024-09-24T14:48:00Z" w16du:dateUtc="2024-09-24T12:48:00Z">
                    <w:r w:rsidRPr="005A6AA3" w:rsidDel="00AE71EA">
                      <w:rPr>
                        <w:rFonts w:ascii="Calibri" w:hAnsi="Calibri"/>
                        <w:sz w:val="20"/>
                      </w:rPr>
                      <w:delText>64.0 (29.2%)</w:delText>
                    </w:r>
                  </w:del>
                </w:p>
              </w:tc>
              <w:tc>
                <w:tcPr>
                  <w:tcW w:w="0" w:type="dxa"/>
                  <w:tcPrChange w:id="65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9FB10" w14:textId="3D56A83D" w:rsidR="00066508" w:rsidRPr="005A6AA3" w:rsidDel="00AE71EA" w:rsidRDefault="00000000">
                  <w:pPr>
                    <w:keepNext/>
                    <w:widowControl w:val="0"/>
                    <w:spacing w:after="60"/>
                    <w:jc w:val="center"/>
                    <w:rPr>
                      <w:del w:id="6511" w:author="Lorenzo Fabbri" w:date="2024-09-24T14:48:00Z" w16du:dateUtc="2024-09-24T12:48:00Z"/>
                    </w:rPr>
                  </w:pPr>
                  <w:del w:id="6512" w:author="Lorenzo Fabbri" w:date="2024-09-24T14:48:00Z" w16du:dateUtc="2024-09-24T12:48:00Z">
                    <w:r w:rsidRPr="005A6AA3" w:rsidDel="00AE71EA">
                      <w:rPr>
                        <w:rFonts w:ascii="Calibri" w:hAnsi="Calibri"/>
                        <w:sz w:val="20"/>
                      </w:rPr>
                      <w:delText>61.0 (30.5%)</w:delText>
                    </w:r>
                  </w:del>
                </w:p>
              </w:tc>
              <w:tc>
                <w:tcPr>
                  <w:tcW w:w="0" w:type="dxa"/>
                  <w:tcPrChange w:id="651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7D165A9" w14:textId="2FEFC9C3" w:rsidR="00066508" w:rsidRPr="005A6AA3" w:rsidDel="00AE71EA" w:rsidRDefault="00000000">
                  <w:pPr>
                    <w:keepNext/>
                    <w:widowControl w:val="0"/>
                    <w:spacing w:after="60"/>
                    <w:jc w:val="center"/>
                    <w:rPr>
                      <w:del w:id="6514" w:author="Lorenzo Fabbri" w:date="2024-09-24T14:48:00Z" w16du:dateUtc="2024-09-24T12:48:00Z"/>
                    </w:rPr>
                  </w:pPr>
                  <w:del w:id="6515" w:author="Lorenzo Fabbri" w:date="2024-09-24T14:48:00Z" w16du:dateUtc="2024-09-24T12:48:00Z">
                    <w:r w:rsidRPr="005A6AA3" w:rsidDel="00AE71EA">
                      <w:rPr>
                        <w:rFonts w:ascii="Calibri" w:hAnsi="Calibri"/>
                        <w:sz w:val="20"/>
                      </w:rPr>
                      <w:delText>64.0 (23.5%)</w:delText>
                    </w:r>
                  </w:del>
                </w:p>
              </w:tc>
              <w:tc>
                <w:tcPr>
                  <w:tcW w:w="0" w:type="dxa"/>
                  <w:tcPrChange w:id="65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5DDDD" w14:textId="5621E9C9" w:rsidR="00066508" w:rsidRPr="005A6AA3" w:rsidDel="00AE71EA" w:rsidRDefault="00000000">
                  <w:pPr>
                    <w:keepNext/>
                    <w:widowControl w:val="0"/>
                    <w:spacing w:after="60"/>
                    <w:jc w:val="center"/>
                    <w:rPr>
                      <w:del w:id="6517" w:author="Lorenzo Fabbri" w:date="2024-09-24T14:48:00Z" w16du:dateUtc="2024-09-24T12:48:00Z"/>
                    </w:rPr>
                  </w:pPr>
                  <w:del w:id="6518" w:author="Lorenzo Fabbri" w:date="2024-09-24T14:48:00Z" w16du:dateUtc="2024-09-24T12:48:00Z">
                    <w:r w:rsidRPr="005A6AA3" w:rsidDel="00AE71EA">
                      <w:rPr>
                        <w:rFonts w:ascii="Calibri" w:hAnsi="Calibri"/>
                        <w:sz w:val="20"/>
                      </w:rPr>
                      <w:delText>58.0 (29.3%)</w:delText>
                    </w:r>
                  </w:del>
                </w:p>
              </w:tc>
            </w:tr>
            <w:tr w:rsidR="00066508" w:rsidRPr="005A6AA3" w:rsidDel="00AE71EA" w14:paraId="174DA86B" w14:textId="4A885F09" w:rsidTr="006C3DDD">
              <w:trPr>
                <w:del w:id="6519" w:author="Lorenzo Fabbri" w:date="2024-09-24T14:48:00Z"/>
                <w:trPrChange w:id="6520" w:author="Lorenzo Fabbri" w:date="2024-09-19T20:38:00Z" w16du:dateUtc="2024-09-19T18:38:00Z">
                  <w:trPr>
                    <w:gridBefore w:val="1"/>
                    <w:cantSplit/>
                    <w:jc w:val="center"/>
                  </w:trPr>
                </w:trPrChange>
              </w:trPr>
              <w:tc>
                <w:tcPr>
                  <w:tcW w:w="0" w:type="dxa"/>
                  <w:tcPrChange w:id="65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64488" w14:textId="6AFA1232" w:rsidR="00066508" w:rsidRPr="005A6AA3" w:rsidDel="00AE71EA" w:rsidRDefault="00000000">
                  <w:pPr>
                    <w:keepNext/>
                    <w:widowControl w:val="0"/>
                    <w:spacing w:after="60"/>
                    <w:rPr>
                      <w:del w:id="6522" w:author="Lorenzo Fabbri" w:date="2024-09-24T14:48:00Z" w16du:dateUtc="2024-09-24T12:48:00Z"/>
                    </w:rPr>
                  </w:pPr>
                  <w:del w:id="6523" w:author="Lorenzo Fabbri" w:date="2024-09-24T14:48:00Z" w16du:dateUtc="2024-09-24T12:48:00Z">
                    <w:r w:rsidRPr="005A6AA3" w:rsidDel="00AE71EA">
                      <w:rPr>
                        <w:rFonts w:ascii="Calibri" w:hAnsi="Calibri"/>
                        <w:sz w:val="20"/>
                      </w:rPr>
                      <w:delText>    Living comfortably</w:delText>
                    </w:r>
                  </w:del>
                </w:p>
              </w:tc>
              <w:tc>
                <w:tcPr>
                  <w:tcW w:w="0" w:type="dxa"/>
                  <w:tcPrChange w:id="65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CFE1C2" w14:textId="05F18633" w:rsidR="00066508" w:rsidRPr="005A6AA3" w:rsidDel="00AE71EA" w:rsidRDefault="00000000">
                  <w:pPr>
                    <w:keepNext/>
                    <w:widowControl w:val="0"/>
                    <w:spacing w:after="60"/>
                    <w:jc w:val="center"/>
                    <w:rPr>
                      <w:del w:id="6525" w:author="Lorenzo Fabbri" w:date="2024-09-24T14:48:00Z" w16du:dateUtc="2024-09-24T12:48:00Z"/>
                    </w:rPr>
                  </w:pPr>
                  <w:del w:id="6526" w:author="Lorenzo Fabbri" w:date="2024-09-24T14:48:00Z" w16du:dateUtc="2024-09-24T12:48:00Z">
                    <w:r w:rsidRPr="005A6AA3" w:rsidDel="00AE71EA">
                      <w:rPr>
                        <w:rFonts w:ascii="Calibri" w:hAnsi="Calibri"/>
                        <w:sz w:val="20"/>
                      </w:rPr>
                      <w:delText>412.0 (31.9%)</w:delText>
                    </w:r>
                  </w:del>
                </w:p>
              </w:tc>
              <w:tc>
                <w:tcPr>
                  <w:tcW w:w="0" w:type="dxa"/>
                  <w:tcPrChange w:id="65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14ACD7" w14:textId="689BA25B" w:rsidR="00066508" w:rsidRPr="005A6AA3" w:rsidDel="00AE71EA" w:rsidRDefault="00000000">
                  <w:pPr>
                    <w:keepNext/>
                    <w:widowControl w:val="0"/>
                    <w:spacing w:after="60"/>
                    <w:jc w:val="center"/>
                    <w:rPr>
                      <w:del w:id="6528" w:author="Lorenzo Fabbri" w:date="2024-09-24T14:48:00Z" w16du:dateUtc="2024-09-24T12:48:00Z"/>
                    </w:rPr>
                  </w:pPr>
                  <w:del w:id="6529" w:author="Lorenzo Fabbri" w:date="2024-09-24T14:48:00Z" w16du:dateUtc="2024-09-24T12:48:00Z">
                    <w:r w:rsidRPr="005A6AA3" w:rsidDel="00AE71EA">
                      <w:rPr>
                        <w:rFonts w:ascii="Calibri" w:hAnsi="Calibri"/>
                        <w:sz w:val="20"/>
                      </w:rPr>
                      <w:delText>59.0 (28.9%)</w:delText>
                    </w:r>
                  </w:del>
                </w:p>
              </w:tc>
              <w:tc>
                <w:tcPr>
                  <w:tcW w:w="0" w:type="dxa"/>
                  <w:tcPrChange w:id="65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377405" w14:textId="4B615EB4" w:rsidR="00066508" w:rsidRPr="005A6AA3" w:rsidDel="00AE71EA" w:rsidRDefault="00000000">
                  <w:pPr>
                    <w:keepNext/>
                    <w:widowControl w:val="0"/>
                    <w:spacing w:after="60"/>
                    <w:jc w:val="center"/>
                    <w:rPr>
                      <w:del w:id="6531" w:author="Lorenzo Fabbri" w:date="2024-09-24T14:48:00Z" w16du:dateUtc="2024-09-24T12:48:00Z"/>
                    </w:rPr>
                  </w:pPr>
                  <w:del w:id="6532" w:author="Lorenzo Fabbri" w:date="2024-09-24T14:48:00Z" w16du:dateUtc="2024-09-24T12:48:00Z">
                    <w:r w:rsidRPr="005A6AA3" w:rsidDel="00AE71EA">
                      <w:rPr>
                        <w:rFonts w:ascii="Calibri" w:hAnsi="Calibri"/>
                        <w:sz w:val="20"/>
                      </w:rPr>
                      <w:delText>49.0 (24.7%)</w:delText>
                    </w:r>
                  </w:del>
                </w:p>
              </w:tc>
              <w:tc>
                <w:tcPr>
                  <w:tcW w:w="0" w:type="dxa"/>
                  <w:tcPrChange w:id="65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6ABB56" w14:textId="173F0C85" w:rsidR="00066508" w:rsidRPr="005A6AA3" w:rsidDel="00AE71EA" w:rsidRDefault="00000000">
                  <w:pPr>
                    <w:keepNext/>
                    <w:widowControl w:val="0"/>
                    <w:spacing w:after="60"/>
                    <w:jc w:val="center"/>
                    <w:rPr>
                      <w:del w:id="6534" w:author="Lorenzo Fabbri" w:date="2024-09-24T14:48:00Z" w16du:dateUtc="2024-09-24T12:48:00Z"/>
                    </w:rPr>
                  </w:pPr>
                  <w:del w:id="6535" w:author="Lorenzo Fabbri" w:date="2024-09-24T14:48:00Z" w16du:dateUtc="2024-09-24T12:48:00Z">
                    <w:r w:rsidRPr="005A6AA3" w:rsidDel="00AE71EA">
                      <w:rPr>
                        <w:rFonts w:ascii="Calibri" w:hAnsi="Calibri"/>
                        <w:sz w:val="20"/>
                      </w:rPr>
                      <w:delText>29.0 (13.2%)</w:delText>
                    </w:r>
                  </w:del>
                </w:p>
              </w:tc>
              <w:tc>
                <w:tcPr>
                  <w:tcW w:w="0" w:type="dxa"/>
                  <w:tcPrChange w:id="65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A18BB7" w14:textId="1075CD55" w:rsidR="00066508" w:rsidRPr="005A6AA3" w:rsidDel="00AE71EA" w:rsidRDefault="00000000">
                  <w:pPr>
                    <w:keepNext/>
                    <w:widowControl w:val="0"/>
                    <w:spacing w:after="60"/>
                    <w:jc w:val="center"/>
                    <w:rPr>
                      <w:del w:id="6537" w:author="Lorenzo Fabbri" w:date="2024-09-24T14:48:00Z" w16du:dateUtc="2024-09-24T12:48:00Z"/>
                    </w:rPr>
                  </w:pPr>
                  <w:del w:id="6538" w:author="Lorenzo Fabbri" w:date="2024-09-24T14:48:00Z" w16du:dateUtc="2024-09-24T12:48:00Z">
                    <w:r w:rsidRPr="005A6AA3" w:rsidDel="00AE71EA">
                      <w:rPr>
                        <w:rFonts w:ascii="Calibri" w:hAnsi="Calibri"/>
                        <w:sz w:val="20"/>
                      </w:rPr>
                      <w:delText>48.0 (24.0%)</w:delText>
                    </w:r>
                  </w:del>
                </w:p>
              </w:tc>
              <w:tc>
                <w:tcPr>
                  <w:tcW w:w="0" w:type="dxa"/>
                  <w:tcPrChange w:id="653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779AB2C" w14:textId="12A98FE8" w:rsidR="00066508" w:rsidRPr="005A6AA3" w:rsidDel="00AE71EA" w:rsidRDefault="00000000">
                  <w:pPr>
                    <w:keepNext/>
                    <w:widowControl w:val="0"/>
                    <w:spacing w:after="60"/>
                    <w:jc w:val="center"/>
                    <w:rPr>
                      <w:del w:id="6540" w:author="Lorenzo Fabbri" w:date="2024-09-24T14:48:00Z" w16du:dateUtc="2024-09-24T12:48:00Z"/>
                    </w:rPr>
                  </w:pPr>
                  <w:del w:id="6541" w:author="Lorenzo Fabbri" w:date="2024-09-24T14:48:00Z" w16du:dateUtc="2024-09-24T12:48:00Z">
                    <w:r w:rsidRPr="005A6AA3" w:rsidDel="00AE71EA">
                      <w:rPr>
                        <w:rFonts w:ascii="Calibri" w:hAnsi="Calibri"/>
                        <w:sz w:val="20"/>
                      </w:rPr>
                      <w:delText>202.0 (74.3%)</w:delText>
                    </w:r>
                  </w:del>
                </w:p>
              </w:tc>
              <w:tc>
                <w:tcPr>
                  <w:tcW w:w="0" w:type="dxa"/>
                  <w:tcPrChange w:id="65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A87998" w14:textId="0CC3B1CB" w:rsidR="00066508" w:rsidRPr="005A6AA3" w:rsidDel="00AE71EA" w:rsidRDefault="00000000">
                  <w:pPr>
                    <w:keepNext/>
                    <w:widowControl w:val="0"/>
                    <w:spacing w:after="60"/>
                    <w:jc w:val="center"/>
                    <w:rPr>
                      <w:del w:id="6543" w:author="Lorenzo Fabbri" w:date="2024-09-24T14:48:00Z" w16du:dateUtc="2024-09-24T12:48:00Z"/>
                    </w:rPr>
                  </w:pPr>
                  <w:del w:id="6544" w:author="Lorenzo Fabbri" w:date="2024-09-24T14:48:00Z" w16du:dateUtc="2024-09-24T12:48:00Z">
                    <w:r w:rsidRPr="005A6AA3" w:rsidDel="00AE71EA">
                      <w:rPr>
                        <w:rFonts w:ascii="Calibri" w:hAnsi="Calibri"/>
                        <w:sz w:val="20"/>
                      </w:rPr>
                      <w:delText>25.0 (12.6%)</w:delText>
                    </w:r>
                  </w:del>
                </w:p>
              </w:tc>
            </w:tr>
            <w:tr w:rsidR="00066508" w:rsidRPr="005A6AA3" w:rsidDel="00AE71EA" w14:paraId="48126EA9" w14:textId="207D6251" w:rsidTr="006C3DDD">
              <w:trPr>
                <w:del w:id="6545" w:author="Lorenzo Fabbri" w:date="2024-09-24T14:48:00Z"/>
                <w:trPrChange w:id="6546" w:author="Lorenzo Fabbri" w:date="2024-09-19T20:38:00Z" w16du:dateUtc="2024-09-19T18:38:00Z">
                  <w:trPr>
                    <w:gridBefore w:val="1"/>
                    <w:cantSplit/>
                    <w:jc w:val="center"/>
                  </w:trPr>
                </w:trPrChange>
              </w:trPr>
              <w:tc>
                <w:tcPr>
                  <w:tcW w:w="0" w:type="dxa"/>
                  <w:tcPrChange w:id="654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942CF70" w14:textId="1DF5CDE0" w:rsidR="00066508" w:rsidRPr="005A6AA3" w:rsidDel="00AE71EA" w:rsidRDefault="00000000">
                  <w:pPr>
                    <w:keepNext/>
                    <w:widowControl w:val="0"/>
                    <w:spacing w:after="60"/>
                    <w:rPr>
                      <w:del w:id="6548" w:author="Lorenzo Fabbri" w:date="2024-09-24T14:48:00Z" w16du:dateUtc="2024-09-24T12:48:00Z"/>
                    </w:rPr>
                  </w:pPr>
                  <w:del w:id="6549" w:author="Lorenzo Fabbri" w:date="2024-09-24T14:48:00Z" w16du:dateUtc="2024-09-24T12:48:00Z">
                    <w:r w:rsidRPr="005A6AA3" w:rsidDel="00AE71EA">
                      <w:rPr>
                        <w:rFonts w:ascii="Calibri" w:hAnsi="Calibri"/>
                        <w:sz w:val="20"/>
                      </w:rPr>
                      <w:delText>    Getting by</w:delText>
                    </w:r>
                  </w:del>
                </w:p>
              </w:tc>
              <w:tc>
                <w:tcPr>
                  <w:tcW w:w="0" w:type="dxa"/>
                  <w:tcPrChange w:id="65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CC8DD" w14:textId="4A4E6729" w:rsidR="00066508" w:rsidRPr="005A6AA3" w:rsidDel="00AE71EA" w:rsidRDefault="00000000">
                  <w:pPr>
                    <w:keepNext/>
                    <w:widowControl w:val="0"/>
                    <w:spacing w:after="60"/>
                    <w:jc w:val="center"/>
                    <w:rPr>
                      <w:del w:id="6551" w:author="Lorenzo Fabbri" w:date="2024-09-24T14:48:00Z" w16du:dateUtc="2024-09-24T12:48:00Z"/>
                    </w:rPr>
                  </w:pPr>
                  <w:del w:id="6552" w:author="Lorenzo Fabbri" w:date="2024-09-24T14:48:00Z" w16du:dateUtc="2024-09-24T12:48:00Z">
                    <w:r w:rsidRPr="005A6AA3" w:rsidDel="00AE71EA">
                      <w:rPr>
                        <w:rFonts w:ascii="Calibri" w:hAnsi="Calibri"/>
                        <w:sz w:val="20"/>
                      </w:rPr>
                      <w:delText>331.0 (25.6%)</w:delText>
                    </w:r>
                  </w:del>
                </w:p>
              </w:tc>
              <w:tc>
                <w:tcPr>
                  <w:tcW w:w="0" w:type="dxa"/>
                  <w:tcPrChange w:id="65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52A391" w14:textId="55B91ED4" w:rsidR="00066508" w:rsidRPr="005A6AA3" w:rsidDel="00AE71EA" w:rsidRDefault="00000000">
                  <w:pPr>
                    <w:keepNext/>
                    <w:widowControl w:val="0"/>
                    <w:spacing w:after="60"/>
                    <w:jc w:val="center"/>
                    <w:rPr>
                      <w:del w:id="6554" w:author="Lorenzo Fabbri" w:date="2024-09-24T14:48:00Z" w16du:dateUtc="2024-09-24T12:48:00Z"/>
                    </w:rPr>
                  </w:pPr>
                  <w:del w:id="6555" w:author="Lorenzo Fabbri" w:date="2024-09-24T14:48:00Z" w16du:dateUtc="2024-09-24T12:48:00Z">
                    <w:r w:rsidRPr="005A6AA3" w:rsidDel="00AE71EA">
                      <w:rPr>
                        <w:rFonts w:ascii="Calibri" w:hAnsi="Calibri"/>
                        <w:sz w:val="20"/>
                      </w:rPr>
                      <w:delText>59.0 (28.9%)</w:delText>
                    </w:r>
                  </w:del>
                </w:p>
              </w:tc>
              <w:tc>
                <w:tcPr>
                  <w:tcW w:w="0" w:type="dxa"/>
                  <w:tcPrChange w:id="65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59F759" w14:textId="788032C2" w:rsidR="00066508" w:rsidRPr="005A6AA3" w:rsidDel="00AE71EA" w:rsidRDefault="00000000">
                  <w:pPr>
                    <w:keepNext/>
                    <w:widowControl w:val="0"/>
                    <w:spacing w:after="60"/>
                    <w:jc w:val="center"/>
                    <w:rPr>
                      <w:del w:id="6557" w:author="Lorenzo Fabbri" w:date="2024-09-24T14:48:00Z" w16du:dateUtc="2024-09-24T12:48:00Z"/>
                    </w:rPr>
                  </w:pPr>
                  <w:del w:id="6558" w:author="Lorenzo Fabbri" w:date="2024-09-24T14:48:00Z" w16du:dateUtc="2024-09-24T12:48:00Z">
                    <w:r w:rsidRPr="005A6AA3" w:rsidDel="00AE71EA">
                      <w:rPr>
                        <w:rFonts w:ascii="Calibri" w:hAnsi="Calibri"/>
                        <w:sz w:val="20"/>
                      </w:rPr>
                      <w:delText>36.0 (18.2%)</w:delText>
                    </w:r>
                  </w:del>
                </w:p>
              </w:tc>
              <w:tc>
                <w:tcPr>
                  <w:tcW w:w="0" w:type="dxa"/>
                  <w:tcPrChange w:id="65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2ECF9" w14:textId="45EC4522" w:rsidR="00066508" w:rsidRPr="005A6AA3" w:rsidDel="00AE71EA" w:rsidRDefault="00000000">
                  <w:pPr>
                    <w:keepNext/>
                    <w:widowControl w:val="0"/>
                    <w:spacing w:after="60"/>
                    <w:jc w:val="center"/>
                    <w:rPr>
                      <w:del w:id="6560" w:author="Lorenzo Fabbri" w:date="2024-09-24T14:48:00Z" w16du:dateUtc="2024-09-24T12:48:00Z"/>
                    </w:rPr>
                  </w:pPr>
                  <w:del w:id="6561" w:author="Lorenzo Fabbri" w:date="2024-09-24T14:48:00Z" w16du:dateUtc="2024-09-24T12:48:00Z">
                    <w:r w:rsidRPr="005A6AA3" w:rsidDel="00AE71EA">
                      <w:rPr>
                        <w:rFonts w:ascii="Calibri" w:hAnsi="Calibri"/>
                        <w:sz w:val="20"/>
                      </w:rPr>
                      <w:delText>82.0 (37.4%)</w:delText>
                    </w:r>
                  </w:del>
                </w:p>
              </w:tc>
              <w:tc>
                <w:tcPr>
                  <w:tcW w:w="0" w:type="dxa"/>
                  <w:tcPrChange w:id="65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9C58E" w14:textId="6A8DE541" w:rsidR="00066508" w:rsidRPr="005A6AA3" w:rsidDel="00AE71EA" w:rsidRDefault="00000000">
                  <w:pPr>
                    <w:keepNext/>
                    <w:widowControl w:val="0"/>
                    <w:spacing w:after="60"/>
                    <w:jc w:val="center"/>
                    <w:rPr>
                      <w:del w:id="6563" w:author="Lorenzo Fabbri" w:date="2024-09-24T14:48:00Z" w16du:dateUtc="2024-09-24T12:48:00Z"/>
                    </w:rPr>
                  </w:pPr>
                  <w:del w:id="6564" w:author="Lorenzo Fabbri" w:date="2024-09-24T14:48:00Z" w16du:dateUtc="2024-09-24T12:48:00Z">
                    <w:r w:rsidRPr="005A6AA3" w:rsidDel="00AE71EA">
                      <w:rPr>
                        <w:rFonts w:ascii="Calibri" w:hAnsi="Calibri"/>
                        <w:sz w:val="20"/>
                      </w:rPr>
                      <w:delText>70.0 (35.0%)</w:delText>
                    </w:r>
                  </w:del>
                </w:p>
              </w:tc>
              <w:tc>
                <w:tcPr>
                  <w:tcW w:w="0" w:type="dxa"/>
                  <w:tcPrChange w:id="656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91C9BCB" w14:textId="18BFFC0F" w:rsidR="00066508" w:rsidRPr="005A6AA3" w:rsidDel="00AE71EA" w:rsidRDefault="00000000">
                  <w:pPr>
                    <w:keepNext/>
                    <w:widowControl w:val="0"/>
                    <w:spacing w:after="60"/>
                    <w:jc w:val="center"/>
                    <w:rPr>
                      <w:del w:id="6566" w:author="Lorenzo Fabbri" w:date="2024-09-24T14:48:00Z" w16du:dateUtc="2024-09-24T12:48:00Z"/>
                    </w:rPr>
                  </w:pPr>
                  <w:del w:id="6567" w:author="Lorenzo Fabbri" w:date="2024-09-24T14:48:00Z" w16du:dateUtc="2024-09-24T12:48:00Z">
                    <w:r w:rsidRPr="005A6AA3" w:rsidDel="00AE71EA">
                      <w:rPr>
                        <w:rFonts w:ascii="Calibri" w:hAnsi="Calibri"/>
                        <w:sz w:val="20"/>
                      </w:rPr>
                      <w:delText>4.0 (1.5%)</w:delText>
                    </w:r>
                  </w:del>
                </w:p>
              </w:tc>
              <w:tc>
                <w:tcPr>
                  <w:tcW w:w="0" w:type="dxa"/>
                  <w:tcPrChange w:id="65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1C3D3" w14:textId="577E39D4" w:rsidR="00066508" w:rsidRPr="005A6AA3" w:rsidDel="00AE71EA" w:rsidRDefault="00000000">
                  <w:pPr>
                    <w:keepNext/>
                    <w:widowControl w:val="0"/>
                    <w:spacing w:after="60"/>
                    <w:jc w:val="center"/>
                    <w:rPr>
                      <w:del w:id="6569" w:author="Lorenzo Fabbri" w:date="2024-09-24T14:48:00Z" w16du:dateUtc="2024-09-24T12:48:00Z"/>
                    </w:rPr>
                  </w:pPr>
                  <w:del w:id="6570" w:author="Lorenzo Fabbri" w:date="2024-09-24T14:48:00Z" w16du:dateUtc="2024-09-24T12:48:00Z">
                    <w:r w:rsidRPr="005A6AA3" w:rsidDel="00AE71EA">
                      <w:rPr>
                        <w:rFonts w:ascii="Calibri" w:hAnsi="Calibri"/>
                        <w:sz w:val="20"/>
                      </w:rPr>
                      <w:delText>80.0 (40.4%)</w:delText>
                    </w:r>
                  </w:del>
                </w:p>
              </w:tc>
            </w:tr>
            <w:tr w:rsidR="00066508" w:rsidRPr="005A6AA3" w:rsidDel="00AE71EA" w14:paraId="1A583AF9" w14:textId="3A1EC95B" w:rsidTr="006C3DDD">
              <w:trPr>
                <w:del w:id="6571" w:author="Lorenzo Fabbri" w:date="2024-09-24T14:48:00Z"/>
                <w:trPrChange w:id="6572" w:author="Lorenzo Fabbri" w:date="2024-09-19T20:38:00Z" w16du:dateUtc="2024-09-19T18:38:00Z">
                  <w:trPr>
                    <w:gridBefore w:val="1"/>
                    <w:cantSplit/>
                    <w:jc w:val="center"/>
                  </w:trPr>
                </w:trPrChange>
              </w:trPr>
              <w:tc>
                <w:tcPr>
                  <w:tcW w:w="0" w:type="dxa"/>
                  <w:tcPrChange w:id="657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2C30A6" w14:textId="599EE7B8" w:rsidR="00066508" w:rsidRPr="005A6AA3" w:rsidDel="00AE71EA" w:rsidRDefault="00000000">
                  <w:pPr>
                    <w:keepNext/>
                    <w:widowControl w:val="0"/>
                    <w:spacing w:after="60"/>
                    <w:rPr>
                      <w:del w:id="6574" w:author="Lorenzo Fabbri" w:date="2024-09-24T14:48:00Z" w16du:dateUtc="2024-09-24T12:48:00Z"/>
                    </w:rPr>
                  </w:pPr>
                  <w:del w:id="6575" w:author="Lorenzo Fabbri" w:date="2024-09-24T14:48:00Z" w16du:dateUtc="2024-09-24T12:48:00Z">
                    <w:r w:rsidRPr="005A6AA3" w:rsidDel="00AE71EA">
                      <w:rPr>
                        <w:rFonts w:ascii="Calibri" w:hAnsi="Calibri"/>
                        <w:sz w:val="20"/>
                      </w:rPr>
                      <w:delText>    Finding it quite difficult</w:delText>
                    </w:r>
                  </w:del>
                </w:p>
              </w:tc>
              <w:tc>
                <w:tcPr>
                  <w:tcW w:w="0" w:type="dxa"/>
                  <w:tcPrChange w:id="65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530F51" w14:textId="03853FB6" w:rsidR="00066508" w:rsidRPr="005A6AA3" w:rsidDel="00AE71EA" w:rsidRDefault="00000000">
                  <w:pPr>
                    <w:keepNext/>
                    <w:widowControl w:val="0"/>
                    <w:spacing w:after="60"/>
                    <w:jc w:val="center"/>
                    <w:rPr>
                      <w:del w:id="6577" w:author="Lorenzo Fabbri" w:date="2024-09-24T14:48:00Z" w16du:dateUtc="2024-09-24T12:48:00Z"/>
                    </w:rPr>
                  </w:pPr>
                  <w:del w:id="6578" w:author="Lorenzo Fabbri" w:date="2024-09-24T14:48:00Z" w16du:dateUtc="2024-09-24T12:48:00Z">
                    <w:r w:rsidRPr="005A6AA3" w:rsidDel="00AE71EA">
                      <w:rPr>
                        <w:rFonts w:ascii="Calibri" w:hAnsi="Calibri"/>
                        <w:sz w:val="20"/>
                      </w:rPr>
                      <w:delText>86.0 (6.7%)</w:delText>
                    </w:r>
                  </w:del>
                </w:p>
              </w:tc>
              <w:tc>
                <w:tcPr>
                  <w:tcW w:w="0" w:type="dxa"/>
                  <w:tcPrChange w:id="65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F8D69" w14:textId="0B9E0672" w:rsidR="00066508" w:rsidRPr="005A6AA3" w:rsidDel="00AE71EA" w:rsidRDefault="00000000">
                  <w:pPr>
                    <w:keepNext/>
                    <w:widowControl w:val="0"/>
                    <w:spacing w:after="60"/>
                    <w:jc w:val="center"/>
                    <w:rPr>
                      <w:del w:id="6580" w:author="Lorenzo Fabbri" w:date="2024-09-24T14:48:00Z" w16du:dateUtc="2024-09-24T12:48:00Z"/>
                    </w:rPr>
                  </w:pPr>
                  <w:del w:id="6581" w:author="Lorenzo Fabbri" w:date="2024-09-24T14:48:00Z" w16du:dateUtc="2024-09-24T12:48:00Z">
                    <w:r w:rsidRPr="005A6AA3" w:rsidDel="00AE71EA">
                      <w:rPr>
                        <w:rFonts w:ascii="Calibri" w:hAnsi="Calibri"/>
                        <w:sz w:val="20"/>
                      </w:rPr>
                      <w:delText>8.0 (3.9%)</w:delText>
                    </w:r>
                  </w:del>
                </w:p>
              </w:tc>
              <w:tc>
                <w:tcPr>
                  <w:tcW w:w="0" w:type="dxa"/>
                  <w:tcPrChange w:id="65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0E012" w14:textId="25C98823" w:rsidR="00066508" w:rsidRPr="005A6AA3" w:rsidDel="00AE71EA" w:rsidRDefault="00000000">
                  <w:pPr>
                    <w:keepNext/>
                    <w:widowControl w:val="0"/>
                    <w:spacing w:after="60"/>
                    <w:jc w:val="center"/>
                    <w:rPr>
                      <w:del w:id="6583" w:author="Lorenzo Fabbri" w:date="2024-09-24T14:48:00Z" w16du:dateUtc="2024-09-24T12:48:00Z"/>
                    </w:rPr>
                  </w:pPr>
                  <w:del w:id="6584" w:author="Lorenzo Fabbri" w:date="2024-09-24T14:48:00Z" w16du:dateUtc="2024-09-24T12:48:00Z">
                    <w:r w:rsidRPr="005A6AA3" w:rsidDel="00AE71EA">
                      <w:rPr>
                        <w:rFonts w:ascii="Calibri" w:hAnsi="Calibri"/>
                        <w:sz w:val="20"/>
                      </w:rPr>
                      <w:delText>9.0 (4.5%)</w:delText>
                    </w:r>
                  </w:del>
                </w:p>
              </w:tc>
              <w:tc>
                <w:tcPr>
                  <w:tcW w:w="0" w:type="dxa"/>
                  <w:tcPrChange w:id="65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0CDBC" w14:textId="0B61AADA" w:rsidR="00066508" w:rsidRPr="005A6AA3" w:rsidDel="00AE71EA" w:rsidRDefault="00000000">
                  <w:pPr>
                    <w:keepNext/>
                    <w:widowControl w:val="0"/>
                    <w:spacing w:after="60"/>
                    <w:jc w:val="center"/>
                    <w:rPr>
                      <w:del w:id="6586" w:author="Lorenzo Fabbri" w:date="2024-09-24T14:48:00Z" w16du:dateUtc="2024-09-24T12:48:00Z"/>
                    </w:rPr>
                  </w:pPr>
                  <w:del w:id="6587" w:author="Lorenzo Fabbri" w:date="2024-09-24T14:48:00Z" w16du:dateUtc="2024-09-24T12:48:00Z">
                    <w:r w:rsidRPr="005A6AA3" w:rsidDel="00AE71EA">
                      <w:rPr>
                        <w:rFonts w:ascii="Calibri" w:hAnsi="Calibri"/>
                        <w:sz w:val="20"/>
                      </w:rPr>
                      <w:delText>29.0 (13.2%)</w:delText>
                    </w:r>
                  </w:del>
                </w:p>
              </w:tc>
              <w:tc>
                <w:tcPr>
                  <w:tcW w:w="0" w:type="dxa"/>
                  <w:tcPrChange w:id="65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616BCE" w14:textId="10BBFA73" w:rsidR="00066508" w:rsidRPr="005A6AA3" w:rsidDel="00AE71EA" w:rsidRDefault="00000000">
                  <w:pPr>
                    <w:keepNext/>
                    <w:widowControl w:val="0"/>
                    <w:spacing w:after="60"/>
                    <w:jc w:val="center"/>
                    <w:rPr>
                      <w:del w:id="6589" w:author="Lorenzo Fabbri" w:date="2024-09-24T14:48:00Z" w16du:dateUtc="2024-09-24T12:48:00Z"/>
                    </w:rPr>
                  </w:pPr>
                  <w:del w:id="6590" w:author="Lorenzo Fabbri" w:date="2024-09-24T14:48:00Z" w16du:dateUtc="2024-09-24T12:48:00Z">
                    <w:r w:rsidRPr="005A6AA3" w:rsidDel="00AE71EA">
                      <w:rPr>
                        <w:rFonts w:ascii="Calibri" w:hAnsi="Calibri"/>
                        <w:sz w:val="20"/>
                      </w:rPr>
                      <w:delText>12.0 (6.0%)</w:delText>
                    </w:r>
                  </w:del>
                </w:p>
              </w:tc>
              <w:tc>
                <w:tcPr>
                  <w:tcW w:w="0" w:type="dxa"/>
                  <w:tcPrChange w:id="659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07194C1" w14:textId="55CAE11B" w:rsidR="00066508" w:rsidRPr="005A6AA3" w:rsidDel="00AE71EA" w:rsidRDefault="00000000">
                  <w:pPr>
                    <w:keepNext/>
                    <w:widowControl w:val="0"/>
                    <w:spacing w:after="60"/>
                    <w:jc w:val="center"/>
                    <w:rPr>
                      <w:del w:id="6592" w:author="Lorenzo Fabbri" w:date="2024-09-24T14:48:00Z" w16du:dateUtc="2024-09-24T12:48:00Z"/>
                    </w:rPr>
                  </w:pPr>
                  <w:del w:id="6593" w:author="Lorenzo Fabbri" w:date="2024-09-24T14:48:00Z" w16du:dateUtc="2024-09-24T12:48:00Z">
                    <w:r w:rsidRPr="005A6AA3" w:rsidDel="00AE71EA">
                      <w:rPr>
                        <w:rFonts w:ascii="Calibri" w:hAnsi="Calibri"/>
                        <w:sz w:val="20"/>
                      </w:rPr>
                      <w:delText>1.0 (0.4%)</w:delText>
                    </w:r>
                  </w:del>
                </w:p>
              </w:tc>
              <w:tc>
                <w:tcPr>
                  <w:tcW w:w="0" w:type="dxa"/>
                  <w:tcPrChange w:id="65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647E91" w14:textId="774F5939" w:rsidR="00066508" w:rsidRPr="005A6AA3" w:rsidDel="00AE71EA" w:rsidRDefault="00000000">
                  <w:pPr>
                    <w:keepNext/>
                    <w:widowControl w:val="0"/>
                    <w:spacing w:after="60"/>
                    <w:jc w:val="center"/>
                    <w:rPr>
                      <w:del w:id="6595" w:author="Lorenzo Fabbri" w:date="2024-09-24T14:48:00Z" w16du:dateUtc="2024-09-24T12:48:00Z"/>
                    </w:rPr>
                  </w:pPr>
                  <w:del w:id="6596" w:author="Lorenzo Fabbri" w:date="2024-09-24T14:48:00Z" w16du:dateUtc="2024-09-24T12:48:00Z">
                    <w:r w:rsidRPr="005A6AA3" w:rsidDel="00AE71EA">
                      <w:rPr>
                        <w:rFonts w:ascii="Calibri" w:hAnsi="Calibri"/>
                        <w:sz w:val="20"/>
                      </w:rPr>
                      <w:delText>27.0 (13.6%)</w:delText>
                    </w:r>
                  </w:del>
                </w:p>
              </w:tc>
            </w:tr>
            <w:tr w:rsidR="00066508" w:rsidRPr="005A6AA3" w:rsidDel="00AE71EA" w14:paraId="2617E957" w14:textId="0F8BEE2E" w:rsidTr="006C3DDD">
              <w:trPr>
                <w:del w:id="6597" w:author="Lorenzo Fabbri" w:date="2024-09-24T14:48:00Z"/>
                <w:trPrChange w:id="6598" w:author="Lorenzo Fabbri" w:date="2024-09-19T20:38:00Z" w16du:dateUtc="2024-09-19T18:38:00Z">
                  <w:trPr>
                    <w:gridBefore w:val="1"/>
                    <w:cantSplit/>
                    <w:jc w:val="center"/>
                  </w:trPr>
                </w:trPrChange>
              </w:trPr>
              <w:tc>
                <w:tcPr>
                  <w:tcW w:w="0" w:type="dxa"/>
                  <w:tcPrChange w:id="659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B2212" w14:textId="366DDEBA" w:rsidR="00066508" w:rsidRPr="005A6AA3" w:rsidDel="00AE71EA" w:rsidRDefault="00000000">
                  <w:pPr>
                    <w:keepNext/>
                    <w:widowControl w:val="0"/>
                    <w:spacing w:after="60"/>
                    <w:rPr>
                      <w:del w:id="6600" w:author="Lorenzo Fabbri" w:date="2024-09-24T14:48:00Z" w16du:dateUtc="2024-09-24T12:48:00Z"/>
                    </w:rPr>
                  </w:pPr>
                  <w:del w:id="6601" w:author="Lorenzo Fabbri" w:date="2024-09-24T14:48:00Z" w16du:dateUtc="2024-09-24T12:48:00Z">
                    <w:r w:rsidRPr="005A6AA3" w:rsidDel="00AE71EA">
                      <w:rPr>
                        <w:rFonts w:ascii="Calibri" w:hAnsi="Calibri"/>
                        <w:sz w:val="20"/>
                      </w:rPr>
                      <w:delText>    Finding it very difficult</w:delText>
                    </w:r>
                  </w:del>
                </w:p>
              </w:tc>
              <w:tc>
                <w:tcPr>
                  <w:tcW w:w="0" w:type="dxa"/>
                  <w:tcPrChange w:id="66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6EE8D" w14:textId="7E22A0D9" w:rsidR="00066508" w:rsidRPr="005A6AA3" w:rsidDel="00AE71EA" w:rsidRDefault="00000000">
                  <w:pPr>
                    <w:keepNext/>
                    <w:widowControl w:val="0"/>
                    <w:spacing w:after="60"/>
                    <w:jc w:val="center"/>
                    <w:rPr>
                      <w:del w:id="6603" w:author="Lorenzo Fabbri" w:date="2024-09-24T14:48:00Z" w16du:dateUtc="2024-09-24T12:48:00Z"/>
                    </w:rPr>
                  </w:pPr>
                  <w:del w:id="6604" w:author="Lorenzo Fabbri" w:date="2024-09-24T14:48:00Z" w16du:dateUtc="2024-09-24T12:48:00Z">
                    <w:r w:rsidRPr="005A6AA3" w:rsidDel="00AE71EA">
                      <w:rPr>
                        <w:rFonts w:ascii="Calibri" w:hAnsi="Calibri"/>
                        <w:sz w:val="20"/>
                      </w:rPr>
                      <w:delText>40.0 (3.1%)</w:delText>
                    </w:r>
                  </w:del>
                </w:p>
              </w:tc>
              <w:tc>
                <w:tcPr>
                  <w:tcW w:w="0" w:type="dxa"/>
                  <w:tcPrChange w:id="66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EA3AD0" w14:textId="376B4795" w:rsidR="00066508" w:rsidRPr="005A6AA3" w:rsidDel="00AE71EA" w:rsidRDefault="00000000">
                  <w:pPr>
                    <w:keepNext/>
                    <w:widowControl w:val="0"/>
                    <w:spacing w:after="60"/>
                    <w:jc w:val="center"/>
                    <w:rPr>
                      <w:del w:id="6606" w:author="Lorenzo Fabbri" w:date="2024-09-24T14:48:00Z" w16du:dateUtc="2024-09-24T12:48:00Z"/>
                    </w:rPr>
                  </w:pPr>
                  <w:del w:id="6607" w:author="Lorenzo Fabbri" w:date="2024-09-24T14:48:00Z" w16du:dateUtc="2024-09-24T12:48:00Z">
                    <w:r w:rsidRPr="005A6AA3" w:rsidDel="00AE71EA">
                      <w:rPr>
                        <w:rFonts w:ascii="Calibri" w:hAnsi="Calibri"/>
                        <w:sz w:val="20"/>
                      </w:rPr>
                      <w:delText>5.0 (2.5%)</w:delText>
                    </w:r>
                  </w:del>
                </w:p>
              </w:tc>
              <w:tc>
                <w:tcPr>
                  <w:tcW w:w="0" w:type="dxa"/>
                  <w:tcPrChange w:id="66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DF221F" w14:textId="606F66B4" w:rsidR="00066508" w:rsidRPr="005A6AA3" w:rsidDel="00AE71EA" w:rsidRDefault="00000000">
                  <w:pPr>
                    <w:keepNext/>
                    <w:widowControl w:val="0"/>
                    <w:spacing w:after="60"/>
                    <w:jc w:val="center"/>
                    <w:rPr>
                      <w:del w:id="6609" w:author="Lorenzo Fabbri" w:date="2024-09-24T14:48:00Z" w16du:dateUtc="2024-09-24T12:48:00Z"/>
                    </w:rPr>
                  </w:pPr>
                  <w:del w:id="6610" w:author="Lorenzo Fabbri" w:date="2024-09-24T14:48:00Z" w16du:dateUtc="2024-09-24T12:48:00Z">
                    <w:r w:rsidRPr="005A6AA3" w:rsidDel="00AE71EA">
                      <w:rPr>
                        <w:rFonts w:ascii="Calibri" w:hAnsi="Calibri"/>
                        <w:sz w:val="20"/>
                      </w:rPr>
                      <w:delText>10.0 (5.1%)</w:delText>
                    </w:r>
                  </w:del>
                </w:p>
              </w:tc>
              <w:tc>
                <w:tcPr>
                  <w:tcW w:w="0" w:type="dxa"/>
                  <w:tcPrChange w:id="66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2CC09A" w14:textId="72707CEC" w:rsidR="00066508" w:rsidRPr="005A6AA3" w:rsidDel="00AE71EA" w:rsidRDefault="00000000">
                  <w:pPr>
                    <w:keepNext/>
                    <w:widowControl w:val="0"/>
                    <w:spacing w:after="60"/>
                    <w:jc w:val="center"/>
                    <w:rPr>
                      <w:del w:id="6612" w:author="Lorenzo Fabbri" w:date="2024-09-24T14:48:00Z" w16du:dateUtc="2024-09-24T12:48:00Z"/>
                    </w:rPr>
                  </w:pPr>
                  <w:del w:id="6613" w:author="Lorenzo Fabbri" w:date="2024-09-24T14:48:00Z" w16du:dateUtc="2024-09-24T12:48:00Z">
                    <w:r w:rsidRPr="005A6AA3" w:rsidDel="00AE71EA">
                      <w:rPr>
                        <w:rFonts w:ascii="Calibri" w:hAnsi="Calibri"/>
                        <w:sz w:val="20"/>
                      </w:rPr>
                      <w:delText>15.0 (6.8%)</w:delText>
                    </w:r>
                  </w:del>
                </w:p>
              </w:tc>
              <w:tc>
                <w:tcPr>
                  <w:tcW w:w="0" w:type="dxa"/>
                  <w:tcPrChange w:id="66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E59668" w14:textId="0FC1F827" w:rsidR="00066508" w:rsidRPr="005A6AA3" w:rsidDel="00AE71EA" w:rsidRDefault="00000000">
                  <w:pPr>
                    <w:keepNext/>
                    <w:widowControl w:val="0"/>
                    <w:spacing w:after="60"/>
                    <w:jc w:val="center"/>
                    <w:rPr>
                      <w:del w:id="6615" w:author="Lorenzo Fabbri" w:date="2024-09-24T14:48:00Z" w16du:dateUtc="2024-09-24T12:48:00Z"/>
                    </w:rPr>
                  </w:pPr>
                  <w:del w:id="6616" w:author="Lorenzo Fabbri" w:date="2024-09-24T14:48:00Z" w16du:dateUtc="2024-09-24T12:48:00Z">
                    <w:r w:rsidRPr="005A6AA3" w:rsidDel="00AE71EA">
                      <w:rPr>
                        <w:rFonts w:ascii="Calibri" w:hAnsi="Calibri"/>
                        <w:sz w:val="20"/>
                      </w:rPr>
                      <w:delText>2.0 (1.0%)</w:delText>
                    </w:r>
                  </w:del>
                </w:p>
              </w:tc>
              <w:tc>
                <w:tcPr>
                  <w:tcW w:w="0" w:type="dxa"/>
                  <w:tcPrChange w:id="661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AC7F20A" w14:textId="4D915AFC" w:rsidR="00066508" w:rsidRPr="005A6AA3" w:rsidDel="00AE71EA" w:rsidRDefault="00000000">
                  <w:pPr>
                    <w:keepNext/>
                    <w:widowControl w:val="0"/>
                    <w:spacing w:after="60"/>
                    <w:jc w:val="center"/>
                    <w:rPr>
                      <w:del w:id="6618" w:author="Lorenzo Fabbri" w:date="2024-09-24T14:48:00Z" w16du:dateUtc="2024-09-24T12:48:00Z"/>
                    </w:rPr>
                  </w:pPr>
                  <w:del w:id="6619" w:author="Lorenzo Fabbri" w:date="2024-09-24T14:48:00Z" w16du:dateUtc="2024-09-24T12:48:00Z">
                    <w:r w:rsidRPr="005A6AA3" w:rsidDel="00AE71EA">
                      <w:rPr>
                        <w:rFonts w:ascii="Calibri" w:hAnsi="Calibri"/>
                        <w:sz w:val="20"/>
                      </w:rPr>
                      <w:delText>0.0 (0.0%)</w:delText>
                    </w:r>
                  </w:del>
                </w:p>
              </w:tc>
              <w:tc>
                <w:tcPr>
                  <w:tcW w:w="0" w:type="dxa"/>
                  <w:tcPrChange w:id="66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9D56CD" w14:textId="5A5BD1C9" w:rsidR="00066508" w:rsidRPr="005A6AA3" w:rsidDel="00AE71EA" w:rsidRDefault="00000000">
                  <w:pPr>
                    <w:keepNext/>
                    <w:widowControl w:val="0"/>
                    <w:spacing w:after="60"/>
                    <w:jc w:val="center"/>
                    <w:rPr>
                      <w:del w:id="6621" w:author="Lorenzo Fabbri" w:date="2024-09-24T14:48:00Z" w16du:dateUtc="2024-09-24T12:48:00Z"/>
                    </w:rPr>
                  </w:pPr>
                  <w:del w:id="6622" w:author="Lorenzo Fabbri" w:date="2024-09-24T14:48:00Z" w16du:dateUtc="2024-09-24T12:48:00Z">
                    <w:r w:rsidRPr="005A6AA3" w:rsidDel="00AE71EA">
                      <w:rPr>
                        <w:rFonts w:ascii="Calibri" w:hAnsi="Calibri"/>
                        <w:sz w:val="20"/>
                      </w:rPr>
                      <w:delText>8.0 (4.0%)</w:delText>
                    </w:r>
                  </w:del>
                </w:p>
              </w:tc>
            </w:tr>
            <w:tr w:rsidR="00066508" w:rsidRPr="005A6AA3" w:rsidDel="00AE71EA" w14:paraId="2EB812AE" w14:textId="1415541E" w:rsidTr="006C3DDD">
              <w:trPr>
                <w:del w:id="6623" w:author="Lorenzo Fabbri" w:date="2024-09-24T14:48:00Z"/>
                <w:trPrChange w:id="6624" w:author="Lorenzo Fabbri" w:date="2024-09-19T20:38:00Z" w16du:dateUtc="2024-09-19T18:38:00Z">
                  <w:trPr>
                    <w:gridBefore w:val="1"/>
                    <w:cantSplit/>
                    <w:jc w:val="center"/>
                  </w:trPr>
                </w:trPrChange>
              </w:trPr>
              <w:tc>
                <w:tcPr>
                  <w:tcW w:w="0" w:type="dxa"/>
                  <w:tcPrChange w:id="662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E5F7389" w14:textId="6F0B5C78" w:rsidR="00066508" w:rsidRPr="005A6AA3" w:rsidDel="00AE71EA" w:rsidRDefault="00000000">
                  <w:pPr>
                    <w:keepNext/>
                    <w:widowControl w:val="0"/>
                    <w:spacing w:after="60"/>
                    <w:rPr>
                      <w:del w:id="6626" w:author="Lorenzo Fabbri" w:date="2024-09-24T14:48:00Z" w16du:dateUtc="2024-09-24T12:48:00Z"/>
                    </w:rPr>
                  </w:pPr>
                  <w:del w:id="6627" w:author="Lorenzo Fabbri" w:date="2024-09-24T14:48:00Z" w16du:dateUtc="2024-09-24T12:48:00Z">
                    <w:r w:rsidRPr="005A6AA3" w:rsidDel="00AE71EA">
                      <w:rPr>
                        <w:rFonts w:ascii="Calibri" w:hAnsi="Calibri"/>
                        <w:sz w:val="20"/>
                      </w:rPr>
                      <w:delText>    Does not wish to answer</w:delText>
                    </w:r>
                  </w:del>
                </w:p>
              </w:tc>
              <w:tc>
                <w:tcPr>
                  <w:tcW w:w="0" w:type="dxa"/>
                  <w:tcPrChange w:id="66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E0532B" w14:textId="4443DD57" w:rsidR="00066508" w:rsidRPr="005A6AA3" w:rsidDel="00AE71EA" w:rsidRDefault="00000000">
                  <w:pPr>
                    <w:keepNext/>
                    <w:widowControl w:val="0"/>
                    <w:spacing w:after="60"/>
                    <w:jc w:val="center"/>
                    <w:rPr>
                      <w:del w:id="6629" w:author="Lorenzo Fabbri" w:date="2024-09-24T14:48:00Z" w16du:dateUtc="2024-09-24T12:48:00Z"/>
                    </w:rPr>
                  </w:pPr>
                  <w:del w:id="6630" w:author="Lorenzo Fabbri" w:date="2024-09-24T14:48:00Z" w16du:dateUtc="2024-09-24T12:48:00Z">
                    <w:r w:rsidRPr="005A6AA3" w:rsidDel="00AE71EA">
                      <w:rPr>
                        <w:rFonts w:ascii="Calibri" w:hAnsi="Calibri"/>
                        <w:sz w:val="20"/>
                      </w:rPr>
                      <w:delText>8.0 (0.6%)</w:delText>
                    </w:r>
                  </w:del>
                </w:p>
              </w:tc>
              <w:tc>
                <w:tcPr>
                  <w:tcW w:w="0" w:type="dxa"/>
                  <w:tcPrChange w:id="66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370F6" w14:textId="62D0F5C3" w:rsidR="00066508" w:rsidRPr="005A6AA3" w:rsidDel="00AE71EA" w:rsidRDefault="00000000">
                  <w:pPr>
                    <w:keepNext/>
                    <w:widowControl w:val="0"/>
                    <w:spacing w:after="60"/>
                    <w:jc w:val="center"/>
                    <w:rPr>
                      <w:del w:id="6632" w:author="Lorenzo Fabbri" w:date="2024-09-24T14:48:00Z" w16du:dateUtc="2024-09-24T12:48:00Z"/>
                    </w:rPr>
                  </w:pPr>
                  <w:del w:id="6633" w:author="Lorenzo Fabbri" w:date="2024-09-24T14:48:00Z" w16du:dateUtc="2024-09-24T12:48:00Z">
                    <w:r w:rsidRPr="005A6AA3" w:rsidDel="00AE71EA">
                      <w:rPr>
                        <w:rFonts w:ascii="Calibri" w:hAnsi="Calibri"/>
                        <w:sz w:val="20"/>
                      </w:rPr>
                      <w:delText>0.0 (0.0%)</w:delText>
                    </w:r>
                  </w:del>
                </w:p>
              </w:tc>
              <w:tc>
                <w:tcPr>
                  <w:tcW w:w="0" w:type="dxa"/>
                  <w:tcPrChange w:id="66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716D21" w14:textId="635F4E95" w:rsidR="00066508" w:rsidRPr="005A6AA3" w:rsidDel="00AE71EA" w:rsidRDefault="00000000">
                  <w:pPr>
                    <w:keepNext/>
                    <w:widowControl w:val="0"/>
                    <w:spacing w:after="60"/>
                    <w:jc w:val="center"/>
                    <w:rPr>
                      <w:del w:id="6635" w:author="Lorenzo Fabbri" w:date="2024-09-24T14:48:00Z" w16du:dateUtc="2024-09-24T12:48:00Z"/>
                    </w:rPr>
                  </w:pPr>
                  <w:del w:id="6636" w:author="Lorenzo Fabbri" w:date="2024-09-24T14:48:00Z" w16du:dateUtc="2024-09-24T12:48:00Z">
                    <w:r w:rsidRPr="005A6AA3" w:rsidDel="00AE71EA">
                      <w:rPr>
                        <w:rFonts w:ascii="Calibri" w:hAnsi="Calibri"/>
                        <w:sz w:val="20"/>
                      </w:rPr>
                      <w:delText>0.0 (0.0%)</w:delText>
                    </w:r>
                  </w:del>
                </w:p>
              </w:tc>
              <w:tc>
                <w:tcPr>
                  <w:tcW w:w="0" w:type="dxa"/>
                  <w:tcPrChange w:id="66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7443B5" w14:textId="44790E1C" w:rsidR="00066508" w:rsidRPr="005A6AA3" w:rsidDel="00AE71EA" w:rsidRDefault="00000000">
                  <w:pPr>
                    <w:keepNext/>
                    <w:widowControl w:val="0"/>
                    <w:spacing w:after="60"/>
                    <w:jc w:val="center"/>
                    <w:rPr>
                      <w:del w:id="6638" w:author="Lorenzo Fabbri" w:date="2024-09-24T14:48:00Z" w16du:dateUtc="2024-09-24T12:48:00Z"/>
                    </w:rPr>
                  </w:pPr>
                  <w:del w:id="6639" w:author="Lorenzo Fabbri" w:date="2024-09-24T14:48:00Z" w16du:dateUtc="2024-09-24T12:48:00Z">
                    <w:r w:rsidRPr="005A6AA3" w:rsidDel="00AE71EA">
                      <w:rPr>
                        <w:rFonts w:ascii="Calibri" w:hAnsi="Calibri"/>
                        <w:sz w:val="20"/>
                      </w:rPr>
                      <w:delText>0.0 (0.0%)</w:delText>
                    </w:r>
                  </w:del>
                </w:p>
              </w:tc>
              <w:tc>
                <w:tcPr>
                  <w:tcW w:w="0" w:type="dxa"/>
                  <w:tcPrChange w:id="66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5663D9" w14:textId="0D1AD6BF" w:rsidR="00066508" w:rsidRPr="005A6AA3" w:rsidDel="00AE71EA" w:rsidRDefault="00000000">
                  <w:pPr>
                    <w:keepNext/>
                    <w:widowControl w:val="0"/>
                    <w:spacing w:after="60"/>
                    <w:jc w:val="center"/>
                    <w:rPr>
                      <w:del w:id="6641" w:author="Lorenzo Fabbri" w:date="2024-09-24T14:48:00Z" w16du:dateUtc="2024-09-24T12:48:00Z"/>
                    </w:rPr>
                  </w:pPr>
                  <w:del w:id="6642" w:author="Lorenzo Fabbri" w:date="2024-09-24T14:48:00Z" w16du:dateUtc="2024-09-24T12:48:00Z">
                    <w:r w:rsidRPr="005A6AA3" w:rsidDel="00AE71EA">
                      <w:rPr>
                        <w:rFonts w:ascii="Calibri" w:hAnsi="Calibri"/>
                        <w:sz w:val="20"/>
                      </w:rPr>
                      <w:delText>7.0 (3.5%)</w:delText>
                    </w:r>
                  </w:del>
                </w:p>
              </w:tc>
              <w:tc>
                <w:tcPr>
                  <w:tcW w:w="0" w:type="dxa"/>
                  <w:tcPrChange w:id="664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04167A7" w14:textId="614FAA3B" w:rsidR="00066508" w:rsidRPr="005A6AA3" w:rsidDel="00AE71EA" w:rsidRDefault="00000000">
                  <w:pPr>
                    <w:keepNext/>
                    <w:widowControl w:val="0"/>
                    <w:spacing w:after="60"/>
                    <w:jc w:val="center"/>
                    <w:rPr>
                      <w:del w:id="6644" w:author="Lorenzo Fabbri" w:date="2024-09-24T14:48:00Z" w16du:dateUtc="2024-09-24T12:48:00Z"/>
                    </w:rPr>
                  </w:pPr>
                  <w:del w:id="6645" w:author="Lorenzo Fabbri" w:date="2024-09-24T14:48:00Z" w16du:dateUtc="2024-09-24T12:48:00Z">
                    <w:r w:rsidRPr="005A6AA3" w:rsidDel="00AE71EA">
                      <w:rPr>
                        <w:rFonts w:ascii="Calibri" w:hAnsi="Calibri"/>
                        <w:sz w:val="20"/>
                      </w:rPr>
                      <w:delText>1.0 (0.4%)</w:delText>
                    </w:r>
                  </w:del>
                </w:p>
              </w:tc>
              <w:tc>
                <w:tcPr>
                  <w:tcW w:w="0" w:type="dxa"/>
                  <w:tcPrChange w:id="66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325A1F" w14:textId="37F6D9FB" w:rsidR="00066508" w:rsidRPr="005A6AA3" w:rsidDel="00AE71EA" w:rsidRDefault="00000000">
                  <w:pPr>
                    <w:keepNext/>
                    <w:widowControl w:val="0"/>
                    <w:spacing w:after="60"/>
                    <w:jc w:val="center"/>
                    <w:rPr>
                      <w:del w:id="6647" w:author="Lorenzo Fabbri" w:date="2024-09-24T14:48:00Z" w16du:dateUtc="2024-09-24T12:48:00Z"/>
                    </w:rPr>
                  </w:pPr>
                  <w:del w:id="6648" w:author="Lorenzo Fabbri" w:date="2024-09-24T14:48:00Z" w16du:dateUtc="2024-09-24T12:48:00Z">
                    <w:r w:rsidRPr="005A6AA3" w:rsidDel="00AE71EA">
                      <w:rPr>
                        <w:rFonts w:ascii="Calibri" w:hAnsi="Calibri"/>
                        <w:sz w:val="20"/>
                      </w:rPr>
                      <w:delText>0.0 (0.0%)</w:delText>
                    </w:r>
                  </w:del>
                </w:p>
              </w:tc>
            </w:tr>
            <w:tr w:rsidR="00066508" w:rsidRPr="005A6AA3" w:rsidDel="00AE71EA" w14:paraId="363D755B" w14:textId="0DA6BBDF" w:rsidTr="006C3DDD">
              <w:trPr>
                <w:del w:id="6649" w:author="Lorenzo Fabbri" w:date="2024-09-24T14:48:00Z"/>
                <w:trPrChange w:id="6650" w:author="Lorenzo Fabbri" w:date="2024-09-19T20:38:00Z" w16du:dateUtc="2024-09-19T18:38:00Z">
                  <w:trPr>
                    <w:gridBefore w:val="1"/>
                    <w:cantSplit/>
                    <w:jc w:val="center"/>
                  </w:trPr>
                </w:trPrChange>
              </w:trPr>
              <w:tc>
                <w:tcPr>
                  <w:tcW w:w="0" w:type="dxa"/>
                  <w:tcPrChange w:id="665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6B1789F" w14:textId="2FDC57C7" w:rsidR="00066508" w:rsidRPr="005A6AA3" w:rsidDel="00AE71EA" w:rsidRDefault="00000000">
                  <w:pPr>
                    <w:keepNext/>
                    <w:widowControl w:val="0"/>
                    <w:spacing w:after="60"/>
                    <w:rPr>
                      <w:del w:id="6652" w:author="Lorenzo Fabbri" w:date="2024-09-24T14:48:00Z" w16du:dateUtc="2024-09-24T12:48:00Z"/>
                    </w:rPr>
                  </w:pPr>
                  <w:del w:id="6653" w:author="Lorenzo Fabbri" w:date="2024-09-24T14:48:00Z" w16du:dateUtc="2024-09-24T12:48:00Z">
                    <w:r w:rsidRPr="005A6AA3" w:rsidDel="00AE71EA">
                      <w:rPr>
                        <w:rFonts w:ascii="Calibri" w:hAnsi="Calibri"/>
                        <w:sz w:val="20"/>
                      </w:rPr>
                      <w:delText>    Unknown</w:delText>
                    </w:r>
                  </w:del>
                </w:p>
              </w:tc>
              <w:tc>
                <w:tcPr>
                  <w:tcW w:w="0" w:type="dxa"/>
                  <w:tcPrChange w:id="66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6D5CAE" w14:textId="76E8A572" w:rsidR="00066508" w:rsidRPr="005A6AA3" w:rsidDel="00AE71EA" w:rsidRDefault="00000000">
                  <w:pPr>
                    <w:keepNext/>
                    <w:widowControl w:val="0"/>
                    <w:spacing w:after="60"/>
                    <w:jc w:val="center"/>
                    <w:rPr>
                      <w:del w:id="6655" w:author="Lorenzo Fabbri" w:date="2024-09-24T14:48:00Z" w16du:dateUtc="2024-09-24T12:48:00Z"/>
                    </w:rPr>
                  </w:pPr>
                  <w:del w:id="6656" w:author="Lorenzo Fabbri" w:date="2024-09-24T14:48:00Z" w16du:dateUtc="2024-09-24T12:48:00Z">
                    <w:r w:rsidRPr="005A6AA3" w:rsidDel="00AE71EA">
                      <w:rPr>
                        <w:rFonts w:ascii="Calibri" w:hAnsi="Calibri"/>
                        <w:sz w:val="20"/>
                      </w:rPr>
                      <w:delText>6</w:delText>
                    </w:r>
                  </w:del>
                </w:p>
              </w:tc>
              <w:tc>
                <w:tcPr>
                  <w:tcW w:w="0" w:type="dxa"/>
                  <w:tcPrChange w:id="66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94ECA" w14:textId="238B6584" w:rsidR="00066508" w:rsidRPr="005A6AA3" w:rsidDel="00AE71EA" w:rsidRDefault="00000000">
                  <w:pPr>
                    <w:keepNext/>
                    <w:widowControl w:val="0"/>
                    <w:spacing w:after="60"/>
                    <w:jc w:val="center"/>
                    <w:rPr>
                      <w:del w:id="6658" w:author="Lorenzo Fabbri" w:date="2024-09-24T14:48:00Z" w16du:dateUtc="2024-09-24T12:48:00Z"/>
                    </w:rPr>
                  </w:pPr>
                  <w:del w:id="6659" w:author="Lorenzo Fabbri" w:date="2024-09-24T14:48:00Z" w16du:dateUtc="2024-09-24T12:48:00Z">
                    <w:r w:rsidRPr="005A6AA3" w:rsidDel="00AE71EA">
                      <w:rPr>
                        <w:rFonts w:ascii="Calibri" w:hAnsi="Calibri"/>
                        <w:sz w:val="20"/>
                      </w:rPr>
                      <w:delText>0</w:delText>
                    </w:r>
                  </w:del>
                </w:p>
              </w:tc>
              <w:tc>
                <w:tcPr>
                  <w:tcW w:w="0" w:type="dxa"/>
                  <w:tcPrChange w:id="66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04B1C" w14:textId="76DB965C" w:rsidR="00066508" w:rsidRPr="005A6AA3" w:rsidDel="00AE71EA" w:rsidRDefault="00000000">
                  <w:pPr>
                    <w:keepNext/>
                    <w:widowControl w:val="0"/>
                    <w:spacing w:after="60"/>
                    <w:jc w:val="center"/>
                    <w:rPr>
                      <w:del w:id="6661" w:author="Lorenzo Fabbri" w:date="2024-09-24T14:48:00Z" w16du:dateUtc="2024-09-24T12:48:00Z"/>
                    </w:rPr>
                  </w:pPr>
                  <w:del w:id="6662" w:author="Lorenzo Fabbri" w:date="2024-09-24T14:48:00Z" w16du:dateUtc="2024-09-24T12:48:00Z">
                    <w:r w:rsidRPr="005A6AA3" w:rsidDel="00AE71EA">
                      <w:rPr>
                        <w:rFonts w:ascii="Calibri" w:hAnsi="Calibri"/>
                        <w:sz w:val="20"/>
                      </w:rPr>
                      <w:delText>0</w:delText>
                    </w:r>
                  </w:del>
                </w:p>
              </w:tc>
              <w:tc>
                <w:tcPr>
                  <w:tcW w:w="0" w:type="dxa"/>
                  <w:tcPrChange w:id="66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E6610" w14:textId="47C2B7F6" w:rsidR="00066508" w:rsidRPr="005A6AA3" w:rsidDel="00AE71EA" w:rsidRDefault="00000000">
                  <w:pPr>
                    <w:keepNext/>
                    <w:widowControl w:val="0"/>
                    <w:spacing w:after="60"/>
                    <w:jc w:val="center"/>
                    <w:rPr>
                      <w:del w:id="6664" w:author="Lorenzo Fabbri" w:date="2024-09-24T14:48:00Z" w16du:dateUtc="2024-09-24T12:48:00Z"/>
                    </w:rPr>
                  </w:pPr>
                  <w:del w:id="6665" w:author="Lorenzo Fabbri" w:date="2024-09-24T14:48:00Z" w16du:dateUtc="2024-09-24T12:48:00Z">
                    <w:r w:rsidRPr="005A6AA3" w:rsidDel="00AE71EA">
                      <w:rPr>
                        <w:rFonts w:ascii="Calibri" w:hAnsi="Calibri"/>
                        <w:sz w:val="20"/>
                      </w:rPr>
                      <w:delText>2</w:delText>
                    </w:r>
                  </w:del>
                </w:p>
              </w:tc>
              <w:tc>
                <w:tcPr>
                  <w:tcW w:w="0" w:type="dxa"/>
                  <w:tcPrChange w:id="66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4E3513" w14:textId="7F08CFE6" w:rsidR="00066508" w:rsidRPr="005A6AA3" w:rsidDel="00AE71EA" w:rsidRDefault="00000000">
                  <w:pPr>
                    <w:keepNext/>
                    <w:widowControl w:val="0"/>
                    <w:spacing w:after="60"/>
                    <w:jc w:val="center"/>
                    <w:rPr>
                      <w:del w:id="6667" w:author="Lorenzo Fabbri" w:date="2024-09-24T14:48:00Z" w16du:dateUtc="2024-09-24T12:48:00Z"/>
                    </w:rPr>
                  </w:pPr>
                  <w:del w:id="6668" w:author="Lorenzo Fabbri" w:date="2024-09-24T14:48:00Z" w16du:dateUtc="2024-09-24T12:48:00Z">
                    <w:r w:rsidRPr="005A6AA3" w:rsidDel="00AE71EA">
                      <w:rPr>
                        <w:rFonts w:ascii="Calibri" w:hAnsi="Calibri"/>
                        <w:sz w:val="20"/>
                      </w:rPr>
                      <w:delText>3</w:delText>
                    </w:r>
                  </w:del>
                </w:p>
              </w:tc>
              <w:tc>
                <w:tcPr>
                  <w:tcW w:w="0" w:type="dxa"/>
                  <w:tcPrChange w:id="666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256FBC3" w14:textId="33B369F9" w:rsidR="00066508" w:rsidRPr="005A6AA3" w:rsidDel="00AE71EA" w:rsidRDefault="00000000">
                  <w:pPr>
                    <w:keepNext/>
                    <w:widowControl w:val="0"/>
                    <w:spacing w:after="60"/>
                    <w:jc w:val="center"/>
                    <w:rPr>
                      <w:del w:id="6670" w:author="Lorenzo Fabbri" w:date="2024-09-24T14:48:00Z" w16du:dateUtc="2024-09-24T12:48:00Z"/>
                    </w:rPr>
                  </w:pPr>
                  <w:del w:id="6671" w:author="Lorenzo Fabbri" w:date="2024-09-24T14:48:00Z" w16du:dateUtc="2024-09-24T12:48:00Z">
                    <w:r w:rsidRPr="005A6AA3" w:rsidDel="00AE71EA">
                      <w:rPr>
                        <w:rFonts w:ascii="Calibri" w:hAnsi="Calibri"/>
                        <w:sz w:val="20"/>
                      </w:rPr>
                      <w:delText>0</w:delText>
                    </w:r>
                  </w:del>
                </w:p>
              </w:tc>
              <w:tc>
                <w:tcPr>
                  <w:tcW w:w="0" w:type="dxa"/>
                  <w:tcPrChange w:id="66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0523DB" w14:textId="50775939" w:rsidR="00066508" w:rsidRPr="005A6AA3" w:rsidDel="00AE71EA" w:rsidRDefault="00000000">
                  <w:pPr>
                    <w:keepNext/>
                    <w:widowControl w:val="0"/>
                    <w:spacing w:after="60"/>
                    <w:jc w:val="center"/>
                    <w:rPr>
                      <w:del w:id="6673" w:author="Lorenzo Fabbri" w:date="2024-09-24T14:48:00Z" w16du:dateUtc="2024-09-24T12:48:00Z"/>
                    </w:rPr>
                  </w:pPr>
                  <w:del w:id="6674" w:author="Lorenzo Fabbri" w:date="2024-09-24T14:48:00Z" w16du:dateUtc="2024-09-24T12:48:00Z">
                    <w:r w:rsidRPr="005A6AA3" w:rsidDel="00AE71EA">
                      <w:rPr>
                        <w:rFonts w:ascii="Calibri" w:hAnsi="Calibri"/>
                        <w:sz w:val="20"/>
                      </w:rPr>
                      <w:delText>1</w:delText>
                    </w:r>
                  </w:del>
                </w:p>
              </w:tc>
            </w:tr>
            <w:tr w:rsidR="00066508" w:rsidRPr="005A6AA3" w:rsidDel="00AE71EA" w14:paraId="499F04C2" w14:textId="0D5E1C3B" w:rsidTr="006C3DDD">
              <w:trPr>
                <w:del w:id="6675" w:author="Lorenzo Fabbri" w:date="2024-09-24T14:48:00Z"/>
                <w:trPrChange w:id="6676" w:author="Lorenzo Fabbri" w:date="2024-09-19T20:38:00Z" w16du:dateUtc="2024-09-19T18:38:00Z">
                  <w:trPr>
                    <w:gridBefore w:val="1"/>
                    <w:cantSplit/>
                    <w:jc w:val="center"/>
                  </w:trPr>
                </w:trPrChange>
              </w:trPr>
              <w:tc>
                <w:tcPr>
                  <w:tcW w:w="0" w:type="dxa"/>
                  <w:tcPrChange w:id="66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ECBF401" w14:textId="2AB36A68" w:rsidR="00066508" w:rsidRPr="005A6AA3" w:rsidDel="00AE71EA" w:rsidRDefault="00000000">
                  <w:pPr>
                    <w:keepNext/>
                    <w:widowControl w:val="0"/>
                    <w:spacing w:after="60"/>
                    <w:rPr>
                      <w:del w:id="6678" w:author="Lorenzo Fabbri" w:date="2024-09-24T14:48:00Z" w16du:dateUtc="2024-09-24T12:48:00Z"/>
                    </w:rPr>
                  </w:pPr>
                  <w:del w:id="6679" w:author="Lorenzo Fabbri" w:date="2024-09-24T14:48:00Z" w16du:dateUtc="2024-09-24T12:48:00Z">
                    <w:r w:rsidRPr="005A6AA3" w:rsidDel="00AE71EA">
                      <w:rPr>
                        <w:rFonts w:ascii="Calibri" w:hAnsi="Calibri"/>
                        <w:sz w:val="20"/>
                      </w:rPr>
                      <w:delText>Fish and seafood (times/week)</w:delText>
                    </w:r>
                  </w:del>
                </w:p>
              </w:tc>
              <w:tc>
                <w:tcPr>
                  <w:tcW w:w="0" w:type="dxa"/>
                  <w:tcPrChange w:id="66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CC34D" w14:textId="3F13326F" w:rsidR="00066508" w:rsidRPr="005A6AA3" w:rsidDel="00AE71EA" w:rsidRDefault="00000000">
                  <w:pPr>
                    <w:keepNext/>
                    <w:widowControl w:val="0"/>
                    <w:spacing w:after="60"/>
                    <w:jc w:val="center"/>
                    <w:rPr>
                      <w:del w:id="6681" w:author="Lorenzo Fabbri" w:date="2024-09-24T14:48:00Z" w16du:dateUtc="2024-09-24T12:48:00Z"/>
                    </w:rPr>
                  </w:pPr>
                  <w:del w:id="6682" w:author="Lorenzo Fabbri" w:date="2024-09-24T14:48:00Z" w16du:dateUtc="2024-09-24T12:48:00Z">
                    <w:r w:rsidRPr="005A6AA3" w:rsidDel="00AE71EA">
                      <w:rPr>
                        <w:rFonts w:ascii="Calibri" w:hAnsi="Calibri"/>
                        <w:sz w:val="20"/>
                      </w:rPr>
                      <w:delText>2.0 (1.1, 3.5)</w:delText>
                    </w:r>
                  </w:del>
                </w:p>
              </w:tc>
              <w:tc>
                <w:tcPr>
                  <w:tcW w:w="0" w:type="dxa"/>
                  <w:tcPrChange w:id="66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D1AE4" w14:textId="551C2BB4" w:rsidR="00066508" w:rsidRPr="005A6AA3" w:rsidDel="00AE71EA" w:rsidRDefault="00000000">
                  <w:pPr>
                    <w:keepNext/>
                    <w:widowControl w:val="0"/>
                    <w:spacing w:after="60"/>
                    <w:jc w:val="center"/>
                    <w:rPr>
                      <w:del w:id="6684" w:author="Lorenzo Fabbri" w:date="2024-09-24T14:48:00Z" w16du:dateUtc="2024-09-24T12:48:00Z"/>
                    </w:rPr>
                  </w:pPr>
                  <w:del w:id="6685" w:author="Lorenzo Fabbri" w:date="2024-09-24T14:48:00Z" w16du:dateUtc="2024-09-24T12:48:00Z">
                    <w:r w:rsidRPr="005A6AA3" w:rsidDel="00AE71EA">
                      <w:rPr>
                        <w:rFonts w:ascii="Calibri" w:hAnsi="Calibri"/>
                        <w:sz w:val="20"/>
                      </w:rPr>
                      <w:delText>2.0 (1.0, 3.1)</w:delText>
                    </w:r>
                  </w:del>
                </w:p>
              </w:tc>
              <w:tc>
                <w:tcPr>
                  <w:tcW w:w="0" w:type="dxa"/>
                  <w:tcPrChange w:id="66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BD8654" w14:textId="195F6935" w:rsidR="00066508" w:rsidRPr="005A6AA3" w:rsidDel="00AE71EA" w:rsidRDefault="00000000">
                  <w:pPr>
                    <w:keepNext/>
                    <w:widowControl w:val="0"/>
                    <w:spacing w:after="60"/>
                    <w:jc w:val="center"/>
                    <w:rPr>
                      <w:del w:id="6687" w:author="Lorenzo Fabbri" w:date="2024-09-24T14:48:00Z" w16du:dateUtc="2024-09-24T12:48:00Z"/>
                    </w:rPr>
                  </w:pPr>
                  <w:del w:id="6688" w:author="Lorenzo Fabbri" w:date="2024-09-24T14:48:00Z" w16du:dateUtc="2024-09-24T12:48:00Z">
                    <w:r w:rsidRPr="005A6AA3" w:rsidDel="00AE71EA">
                      <w:rPr>
                        <w:rFonts w:ascii="Calibri" w:hAnsi="Calibri"/>
                        <w:sz w:val="20"/>
                      </w:rPr>
                      <w:delText>2.1 (1.4, 3.0)</w:delText>
                    </w:r>
                  </w:del>
                </w:p>
              </w:tc>
              <w:tc>
                <w:tcPr>
                  <w:tcW w:w="0" w:type="dxa"/>
                  <w:tcPrChange w:id="66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714C3" w14:textId="367D1073" w:rsidR="00066508" w:rsidRPr="005A6AA3" w:rsidDel="00AE71EA" w:rsidRDefault="00000000">
                  <w:pPr>
                    <w:keepNext/>
                    <w:widowControl w:val="0"/>
                    <w:spacing w:after="60"/>
                    <w:jc w:val="center"/>
                    <w:rPr>
                      <w:del w:id="6690" w:author="Lorenzo Fabbri" w:date="2024-09-24T14:48:00Z" w16du:dateUtc="2024-09-24T12:48:00Z"/>
                    </w:rPr>
                  </w:pPr>
                  <w:del w:id="6691" w:author="Lorenzo Fabbri" w:date="2024-09-24T14:48:00Z" w16du:dateUtc="2024-09-24T12:48:00Z">
                    <w:r w:rsidRPr="005A6AA3" w:rsidDel="00AE71EA">
                      <w:rPr>
                        <w:rFonts w:ascii="Calibri" w:hAnsi="Calibri"/>
                        <w:sz w:val="20"/>
                      </w:rPr>
                      <w:delText>3.5 (2.1, 5.0)</w:delText>
                    </w:r>
                  </w:del>
                </w:p>
              </w:tc>
              <w:tc>
                <w:tcPr>
                  <w:tcW w:w="0" w:type="dxa"/>
                  <w:tcPrChange w:id="66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46B48" w14:textId="7890B74F" w:rsidR="00066508" w:rsidRPr="005A6AA3" w:rsidDel="00AE71EA" w:rsidRDefault="00000000">
                  <w:pPr>
                    <w:keepNext/>
                    <w:widowControl w:val="0"/>
                    <w:spacing w:after="60"/>
                    <w:jc w:val="center"/>
                    <w:rPr>
                      <w:del w:id="6693" w:author="Lorenzo Fabbri" w:date="2024-09-24T14:48:00Z" w16du:dateUtc="2024-09-24T12:48:00Z"/>
                    </w:rPr>
                  </w:pPr>
                  <w:del w:id="6694" w:author="Lorenzo Fabbri" w:date="2024-09-24T14:48:00Z" w16du:dateUtc="2024-09-24T12:48:00Z">
                    <w:r w:rsidRPr="005A6AA3" w:rsidDel="00AE71EA">
                      <w:rPr>
                        <w:rFonts w:ascii="Calibri" w:hAnsi="Calibri"/>
                        <w:sz w:val="20"/>
                      </w:rPr>
                      <w:delText>1.0 (0.4, 1.6)</w:delText>
                    </w:r>
                  </w:del>
                </w:p>
              </w:tc>
              <w:tc>
                <w:tcPr>
                  <w:tcW w:w="0" w:type="dxa"/>
                  <w:tcPrChange w:id="669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5D49F51" w14:textId="2CB99C68" w:rsidR="00066508" w:rsidRPr="005A6AA3" w:rsidDel="00AE71EA" w:rsidRDefault="00000000">
                  <w:pPr>
                    <w:keepNext/>
                    <w:widowControl w:val="0"/>
                    <w:spacing w:after="60"/>
                    <w:jc w:val="center"/>
                    <w:rPr>
                      <w:del w:id="6696" w:author="Lorenzo Fabbri" w:date="2024-09-24T14:48:00Z" w16du:dateUtc="2024-09-24T12:48:00Z"/>
                    </w:rPr>
                  </w:pPr>
                  <w:del w:id="6697" w:author="Lorenzo Fabbri" w:date="2024-09-24T14:48:00Z" w16du:dateUtc="2024-09-24T12:48:00Z">
                    <w:r w:rsidRPr="005A6AA3" w:rsidDel="00AE71EA">
                      <w:rPr>
                        <w:rFonts w:ascii="Calibri" w:hAnsi="Calibri"/>
                        <w:sz w:val="20"/>
                      </w:rPr>
                      <w:delText>2.6 (1.6, 5.0)</w:delText>
                    </w:r>
                  </w:del>
                </w:p>
              </w:tc>
              <w:tc>
                <w:tcPr>
                  <w:tcW w:w="0" w:type="dxa"/>
                  <w:tcPrChange w:id="66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F0D16C" w14:textId="36985769" w:rsidR="00066508" w:rsidRPr="005A6AA3" w:rsidDel="00AE71EA" w:rsidRDefault="00000000">
                  <w:pPr>
                    <w:keepNext/>
                    <w:widowControl w:val="0"/>
                    <w:spacing w:after="60"/>
                    <w:jc w:val="center"/>
                    <w:rPr>
                      <w:del w:id="6699" w:author="Lorenzo Fabbri" w:date="2024-09-24T14:48:00Z" w16du:dateUtc="2024-09-24T12:48:00Z"/>
                    </w:rPr>
                  </w:pPr>
                  <w:del w:id="6700" w:author="Lorenzo Fabbri" w:date="2024-09-24T14:48:00Z" w16du:dateUtc="2024-09-24T12:48:00Z">
                    <w:r w:rsidRPr="005A6AA3" w:rsidDel="00AE71EA">
                      <w:rPr>
                        <w:rFonts w:ascii="Calibri" w:hAnsi="Calibri"/>
                        <w:sz w:val="20"/>
                      </w:rPr>
                      <w:delText>1.5 (1.0, 2.0)</w:delText>
                    </w:r>
                  </w:del>
                </w:p>
              </w:tc>
            </w:tr>
            <w:tr w:rsidR="00066508" w:rsidRPr="005A6AA3" w:rsidDel="00AE71EA" w14:paraId="6B8E36EE" w14:textId="49E8ED96" w:rsidTr="006C3DDD">
              <w:trPr>
                <w:del w:id="6701" w:author="Lorenzo Fabbri" w:date="2024-09-24T14:48:00Z"/>
                <w:trPrChange w:id="6702" w:author="Lorenzo Fabbri" w:date="2024-09-19T20:38:00Z" w16du:dateUtc="2024-09-19T18:38:00Z">
                  <w:trPr>
                    <w:gridBefore w:val="1"/>
                    <w:cantSplit/>
                    <w:jc w:val="center"/>
                  </w:trPr>
                </w:trPrChange>
              </w:trPr>
              <w:tc>
                <w:tcPr>
                  <w:tcW w:w="0" w:type="dxa"/>
                  <w:tcPrChange w:id="670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66F4C" w14:textId="04C67B06" w:rsidR="00066508" w:rsidRPr="005A6AA3" w:rsidDel="00AE71EA" w:rsidRDefault="00000000">
                  <w:pPr>
                    <w:keepNext/>
                    <w:widowControl w:val="0"/>
                    <w:spacing w:after="60"/>
                    <w:rPr>
                      <w:del w:id="6704" w:author="Lorenzo Fabbri" w:date="2024-09-24T14:48:00Z" w16du:dateUtc="2024-09-24T12:48:00Z"/>
                    </w:rPr>
                  </w:pPr>
                  <w:del w:id="6705" w:author="Lorenzo Fabbri" w:date="2024-09-24T14:48:00Z" w16du:dateUtc="2024-09-24T12:48:00Z">
                    <w:r w:rsidRPr="005A6AA3" w:rsidDel="00AE71EA">
                      <w:rPr>
                        <w:rFonts w:ascii="Calibri" w:hAnsi="Calibri"/>
                        <w:sz w:val="20"/>
                      </w:rPr>
                      <w:delText>    Unknown</w:delText>
                    </w:r>
                  </w:del>
                </w:p>
              </w:tc>
              <w:tc>
                <w:tcPr>
                  <w:tcW w:w="0" w:type="dxa"/>
                  <w:tcPrChange w:id="67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8BB3B" w14:textId="0166A739" w:rsidR="00066508" w:rsidRPr="005A6AA3" w:rsidDel="00AE71EA" w:rsidRDefault="00000000">
                  <w:pPr>
                    <w:keepNext/>
                    <w:widowControl w:val="0"/>
                    <w:spacing w:after="60"/>
                    <w:jc w:val="center"/>
                    <w:rPr>
                      <w:del w:id="6707" w:author="Lorenzo Fabbri" w:date="2024-09-24T14:48:00Z" w16du:dateUtc="2024-09-24T12:48:00Z"/>
                    </w:rPr>
                  </w:pPr>
                  <w:del w:id="6708" w:author="Lorenzo Fabbri" w:date="2024-09-24T14:48:00Z" w16du:dateUtc="2024-09-24T12:48:00Z">
                    <w:r w:rsidRPr="005A6AA3" w:rsidDel="00AE71EA">
                      <w:rPr>
                        <w:rFonts w:ascii="Calibri" w:hAnsi="Calibri"/>
                        <w:sz w:val="20"/>
                      </w:rPr>
                      <w:delText>5</w:delText>
                    </w:r>
                  </w:del>
                </w:p>
              </w:tc>
              <w:tc>
                <w:tcPr>
                  <w:tcW w:w="0" w:type="dxa"/>
                  <w:tcPrChange w:id="67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E3B39B" w14:textId="174AA613" w:rsidR="00066508" w:rsidRPr="005A6AA3" w:rsidDel="00AE71EA" w:rsidRDefault="00000000">
                  <w:pPr>
                    <w:keepNext/>
                    <w:widowControl w:val="0"/>
                    <w:spacing w:after="60"/>
                    <w:jc w:val="center"/>
                    <w:rPr>
                      <w:del w:id="6710" w:author="Lorenzo Fabbri" w:date="2024-09-24T14:48:00Z" w16du:dateUtc="2024-09-24T12:48:00Z"/>
                    </w:rPr>
                  </w:pPr>
                  <w:del w:id="6711" w:author="Lorenzo Fabbri" w:date="2024-09-24T14:48:00Z" w16du:dateUtc="2024-09-24T12:48:00Z">
                    <w:r w:rsidRPr="005A6AA3" w:rsidDel="00AE71EA">
                      <w:rPr>
                        <w:rFonts w:ascii="Calibri" w:hAnsi="Calibri"/>
                        <w:sz w:val="20"/>
                      </w:rPr>
                      <w:delText>1</w:delText>
                    </w:r>
                  </w:del>
                </w:p>
              </w:tc>
              <w:tc>
                <w:tcPr>
                  <w:tcW w:w="0" w:type="dxa"/>
                  <w:tcPrChange w:id="67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6E0DBC" w14:textId="006B5921" w:rsidR="00066508" w:rsidRPr="005A6AA3" w:rsidDel="00AE71EA" w:rsidRDefault="00000000">
                  <w:pPr>
                    <w:keepNext/>
                    <w:widowControl w:val="0"/>
                    <w:spacing w:after="60"/>
                    <w:jc w:val="center"/>
                    <w:rPr>
                      <w:del w:id="6713" w:author="Lorenzo Fabbri" w:date="2024-09-24T14:48:00Z" w16du:dateUtc="2024-09-24T12:48:00Z"/>
                    </w:rPr>
                  </w:pPr>
                  <w:del w:id="6714" w:author="Lorenzo Fabbri" w:date="2024-09-24T14:48:00Z" w16du:dateUtc="2024-09-24T12:48:00Z">
                    <w:r w:rsidRPr="005A6AA3" w:rsidDel="00AE71EA">
                      <w:rPr>
                        <w:rFonts w:ascii="Calibri" w:hAnsi="Calibri"/>
                        <w:sz w:val="20"/>
                      </w:rPr>
                      <w:delText>0</w:delText>
                    </w:r>
                  </w:del>
                </w:p>
              </w:tc>
              <w:tc>
                <w:tcPr>
                  <w:tcW w:w="0" w:type="dxa"/>
                  <w:tcPrChange w:id="67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11C9A0" w14:textId="08713686" w:rsidR="00066508" w:rsidRPr="005A6AA3" w:rsidDel="00AE71EA" w:rsidRDefault="00000000">
                  <w:pPr>
                    <w:keepNext/>
                    <w:widowControl w:val="0"/>
                    <w:spacing w:after="60"/>
                    <w:jc w:val="center"/>
                    <w:rPr>
                      <w:del w:id="6716" w:author="Lorenzo Fabbri" w:date="2024-09-24T14:48:00Z" w16du:dateUtc="2024-09-24T12:48:00Z"/>
                    </w:rPr>
                  </w:pPr>
                  <w:del w:id="6717" w:author="Lorenzo Fabbri" w:date="2024-09-24T14:48:00Z" w16du:dateUtc="2024-09-24T12:48:00Z">
                    <w:r w:rsidRPr="005A6AA3" w:rsidDel="00AE71EA">
                      <w:rPr>
                        <w:rFonts w:ascii="Calibri" w:hAnsi="Calibri"/>
                        <w:sz w:val="20"/>
                      </w:rPr>
                      <w:delText>2</w:delText>
                    </w:r>
                  </w:del>
                </w:p>
              </w:tc>
              <w:tc>
                <w:tcPr>
                  <w:tcW w:w="0" w:type="dxa"/>
                  <w:tcPrChange w:id="67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0E149" w14:textId="52C795A3" w:rsidR="00066508" w:rsidRPr="005A6AA3" w:rsidDel="00AE71EA" w:rsidRDefault="00000000">
                  <w:pPr>
                    <w:keepNext/>
                    <w:widowControl w:val="0"/>
                    <w:spacing w:after="60"/>
                    <w:jc w:val="center"/>
                    <w:rPr>
                      <w:del w:id="6719" w:author="Lorenzo Fabbri" w:date="2024-09-24T14:48:00Z" w16du:dateUtc="2024-09-24T12:48:00Z"/>
                    </w:rPr>
                  </w:pPr>
                  <w:del w:id="6720" w:author="Lorenzo Fabbri" w:date="2024-09-24T14:48:00Z" w16du:dateUtc="2024-09-24T12:48:00Z">
                    <w:r w:rsidRPr="005A6AA3" w:rsidDel="00AE71EA">
                      <w:rPr>
                        <w:rFonts w:ascii="Calibri" w:hAnsi="Calibri"/>
                        <w:sz w:val="20"/>
                      </w:rPr>
                      <w:delText>2</w:delText>
                    </w:r>
                  </w:del>
                </w:p>
              </w:tc>
              <w:tc>
                <w:tcPr>
                  <w:tcW w:w="0" w:type="dxa"/>
                  <w:tcPrChange w:id="672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97F5F0B" w14:textId="06AA06CA" w:rsidR="00066508" w:rsidRPr="005A6AA3" w:rsidDel="00AE71EA" w:rsidRDefault="00000000">
                  <w:pPr>
                    <w:keepNext/>
                    <w:widowControl w:val="0"/>
                    <w:spacing w:after="60"/>
                    <w:jc w:val="center"/>
                    <w:rPr>
                      <w:del w:id="6722" w:author="Lorenzo Fabbri" w:date="2024-09-24T14:48:00Z" w16du:dateUtc="2024-09-24T12:48:00Z"/>
                    </w:rPr>
                  </w:pPr>
                  <w:del w:id="6723" w:author="Lorenzo Fabbri" w:date="2024-09-24T14:48:00Z" w16du:dateUtc="2024-09-24T12:48:00Z">
                    <w:r w:rsidRPr="005A6AA3" w:rsidDel="00AE71EA">
                      <w:rPr>
                        <w:rFonts w:ascii="Calibri" w:hAnsi="Calibri"/>
                        <w:sz w:val="20"/>
                      </w:rPr>
                      <w:delText>0</w:delText>
                    </w:r>
                  </w:del>
                </w:p>
              </w:tc>
              <w:tc>
                <w:tcPr>
                  <w:tcW w:w="0" w:type="dxa"/>
                  <w:tcPrChange w:id="67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6E2BAC" w14:textId="1932B8D1" w:rsidR="00066508" w:rsidRPr="005A6AA3" w:rsidDel="00AE71EA" w:rsidRDefault="00000000">
                  <w:pPr>
                    <w:keepNext/>
                    <w:widowControl w:val="0"/>
                    <w:spacing w:after="60"/>
                    <w:jc w:val="center"/>
                    <w:rPr>
                      <w:del w:id="6725" w:author="Lorenzo Fabbri" w:date="2024-09-24T14:48:00Z" w16du:dateUtc="2024-09-24T12:48:00Z"/>
                    </w:rPr>
                  </w:pPr>
                  <w:del w:id="6726" w:author="Lorenzo Fabbri" w:date="2024-09-24T14:48:00Z" w16du:dateUtc="2024-09-24T12:48:00Z">
                    <w:r w:rsidRPr="005A6AA3" w:rsidDel="00AE71EA">
                      <w:rPr>
                        <w:rFonts w:ascii="Calibri" w:hAnsi="Calibri"/>
                        <w:sz w:val="20"/>
                      </w:rPr>
                      <w:delText>0</w:delText>
                    </w:r>
                  </w:del>
                </w:p>
              </w:tc>
            </w:tr>
            <w:tr w:rsidR="00066508" w:rsidRPr="005A6AA3" w:rsidDel="00AE71EA" w14:paraId="29D412F5" w14:textId="2F51017C" w:rsidTr="006C3DDD">
              <w:trPr>
                <w:del w:id="6727" w:author="Lorenzo Fabbri" w:date="2024-09-24T14:48:00Z"/>
                <w:trPrChange w:id="6728" w:author="Lorenzo Fabbri" w:date="2024-09-19T20:38:00Z" w16du:dateUtc="2024-09-19T18:38:00Z">
                  <w:trPr>
                    <w:gridBefore w:val="1"/>
                    <w:cantSplit/>
                    <w:jc w:val="center"/>
                  </w:trPr>
                </w:trPrChange>
              </w:trPr>
              <w:tc>
                <w:tcPr>
                  <w:tcW w:w="0" w:type="dxa"/>
                  <w:tcPrChange w:id="672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DE334F" w14:textId="0761C622" w:rsidR="00066508" w:rsidRPr="005A6AA3" w:rsidDel="00AE71EA" w:rsidRDefault="00000000">
                  <w:pPr>
                    <w:keepNext/>
                    <w:widowControl w:val="0"/>
                    <w:spacing w:after="60"/>
                    <w:rPr>
                      <w:del w:id="6730" w:author="Lorenzo Fabbri" w:date="2024-09-24T14:48:00Z" w16du:dateUtc="2024-09-24T12:48:00Z"/>
                    </w:rPr>
                  </w:pPr>
                  <w:del w:id="6731" w:author="Lorenzo Fabbri" w:date="2024-09-24T14:48:00Z" w16du:dateUtc="2024-09-24T12:48:00Z">
                    <w:r w:rsidRPr="005A6AA3" w:rsidDel="00AE71EA">
                      <w:rPr>
                        <w:rFonts w:ascii="Calibri" w:hAnsi="Calibri"/>
                        <w:sz w:val="20"/>
                      </w:rPr>
                      <w:delText>Fruits (times/week)</w:delText>
                    </w:r>
                  </w:del>
                </w:p>
              </w:tc>
              <w:tc>
                <w:tcPr>
                  <w:tcW w:w="0" w:type="dxa"/>
                  <w:tcPrChange w:id="67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633849" w14:textId="489B387E" w:rsidR="00066508" w:rsidRPr="005A6AA3" w:rsidDel="00AE71EA" w:rsidRDefault="00000000">
                  <w:pPr>
                    <w:keepNext/>
                    <w:widowControl w:val="0"/>
                    <w:spacing w:after="60"/>
                    <w:jc w:val="center"/>
                    <w:rPr>
                      <w:del w:id="6733" w:author="Lorenzo Fabbri" w:date="2024-09-24T14:48:00Z" w16du:dateUtc="2024-09-24T12:48:00Z"/>
                    </w:rPr>
                  </w:pPr>
                  <w:del w:id="6734" w:author="Lorenzo Fabbri" w:date="2024-09-24T14:48:00Z" w16du:dateUtc="2024-09-24T12:48:00Z">
                    <w:r w:rsidRPr="005A6AA3" w:rsidDel="00AE71EA">
                      <w:rPr>
                        <w:rFonts w:ascii="Calibri" w:hAnsi="Calibri"/>
                        <w:sz w:val="20"/>
                      </w:rPr>
                      <w:delText>9.0 (5.9, 18.0)</w:delText>
                    </w:r>
                  </w:del>
                </w:p>
              </w:tc>
              <w:tc>
                <w:tcPr>
                  <w:tcW w:w="0" w:type="dxa"/>
                  <w:tcPrChange w:id="67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33983" w14:textId="0B7978AC" w:rsidR="00066508" w:rsidRPr="005A6AA3" w:rsidDel="00AE71EA" w:rsidRDefault="00000000">
                  <w:pPr>
                    <w:keepNext/>
                    <w:widowControl w:val="0"/>
                    <w:spacing w:after="60"/>
                    <w:jc w:val="center"/>
                    <w:rPr>
                      <w:del w:id="6736" w:author="Lorenzo Fabbri" w:date="2024-09-24T14:48:00Z" w16du:dateUtc="2024-09-24T12:48:00Z"/>
                    </w:rPr>
                  </w:pPr>
                  <w:del w:id="6737" w:author="Lorenzo Fabbri" w:date="2024-09-24T14:48:00Z" w16du:dateUtc="2024-09-24T12:48:00Z">
                    <w:r w:rsidRPr="005A6AA3" w:rsidDel="00AE71EA">
                      <w:rPr>
                        <w:rFonts w:ascii="Calibri" w:hAnsi="Calibri"/>
                        <w:sz w:val="20"/>
                      </w:rPr>
                      <w:delText>15.5 (10.0, 21.0)</w:delText>
                    </w:r>
                  </w:del>
                </w:p>
              </w:tc>
              <w:tc>
                <w:tcPr>
                  <w:tcW w:w="0" w:type="dxa"/>
                  <w:tcPrChange w:id="67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22D22" w14:textId="49691EA8" w:rsidR="00066508" w:rsidRPr="005A6AA3" w:rsidDel="00AE71EA" w:rsidRDefault="00000000">
                  <w:pPr>
                    <w:keepNext/>
                    <w:widowControl w:val="0"/>
                    <w:spacing w:after="60"/>
                    <w:jc w:val="center"/>
                    <w:rPr>
                      <w:del w:id="6739" w:author="Lorenzo Fabbri" w:date="2024-09-24T14:48:00Z" w16du:dateUtc="2024-09-24T12:48:00Z"/>
                    </w:rPr>
                  </w:pPr>
                  <w:del w:id="6740" w:author="Lorenzo Fabbri" w:date="2024-09-24T14:48:00Z" w16du:dateUtc="2024-09-24T12:48:00Z">
                    <w:r w:rsidRPr="005A6AA3" w:rsidDel="00AE71EA">
                      <w:rPr>
                        <w:rFonts w:ascii="Calibri" w:hAnsi="Calibri"/>
                        <w:sz w:val="20"/>
                      </w:rPr>
                      <w:delText>6.6 (3.3, 13.5)</w:delText>
                    </w:r>
                  </w:del>
                </w:p>
              </w:tc>
              <w:tc>
                <w:tcPr>
                  <w:tcW w:w="0" w:type="dxa"/>
                  <w:tcPrChange w:id="67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3A4352" w14:textId="3F4BA4C5" w:rsidR="00066508" w:rsidRPr="005A6AA3" w:rsidDel="00AE71EA" w:rsidRDefault="00000000">
                  <w:pPr>
                    <w:keepNext/>
                    <w:widowControl w:val="0"/>
                    <w:spacing w:after="60"/>
                    <w:jc w:val="center"/>
                    <w:rPr>
                      <w:del w:id="6742" w:author="Lorenzo Fabbri" w:date="2024-09-24T14:48:00Z" w16du:dateUtc="2024-09-24T12:48:00Z"/>
                    </w:rPr>
                  </w:pPr>
                  <w:del w:id="6743" w:author="Lorenzo Fabbri" w:date="2024-09-24T14:48:00Z" w16du:dateUtc="2024-09-24T12:48:00Z">
                    <w:r w:rsidRPr="005A6AA3" w:rsidDel="00AE71EA">
                      <w:rPr>
                        <w:rFonts w:ascii="Calibri" w:hAnsi="Calibri"/>
                        <w:sz w:val="20"/>
                      </w:rPr>
                      <w:delText>7.5 (3.6, 12.6)</w:delText>
                    </w:r>
                  </w:del>
                </w:p>
              </w:tc>
              <w:tc>
                <w:tcPr>
                  <w:tcW w:w="0" w:type="dxa"/>
                  <w:tcPrChange w:id="67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35960D" w14:textId="26E2532F" w:rsidR="00066508" w:rsidRPr="005A6AA3" w:rsidDel="00AE71EA" w:rsidRDefault="00000000">
                  <w:pPr>
                    <w:keepNext/>
                    <w:widowControl w:val="0"/>
                    <w:spacing w:after="60"/>
                    <w:jc w:val="center"/>
                    <w:rPr>
                      <w:del w:id="6745" w:author="Lorenzo Fabbri" w:date="2024-09-24T14:48:00Z" w16du:dateUtc="2024-09-24T12:48:00Z"/>
                    </w:rPr>
                  </w:pPr>
                  <w:del w:id="6746" w:author="Lorenzo Fabbri" w:date="2024-09-24T14:48:00Z" w16du:dateUtc="2024-09-24T12:48:00Z">
                    <w:r w:rsidRPr="005A6AA3" w:rsidDel="00AE71EA">
                      <w:rPr>
                        <w:rFonts w:ascii="Calibri" w:hAnsi="Calibri"/>
                        <w:sz w:val="20"/>
                      </w:rPr>
                      <w:delText>7.3 (3.8, 9.6)</w:delText>
                    </w:r>
                  </w:del>
                </w:p>
              </w:tc>
              <w:tc>
                <w:tcPr>
                  <w:tcW w:w="0" w:type="dxa"/>
                  <w:tcPrChange w:id="674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FCA54D4" w14:textId="6E56430B" w:rsidR="00066508" w:rsidRPr="005A6AA3" w:rsidDel="00AE71EA" w:rsidRDefault="00000000">
                  <w:pPr>
                    <w:keepNext/>
                    <w:widowControl w:val="0"/>
                    <w:spacing w:after="60"/>
                    <w:jc w:val="center"/>
                    <w:rPr>
                      <w:del w:id="6748" w:author="Lorenzo Fabbri" w:date="2024-09-24T14:48:00Z" w16du:dateUtc="2024-09-24T12:48:00Z"/>
                    </w:rPr>
                  </w:pPr>
                  <w:del w:id="6749" w:author="Lorenzo Fabbri" w:date="2024-09-24T14:48:00Z" w16du:dateUtc="2024-09-24T12:48:00Z">
                    <w:r w:rsidRPr="005A6AA3" w:rsidDel="00AE71EA">
                      <w:rPr>
                        <w:rFonts w:ascii="Calibri" w:hAnsi="Calibri"/>
                        <w:sz w:val="20"/>
                      </w:rPr>
                      <w:delText>14.1 (8.6, 21.0)</w:delText>
                    </w:r>
                  </w:del>
                </w:p>
              </w:tc>
              <w:tc>
                <w:tcPr>
                  <w:tcW w:w="0" w:type="dxa"/>
                  <w:tcPrChange w:id="67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251645" w14:textId="688772EE" w:rsidR="00066508" w:rsidRPr="005A6AA3" w:rsidDel="00AE71EA" w:rsidRDefault="00000000">
                  <w:pPr>
                    <w:keepNext/>
                    <w:widowControl w:val="0"/>
                    <w:spacing w:after="60"/>
                    <w:jc w:val="center"/>
                    <w:rPr>
                      <w:del w:id="6751" w:author="Lorenzo Fabbri" w:date="2024-09-24T14:48:00Z" w16du:dateUtc="2024-09-24T12:48:00Z"/>
                    </w:rPr>
                  </w:pPr>
                  <w:del w:id="6752" w:author="Lorenzo Fabbri" w:date="2024-09-24T14:48:00Z" w16du:dateUtc="2024-09-24T12:48:00Z">
                    <w:r w:rsidRPr="005A6AA3" w:rsidDel="00AE71EA">
                      <w:rPr>
                        <w:rFonts w:ascii="Calibri" w:hAnsi="Calibri"/>
                        <w:sz w:val="20"/>
                      </w:rPr>
                      <w:delText>8.5 (6.2, 13.5)</w:delText>
                    </w:r>
                  </w:del>
                </w:p>
              </w:tc>
            </w:tr>
            <w:tr w:rsidR="00066508" w:rsidRPr="005A6AA3" w:rsidDel="00AE71EA" w14:paraId="7D0BBFDD" w14:textId="0B6428DA" w:rsidTr="006C3DDD">
              <w:trPr>
                <w:del w:id="6753" w:author="Lorenzo Fabbri" w:date="2024-09-24T14:48:00Z"/>
                <w:trPrChange w:id="6754" w:author="Lorenzo Fabbri" w:date="2024-09-19T20:38:00Z" w16du:dateUtc="2024-09-19T18:38:00Z">
                  <w:trPr>
                    <w:gridBefore w:val="1"/>
                    <w:cantSplit/>
                    <w:jc w:val="center"/>
                  </w:trPr>
                </w:trPrChange>
              </w:trPr>
              <w:tc>
                <w:tcPr>
                  <w:tcW w:w="0" w:type="dxa"/>
                  <w:tcPrChange w:id="675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E81C31" w14:textId="4F2B6457" w:rsidR="00066508" w:rsidRPr="005A6AA3" w:rsidDel="00AE71EA" w:rsidRDefault="00000000">
                  <w:pPr>
                    <w:keepNext/>
                    <w:widowControl w:val="0"/>
                    <w:spacing w:after="60"/>
                    <w:rPr>
                      <w:del w:id="6756" w:author="Lorenzo Fabbri" w:date="2024-09-24T14:48:00Z" w16du:dateUtc="2024-09-24T12:48:00Z"/>
                    </w:rPr>
                  </w:pPr>
                  <w:del w:id="6757" w:author="Lorenzo Fabbri" w:date="2024-09-24T14:48:00Z" w16du:dateUtc="2024-09-24T12:48:00Z">
                    <w:r w:rsidRPr="005A6AA3" w:rsidDel="00AE71EA">
                      <w:rPr>
                        <w:rFonts w:ascii="Calibri" w:hAnsi="Calibri"/>
                        <w:sz w:val="20"/>
                      </w:rPr>
                      <w:delText>    Unknown</w:delText>
                    </w:r>
                  </w:del>
                </w:p>
              </w:tc>
              <w:tc>
                <w:tcPr>
                  <w:tcW w:w="0" w:type="dxa"/>
                  <w:tcPrChange w:id="67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E6E33" w14:textId="1A3F3507" w:rsidR="00066508" w:rsidRPr="005A6AA3" w:rsidDel="00AE71EA" w:rsidRDefault="00000000">
                  <w:pPr>
                    <w:keepNext/>
                    <w:widowControl w:val="0"/>
                    <w:spacing w:after="60"/>
                    <w:jc w:val="center"/>
                    <w:rPr>
                      <w:del w:id="6759" w:author="Lorenzo Fabbri" w:date="2024-09-24T14:48:00Z" w16du:dateUtc="2024-09-24T12:48:00Z"/>
                    </w:rPr>
                  </w:pPr>
                  <w:del w:id="6760" w:author="Lorenzo Fabbri" w:date="2024-09-24T14:48:00Z" w16du:dateUtc="2024-09-24T12:48:00Z">
                    <w:r w:rsidRPr="005A6AA3" w:rsidDel="00AE71EA">
                      <w:rPr>
                        <w:rFonts w:ascii="Calibri" w:hAnsi="Calibri"/>
                        <w:sz w:val="20"/>
                      </w:rPr>
                      <w:delText>7</w:delText>
                    </w:r>
                  </w:del>
                </w:p>
              </w:tc>
              <w:tc>
                <w:tcPr>
                  <w:tcW w:w="0" w:type="dxa"/>
                  <w:tcPrChange w:id="67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2671AC" w14:textId="4B1A054E" w:rsidR="00066508" w:rsidRPr="005A6AA3" w:rsidDel="00AE71EA" w:rsidRDefault="00000000">
                  <w:pPr>
                    <w:keepNext/>
                    <w:widowControl w:val="0"/>
                    <w:spacing w:after="60"/>
                    <w:jc w:val="center"/>
                    <w:rPr>
                      <w:del w:id="6762" w:author="Lorenzo Fabbri" w:date="2024-09-24T14:48:00Z" w16du:dateUtc="2024-09-24T12:48:00Z"/>
                    </w:rPr>
                  </w:pPr>
                  <w:del w:id="6763" w:author="Lorenzo Fabbri" w:date="2024-09-24T14:48:00Z" w16du:dateUtc="2024-09-24T12:48:00Z">
                    <w:r w:rsidRPr="005A6AA3" w:rsidDel="00AE71EA">
                      <w:rPr>
                        <w:rFonts w:ascii="Calibri" w:hAnsi="Calibri"/>
                        <w:sz w:val="20"/>
                      </w:rPr>
                      <w:delText>2</w:delText>
                    </w:r>
                  </w:del>
                </w:p>
              </w:tc>
              <w:tc>
                <w:tcPr>
                  <w:tcW w:w="0" w:type="dxa"/>
                  <w:tcPrChange w:id="67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3907A" w14:textId="01AC6719" w:rsidR="00066508" w:rsidRPr="005A6AA3" w:rsidDel="00AE71EA" w:rsidRDefault="00000000">
                  <w:pPr>
                    <w:keepNext/>
                    <w:widowControl w:val="0"/>
                    <w:spacing w:after="60"/>
                    <w:jc w:val="center"/>
                    <w:rPr>
                      <w:del w:id="6765" w:author="Lorenzo Fabbri" w:date="2024-09-24T14:48:00Z" w16du:dateUtc="2024-09-24T12:48:00Z"/>
                    </w:rPr>
                  </w:pPr>
                  <w:del w:id="6766" w:author="Lorenzo Fabbri" w:date="2024-09-24T14:48:00Z" w16du:dateUtc="2024-09-24T12:48:00Z">
                    <w:r w:rsidRPr="005A6AA3" w:rsidDel="00AE71EA">
                      <w:rPr>
                        <w:rFonts w:ascii="Calibri" w:hAnsi="Calibri"/>
                        <w:sz w:val="20"/>
                      </w:rPr>
                      <w:delText>0</w:delText>
                    </w:r>
                  </w:del>
                </w:p>
              </w:tc>
              <w:tc>
                <w:tcPr>
                  <w:tcW w:w="0" w:type="dxa"/>
                  <w:tcPrChange w:id="67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A6C9E" w14:textId="531920FE" w:rsidR="00066508" w:rsidRPr="005A6AA3" w:rsidDel="00AE71EA" w:rsidRDefault="00000000">
                  <w:pPr>
                    <w:keepNext/>
                    <w:widowControl w:val="0"/>
                    <w:spacing w:after="60"/>
                    <w:jc w:val="center"/>
                    <w:rPr>
                      <w:del w:id="6768" w:author="Lorenzo Fabbri" w:date="2024-09-24T14:48:00Z" w16du:dateUtc="2024-09-24T12:48:00Z"/>
                    </w:rPr>
                  </w:pPr>
                  <w:del w:id="6769" w:author="Lorenzo Fabbri" w:date="2024-09-24T14:48:00Z" w16du:dateUtc="2024-09-24T12:48:00Z">
                    <w:r w:rsidRPr="005A6AA3" w:rsidDel="00AE71EA">
                      <w:rPr>
                        <w:rFonts w:ascii="Calibri" w:hAnsi="Calibri"/>
                        <w:sz w:val="20"/>
                      </w:rPr>
                      <w:delText>2</w:delText>
                    </w:r>
                  </w:del>
                </w:p>
              </w:tc>
              <w:tc>
                <w:tcPr>
                  <w:tcW w:w="0" w:type="dxa"/>
                  <w:tcPrChange w:id="67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5AA24" w14:textId="38163BA7" w:rsidR="00066508" w:rsidRPr="005A6AA3" w:rsidDel="00AE71EA" w:rsidRDefault="00000000">
                  <w:pPr>
                    <w:keepNext/>
                    <w:widowControl w:val="0"/>
                    <w:spacing w:after="60"/>
                    <w:jc w:val="center"/>
                    <w:rPr>
                      <w:del w:id="6771" w:author="Lorenzo Fabbri" w:date="2024-09-24T14:48:00Z" w16du:dateUtc="2024-09-24T12:48:00Z"/>
                    </w:rPr>
                  </w:pPr>
                  <w:del w:id="6772" w:author="Lorenzo Fabbri" w:date="2024-09-24T14:48:00Z" w16du:dateUtc="2024-09-24T12:48:00Z">
                    <w:r w:rsidRPr="005A6AA3" w:rsidDel="00AE71EA">
                      <w:rPr>
                        <w:rFonts w:ascii="Calibri" w:hAnsi="Calibri"/>
                        <w:sz w:val="20"/>
                      </w:rPr>
                      <w:delText>2</w:delText>
                    </w:r>
                  </w:del>
                </w:p>
              </w:tc>
              <w:tc>
                <w:tcPr>
                  <w:tcW w:w="0" w:type="dxa"/>
                  <w:tcPrChange w:id="677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DACD828" w14:textId="1084B020" w:rsidR="00066508" w:rsidRPr="005A6AA3" w:rsidDel="00AE71EA" w:rsidRDefault="00000000">
                  <w:pPr>
                    <w:keepNext/>
                    <w:widowControl w:val="0"/>
                    <w:spacing w:after="60"/>
                    <w:jc w:val="center"/>
                    <w:rPr>
                      <w:del w:id="6774" w:author="Lorenzo Fabbri" w:date="2024-09-24T14:48:00Z" w16du:dateUtc="2024-09-24T12:48:00Z"/>
                    </w:rPr>
                  </w:pPr>
                  <w:del w:id="6775" w:author="Lorenzo Fabbri" w:date="2024-09-24T14:48:00Z" w16du:dateUtc="2024-09-24T12:48:00Z">
                    <w:r w:rsidRPr="005A6AA3" w:rsidDel="00AE71EA">
                      <w:rPr>
                        <w:rFonts w:ascii="Calibri" w:hAnsi="Calibri"/>
                        <w:sz w:val="20"/>
                      </w:rPr>
                      <w:delText>1</w:delText>
                    </w:r>
                  </w:del>
                </w:p>
              </w:tc>
              <w:tc>
                <w:tcPr>
                  <w:tcW w:w="0" w:type="dxa"/>
                  <w:tcPrChange w:id="67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ED4F65" w14:textId="46B791E0" w:rsidR="00066508" w:rsidRPr="005A6AA3" w:rsidDel="00AE71EA" w:rsidRDefault="00000000">
                  <w:pPr>
                    <w:keepNext/>
                    <w:widowControl w:val="0"/>
                    <w:spacing w:after="60"/>
                    <w:jc w:val="center"/>
                    <w:rPr>
                      <w:del w:id="6777" w:author="Lorenzo Fabbri" w:date="2024-09-24T14:48:00Z" w16du:dateUtc="2024-09-24T12:48:00Z"/>
                    </w:rPr>
                  </w:pPr>
                  <w:del w:id="6778" w:author="Lorenzo Fabbri" w:date="2024-09-24T14:48:00Z" w16du:dateUtc="2024-09-24T12:48:00Z">
                    <w:r w:rsidRPr="005A6AA3" w:rsidDel="00AE71EA">
                      <w:rPr>
                        <w:rFonts w:ascii="Calibri" w:hAnsi="Calibri"/>
                        <w:sz w:val="20"/>
                      </w:rPr>
                      <w:delText>0</w:delText>
                    </w:r>
                  </w:del>
                </w:p>
              </w:tc>
            </w:tr>
            <w:tr w:rsidR="00066508" w:rsidRPr="005A6AA3" w:rsidDel="00AE71EA" w14:paraId="127C7C85" w14:textId="4B941C72" w:rsidTr="006C3DDD">
              <w:trPr>
                <w:del w:id="6779" w:author="Lorenzo Fabbri" w:date="2024-09-24T14:48:00Z"/>
                <w:trPrChange w:id="6780" w:author="Lorenzo Fabbri" w:date="2024-09-19T20:38:00Z" w16du:dateUtc="2024-09-19T18:38:00Z">
                  <w:trPr>
                    <w:gridBefore w:val="1"/>
                    <w:cantSplit/>
                    <w:jc w:val="center"/>
                  </w:trPr>
                </w:trPrChange>
              </w:trPr>
              <w:tc>
                <w:tcPr>
                  <w:tcW w:w="0" w:type="dxa"/>
                  <w:tcPrChange w:id="678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CC69F6" w14:textId="7264FEC8" w:rsidR="00066508" w:rsidRPr="005A6AA3" w:rsidDel="00AE71EA" w:rsidRDefault="00000000">
                  <w:pPr>
                    <w:keepNext/>
                    <w:widowControl w:val="0"/>
                    <w:spacing w:after="60"/>
                    <w:rPr>
                      <w:del w:id="6782" w:author="Lorenzo Fabbri" w:date="2024-09-24T14:48:00Z" w16du:dateUtc="2024-09-24T12:48:00Z"/>
                    </w:rPr>
                  </w:pPr>
                  <w:del w:id="6783" w:author="Lorenzo Fabbri" w:date="2024-09-24T14:48:00Z" w16du:dateUtc="2024-09-24T12:48:00Z">
                    <w:r w:rsidRPr="005A6AA3" w:rsidDel="00AE71EA">
                      <w:rPr>
                        <w:rFonts w:ascii="Calibri" w:hAnsi="Calibri"/>
                        <w:sz w:val="20"/>
                      </w:rPr>
                      <w:delText>Hit reaction time standard error (ms)</w:delText>
                    </w:r>
                  </w:del>
                </w:p>
              </w:tc>
              <w:tc>
                <w:tcPr>
                  <w:tcW w:w="0" w:type="dxa"/>
                  <w:tcPrChange w:id="67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09D2C4" w14:textId="3CA4F885" w:rsidR="00066508" w:rsidRPr="005A6AA3" w:rsidDel="00AE71EA" w:rsidRDefault="00000000">
                  <w:pPr>
                    <w:keepNext/>
                    <w:widowControl w:val="0"/>
                    <w:spacing w:after="60"/>
                    <w:jc w:val="center"/>
                    <w:rPr>
                      <w:del w:id="6785" w:author="Lorenzo Fabbri" w:date="2024-09-24T14:48:00Z" w16du:dateUtc="2024-09-24T12:48:00Z"/>
                    </w:rPr>
                  </w:pPr>
                  <w:del w:id="6786" w:author="Lorenzo Fabbri" w:date="2024-09-24T14:48:00Z" w16du:dateUtc="2024-09-24T12:48:00Z">
                    <w:r w:rsidRPr="005A6AA3" w:rsidDel="00AE71EA">
                      <w:rPr>
                        <w:rFonts w:ascii="Calibri" w:hAnsi="Calibri"/>
                        <w:sz w:val="20"/>
                      </w:rPr>
                      <w:delText>299.6 (231.3, 368.2)</w:delText>
                    </w:r>
                  </w:del>
                </w:p>
              </w:tc>
              <w:tc>
                <w:tcPr>
                  <w:tcW w:w="0" w:type="dxa"/>
                  <w:tcPrChange w:id="67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77F39" w14:textId="40D7B7E8" w:rsidR="00066508" w:rsidRPr="005A6AA3" w:rsidDel="00AE71EA" w:rsidRDefault="00000000">
                  <w:pPr>
                    <w:keepNext/>
                    <w:widowControl w:val="0"/>
                    <w:spacing w:after="60"/>
                    <w:jc w:val="center"/>
                    <w:rPr>
                      <w:del w:id="6788" w:author="Lorenzo Fabbri" w:date="2024-09-24T14:48:00Z" w16du:dateUtc="2024-09-24T12:48:00Z"/>
                    </w:rPr>
                  </w:pPr>
                  <w:del w:id="6789" w:author="Lorenzo Fabbri" w:date="2024-09-24T14:48:00Z" w16du:dateUtc="2024-09-24T12:48:00Z">
                    <w:r w:rsidRPr="005A6AA3" w:rsidDel="00AE71EA">
                      <w:rPr>
                        <w:rFonts w:ascii="Calibri" w:hAnsi="Calibri"/>
                        <w:sz w:val="20"/>
                      </w:rPr>
                      <w:delText>355.1 (292.1, 397.5)</w:delText>
                    </w:r>
                  </w:del>
                </w:p>
              </w:tc>
              <w:tc>
                <w:tcPr>
                  <w:tcW w:w="0" w:type="dxa"/>
                  <w:tcPrChange w:id="67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87543" w14:textId="411AAE22" w:rsidR="00066508" w:rsidRPr="005A6AA3" w:rsidDel="00AE71EA" w:rsidRDefault="00000000">
                  <w:pPr>
                    <w:keepNext/>
                    <w:widowControl w:val="0"/>
                    <w:spacing w:after="60"/>
                    <w:jc w:val="center"/>
                    <w:rPr>
                      <w:del w:id="6791" w:author="Lorenzo Fabbri" w:date="2024-09-24T14:48:00Z" w16du:dateUtc="2024-09-24T12:48:00Z"/>
                    </w:rPr>
                  </w:pPr>
                  <w:del w:id="6792" w:author="Lorenzo Fabbri" w:date="2024-09-24T14:48:00Z" w16du:dateUtc="2024-09-24T12:48:00Z">
                    <w:r w:rsidRPr="005A6AA3" w:rsidDel="00AE71EA">
                      <w:rPr>
                        <w:rFonts w:ascii="Calibri" w:hAnsi="Calibri"/>
                        <w:sz w:val="20"/>
                      </w:rPr>
                      <w:delText>237.7 (184.7, 307.0)</w:delText>
                    </w:r>
                  </w:del>
                </w:p>
              </w:tc>
              <w:tc>
                <w:tcPr>
                  <w:tcW w:w="0" w:type="dxa"/>
                  <w:tcPrChange w:id="67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877716" w14:textId="3BDC9DC2" w:rsidR="00066508" w:rsidRPr="005A6AA3" w:rsidDel="00AE71EA" w:rsidRDefault="00000000">
                  <w:pPr>
                    <w:keepNext/>
                    <w:widowControl w:val="0"/>
                    <w:spacing w:after="60"/>
                    <w:jc w:val="center"/>
                    <w:rPr>
                      <w:del w:id="6794" w:author="Lorenzo Fabbri" w:date="2024-09-24T14:48:00Z" w16du:dateUtc="2024-09-24T12:48:00Z"/>
                    </w:rPr>
                  </w:pPr>
                  <w:del w:id="6795" w:author="Lorenzo Fabbri" w:date="2024-09-24T14:48:00Z" w16du:dateUtc="2024-09-24T12:48:00Z">
                    <w:r w:rsidRPr="005A6AA3" w:rsidDel="00AE71EA">
                      <w:rPr>
                        <w:rFonts w:ascii="Calibri" w:hAnsi="Calibri"/>
                        <w:sz w:val="20"/>
                      </w:rPr>
                      <w:delText>256.0 (197.4, 313.8)</w:delText>
                    </w:r>
                  </w:del>
                </w:p>
              </w:tc>
              <w:tc>
                <w:tcPr>
                  <w:tcW w:w="0" w:type="dxa"/>
                  <w:tcPrChange w:id="67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F0687A" w14:textId="3698894C" w:rsidR="00066508" w:rsidRPr="005A6AA3" w:rsidDel="00AE71EA" w:rsidRDefault="00000000">
                  <w:pPr>
                    <w:keepNext/>
                    <w:widowControl w:val="0"/>
                    <w:spacing w:after="60"/>
                    <w:jc w:val="center"/>
                    <w:rPr>
                      <w:del w:id="6797" w:author="Lorenzo Fabbri" w:date="2024-09-24T14:48:00Z" w16du:dateUtc="2024-09-24T12:48:00Z"/>
                    </w:rPr>
                  </w:pPr>
                  <w:del w:id="6798" w:author="Lorenzo Fabbri" w:date="2024-09-24T14:48:00Z" w16du:dateUtc="2024-09-24T12:48:00Z">
                    <w:r w:rsidRPr="005A6AA3" w:rsidDel="00AE71EA">
                      <w:rPr>
                        <w:rFonts w:ascii="Calibri" w:hAnsi="Calibri"/>
                        <w:sz w:val="20"/>
                      </w:rPr>
                      <w:delText>368.4 (324.2, 406.6)</w:delText>
                    </w:r>
                  </w:del>
                </w:p>
              </w:tc>
              <w:tc>
                <w:tcPr>
                  <w:tcW w:w="0" w:type="dxa"/>
                  <w:tcPrChange w:id="679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1E4CFDB" w14:textId="3A2B5242" w:rsidR="00066508" w:rsidRPr="005A6AA3" w:rsidDel="00AE71EA" w:rsidRDefault="00000000">
                  <w:pPr>
                    <w:keepNext/>
                    <w:widowControl w:val="0"/>
                    <w:spacing w:after="60"/>
                    <w:jc w:val="center"/>
                    <w:rPr>
                      <w:del w:id="6800" w:author="Lorenzo Fabbri" w:date="2024-09-24T14:48:00Z" w16du:dateUtc="2024-09-24T12:48:00Z"/>
                    </w:rPr>
                  </w:pPr>
                  <w:del w:id="6801" w:author="Lorenzo Fabbri" w:date="2024-09-24T14:48:00Z" w16du:dateUtc="2024-09-24T12:48:00Z">
                    <w:r w:rsidRPr="005A6AA3" w:rsidDel="00AE71EA">
                      <w:rPr>
                        <w:rFonts w:ascii="Calibri" w:hAnsi="Calibri"/>
                        <w:sz w:val="20"/>
                      </w:rPr>
                      <w:delText>248.7 (193.0, 300.9)</w:delText>
                    </w:r>
                  </w:del>
                </w:p>
              </w:tc>
              <w:tc>
                <w:tcPr>
                  <w:tcW w:w="0" w:type="dxa"/>
                  <w:tcPrChange w:id="68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0705F5" w14:textId="256C6CBC" w:rsidR="00066508" w:rsidRPr="005A6AA3" w:rsidDel="00AE71EA" w:rsidRDefault="00000000">
                  <w:pPr>
                    <w:keepNext/>
                    <w:widowControl w:val="0"/>
                    <w:spacing w:after="60"/>
                    <w:jc w:val="center"/>
                    <w:rPr>
                      <w:del w:id="6803" w:author="Lorenzo Fabbri" w:date="2024-09-24T14:48:00Z" w16du:dateUtc="2024-09-24T12:48:00Z"/>
                    </w:rPr>
                  </w:pPr>
                  <w:del w:id="6804" w:author="Lorenzo Fabbri" w:date="2024-09-24T14:48:00Z" w16du:dateUtc="2024-09-24T12:48:00Z">
                    <w:r w:rsidRPr="005A6AA3" w:rsidDel="00AE71EA">
                      <w:rPr>
                        <w:rFonts w:ascii="Calibri" w:hAnsi="Calibri"/>
                        <w:sz w:val="20"/>
                      </w:rPr>
                      <w:delText>340.9 (281.1, 399.2)</w:delText>
                    </w:r>
                  </w:del>
                </w:p>
              </w:tc>
            </w:tr>
            <w:tr w:rsidR="00066508" w:rsidRPr="005A6AA3" w:rsidDel="00AE71EA" w14:paraId="33427A0F" w14:textId="599B1CAC" w:rsidTr="006C3DDD">
              <w:trPr>
                <w:del w:id="6805" w:author="Lorenzo Fabbri" w:date="2024-09-24T14:48:00Z"/>
                <w:trPrChange w:id="6806" w:author="Lorenzo Fabbri" w:date="2024-09-19T20:38:00Z" w16du:dateUtc="2024-09-19T18:38:00Z">
                  <w:trPr>
                    <w:gridBefore w:val="1"/>
                    <w:cantSplit/>
                    <w:jc w:val="center"/>
                  </w:trPr>
                </w:trPrChange>
              </w:trPr>
              <w:tc>
                <w:tcPr>
                  <w:tcW w:w="0" w:type="dxa"/>
                  <w:tcPrChange w:id="680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CC1BF2D" w14:textId="7CD34259" w:rsidR="00066508" w:rsidRPr="005A6AA3" w:rsidDel="00AE71EA" w:rsidRDefault="00000000">
                  <w:pPr>
                    <w:keepNext/>
                    <w:widowControl w:val="0"/>
                    <w:spacing w:after="60"/>
                    <w:rPr>
                      <w:del w:id="6808" w:author="Lorenzo Fabbri" w:date="2024-09-24T14:48:00Z" w16du:dateUtc="2024-09-24T12:48:00Z"/>
                    </w:rPr>
                  </w:pPr>
                  <w:del w:id="6809" w:author="Lorenzo Fabbri" w:date="2024-09-24T14:48:00Z" w16du:dateUtc="2024-09-24T12:48:00Z">
                    <w:r w:rsidRPr="005A6AA3" w:rsidDel="00AE71EA">
                      <w:rPr>
                        <w:rFonts w:ascii="Calibri" w:hAnsi="Calibri"/>
                        <w:sz w:val="20"/>
                      </w:rPr>
                      <w:delText>    Unknown</w:delText>
                    </w:r>
                  </w:del>
                </w:p>
              </w:tc>
              <w:tc>
                <w:tcPr>
                  <w:tcW w:w="0" w:type="dxa"/>
                  <w:tcPrChange w:id="68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FF86A" w14:textId="12D337BF" w:rsidR="00066508" w:rsidRPr="005A6AA3" w:rsidDel="00AE71EA" w:rsidRDefault="00000000">
                  <w:pPr>
                    <w:keepNext/>
                    <w:widowControl w:val="0"/>
                    <w:spacing w:after="60"/>
                    <w:jc w:val="center"/>
                    <w:rPr>
                      <w:del w:id="6811" w:author="Lorenzo Fabbri" w:date="2024-09-24T14:48:00Z" w16du:dateUtc="2024-09-24T12:48:00Z"/>
                    </w:rPr>
                  </w:pPr>
                  <w:del w:id="6812" w:author="Lorenzo Fabbri" w:date="2024-09-24T14:48:00Z" w16du:dateUtc="2024-09-24T12:48:00Z">
                    <w:r w:rsidRPr="005A6AA3" w:rsidDel="00AE71EA">
                      <w:rPr>
                        <w:rFonts w:ascii="Calibri" w:hAnsi="Calibri"/>
                        <w:sz w:val="20"/>
                      </w:rPr>
                      <w:delText>18</w:delText>
                    </w:r>
                  </w:del>
                </w:p>
              </w:tc>
              <w:tc>
                <w:tcPr>
                  <w:tcW w:w="0" w:type="dxa"/>
                  <w:tcPrChange w:id="68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9D6E5" w14:textId="5BB9C9DC" w:rsidR="00066508" w:rsidRPr="005A6AA3" w:rsidDel="00AE71EA" w:rsidRDefault="00000000">
                  <w:pPr>
                    <w:keepNext/>
                    <w:widowControl w:val="0"/>
                    <w:spacing w:after="60"/>
                    <w:jc w:val="center"/>
                    <w:rPr>
                      <w:del w:id="6814" w:author="Lorenzo Fabbri" w:date="2024-09-24T14:48:00Z" w16du:dateUtc="2024-09-24T12:48:00Z"/>
                    </w:rPr>
                  </w:pPr>
                  <w:del w:id="6815" w:author="Lorenzo Fabbri" w:date="2024-09-24T14:48:00Z" w16du:dateUtc="2024-09-24T12:48:00Z">
                    <w:r w:rsidRPr="005A6AA3" w:rsidDel="00AE71EA">
                      <w:rPr>
                        <w:rFonts w:ascii="Calibri" w:hAnsi="Calibri"/>
                        <w:sz w:val="20"/>
                      </w:rPr>
                      <w:delText>3</w:delText>
                    </w:r>
                  </w:del>
                </w:p>
              </w:tc>
              <w:tc>
                <w:tcPr>
                  <w:tcW w:w="0" w:type="dxa"/>
                  <w:tcPrChange w:id="68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E79B" w14:textId="715A377F" w:rsidR="00066508" w:rsidRPr="005A6AA3" w:rsidDel="00AE71EA" w:rsidRDefault="00000000">
                  <w:pPr>
                    <w:keepNext/>
                    <w:widowControl w:val="0"/>
                    <w:spacing w:after="60"/>
                    <w:jc w:val="center"/>
                    <w:rPr>
                      <w:del w:id="6817" w:author="Lorenzo Fabbri" w:date="2024-09-24T14:48:00Z" w16du:dateUtc="2024-09-24T12:48:00Z"/>
                    </w:rPr>
                  </w:pPr>
                  <w:del w:id="6818" w:author="Lorenzo Fabbri" w:date="2024-09-24T14:48:00Z" w16du:dateUtc="2024-09-24T12:48:00Z">
                    <w:r w:rsidRPr="005A6AA3" w:rsidDel="00AE71EA">
                      <w:rPr>
                        <w:rFonts w:ascii="Calibri" w:hAnsi="Calibri"/>
                        <w:sz w:val="20"/>
                      </w:rPr>
                      <w:delText>11</w:delText>
                    </w:r>
                  </w:del>
                </w:p>
              </w:tc>
              <w:tc>
                <w:tcPr>
                  <w:tcW w:w="0" w:type="dxa"/>
                  <w:tcPrChange w:id="68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030C09" w14:textId="56328DCC" w:rsidR="00066508" w:rsidRPr="005A6AA3" w:rsidDel="00AE71EA" w:rsidRDefault="00000000">
                  <w:pPr>
                    <w:keepNext/>
                    <w:widowControl w:val="0"/>
                    <w:spacing w:after="60"/>
                    <w:jc w:val="center"/>
                    <w:rPr>
                      <w:del w:id="6820" w:author="Lorenzo Fabbri" w:date="2024-09-24T14:48:00Z" w16du:dateUtc="2024-09-24T12:48:00Z"/>
                    </w:rPr>
                  </w:pPr>
                  <w:del w:id="6821" w:author="Lorenzo Fabbri" w:date="2024-09-24T14:48:00Z" w16du:dateUtc="2024-09-24T12:48:00Z">
                    <w:r w:rsidRPr="005A6AA3" w:rsidDel="00AE71EA">
                      <w:rPr>
                        <w:rFonts w:ascii="Calibri" w:hAnsi="Calibri"/>
                        <w:sz w:val="20"/>
                      </w:rPr>
                      <w:delText>3</w:delText>
                    </w:r>
                  </w:del>
                </w:p>
              </w:tc>
              <w:tc>
                <w:tcPr>
                  <w:tcW w:w="0" w:type="dxa"/>
                  <w:tcPrChange w:id="68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F1903B" w14:textId="1D91BC3D" w:rsidR="00066508" w:rsidRPr="005A6AA3" w:rsidDel="00AE71EA" w:rsidRDefault="00000000">
                  <w:pPr>
                    <w:keepNext/>
                    <w:widowControl w:val="0"/>
                    <w:spacing w:after="60"/>
                    <w:jc w:val="center"/>
                    <w:rPr>
                      <w:del w:id="6823" w:author="Lorenzo Fabbri" w:date="2024-09-24T14:48:00Z" w16du:dateUtc="2024-09-24T12:48:00Z"/>
                    </w:rPr>
                  </w:pPr>
                  <w:del w:id="6824" w:author="Lorenzo Fabbri" w:date="2024-09-24T14:48:00Z" w16du:dateUtc="2024-09-24T12:48:00Z">
                    <w:r w:rsidRPr="005A6AA3" w:rsidDel="00AE71EA">
                      <w:rPr>
                        <w:rFonts w:ascii="Calibri" w:hAnsi="Calibri"/>
                        <w:sz w:val="20"/>
                      </w:rPr>
                      <w:delText>0</w:delText>
                    </w:r>
                  </w:del>
                </w:p>
              </w:tc>
              <w:tc>
                <w:tcPr>
                  <w:tcW w:w="0" w:type="dxa"/>
                  <w:tcPrChange w:id="682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13714E8" w14:textId="445668F4" w:rsidR="00066508" w:rsidRPr="005A6AA3" w:rsidDel="00AE71EA" w:rsidRDefault="00000000">
                  <w:pPr>
                    <w:keepNext/>
                    <w:widowControl w:val="0"/>
                    <w:spacing w:after="60"/>
                    <w:jc w:val="center"/>
                    <w:rPr>
                      <w:del w:id="6826" w:author="Lorenzo Fabbri" w:date="2024-09-24T14:48:00Z" w16du:dateUtc="2024-09-24T12:48:00Z"/>
                    </w:rPr>
                  </w:pPr>
                  <w:del w:id="6827" w:author="Lorenzo Fabbri" w:date="2024-09-24T14:48:00Z" w16du:dateUtc="2024-09-24T12:48:00Z">
                    <w:r w:rsidRPr="005A6AA3" w:rsidDel="00AE71EA">
                      <w:rPr>
                        <w:rFonts w:ascii="Calibri" w:hAnsi="Calibri"/>
                        <w:sz w:val="20"/>
                      </w:rPr>
                      <w:delText>0</w:delText>
                    </w:r>
                  </w:del>
                </w:p>
              </w:tc>
              <w:tc>
                <w:tcPr>
                  <w:tcW w:w="0" w:type="dxa"/>
                  <w:tcPrChange w:id="68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29CA4B" w14:textId="5DD89A0F" w:rsidR="00066508" w:rsidRPr="005A6AA3" w:rsidDel="00AE71EA" w:rsidRDefault="00000000">
                  <w:pPr>
                    <w:keepNext/>
                    <w:widowControl w:val="0"/>
                    <w:spacing w:after="60"/>
                    <w:jc w:val="center"/>
                    <w:rPr>
                      <w:del w:id="6829" w:author="Lorenzo Fabbri" w:date="2024-09-24T14:48:00Z" w16du:dateUtc="2024-09-24T12:48:00Z"/>
                    </w:rPr>
                  </w:pPr>
                  <w:del w:id="6830" w:author="Lorenzo Fabbri" w:date="2024-09-24T14:48:00Z" w16du:dateUtc="2024-09-24T12:48:00Z">
                    <w:r w:rsidRPr="005A6AA3" w:rsidDel="00AE71EA">
                      <w:rPr>
                        <w:rFonts w:ascii="Calibri" w:hAnsi="Calibri"/>
                        <w:sz w:val="20"/>
                      </w:rPr>
                      <w:delText>1</w:delText>
                    </w:r>
                  </w:del>
                </w:p>
              </w:tc>
            </w:tr>
            <w:tr w:rsidR="00066508" w:rsidRPr="005A6AA3" w:rsidDel="00AE71EA" w14:paraId="6A13E699" w14:textId="31D11685" w:rsidTr="006C3DDD">
              <w:trPr>
                <w:del w:id="6831" w:author="Lorenzo Fabbri" w:date="2024-09-24T14:48:00Z"/>
                <w:trPrChange w:id="6832" w:author="Lorenzo Fabbri" w:date="2024-09-19T20:38:00Z" w16du:dateUtc="2024-09-19T18:38:00Z">
                  <w:trPr>
                    <w:gridBefore w:val="1"/>
                    <w:cantSplit/>
                    <w:jc w:val="center"/>
                  </w:trPr>
                </w:trPrChange>
              </w:trPr>
              <w:tc>
                <w:tcPr>
                  <w:tcW w:w="0" w:type="dxa"/>
                  <w:tcPrChange w:id="683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5170FC" w14:textId="75EC029B" w:rsidR="00066508" w:rsidRPr="005A6AA3" w:rsidDel="00AE71EA" w:rsidRDefault="00000000">
                  <w:pPr>
                    <w:keepNext/>
                    <w:widowControl w:val="0"/>
                    <w:spacing w:after="60"/>
                    <w:rPr>
                      <w:del w:id="6834" w:author="Lorenzo Fabbri" w:date="2024-09-24T14:48:00Z" w16du:dateUtc="2024-09-24T12:48:00Z"/>
                    </w:rPr>
                  </w:pPr>
                  <w:del w:id="6835" w:author="Lorenzo Fabbri" w:date="2024-09-24T14:48:00Z" w16du:dateUtc="2024-09-24T12:48:00Z">
                    <w:r w:rsidRPr="005A6AA3" w:rsidDel="00AE71EA">
                      <w:rPr>
                        <w:rFonts w:ascii="Calibri" w:hAnsi="Calibri"/>
                        <w:sz w:val="20"/>
                      </w:rPr>
                      <w:delText>Marital status</w:delText>
                    </w:r>
                  </w:del>
                </w:p>
              </w:tc>
              <w:tc>
                <w:tcPr>
                  <w:tcW w:w="0" w:type="dxa"/>
                  <w:tcPrChange w:id="68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683DBB" w14:textId="7A2CF316" w:rsidR="00066508" w:rsidRPr="005A6AA3" w:rsidDel="00AE71EA" w:rsidRDefault="00066508">
                  <w:pPr>
                    <w:keepNext/>
                    <w:widowControl w:val="0"/>
                    <w:spacing w:after="60"/>
                    <w:jc w:val="center"/>
                    <w:rPr>
                      <w:del w:id="6837" w:author="Lorenzo Fabbri" w:date="2024-09-24T14:48:00Z" w16du:dateUtc="2024-09-24T12:48:00Z"/>
                    </w:rPr>
                  </w:pPr>
                </w:p>
              </w:tc>
              <w:tc>
                <w:tcPr>
                  <w:tcW w:w="0" w:type="dxa"/>
                  <w:tcPrChange w:id="68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4DBAA" w14:textId="297679B8" w:rsidR="00066508" w:rsidRPr="005A6AA3" w:rsidDel="00AE71EA" w:rsidRDefault="00066508">
                  <w:pPr>
                    <w:keepNext/>
                    <w:widowControl w:val="0"/>
                    <w:spacing w:after="60"/>
                    <w:jc w:val="center"/>
                    <w:rPr>
                      <w:del w:id="6839" w:author="Lorenzo Fabbri" w:date="2024-09-24T14:48:00Z" w16du:dateUtc="2024-09-24T12:48:00Z"/>
                    </w:rPr>
                  </w:pPr>
                </w:p>
              </w:tc>
              <w:tc>
                <w:tcPr>
                  <w:tcW w:w="0" w:type="dxa"/>
                  <w:tcPrChange w:id="68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BF375" w14:textId="412862E2" w:rsidR="00066508" w:rsidRPr="005A6AA3" w:rsidDel="00AE71EA" w:rsidRDefault="00066508">
                  <w:pPr>
                    <w:keepNext/>
                    <w:widowControl w:val="0"/>
                    <w:spacing w:after="60"/>
                    <w:jc w:val="center"/>
                    <w:rPr>
                      <w:del w:id="6841" w:author="Lorenzo Fabbri" w:date="2024-09-24T14:48:00Z" w16du:dateUtc="2024-09-24T12:48:00Z"/>
                    </w:rPr>
                  </w:pPr>
                </w:p>
              </w:tc>
              <w:tc>
                <w:tcPr>
                  <w:tcW w:w="0" w:type="dxa"/>
                  <w:tcPrChange w:id="68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79C28" w14:textId="4566462D" w:rsidR="00066508" w:rsidRPr="005A6AA3" w:rsidDel="00AE71EA" w:rsidRDefault="00066508">
                  <w:pPr>
                    <w:keepNext/>
                    <w:widowControl w:val="0"/>
                    <w:spacing w:after="60"/>
                    <w:jc w:val="center"/>
                    <w:rPr>
                      <w:del w:id="6843" w:author="Lorenzo Fabbri" w:date="2024-09-24T14:48:00Z" w16du:dateUtc="2024-09-24T12:48:00Z"/>
                    </w:rPr>
                  </w:pPr>
                </w:p>
              </w:tc>
              <w:tc>
                <w:tcPr>
                  <w:tcW w:w="0" w:type="dxa"/>
                  <w:tcPrChange w:id="68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2E7D66" w14:textId="7F9F1086" w:rsidR="00066508" w:rsidRPr="005A6AA3" w:rsidDel="00AE71EA" w:rsidRDefault="00066508">
                  <w:pPr>
                    <w:keepNext/>
                    <w:widowControl w:val="0"/>
                    <w:spacing w:after="60"/>
                    <w:jc w:val="center"/>
                    <w:rPr>
                      <w:del w:id="6845" w:author="Lorenzo Fabbri" w:date="2024-09-24T14:48:00Z" w16du:dateUtc="2024-09-24T12:48:00Z"/>
                    </w:rPr>
                  </w:pPr>
                </w:p>
              </w:tc>
              <w:tc>
                <w:tcPr>
                  <w:tcW w:w="0" w:type="dxa"/>
                  <w:tcPrChange w:id="684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28DAE35" w14:textId="1449DF44" w:rsidR="00066508" w:rsidRPr="005A6AA3" w:rsidDel="00AE71EA" w:rsidRDefault="00066508">
                  <w:pPr>
                    <w:keepNext/>
                    <w:widowControl w:val="0"/>
                    <w:spacing w:after="60"/>
                    <w:jc w:val="center"/>
                    <w:rPr>
                      <w:del w:id="6847" w:author="Lorenzo Fabbri" w:date="2024-09-24T14:48:00Z" w16du:dateUtc="2024-09-24T12:48:00Z"/>
                    </w:rPr>
                  </w:pPr>
                </w:p>
              </w:tc>
              <w:tc>
                <w:tcPr>
                  <w:tcW w:w="0" w:type="dxa"/>
                  <w:tcPrChange w:id="68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6126A2" w14:textId="7106ED78" w:rsidR="00066508" w:rsidRPr="005A6AA3" w:rsidDel="00AE71EA" w:rsidRDefault="00066508">
                  <w:pPr>
                    <w:keepNext/>
                    <w:widowControl w:val="0"/>
                    <w:spacing w:after="60"/>
                    <w:jc w:val="center"/>
                    <w:rPr>
                      <w:del w:id="6849" w:author="Lorenzo Fabbri" w:date="2024-09-24T14:48:00Z" w16du:dateUtc="2024-09-24T12:48:00Z"/>
                    </w:rPr>
                  </w:pPr>
                </w:p>
              </w:tc>
            </w:tr>
            <w:tr w:rsidR="00066508" w:rsidRPr="005A6AA3" w:rsidDel="00AE71EA" w14:paraId="5E33B5C1" w14:textId="6BC73A7A" w:rsidTr="006C3DDD">
              <w:trPr>
                <w:del w:id="6850" w:author="Lorenzo Fabbri" w:date="2024-09-24T14:48:00Z"/>
                <w:trPrChange w:id="6851" w:author="Lorenzo Fabbri" w:date="2024-09-19T20:38:00Z" w16du:dateUtc="2024-09-19T18:38:00Z">
                  <w:trPr>
                    <w:gridBefore w:val="1"/>
                    <w:cantSplit/>
                    <w:jc w:val="center"/>
                  </w:trPr>
                </w:trPrChange>
              </w:trPr>
              <w:tc>
                <w:tcPr>
                  <w:tcW w:w="0" w:type="dxa"/>
                  <w:tcPrChange w:id="685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825BF1" w14:textId="37E00088" w:rsidR="00066508" w:rsidRPr="005A6AA3" w:rsidDel="00AE71EA" w:rsidRDefault="00000000">
                  <w:pPr>
                    <w:keepNext/>
                    <w:widowControl w:val="0"/>
                    <w:spacing w:after="60"/>
                    <w:rPr>
                      <w:del w:id="6853" w:author="Lorenzo Fabbri" w:date="2024-09-24T14:48:00Z" w16du:dateUtc="2024-09-24T12:48:00Z"/>
                    </w:rPr>
                  </w:pPr>
                  <w:del w:id="6854" w:author="Lorenzo Fabbri" w:date="2024-09-24T14:48:00Z" w16du:dateUtc="2024-09-24T12:48:00Z">
                    <w:r w:rsidRPr="005A6AA3" w:rsidDel="00AE71EA">
                      <w:rPr>
                        <w:rFonts w:ascii="Calibri" w:hAnsi="Calibri"/>
                        <w:sz w:val="20"/>
                      </w:rPr>
                      <w:delText>    Living with the father</w:delText>
                    </w:r>
                  </w:del>
                </w:p>
              </w:tc>
              <w:tc>
                <w:tcPr>
                  <w:tcW w:w="0" w:type="dxa"/>
                  <w:tcPrChange w:id="68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0DF6A7" w14:textId="2357B6BC" w:rsidR="00066508" w:rsidRPr="005A6AA3" w:rsidDel="00AE71EA" w:rsidRDefault="00000000">
                  <w:pPr>
                    <w:keepNext/>
                    <w:widowControl w:val="0"/>
                    <w:spacing w:after="60"/>
                    <w:jc w:val="center"/>
                    <w:rPr>
                      <w:del w:id="6856" w:author="Lorenzo Fabbri" w:date="2024-09-24T14:48:00Z" w16du:dateUtc="2024-09-24T12:48:00Z"/>
                    </w:rPr>
                  </w:pPr>
                  <w:del w:id="6857" w:author="Lorenzo Fabbri" w:date="2024-09-24T14:48:00Z" w16du:dateUtc="2024-09-24T12:48:00Z">
                    <w:r w:rsidRPr="005A6AA3" w:rsidDel="00AE71EA">
                      <w:rPr>
                        <w:rFonts w:ascii="Calibri" w:hAnsi="Calibri"/>
                        <w:sz w:val="20"/>
                      </w:rPr>
                      <w:delText>1,212.0 (94.5%)</w:delText>
                    </w:r>
                  </w:del>
                </w:p>
              </w:tc>
              <w:tc>
                <w:tcPr>
                  <w:tcW w:w="0" w:type="dxa"/>
                  <w:tcPrChange w:id="68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BC5729" w14:textId="56FD13B8" w:rsidR="00066508" w:rsidRPr="005A6AA3" w:rsidDel="00AE71EA" w:rsidRDefault="00000000">
                  <w:pPr>
                    <w:keepNext/>
                    <w:widowControl w:val="0"/>
                    <w:spacing w:after="60"/>
                    <w:jc w:val="center"/>
                    <w:rPr>
                      <w:del w:id="6859" w:author="Lorenzo Fabbri" w:date="2024-09-24T14:48:00Z" w16du:dateUtc="2024-09-24T12:48:00Z"/>
                    </w:rPr>
                  </w:pPr>
                  <w:del w:id="6860" w:author="Lorenzo Fabbri" w:date="2024-09-24T14:48:00Z" w16du:dateUtc="2024-09-24T12:48:00Z">
                    <w:r w:rsidRPr="005A6AA3" w:rsidDel="00AE71EA">
                      <w:rPr>
                        <w:rFonts w:ascii="Calibri" w:hAnsi="Calibri"/>
                        <w:sz w:val="20"/>
                      </w:rPr>
                      <w:delText>178.0 (87.3%)</w:delText>
                    </w:r>
                  </w:del>
                </w:p>
              </w:tc>
              <w:tc>
                <w:tcPr>
                  <w:tcW w:w="0" w:type="dxa"/>
                  <w:tcPrChange w:id="68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68885A" w14:textId="4B599E12" w:rsidR="00066508" w:rsidRPr="005A6AA3" w:rsidDel="00AE71EA" w:rsidRDefault="00000000">
                  <w:pPr>
                    <w:keepNext/>
                    <w:widowControl w:val="0"/>
                    <w:spacing w:after="60"/>
                    <w:jc w:val="center"/>
                    <w:rPr>
                      <w:del w:id="6862" w:author="Lorenzo Fabbri" w:date="2024-09-24T14:48:00Z" w16du:dateUtc="2024-09-24T12:48:00Z"/>
                    </w:rPr>
                  </w:pPr>
                  <w:del w:id="6863" w:author="Lorenzo Fabbri" w:date="2024-09-24T14:48:00Z" w16du:dateUtc="2024-09-24T12:48:00Z">
                    <w:r w:rsidRPr="005A6AA3" w:rsidDel="00AE71EA">
                      <w:rPr>
                        <w:rFonts w:ascii="Calibri" w:hAnsi="Calibri"/>
                        <w:sz w:val="20"/>
                      </w:rPr>
                      <w:delText>193.0 (98.0%)</w:delText>
                    </w:r>
                  </w:del>
                </w:p>
              </w:tc>
              <w:tc>
                <w:tcPr>
                  <w:tcW w:w="0" w:type="dxa"/>
                  <w:tcPrChange w:id="68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43B0F9" w14:textId="74DF75A6" w:rsidR="00066508" w:rsidRPr="005A6AA3" w:rsidDel="00AE71EA" w:rsidRDefault="00000000">
                  <w:pPr>
                    <w:keepNext/>
                    <w:widowControl w:val="0"/>
                    <w:spacing w:after="60"/>
                    <w:jc w:val="center"/>
                    <w:rPr>
                      <w:del w:id="6865" w:author="Lorenzo Fabbri" w:date="2024-09-24T14:48:00Z" w16du:dateUtc="2024-09-24T12:48:00Z"/>
                    </w:rPr>
                  </w:pPr>
                  <w:del w:id="6866" w:author="Lorenzo Fabbri" w:date="2024-09-24T14:48:00Z" w16du:dateUtc="2024-09-24T12:48:00Z">
                    <w:r w:rsidRPr="005A6AA3" w:rsidDel="00AE71EA">
                      <w:rPr>
                        <w:rFonts w:ascii="Calibri" w:hAnsi="Calibri"/>
                        <w:sz w:val="20"/>
                      </w:rPr>
                      <w:delText>219.0 (99.1%)</w:delText>
                    </w:r>
                  </w:del>
                </w:p>
              </w:tc>
              <w:tc>
                <w:tcPr>
                  <w:tcW w:w="0" w:type="dxa"/>
                  <w:tcPrChange w:id="68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E916D9" w14:textId="1B02B780" w:rsidR="00066508" w:rsidRPr="005A6AA3" w:rsidDel="00AE71EA" w:rsidRDefault="00000000">
                  <w:pPr>
                    <w:keepNext/>
                    <w:widowControl w:val="0"/>
                    <w:spacing w:after="60"/>
                    <w:jc w:val="center"/>
                    <w:rPr>
                      <w:del w:id="6868" w:author="Lorenzo Fabbri" w:date="2024-09-24T14:48:00Z" w16du:dateUtc="2024-09-24T12:48:00Z"/>
                    </w:rPr>
                  </w:pPr>
                  <w:del w:id="6869" w:author="Lorenzo Fabbri" w:date="2024-09-24T14:48:00Z" w16du:dateUtc="2024-09-24T12:48:00Z">
                    <w:r w:rsidRPr="005A6AA3" w:rsidDel="00AE71EA">
                      <w:rPr>
                        <w:rFonts w:ascii="Calibri" w:hAnsi="Calibri"/>
                        <w:sz w:val="20"/>
                      </w:rPr>
                      <w:delText>168.0 (84.4%)</w:delText>
                    </w:r>
                  </w:del>
                </w:p>
              </w:tc>
              <w:tc>
                <w:tcPr>
                  <w:tcW w:w="0" w:type="dxa"/>
                  <w:tcPrChange w:id="687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B1E6D3B" w14:textId="704FD5A7" w:rsidR="00066508" w:rsidRPr="005A6AA3" w:rsidDel="00AE71EA" w:rsidRDefault="00000000">
                  <w:pPr>
                    <w:keepNext/>
                    <w:widowControl w:val="0"/>
                    <w:spacing w:after="60"/>
                    <w:jc w:val="center"/>
                    <w:rPr>
                      <w:del w:id="6871" w:author="Lorenzo Fabbri" w:date="2024-09-24T14:48:00Z" w16du:dateUtc="2024-09-24T12:48:00Z"/>
                    </w:rPr>
                  </w:pPr>
                  <w:del w:id="6872" w:author="Lorenzo Fabbri" w:date="2024-09-24T14:48:00Z" w16du:dateUtc="2024-09-24T12:48:00Z">
                    <w:r w:rsidRPr="005A6AA3" w:rsidDel="00AE71EA">
                      <w:rPr>
                        <w:rFonts w:ascii="Calibri" w:hAnsi="Calibri"/>
                        <w:sz w:val="20"/>
                      </w:rPr>
                      <w:delText>260.0 (98.5%)</w:delText>
                    </w:r>
                  </w:del>
                </w:p>
              </w:tc>
              <w:tc>
                <w:tcPr>
                  <w:tcW w:w="0" w:type="dxa"/>
                  <w:tcPrChange w:id="68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514794" w14:textId="268F8AA9" w:rsidR="00066508" w:rsidRPr="005A6AA3" w:rsidDel="00AE71EA" w:rsidRDefault="00000000">
                  <w:pPr>
                    <w:keepNext/>
                    <w:widowControl w:val="0"/>
                    <w:spacing w:after="60"/>
                    <w:jc w:val="center"/>
                    <w:rPr>
                      <w:del w:id="6874" w:author="Lorenzo Fabbri" w:date="2024-09-24T14:48:00Z" w16du:dateUtc="2024-09-24T12:48:00Z"/>
                    </w:rPr>
                  </w:pPr>
                  <w:del w:id="6875" w:author="Lorenzo Fabbri" w:date="2024-09-24T14:48:00Z" w16du:dateUtc="2024-09-24T12:48:00Z">
                    <w:r w:rsidRPr="005A6AA3" w:rsidDel="00AE71EA">
                      <w:rPr>
                        <w:rFonts w:ascii="Calibri" w:hAnsi="Calibri"/>
                        <w:sz w:val="20"/>
                      </w:rPr>
                      <w:delText>194.0 (98.5%)</w:delText>
                    </w:r>
                  </w:del>
                </w:p>
              </w:tc>
            </w:tr>
            <w:tr w:rsidR="00066508" w:rsidRPr="005A6AA3" w:rsidDel="00AE71EA" w14:paraId="4DF0AC03" w14:textId="5B6C35FF" w:rsidTr="006C3DDD">
              <w:trPr>
                <w:del w:id="6876" w:author="Lorenzo Fabbri" w:date="2024-09-24T14:48:00Z"/>
                <w:trPrChange w:id="6877" w:author="Lorenzo Fabbri" w:date="2024-09-19T20:38:00Z" w16du:dateUtc="2024-09-19T18:38:00Z">
                  <w:trPr>
                    <w:gridBefore w:val="1"/>
                    <w:cantSplit/>
                    <w:jc w:val="center"/>
                  </w:trPr>
                </w:trPrChange>
              </w:trPr>
              <w:tc>
                <w:tcPr>
                  <w:tcW w:w="0" w:type="dxa"/>
                  <w:tcPrChange w:id="687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D0A7C6" w14:textId="12647B59" w:rsidR="00066508" w:rsidRPr="005A6AA3" w:rsidDel="00AE71EA" w:rsidRDefault="00000000">
                  <w:pPr>
                    <w:keepNext/>
                    <w:widowControl w:val="0"/>
                    <w:spacing w:after="60"/>
                    <w:rPr>
                      <w:del w:id="6879" w:author="Lorenzo Fabbri" w:date="2024-09-24T14:48:00Z" w16du:dateUtc="2024-09-24T12:48:00Z"/>
                    </w:rPr>
                  </w:pPr>
                  <w:del w:id="6880" w:author="Lorenzo Fabbri" w:date="2024-09-24T14:48:00Z" w16du:dateUtc="2024-09-24T12:48:00Z">
                    <w:r w:rsidRPr="005A6AA3" w:rsidDel="00AE71EA">
                      <w:rPr>
                        <w:rFonts w:ascii="Calibri" w:hAnsi="Calibri"/>
                        <w:sz w:val="20"/>
                      </w:rPr>
                      <w:delText>    Living alone</w:delText>
                    </w:r>
                  </w:del>
                </w:p>
              </w:tc>
              <w:tc>
                <w:tcPr>
                  <w:tcW w:w="0" w:type="dxa"/>
                  <w:tcPrChange w:id="68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C117AB" w14:textId="467E4AAC" w:rsidR="00066508" w:rsidRPr="005A6AA3" w:rsidDel="00AE71EA" w:rsidRDefault="00000000">
                  <w:pPr>
                    <w:keepNext/>
                    <w:widowControl w:val="0"/>
                    <w:spacing w:after="60"/>
                    <w:jc w:val="center"/>
                    <w:rPr>
                      <w:del w:id="6882" w:author="Lorenzo Fabbri" w:date="2024-09-24T14:48:00Z" w16du:dateUtc="2024-09-24T12:48:00Z"/>
                    </w:rPr>
                  </w:pPr>
                  <w:del w:id="6883" w:author="Lorenzo Fabbri" w:date="2024-09-24T14:48:00Z" w16du:dateUtc="2024-09-24T12:48:00Z">
                    <w:r w:rsidRPr="005A6AA3" w:rsidDel="00AE71EA">
                      <w:rPr>
                        <w:rFonts w:ascii="Calibri" w:hAnsi="Calibri"/>
                        <w:sz w:val="20"/>
                      </w:rPr>
                      <w:delText>39.0 (3.0%)</w:delText>
                    </w:r>
                  </w:del>
                </w:p>
              </w:tc>
              <w:tc>
                <w:tcPr>
                  <w:tcW w:w="0" w:type="dxa"/>
                  <w:tcPrChange w:id="68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B5D291" w14:textId="7D2D5888" w:rsidR="00066508" w:rsidRPr="005A6AA3" w:rsidDel="00AE71EA" w:rsidRDefault="00000000">
                  <w:pPr>
                    <w:keepNext/>
                    <w:widowControl w:val="0"/>
                    <w:spacing w:after="60"/>
                    <w:jc w:val="center"/>
                    <w:rPr>
                      <w:del w:id="6885" w:author="Lorenzo Fabbri" w:date="2024-09-24T14:48:00Z" w16du:dateUtc="2024-09-24T12:48:00Z"/>
                    </w:rPr>
                  </w:pPr>
                  <w:del w:id="6886" w:author="Lorenzo Fabbri" w:date="2024-09-24T14:48:00Z" w16du:dateUtc="2024-09-24T12:48:00Z">
                    <w:r w:rsidRPr="005A6AA3" w:rsidDel="00AE71EA">
                      <w:rPr>
                        <w:rFonts w:ascii="Calibri" w:hAnsi="Calibri"/>
                        <w:sz w:val="20"/>
                      </w:rPr>
                      <w:delText>0.0 (0.0%)</w:delText>
                    </w:r>
                  </w:del>
                </w:p>
              </w:tc>
              <w:tc>
                <w:tcPr>
                  <w:tcW w:w="0" w:type="dxa"/>
                  <w:tcPrChange w:id="68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5BC2A5" w14:textId="544B1248" w:rsidR="00066508" w:rsidRPr="005A6AA3" w:rsidDel="00AE71EA" w:rsidRDefault="00000000">
                  <w:pPr>
                    <w:keepNext/>
                    <w:widowControl w:val="0"/>
                    <w:spacing w:after="60"/>
                    <w:jc w:val="center"/>
                    <w:rPr>
                      <w:del w:id="6888" w:author="Lorenzo Fabbri" w:date="2024-09-24T14:48:00Z" w16du:dateUtc="2024-09-24T12:48:00Z"/>
                    </w:rPr>
                  </w:pPr>
                  <w:del w:id="6889" w:author="Lorenzo Fabbri" w:date="2024-09-24T14:48:00Z" w16du:dateUtc="2024-09-24T12:48:00Z">
                    <w:r w:rsidRPr="005A6AA3" w:rsidDel="00AE71EA">
                      <w:rPr>
                        <w:rFonts w:ascii="Calibri" w:hAnsi="Calibri"/>
                        <w:sz w:val="20"/>
                      </w:rPr>
                      <w:delText>2.0 (1.0%)</w:delText>
                    </w:r>
                  </w:del>
                </w:p>
              </w:tc>
              <w:tc>
                <w:tcPr>
                  <w:tcW w:w="0" w:type="dxa"/>
                  <w:tcPrChange w:id="68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46EFBC" w14:textId="7F52F480" w:rsidR="00066508" w:rsidRPr="005A6AA3" w:rsidDel="00AE71EA" w:rsidRDefault="00000000">
                  <w:pPr>
                    <w:keepNext/>
                    <w:widowControl w:val="0"/>
                    <w:spacing w:after="60"/>
                    <w:jc w:val="center"/>
                    <w:rPr>
                      <w:del w:id="6891" w:author="Lorenzo Fabbri" w:date="2024-09-24T14:48:00Z" w16du:dateUtc="2024-09-24T12:48:00Z"/>
                    </w:rPr>
                  </w:pPr>
                  <w:del w:id="6892" w:author="Lorenzo Fabbri" w:date="2024-09-24T14:48:00Z" w16du:dateUtc="2024-09-24T12:48:00Z">
                    <w:r w:rsidRPr="005A6AA3" w:rsidDel="00AE71EA">
                      <w:rPr>
                        <w:rFonts w:ascii="Calibri" w:hAnsi="Calibri"/>
                        <w:sz w:val="20"/>
                      </w:rPr>
                      <w:delText>0.0 (0.0%)</w:delText>
                    </w:r>
                  </w:del>
                </w:p>
              </w:tc>
              <w:tc>
                <w:tcPr>
                  <w:tcW w:w="0" w:type="dxa"/>
                  <w:tcPrChange w:id="68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67D730" w14:textId="00FA5DA9" w:rsidR="00066508" w:rsidRPr="005A6AA3" w:rsidDel="00AE71EA" w:rsidRDefault="00000000">
                  <w:pPr>
                    <w:keepNext/>
                    <w:widowControl w:val="0"/>
                    <w:spacing w:after="60"/>
                    <w:jc w:val="center"/>
                    <w:rPr>
                      <w:del w:id="6894" w:author="Lorenzo Fabbri" w:date="2024-09-24T14:48:00Z" w16du:dateUtc="2024-09-24T12:48:00Z"/>
                    </w:rPr>
                  </w:pPr>
                  <w:del w:id="6895" w:author="Lorenzo Fabbri" w:date="2024-09-24T14:48:00Z" w16du:dateUtc="2024-09-24T12:48:00Z">
                    <w:r w:rsidRPr="005A6AA3" w:rsidDel="00AE71EA">
                      <w:rPr>
                        <w:rFonts w:ascii="Calibri" w:hAnsi="Calibri"/>
                        <w:sz w:val="20"/>
                      </w:rPr>
                      <w:delText>31.0 (15.6%)</w:delText>
                    </w:r>
                  </w:del>
                </w:p>
              </w:tc>
              <w:tc>
                <w:tcPr>
                  <w:tcW w:w="0" w:type="dxa"/>
                  <w:tcPrChange w:id="689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8B728C0" w14:textId="1880ADD2" w:rsidR="00066508" w:rsidRPr="005A6AA3" w:rsidDel="00AE71EA" w:rsidRDefault="00000000">
                  <w:pPr>
                    <w:keepNext/>
                    <w:widowControl w:val="0"/>
                    <w:spacing w:after="60"/>
                    <w:jc w:val="center"/>
                    <w:rPr>
                      <w:del w:id="6897" w:author="Lorenzo Fabbri" w:date="2024-09-24T14:48:00Z" w16du:dateUtc="2024-09-24T12:48:00Z"/>
                    </w:rPr>
                  </w:pPr>
                  <w:del w:id="6898" w:author="Lorenzo Fabbri" w:date="2024-09-24T14:48:00Z" w16du:dateUtc="2024-09-24T12:48:00Z">
                    <w:r w:rsidRPr="005A6AA3" w:rsidDel="00AE71EA">
                      <w:rPr>
                        <w:rFonts w:ascii="Calibri" w:hAnsi="Calibri"/>
                        <w:sz w:val="20"/>
                      </w:rPr>
                      <w:delText>3.0 (1.1%)</w:delText>
                    </w:r>
                  </w:del>
                </w:p>
              </w:tc>
              <w:tc>
                <w:tcPr>
                  <w:tcW w:w="0" w:type="dxa"/>
                  <w:tcPrChange w:id="68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A31F33" w14:textId="5A2BBFDC" w:rsidR="00066508" w:rsidRPr="005A6AA3" w:rsidDel="00AE71EA" w:rsidRDefault="00000000">
                  <w:pPr>
                    <w:keepNext/>
                    <w:widowControl w:val="0"/>
                    <w:spacing w:after="60"/>
                    <w:jc w:val="center"/>
                    <w:rPr>
                      <w:del w:id="6900" w:author="Lorenzo Fabbri" w:date="2024-09-24T14:48:00Z" w16du:dateUtc="2024-09-24T12:48:00Z"/>
                    </w:rPr>
                  </w:pPr>
                  <w:del w:id="6901" w:author="Lorenzo Fabbri" w:date="2024-09-24T14:48:00Z" w16du:dateUtc="2024-09-24T12:48:00Z">
                    <w:r w:rsidRPr="005A6AA3" w:rsidDel="00AE71EA">
                      <w:rPr>
                        <w:rFonts w:ascii="Calibri" w:hAnsi="Calibri"/>
                        <w:sz w:val="20"/>
                      </w:rPr>
                      <w:delText>3.0 (1.5%)</w:delText>
                    </w:r>
                  </w:del>
                </w:p>
              </w:tc>
            </w:tr>
            <w:tr w:rsidR="00066508" w:rsidRPr="005A6AA3" w:rsidDel="00AE71EA" w14:paraId="0753EC16" w14:textId="1505A1FB" w:rsidTr="006C3DDD">
              <w:trPr>
                <w:del w:id="6902" w:author="Lorenzo Fabbri" w:date="2024-09-24T14:48:00Z"/>
                <w:trPrChange w:id="6903" w:author="Lorenzo Fabbri" w:date="2024-09-19T20:38:00Z" w16du:dateUtc="2024-09-19T18:38:00Z">
                  <w:trPr>
                    <w:gridBefore w:val="1"/>
                    <w:cantSplit/>
                    <w:jc w:val="center"/>
                  </w:trPr>
                </w:trPrChange>
              </w:trPr>
              <w:tc>
                <w:tcPr>
                  <w:tcW w:w="0" w:type="dxa"/>
                  <w:tcPrChange w:id="69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503C9AE" w14:textId="48C6341C" w:rsidR="00066508" w:rsidRPr="005A6AA3" w:rsidDel="00AE71EA" w:rsidRDefault="00000000">
                  <w:pPr>
                    <w:keepNext/>
                    <w:widowControl w:val="0"/>
                    <w:spacing w:after="60"/>
                    <w:rPr>
                      <w:del w:id="6905" w:author="Lorenzo Fabbri" w:date="2024-09-24T14:48:00Z" w16du:dateUtc="2024-09-24T12:48:00Z"/>
                    </w:rPr>
                  </w:pPr>
                  <w:del w:id="6906" w:author="Lorenzo Fabbri" w:date="2024-09-24T14:48:00Z" w16du:dateUtc="2024-09-24T12:48:00Z">
                    <w:r w:rsidRPr="005A6AA3" w:rsidDel="00AE71EA">
                      <w:rPr>
                        <w:rFonts w:ascii="Calibri" w:hAnsi="Calibri"/>
                        <w:sz w:val="20"/>
                      </w:rPr>
                      <w:delText>    Other situation</w:delText>
                    </w:r>
                  </w:del>
                </w:p>
              </w:tc>
              <w:tc>
                <w:tcPr>
                  <w:tcW w:w="0" w:type="dxa"/>
                  <w:tcPrChange w:id="69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5CE2D8" w14:textId="3DC9E096" w:rsidR="00066508" w:rsidRPr="005A6AA3" w:rsidDel="00AE71EA" w:rsidRDefault="00000000">
                  <w:pPr>
                    <w:keepNext/>
                    <w:widowControl w:val="0"/>
                    <w:spacing w:after="60"/>
                    <w:jc w:val="center"/>
                    <w:rPr>
                      <w:del w:id="6908" w:author="Lorenzo Fabbri" w:date="2024-09-24T14:48:00Z" w16du:dateUtc="2024-09-24T12:48:00Z"/>
                    </w:rPr>
                  </w:pPr>
                  <w:del w:id="6909" w:author="Lorenzo Fabbri" w:date="2024-09-24T14:48:00Z" w16du:dateUtc="2024-09-24T12:48:00Z">
                    <w:r w:rsidRPr="005A6AA3" w:rsidDel="00AE71EA">
                      <w:rPr>
                        <w:rFonts w:ascii="Calibri" w:hAnsi="Calibri"/>
                        <w:sz w:val="20"/>
                      </w:rPr>
                      <w:delText>31.0 (2.4%)</w:delText>
                    </w:r>
                  </w:del>
                </w:p>
              </w:tc>
              <w:tc>
                <w:tcPr>
                  <w:tcW w:w="0" w:type="dxa"/>
                  <w:tcPrChange w:id="69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7728A7" w14:textId="649B234A" w:rsidR="00066508" w:rsidRPr="005A6AA3" w:rsidDel="00AE71EA" w:rsidRDefault="00000000">
                  <w:pPr>
                    <w:keepNext/>
                    <w:widowControl w:val="0"/>
                    <w:spacing w:after="60"/>
                    <w:jc w:val="center"/>
                    <w:rPr>
                      <w:del w:id="6911" w:author="Lorenzo Fabbri" w:date="2024-09-24T14:48:00Z" w16du:dateUtc="2024-09-24T12:48:00Z"/>
                    </w:rPr>
                  </w:pPr>
                  <w:del w:id="6912" w:author="Lorenzo Fabbri" w:date="2024-09-24T14:48:00Z" w16du:dateUtc="2024-09-24T12:48:00Z">
                    <w:r w:rsidRPr="005A6AA3" w:rsidDel="00AE71EA">
                      <w:rPr>
                        <w:rFonts w:ascii="Calibri" w:hAnsi="Calibri"/>
                        <w:sz w:val="20"/>
                      </w:rPr>
                      <w:delText>26.0 (12.7%)</w:delText>
                    </w:r>
                  </w:del>
                </w:p>
              </w:tc>
              <w:tc>
                <w:tcPr>
                  <w:tcW w:w="0" w:type="dxa"/>
                  <w:tcPrChange w:id="69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F3A46" w14:textId="25EC2130" w:rsidR="00066508" w:rsidRPr="005A6AA3" w:rsidDel="00AE71EA" w:rsidRDefault="00000000">
                  <w:pPr>
                    <w:keepNext/>
                    <w:widowControl w:val="0"/>
                    <w:spacing w:after="60"/>
                    <w:jc w:val="center"/>
                    <w:rPr>
                      <w:del w:id="6914" w:author="Lorenzo Fabbri" w:date="2024-09-24T14:48:00Z" w16du:dateUtc="2024-09-24T12:48:00Z"/>
                    </w:rPr>
                  </w:pPr>
                  <w:del w:id="6915" w:author="Lorenzo Fabbri" w:date="2024-09-24T14:48:00Z" w16du:dateUtc="2024-09-24T12:48:00Z">
                    <w:r w:rsidRPr="005A6AA3" w:rsidDel="00AE71EA">
                      <w:rPr>
                        <w:rFonts w:ascii="Calibri" w:hAnsi="Calibri"/>
                        <w:sz w:val="20"/>
                      </w:rPr>
                      <w:delText>2.0 (1.0%)</w:delText>
                    </w:r>
                  </w:del>
                </w:p>
              </w:tc>
              <w:tc>
                <w:tcPr>
                  <w:tcW w:w="0" w:type="dxa"/>
                  <w:tcPrChange w:id="69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4B84B2" w14:textId="239F2AA8" w:rsidR="00066508" w:rsidRPr="005A6AA3" w:rsidDel="00AE71EA" w:rsidRDefault="00000000">
                  <w:pPr>
                    <w:keepNext/>
                    <w:widowControl w:val="0"/>
                    <w:spacing w:after="60"/>
                    <w:jc w:val="center"/>
                    <w:rPr>
                      <w:del w:id="6917" w:author="Lorenzo Fabbri" w:date="2024-09-24T14:48:00Z" w16du:dateUtc="2024-09-24T12:48:00Z"/>
                    </w:rPr>
                  </w:pPr>
                  <w:del w:id="6918" w:author="Lorenzo Fabbri" w:date="2024-09-24T14:48:00Z" w16du:dateUtc="2024-09-24T12:48:00Z">
                    <w:r w:rsidRPr="005A6AA3" w:rsidDel="00AE71EA">
                      <w:rPr>
                        <w:rFonts w:ascii="Calibri" w:hAnsi="Calibri"/>
                        <w:sz w:val="20"/>
                      </w:rPr>
                      <w:delText>2.0 (0.9%)</w:delText>
                    </w:r>
                  </w:del>
                </w:p>
              </w:tc>
              <w:tc>
                <w:tcPr>
                  <w:tcW w:w="0" w:type="dxa"/>
                  <w:tcPrChange w:id="69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2E5E68" w14:textId="6C8BE84D" w:rsidR="00066508" w:rsidRPr="005A6AA3" w:rsidDel="00AE71EA" w:rsidRDefault="00000000">
                  <w:pPr>
                    <w:keepNext/>
                    <w:widowControl w:val="0"/>
                    <w:spacing w:after="60"/>
                    <w:jc w:val="center"/>
                    <w:rPr>
                      <w:del w:id="6920" w:author="Lorenzo Fabbri" w:date="2024-09-24T14:48:00Z" w16du:dateUtc="2024-09-24T12:48:00Z"/>
                    </w:rPr>
                  </w:pPr>
                  <w:del w:id="6921" w:author="Lorenzo Fabbri" w:date="2024-09-24T14:48:00Z" w16du:dateUtc="2024-09-24T12:48:00Z">
                    <w:r w:rsidRPr="005A6AA3" w:rsidDel="00AE71EA">
                      <w:rPr>
                        <w:rFonts w:ascii="Calibri" w:hAnsi="Calibri"/>
                        <w:sz w:val="20"/>
                      </w:rPr>
                      <w:delText>0.0 (0.0%)</w:delText>
                    </w:r>
                  </w:del>
                </w:p>
              </w:tc>
              <w:tc>
                <w:tcPr>
                  <w:tcW w:w="0" w:type="dxa"/>
                  <w:tcPrChange w:id="692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6E88908" w14:textId="33951A5B" w:rsidR="00066508" w:rsidRPr="005A6AA3" w:rsidDel="00AE71EA" w:rsidRDefault="00000000">
                  <w:pPr>
                    <w:keepNext/>
                    <w:widowControl w:val="0"/>
                    <w:spacing w:after="60"/>
                    <w:jc w:val="center"/>
                    <w:rPr>
                      <w:del w:id="6923" w:author="Lorenzo Fabbri" w:date="2024-09-24T14:48:00Z" w16du:dateUtc="2024-09-24T12:48:00Z"/>
                    </w:rPr>
                  </w:pPr>
                  <w:del w:id="6924" w:author="Lorenzo Fabbri" w:date="2024-09-24T14:48:00Z" w16du:dateUtc="2024-09-24T12:48:00Z">
                    <w:r w:rsidRPr="005A6AA3" w:rsidDel="00AE71EA">
                      <w:rPr>
                        <w:rFonts w:ascii="Calibri" w:hAnsi="Calibri"/>
                        <w:sz w:val="20"/>
                      </w:rPr>
                      <w:delText>1.0 (0.4%)</w:delText>
                    </w:r>
                  </w:del>
                </w:p>
              </w:tc>
              <w:tc>
                <w:tcPr>
                  <w:tcW w:w="0" w:type="dxa"/>
                  <w:tcPrChange w:id="69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DDDC2A" w14:textId="58F047F7" w:rsidR="00066508" w:rsidRPr="005A6AA3" w:rsidDel="00AE71EA" w:rsidRDefault="00000000">
                  <w:pPr>
                    <w:keepNext/>
                    <w:widowControl w:val="0"/>
                    <w:spacing w:after="60"/>
                    <w:jc w:val="center"/>
                    <w:rPr>
                      <w:del w:id="6926" w:author="Lorenzo Fabbri" w:date="2024-09-24T14:48:00Z" w16du:dateUtc="2024-09-24T12:48:00Z"/>
                    </w:rPr>
                  </w:pPr>
                  <w:del w:id="6927" w:author="Lorenzo Fabbri" w:date="2024-09-24T14:48:00Z" w16du:dateUtc="2024-09-24T12:48:00Z">
                    <w:r w:rsidRPr="005A6AA3" w:rsidDel="00AE71EA">
                      <w:rPr>
                        <w:rFonts w:ascii="Calibri" w:hAnsi="Calibri"/>
                        <w:sz w:val="20"/>
                      </w:rPr>
                      <w:delText>0.0 (0.0%)</w:delText>
                    </w:r>
                  </w:del>
                </w:p>
              </w:tc>
            </w:tr>
            <w:tr w:rsidR="00066508" w:rsidRPr="005A6AA3" w:rsidDel="00AE71EA" w14:paraId="19FFF308" w14:textId="4399BF7D" w:rsidTr="006C3DDD">
              <w:trPr>
                <w:del w:id="6928" w:author="Lorenzo Fabbri" w:date="2024-09-24T14:48:00Z"/>
                <w:trPrChange w:id="6929" w:author="Lorenzo Fabbri" w:date="2024-09-19T20:38:00Z" w16du:dateUtc="2024-09-19T18:38:00Z">
                  <w:trPr>
                    <w:gridBefore w:val="1"/>
                    <w:cantSplit/>
                    <w:jc w:val="center"/>
                  </w:trPr>
                </w:trPrChange>
              </w:trPr>
              <w:tc>
                <w:tcPr>
                  <w:tcW w:w="0" w:type="dxa"/>
                  <w:tcPrChange w:id="69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994BDA4" w14:textId="3B734B21" w:rsidR="00066508" w:rsidRPr="005A6AA3" w:rsidDel="00AE71EA" w:rsidRDefault="00000000">
                  <w:pPr>
                    <w:keepNext/>
                    <w:widowControl w:val="0"/>
                    <w:spacing w:after="60"/>
                    <w:rPr>
                      <w:del w:id="6931" w:author="Lorenzo Fabbri" w:date="2024-09-24T14:48:00Z" w16du:dateUtc="2024-09-24T12:48:00Z"/>
                    </w:rPr>
                  </w:pPr>
                  <w:del w:id="6932" w:author="Lorenzo Fabbri" w:date="2024-09-24T14:48:00Z" w16du:dateUtc="2024-09-24T12:48:00Z">
                    <w:r w:rsidRPr="005A6AA3" w:rsidDel="00AE71EA">
                      <w:rPr>
                        <w:rFonts w:ascii="Calibri" w:hAnsi="Calibri"/>
                        <w:sz w:val="20"/>
                      </w:rPr>
                      <w:delText>    Unknown</w:delText>
                    </w:r>
                  </w:del>
                </w:p>
              </w:tc>
              <w:tc>
                <w:tcPr>
                  <w:tcW w:w="0" w:type="dxa"/>
                  <w:tcPrChange w:id="69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C1885" w14:textId="54BBA36C" w:rsidR="00066508" w:rsidRPr="005A6AA3" w:rsidDel="00AE71EA" w:rsidRDefault="00000000">
                  <w:pPr>
                    <w:keepNext/>
                    <w:widowControl w:val="0"/>
                    <w:spacing w:after="60"/>
                    <w:jc w:val="center"/>
                    <w:rPr>
                      <w:del w:id="6934" w:author="Lorenzo Fabbri" w:date="2024-09-24T14:48:00Z" w16du:dateUtc="2024-09-24T12:48:00Z"/>
                    </w:rPr>
                  </w:pPr>
                  <w:del w:id="6935" w:author="Lorenzo Fabbri" w:date="2024-09-24T14:48:00Z" w16du:dateUtc="2024-09-24T12:48:00Z">
                    <w:r w:rsidRPr="005A6AA3" w:rsidDel="00AE71EA">
                      <w:rPr>
                        <w:rFonts w:ascii="Calibri" w:hAnsi="Calibri"/>
                        <w:sz w:val="20"/>
                      </w:rPr>
                      <w:delText>15</w:delText>
                    </w:r>
                  </w:del>
                </w:p>
              </w:tc>
              <w:tc>
                <w:tcPr>
                  <w:tcW w:w="0" w:type="dxa"/>
                  <w:tcPrChange w:id="69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554ED" w14:textId="6F0F10E9" w:rsidR="00066508" w:rsidRPr="005A6AA3" w:rsidDel="00AE71EA" w:rsidRDefault="00000000">
                  <w:pPr>
                    <w:keepNext/>
                    <w:widowControl w:val="0"/>
                    <w:spacing w:after="60"/>
                    <w:jc w:val="center"/>
                    <w:rPr>
                      <w:del w:id="6937" w:author="Lorenzo Fabbri" w:date="2024-09-24T14:48:00Z" w16du:dateUtc="2024-09-24T12:48:00Z"/>
                    </w:rPr>
                  </w:pPr>
                  <w:del w:id="6938" w:author="Lorenzo Fabbri" w:date="2024-09-24T14:48:00Z" w16du:dateUtc="2024-09-24T12:48:00Z">
                    <w:r w:rsidRPr="005A6AA3" w:rsidDel="00AE71EA">
                      <w:rPr>
                        <w:rFonts w:ascii="Calibri" w:hAnsi="Calibri"/>
                        <w:sz w:val="20"/>
                      </w:rPr>
                      <w:delText>0</w:delText>
                    </w:r>
                  </w:del>
                </w:p>
              </w:tc>
              <w:tc>
                <w:tcPr>
                  <w:tcW w:w="0" w:type="dxa"/>
                  <w:tcPrChange w:id="69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17BAD3" w14:textId="55A7FA09" w:rsidR="00066508" w:rsidRPr="005A6AA3" w:rsidDel="00AE71EA" w:rsidRDefault="00000000">
                  <w:pPr>
                    <w:keepNext/>
                    <w:widowControl w:val="0"/>
                    <w:spacing w:after="60"/>
                    <w:jc w:val="center"/>
                    <w:rPr>
                      <w:del w:id="6940" w:author="Lorenzo Fabbri" w:date="2024-09-24T14:48:00Z" w16du:dateUtc="2024-09-24T12:48:00Z"/>
                    </w:rPr>
                  </w:pPr>
                  <w:del w:id="6941" w:author="Lorenzo Fabbri" w:date="2024-09-24T14:48:00Z" w16du:dateUtc="2024-09-24T12:48:00Z">
                    <w:r w:rsidRPr="005A6AA3" w:rsidDel="00AE71EA">
                      <w:rPr>
                        <w:rFonts w:ascii="Calibri" w:hAnsi="Calibri"/>
                        <w:sz w:val="20"/>
                      </w:rPr>
                      <w:delText>1</w:delText>
                    </w:r>
                  </w:del>
                </w:p>
              </w:tc>
              <w:tc>
                <w:tcPr>
                  <w:tcW w:w="0" w:type="dxa"/>
                  <w:tcPrChange w:id="69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7095F" w14:textId="56016C2E" w:rsidR="00066508" w:rsidRPr="005A6AA3" w:rsidDel="00AE71EA" w:rsidRDefault="00000000">
                  <w:pPr>
                    <w:keepNext/>
                    <w:widowControl w:val="0"/>
                    <w:spacing w:after="60"/>
                    <w:jc w:val="center"/>
                    <w:rPr>
                      <w:del w:id="6943" w:author="Lorenzo Fabbri" w:date="2024-09-24T14:48:00Z" w16du:dateUtc="2024-09-24T12:48:00Z"/>
                    </w:rPr>
                  </w:pPr>
                  <w:del w:id="6944" w:author="Lorenzo Fabbri" w:date="2024-09-24T14:48:00Z" w16du:dateUtc="2024-09-24T12:48:00Z">
                    <w:r w:rsidRPr="005A6AA3" w:rsidDel="00AE71EA">
                      <w:rPr>
                        <w:rFonts w:ascii="Calibri" w:hAnsi="Calibri"/>
                        <w:sz w:val="20"/>
                      </w:rPr>
                      <w:delText>0</w:delText>
                    </w:r>
                  </w:del>
                </w:p>
              </w:tc>
              <w:tc>
                <w:tcPr>
                  <w:tcW w:w="0" w:type="dxa"/>
                  <w:tcPrChange w:id="69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F3762" w14:textId="062832BC" w:rsidR="00066508" w:rsidRPr="005A6AA3" w:rsidDel="00AE71EA" w:rsidRDefault="00000000">
                  <w:pPr>
                    <w:keepNext/>
                    <w:widowControl w:val="0"/>
                    <w:spacing w:after="60"/>
                    <w:jc w:val="center"/>
                    <w:rPr>
                      <w:del w:id="6946" w:author="Lorenzo Fabbri" w:date="2024-09-24T14:48:00Z" w16du:dateUtc="2024-09-24T12:48:00Z"/>
                    </w:rPr>
                  </w:pPr>
                  <w:del w:id="6947" w:author="Lorenzo Fabbri" w:date="2024-09-24T14:48:00Z" w16du:dateUtc="2024-09-24T12:48:00Z">
                    <w:r w:rsidRPr="005A6AA3" w:rsidDel="00AE71EA">
                      <w:rPr>
                        <w:rFonts w:ascii="Calibri" w:hAnsi="Calibri"/>
                        <w:sz w:val="20"/>
                      </w:rPr>
                      <w:delText>4</w:delText>
                    </w:r>
                  </w:del>
                </w:p>
              </w:tc>
              <w:tc>
                <w:tcPr>
                  <w:tcW w:w="0" w:type="dxa"/>
                  <w:tcPrChange w:id="694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A5C9B72" w14:textId="5D5CC2A8" w:rsidR="00066508" w:rsidRPr="005A6AA3" w:rsidDel="00AE71EA" w:rsidRDefault="00000000">
                  <w:pPr>
                    <w:keepNext/>
                    <w:widowControl w:val="0"/>
                    <w:spacing w:after="60"/>
                    <w:jc w:val="center"/>
                    <w:rPr>
                      <w:del w:id="6949" w:author="Lorenzo Fabbri" w:date="2024-09-24T14:48:00Z" w16du:dateUtc="2024-09-24T12:48:00Z"/>
                    </w:rPr>
                  </w:pPr>
                  <w:del w:id="6950" w:author="Lorenzo Fabbri" w:date="2024-09-24T14:48:00Z" w16du:dateUtc="2024-09-24T12:48:00Z">
                    <w:r w:rsidRPr="005A6AA3" w:rsidDel="00AE71EA">
                      <w:rPr>
                        <w:rFonts w:ascii="Calibri" w:hAnsi="Calibri"/>
                        <w:sz w:val="20"/>
                      </w:rPr>
                      <w:delText>8</w:delText>
                    </w:r>
                  </w:del>
                </w:p>
              </w:tc>
              <w:tc>
                <w:tcPr>
                  <w:tcW w:w="0" w:type="dxa"/>
                  <w:tcPrChange w:id="69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C42D04" w14:textId="268E7E8D" w:rsidR="00066508" w:rsidRPr="005A6AA3" w:rsidDel="00AE71EA" w:rsidRDefault="00000000">
                  <w:pPr>
                    <w:keepNext/>
                    <w:widowControl w:val="0"/>
                    <w:spacing w:after="60"/>
                    <w:jc w:val="center"/>
                    <w:rPr>
                      <w:del w:id="6952" w:author="Lorenzo Fabbri" w:date="2024-09-24T14:48:00Z" w16du:dateUtc="2024-09-24T12:48:00Z"/>
                    </w:rPr>
                  </w:pPr>
                  <w:del w:id="6953" w:author="Lorenzo Fabbri" w:date="2024-09-24T14:48:00Z" w16du:dateUtc="2024-09-24T12:48:00Z">
                    <w:r w:rsidRPr="005A6AA3" w:rsidDel="00AE71EA">
                      <w:rPr>
                        <w:rFonts w:ascii="Calibri" w:hAnsi="Calibri"/>
                        <w:sz w:val="20"/>
                      </w:rPr>
                      <w:delText>2</w:delText>
                    </w:r>
                  </w:del>
                </w:p>
              </w:tc>
            </w:tr>
            <w:tr w:rsidR="00066508" w:rsidRPr="005A6AA3" w:rsidDel="00AE71EA" w14:paraId="5EAE8F15" w14:textId="633F5D45" w:rsidTr="006C3DDD">
              <w:trPr>
                <w:del w:id="6954" w:author="Lorenzo Fabbri" w:date="2024-09-24T14:48:00Z"/>
                <w:trPrChange w:id="6955" w:author="Lorenzo Fabbri" w:date="2024-09-19T20:38:00Z" w16du:dateUtc="2024-09-19T18:38:00Z">
                  <w:trPr>
                    <w:gridBefore w:val="1"/>
                    <w:cantSplit/>
                    <w:jc w:val="center"/>
                  </w:trPr>
                </w:trPrChange>
              </w:trPr>
              <w:tc>
                <w:tcPr>
                  <w:tcW w:w="0" w:type="dxa"/>
                  <w:tcPrChange w:id="695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B1B480F" w14:textId="3C3F42BC" w:rsidR="00066508" w:rsidRPr="005A6AA3" w:rsidDel="00AE71EA" w:rsidRDefault="00000000">
                  <w:pPr>
                    <w:keepNext/>
                    <w:widowControl w:val="0"/>
                    <w:spacing w:after="60"/>
                    <w:rPr>
                      <w:del w:id="6957" w:author="Lorenzo Fabbri" w:date="2024-09-24T14:48:00Z" w16du:dateUtc="2024-09-24T12:48:00Z"/>
                    </w:rPr>
                  </w:pPr>
                  <w:del w:id="6958" w:author="Lorenzo Fabbri" w:date="2024-09-24T14:48:00Z" w16du:dateUtc="2024-09-24T12:48:00Z">
                    <w:r w:rsidRPr="005A6AA3" w:rsidDel="00AE71EA">
                      <w:rPr>
                        <w:rFonts w:ascii="Calibri" w:hAnsi="Calibri"/>
                        <w:sz w:val="20"/>
                      </w:rPr>
                      <w:delText>Maternal tobacco consumption</w:delText>
                    </w:r>
                  </w:del>
                </w:p>
              </w:tc>
              <w:tc>
                <w:tcPr>
                  <w:tcW w:w="0" w:type="dxa"/>
                  <w:tcPrChange w:id="69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82C3C" w14:textId="61EFECA7" w:rsidR="00066508" w:rsidRPr="005A6AA3" w:rsidDel="00AE71EA" w:rsidRDefault="00066508">
                  <w:pPr>
                    <w:keepNext/>
                    <w:widowControl w:val="0"/>
                    <w:spacing w:after="60"/>
                    <w:jc w:val="center"/>
                    <w:rPr>
                      <w:del w:id="6960" w:author="Lorenzo Fabbri" w:date="2024-09-24T14:48:00Z" w16du:dateUtc="2024-09-24T12:48:00Z"/>
                    </w:rPr>
                  </w:pPr>
                </w:p>
              </w:tc>
              <w:tc>
                <w:tcPr>
                  <w:tcW w:w="0" w:type="dxa"/>
                  <w:tcPrChange w:id="69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B5C9E5" w14:textId="4C56B203" w:rsidR="00066508" w:rsidRPr="005A6AA3" w:rsidDel="00AE71EA" w:rsidRDefault="00066508">
                  <w:pPr>
                    <w:keepNext/>
                    <w:widowControl w:val="0"/>
                    <w:spacing w:after="60"/>
                    <w:jc w:val="center"/>
                    <w:rPr>
                      <w:del w:id="6962" w:author="Lorenzo Fabbri" w:date="2024-09-24T14:48:00Z" w16du:dateUtc="2024-09-24T12:48:00Z"/>
                    </w:rPr>
                  </w:pPr>
                </w:p>
              </w:tc>
              <w:tc>
                <w:tcPr>
                  <w:tcW w:w="0" w:type="dxa"/>
                  <w:tcPrChange w:id="69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0F36B3" w14:textId="34F7F3C8" w:rsidR="00066508" w:rsidRPr="005A6AA3" w:rsidDel="00AE71EA" w:rsidRDefault="00066508">
                  <w:pPr>
                    <w:keepNext/>
                    <w:widowControl w:val="0"/>
                    <w:spacing w:after="60"/>
                    <w:jc w:val="center"/>
                    <w:rPr>
                      <w:del w:id="6964" w:author="Lorenzo Fabbri" w:date="2024-09-24T14:48:00Z" w16du:dateUtc="2024-09-24T12:48:00Z"/>
                    </w:rPr>
                  </w:pPr>
                </w:p>
              </w:tc>
              <w:tc>
                <w:tcPr>
                  <w:tcW w:w="0" w:type="dxa"/>
                  <w:tcPrChange w:id="69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B24911" w14:textId="27501F91" w:rsidR="00066508" w:rsidRPr="005A6AA3" w:rsidDel="00AE71EA" w:rsidRDefault="00066508">
                  <w:pPr>
                    <w:keepNext/>
                    <w:widowControl w:val="0"/>
                    <w:spacing w:after="60"/>
                    <w:jc w:val="center"/>
                    <w:rPr>
                      <w:del w:id="6966" w:author="Lorenzo Fabbri" w:date="2024-09-24T14:48:00Z" w16du:dateUtc="2024-09-24T12:48:00Z"/>
                    </w:rPr>
                  </w:pPr>
                </w:p>
              </w:tc>
              <w:tc>
                <w:tcPr>
                  <w:tcW w:w="0" w:type="dxa"/>
                  <w:tcPrChange w:id="69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A9FB6E" w14:textId="47D7C455" w:rsidR="00066508" w:rsidRPr="005A6AA3" w:rsidDel="00AE71EA" w:rsidRDefault="00066508">
                  <w:pPr>
                    <w:keepNext/>
                    <w:widowControl w:val="0"/>
                    <w:spacing w:after="60"/>
                    <w:jc w:val="center"/>
                    <w:rPr>
                      <w:del w:id="6968" w:author="Lorenzo Fabbri" w:date="2024-09-24T14:48:00Z" w16du:dateUtc="2024-09-24T12:48:00Z"/>
                    </w:rPr>
                  </w:pPr>
                </w:p>
              </w:tc>
              <w:tc>
                <w:tcPr>
                  <w:tcW w:w="0" w:type="dxa"/>
                  <w:tcPrChange w:id="696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B1F4DCE" w14:textId="3B93D5BC" w:rsidR="00066508" w:rsidRPr="005A6AA3" w:rsidDel="00AE71EA" w:rsidRDefault="00066508">
                  <w:pPr>
                    <w:keepNext/>
                    <w:widowControl w:val="0"/>
                    <w:spacing w:after="60"/>
                    <w:jc w:val="center"/>
                    <w:rPr>
                      <w:del w:id="6970" w:author="Lorenzo Fabbri" w:date="2024-09-24T14:48:00Z" w16du:dateUtc="2024-09-24T12:48:00Z"/>
                    </w:rPr>
                  </w:pPr>
                </w:p>
              </w:tc>
              <w:tc>
                <w:tcPr>
                  <w:tcW w:w="0" w:type="dxa"/>
                  <w:tcPrChange w:id="69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F89D11" w14:textId="317B5382" w:rsidR="00066508" w:rsidRPr="005A6AA3" w:rsidDel="00AE71EA" w:rsidRDefault="00066508">
                  <w:pPr>
                    <w:keepNext/>
                    <w:widowControl w:val="0"/>
                    <w:spacing w:after="60"/>
                    <w:jc w:val="center"/>
                    <w:rPr>
                      <w:del w:id="6972" w:author="Lorenzo Fabbri" w:date="2024-09-24T14:48:00Z" w16du:dateUtc="2024-09-24T12:48:00Z"/>
                    </w:rPr>
                  </w:pPr>
                </w:p>
              </w:tc>
            </w:tr>
            <w:tr w:rsidR="00066508" w:rsidRPr="005A6AA3" w:rsidDel="00AE71EA" w14:paraId="7683FB1A" w14:textId="4D95EF17" w:rsidTr="006C3DDD">
              <w:trPr>
                <w:del w:id="6973" w:author="Lorenzo Fabbri" w:date="2024-09-24T14:48:00Z"/>
                <w:trPrChange w:id="6974" w:author="Lorenzo Fabbri" w:date="2024-09-19T20:38:00Z" w16du:dateUtc="2024-09-19T18:38:00Z">
                  <w:trPr>
                    <w:gridBefore w:val="1"/>
                    <w:cantSplit/>
                    <w:jc w:val="center"/>
                  </w:trPr>
                </w:trPrChange>
              </w:trPr>
              <w:tc>
                <w:tcPr>
                  <w:tcW w:w="0" w:type="dxa"/>
                  <w:tcPrChange w:id="69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B406D9" w14:textId="7BE88228" w:rsidR="00066508" w:rsidRPr="005A6AA3" w:rsidDel="00AE71EA" w:rsidRDefault="00000000">
                  <w:pPr>
                    <w:keepNext/>
                    <w:widowControl w:val="0"/>
                    <w:spacing w:after="60"/>
                    <w:rPr>
                      <w:del w:id="6976" w:author="Lorenzo Fabbri" w:date="2024-09-24T14:48:00Z" w16du:dateUtc="2024-09-24T12:48:00Z"/>
                    </w:rPr>
                  </w:pPr>
                  <w:del w:id="6977" w:author="Lorenzo Fabbri" w:date="2024-09-24T14:48:00Z" w16du:dateUtc="2024-09-24T12:48:00Z">
                    <w:r w:rsidRPr="005A6AA3" w:rsidDel="00AE71EA">
                      <w:rPr>
                        <w:rFonts w:ascii="Calibri" w:hAnsi="Calibri"/>
                        <w:sz w:val="20"/>
                      </w:rPr>
                      <w:delText>    Non-smoker and has never smoked</w:delText>
                    </w:r>
                  </w:del>
                </w:p>
              </w:tc>
              <w:tc>
                <w:tcPr>
                  <w:tcW w:w="0" w:type="dxa"/>
                  <w:tcPrChange w:id="69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79417" w14:textId="3079AAFF" w:rsidR="00066508" w:rsidRPr="005A6AA3" w:rsidDel="00AE71EA" w:rsidRDefault="00000000">
                  <w:pPr>
                    <w:keepNext/>
                    <w:widowControl w:val="0"/>
                    <w:spacing w:after="60"/>
                    <w:jc w:val="center"/>
                    <w:rPr>
                      <w:del w:id="6979" w:author="Lorenzo Fabbri" w:date="2024-09-24T14:48:00Z" w16du:dateUtc="2024-09-24T12:48:00Z"/>
                    </w:rPr>
                  </w:pPr>
                  <w:del w:id="6980" w:author="Lorenzo Fabbri" w:date="2024-09-24T14:48:00Z" w16du:dateUtc="2024-09-24T12:48:00Z">
                    <w:r w:rsidRPr="005A6AA3" w:rsidDel="00AE71EA">
                      <w:rPr>
                        <w:rFonts w:ascii="Calibri" w:hAnsi="Calibri"/>
                        <w:sz w:val="20"/>
                      </w:rPr>
                      <w:delText>681.0 (52.6%)</w:delText>
                    </w:r>
                  </w:del>
                </w:p>
              </w:tc>
              <w:tc>
                <w:tcPr>
                  <w:tcW w:w="0" w:type="dxa"/>
                  <w:tcPrChange w:id="69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79075B" w14:textId="469EE050" w:rsidR="00066508" w:rsidRPr="005A6AA3" w:rsidDel="00AE71EA" w:rsidRDefault="00000000">
                  <w:pPr>
                    <w:keepNext/>
                    <w:widowControl w:val="0"/>
                    <w:spacing w:after="60"/>
                    <w:jc w:val="center"/>
                    <w:rPr>
                      <w:del w:id="6982" w:author="Lorenzo Fabbri" w:date="2024-09-24T14:48:00Z" w16du:dateUtc="2024-09-24T12:48:00Z"/>
                    </w:rPr>
                  </w:pPr>
                  <w:del w:id="6983" w:author="Lorenzo Fabbri" w:date="2024-09-24T14:48:00Z" w16du:dateUtc="2024-09-24T12:48:00Z">
                    <w:r w:rsidRPr="005A6AA3" w:rsidDel="00AE71EA">
                      <w:rPr>
                        <w:rFonts w:ascii="Calibri" w:hAnsi="Calibri"/>
                        <w:sz w:val="20"/>
                      </w:rPr>
                      <w:delText>148.0 (72.5%)</w:delText>
                    </w:r>
                  </w:del>
                </w:p>
              </w:tc>
              <w:tc>
                <w:tcPr>
                  <w:tcW w:w="0" w:type="dxa"/>
                  <w:tcPrChange w:id="69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BEF18" w14:textId="040B0B95" w:rsidR="00066508" w:rsidRPr="005A6AA3" w:rsidDel="00AE71EA" w:rsidRDefault="00000000">
                  <w:pPr>
                    <w:keepNext/>
                    <w:widowControl w:val="0"/>
                    <w:spacing w:after="60"/>
                    <w:jc w:val="center"/>
                    <w:rPr>
                      <w:del w:id="6985" w:author="Lorenzo Fabbri" w:date="2024-09-24T14:48:00Z" w16du:dateUtc="2024-09-24T12:48:00Z"/>
                    </w:rPr>
                  </w:pPr>
                  <w:del w:id="6986" w:author="Lorenzo Fabbri" w:date="2024-09-24T14:48:00Z" w16du:dateUtc="2024-09-24T12:48:00Z">
                    <w:r w:rsidRPr="005A6AA3" w:rsidDel="00AE71EA">
                      <w:rPr>
                        <w:rFonts w:ascii="Calibri" w:hAnsi="Calibri"/>
                        <w:sz w:val="20"/>
                      </w:rPr>
                      <w:delText>87.0 (43.9%)</w:delText>
                    </w:r>
                  </w:del>
                </w:p>
              </w:tc>
              <w:tc>
                <w:tcPr>
                  <w:tcW w:w="0" w:type="dxa"/>
                  <w:tcPrChange w:id="69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B05F09" w14:textId="312E2B71" w:rsidR="00066508" w:rsidRPr="005A6AA3" w:rsidDel="00AE71EA" w:rsidRDefault="00000000">
                  <w:pPr>
                    <w:keepNext/>
                    <w:widowControl w:val="0"/>
                    <w:spacing w:after="60"/>
                    <w:jc w:val="center"/>
                    <w:rPr>
                      <w:del w:id="6988" w:author="Lorenzo Fabbri" w:date="2024-09-24T14:48:00Z" w16du:dateUtc="2024-09-24T12:48:00Z"/>
                    </w:rPr>
                  </w:pPr>
                  <w:del w:id="6989" w:author="Lorenzo Fabbri" w:date="2024-09-24T14:48:00Z" w16du:dateUtc="2024-09-24T12:48:00Z">
                    <w:r w:rsidRPr="005A6AA3" w:rsidDel="00AE71EA">
                      <w:rPr>
                        <w:rFonts w:ascii="Calibri" w:hAnsi="Calibri"/>
                        <w:sz w:val="20"/>
                      </w:rPr>
                      <w:delText>103.0 (46.8%)</w:delText>
                    </w:r>
                  </w:del>
                </w:p>
              </w:tc>
              <w:tc>
                <w:tcPr>
                  <w:tcW w:w="0" w:type="dxa"/>
                  <w:tcPrChange w:id="69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3AA4BA" w14:textId="25C12942" w:rsidR="00066508" w:rsidRPr="005A6AA3" w:rsidDel="00AE71EA" w:rsidRDefault="00000000">
                  <w:pPr>
                    <w:keepNext/>
                    <w:widowControl w:val="0"/>
                    <w:spacing w:after="60"/>
                    <w:jc w:val="center"/>
                    <w:rPr>
                      <w:del w:id="6991" w:author="Lorenzo Fabbri" w:date="2024-09-24T14:48:00Z" w16du:dateUtc="2024-09-24T12:48:00Z"/>
                    </w:rPr>
                  </w:pPr>
                  <w:del w:id="6992" w:author="Lorenzo Fabbri" w:date="2024-09-24T14:48:00Z" w16du:dateUtc="2024-09-24T12:48:00Z">
                    <w:r w:rsidRPr="005A6AA3" w:rsidDel="00AE71EA">
                      <w:rPr>
                        <w:rFonts w:ascii="Calibri" w:hAnsi="Calibri"/>
                        <w:sz w:val="20"/>
                      </w:rPr>
                      <w:delText>104.0 (51.7%)</w:delText>
                    </w:r>
                  </w:del>
                </w:p>
              </w:tc>
              <w:tc>
                <w:tcPr>
                  <w:tcW w:w="0" w:type="dxa"/>
                  <w:tcPrChange w:id="699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1CE3FDA" w14:textId="23D09E22" w:rsidR="00066508" w:rsidRPr="005A6AA3" w:rsidDel="00AE71EA" w:rsidRDefault="00000000">
                  <w:pPr>
                    <w:keepNext/>
                    <w:widowControl w:val="0"/>
                    <w:spacing w:after="60"/>
                    <w:jc w:val="center"/>
                    <w:rPr>
                      <w:del w:id="6994" w:author="Lorenzo Fabbri" w:date="2024-09-24T14:48:00Z" w16du:dateUtc="2024-09-24T12:48:00Z"/>
                    </w:rPr>
                  </w:pPr>
                  <w:del w:id="6995" w:author="Lorenzo Fabbri" w:date="2024-09-24T14:48:00Z" w16du:dateUtc="2024-09-24T12:48:00Z">
                    <w:r w:rsidRPr="005A6AA3" w:rsidDel="00AE71EA">
                      <w:rPr>
                        <w:rFonts w:ascii="Calibri" w:hAnsi="Calibri"/>
                        <w:sz w:val="20"/>
                      </w:rPr>
                      <w:delText>138.0 (50.7%)</w:delText>
                    </w:r>
                  </w:del>
                </w:p>
              </w:tc>
              <w:tc>
                <w:tcPr>
                  <w:tcW w:w="0" w:type="dxa"/>
                  <w:tcPrChange w:id="69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43E3A" w14:textId="1DA13C60" w:rsidR="00066508" w:rsidRPr="005A6AA3" w:rsidDel="00AE71EA" w:rsidRDefault="00000000">
                  <w:pPr>
                    <w:keepNext/>
                    <w:widowControl w:val="0"/>
                    <w:spacing w:after="60"/>
                    <w:jc w:val="center"/>
                    <w:rPr>
                      <w:del w:id="6997" w:author="Lorenzo Fabbri" w:date="2024-09-24T14:48:00Z" w16du:dateUtc="2024-09-24T12:48:00Z"/>
                    </w:rPr>
                  </w:pPr>
                  <w:del w:id="6998" w:author="Lorenzo Fabbri" w:date="2024-09-24T14:48:00Z" w16du:dateUtc="2024-09-24T12:48:00Z">
                    <w:r w:rsidRPr="005A6AA3" w:rsidDel="00AE71EA">
                      <w:rPr>
                        <w:rFonts w:ascii="Calibri" w:hAnsi="Calibri"/>
                        <w:sz w:val="20"/>
                      </w:rPr>
                      <w:delText>101.0 (50.8%)</w:delText>
                    </w:r>
                  </w:del>
                </w:p>
              </w:tc>
            </w:tr>
            <w:tr w:rsidR="00066508" w:rsidRPr="005A6AA3" w:rsidDel="00AE71EA" w14:paraId="4F3F0464" w14:textId="640605D6" w:rsidTr="006C3DDD">
              <w:trPr>
                <w:del w:id="6999" w:author="Lorenzo Fabbri" w:date="2024-09-24T14:48:00Z"/>
                <w:trPrChange w:id="7000" w:author="Lorenzo Fabbri" w:date="2024-09-19T20:38:00Z" w16du:dateUtc="2024-09-19T18:38:00Z">
                  <w:trPr>
                    <w:gridBefore w:val="1"/>
                    <w:cantSplit/>
                    <w:jc w:val="center"/>
                  </w:trPr>
                </w:trPrChange>
              </w:trPr>
              <w:tc>
                <w:tcPr>
                  <w:tcW w:w="0" w:type="dxa"/>
                  <w:tcPrChange w:id="70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4511F3" w14:textId="468808F3" w:rsidR="00066508" w:rsidRPr="005A6AA3" w:rsidDel="00AE71EA" w:rsidRDefault="00000000">
                  <w:pPr>
                    <w:keepNext/>
                    <w:widowControl w:val="0"/>
                    <w:spacing w:after="60"/>
                    <w:rPr>
                      <w:del w:id="7002" w:author="Lorenzo Fabbri" w:date="2024-09-24T14:48:00Z" w16du:dateUtc="2024-09-24T12:48:00Z"/>
                    </w:rPr>
                  </w:pPr>
                  <w:del w:id="7003" w:author="Lorenzo Fabbri" w:date="2024-09-24T14:48:00Z" w16du:dateUtc="2024-09-24T12:48:00Z">
                    <w:r w:rsidRPr="005A6AA3" w:rsidDel="00AE71EA">
                      <w:rPr>
                        <w:rFonts w:ascii="Calibri" w:hAnsi="Calibri"/>
                        <w:sz w:val="20"/>
                      </w:rPr>
                      <w:delText>    Daily smoker</w:delText>
                    </w:r>
                  </w:del>
                </w:p>
              </w:tc>
              <w:tc>
                <w:tcPr>
                  <w:tcW w:w="0" w:type="dxa"/>
                  <w:tcPrChange w:id="70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CE7AB5" w14:textId="14D354E8" w:rsidR="00066508" w:rsidRPr="005A6AA3" w:rsidDel="00AE71EA" w:rsidRDefault="00000000">
                  <w:pPr>
                    <w:keepNext/>
                    <w:widowControl w:val="0"/>
                    <w:spacing w:after="60"/>
                    <w:jc w:val="center"/>
                    <w:rPr>
                      <w:del w:id="7005" w:author="Lorenzo Fabbri" w:date="2024-09-24T14:48:00Z" w16du:dateUtc="2024-09-24T12:48:00Z"/>
                    </w:rPr>
                  </w:pPr>
                  <w:del w:id="7006" w:author="Lorenzo Fabbri" w:date="2024-09-24T14:48:00Z" w16du:dateUtc="2024-09-24T12:48:00Z">
                    <w:r w:rsidRPr="005A6AA3" w:rsidDel="00AE71EA">
                      <w:rPr>
                        <w:rFonts w:ascii="Calibri" w:hAnsi="Calibri"/>
                        <w:sz w:val="20"/>
                      </w:rPr>
                      <w:delText>200.0 (15.5%)</w:delText>
                    </w:r>
                  </w:del>
                </w:p>
              </w:tc>
              <w:tc>
                <w:tcPr>
                  <w:tcW w:w="0" w:type="dxa"/>
                  <w:tcPrChange w:id="70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64D04" w14:textId="13EBBD2B" w:rsidR="00066508" w:rsidRPr="005A6AA3" w:rsidDel="00AE71EA" w:rsidRDefault="00000000">
                  <w:pPr>
                    <w:keepNext/>
                    <w:widowControl w:val="0"/>
                    <w:spacing w:after="60"/>
                    <w:jc w:val="center"/>
                    <w:rPr>
                      <w:del w:id="7008" w:author="Lorenzo Fabbri" w:date="2024-09-24T14:48:00Z" w16du:dateUtc="2024-09-24T12:48:00Z"/>
                    </w:rPr>
                  </w:pPr>
                  <w:del w:id="7009" w:author="Lorenzo Fabbri" w:date="2024-09-24T14:48:00Z" w16du:dateUtc="2024-09-24T12:48:00Z">
                    <w:r w:rsidRPr="005A6AA3" w:rsidDel="00AE71EA">
                      <w:rPr>
                        <w:rFonts w:ascii="Calibri" w:hAnsi="Calibri"/>
                        <w:sz w:val="20"/>
                      </w:rPr>
                      <w:delText>27.0 (13.2%)</w:delText>
                    </w:r>
                  </w:del>
                </w:p>
              </w:tc>
              <w:tc>
                <w:tcPr>
                  <w:tcW w:w="0" w:type="dxa"/>
                  <w:tcPrChange w:id="70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5756F" w14:textId="7890F8DB" w:rsidR="00066508" w:rsidRPr="005A6AA3" w:rsidDel="00AE71EA" w:rsidRDefault="00000000">
                  <w:pPr>
                    <w:keepNext/>
                    <w:widowControl w:val="0"/>
                    <w:spacing w:after="60"/>
                    <w:jc w:val="center"/>
                    <w:rPr>
                      <w:del w:id="7011" w:author="Lorenzo Fabbri" w:date="2024-09-24T14:48:00Z" w16du:dateUtc="2024-09-24T12:48:00Z"/>
                    </w:rPr>
                  </w:pPr>
                  <w:del w:id="7012" w:author="Lorenzo Fabbri" w:date="2024-09-24T14:48:00Z" w16du:dateUtc="2024-09-24T12:48:00Z">
                    <w:r w:rsidRPr="005A6AA3" w:rsidDel="00AE71EA">
                      <w:rPr>
                        <w:rFonts w:ascii="Calibri" w:hAnsi="Calibri"/>
                        <w:sz w:val="20"/>
                      </w:rPr>
                      <w:delText>45.0 (22.7%)</w:delText>
                    </w:r>
                  </w:del>
                </w:p>
              </w:tc>
              <w:tc>
                <w:tcPr>
                  <w:tcW w:w="0" w:type="dxa"/>
                  <w:tcPrChange w:id="70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76FB36" w14:textId="00E7EDC8" w:rsidR="00066508" w:rsidRPr="005A6AA3" w:rsidDel="00AE71EA" w:rsidRDefault="00000000">
                  <w:pPr>
                    <w:keepNext/>
                    <w:widowControl w:val="0"/>
                    <w:spacing w:after="60"/>
                    <w:jc w:val="center"/>
                    <w:rPr>
                      <w:del w:id="7014" w:author="Lorenzo Fabbri" w:date="2024-09-24T14:48:00Z" w16du:dateUtc="2024-09-24T12:48:00Z"/>
                    </w:rPr>
                  </w:pPr>
                  <w:del w:id="7015" w:author="Lorenzo Fabbri" w:date="2024-09-24T14:48:00Z" w16du:dateUtc="2024-09-24T12:48:00Z">
                    <w:r w:rsidRPr="005A6AA3" w:rsidDel="00AE71EA">
                      <w:rPr>
                        <w:rFonts w:ascii="Calibri" w:hAnsi="Calibri"/>
                        <w:sz w:val="20"/>
                      </w:rPr>
                      <w:delText>45.0 (20.5%)</w:delText>
                    </w:r>
                  </w:del>
                </w:p>
              </w:tc>
              <w:tc>
                <w:tcPr>
                  <w:tcW w:w="0" w:type="dxa"/>
                  <w:tcPrChange w:id="70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90494B" w14:textId="1043D103" w:rsidR="00066508" w:rsidRPr="005A6AA3" w:rsidDel="00AE71EA" w:rsidRDefault="00000000">
                  <w:pPr>
                    <w:keepNext/>
                    <w:widowControl w:val="0"/>
                    <w:spacing w:after="60"/>
                    <w:jc w:val="center"/>
                    <w:rPr>
                      <w:del w:id="7017" w:author="Lorenzo Fabbri" w:date="2024-09-24T14:48:00Z" w16du:dateUtc="2024-09-24T12:48:00Z"/>
                    </w:rPr>
                  </w:pPr>
                  <w:del w:id="7018" w:author="Lorenzo Fabbri" w:date="2024-09-24T14:48:00Z" w16du:dateUtc="2024-09-24T12:48:00Z">
                    <w:r w:rsidRPr="005A6AA3" w:rsidDel="00AE71EA">
                      <w:rPr>
                        <w:rFonts w:ascii="Calibri" w:hAnsi="Calibri"/>
                        <w:sz w:val="20"/>
                      </w:rPr>
                      <w:delText>24.0 (11.9%)</w:delText>
                    </w:r>
                  </w:del>
                </w:p>
              </w:tc>
              <w:tc>
                <w:tcPr>
                  <w:tcW w:w="0" w:type="dxa"/>
                  <w:tcPrChange w:id="701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D5893B1" w14:textId="2B412F02" w:rsidR="00066508" w:rsidRPr="005A6AA3" w:rsidDel="00AE71EA" w:rsidRDefault="00000000">
                  <w:pPr>
                    <w:keepNext/>
                    <w:widowControl w:val="0"/>
                    <w:spacing w:after="60"/>
                    <w:jc w:val="center"/>
                    <w:rPr>
                      <w:del w:id="7020" w:author="Lorenzo Fabbri" w:date="2024-09-24T14:48:00Z" w16du:dateUtc="2024-09-24T12:48:00Z"/>
                    </w:rPr>
                  </w:pPr>
                  <w:del w:id="7021" w:author="Lorenzo Fabbri" w:date="2024-09-24T14:48:00Z" w16du:dateUtc="2024-09-24T12:48:00Z">
                    <w:r w:rsidRPr="005A6AA3" w:rsidDel="00AE71EA">
                      <w:rPr>
                        <w:rFonts w:ascii="Calibri" w:hAnsi="Calibri"/>
                        <w:sz w:val="20"/>
                      </w:rPr>
                      <w:delText>6.0 (2.2%)</w:delText>
                    </w:r>
                  </w:del>
                </w:p>
              </w:tc>
              <w:tc>
                <w:tcPr>
                  <w:tcW w:w="0" w:type="dxa"/>
                  <w:tcPrChange w:id="70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26D826" w14:textId="084BEE6A" w:rsidR="00066508" w:rsidRPr="005A6AA3" w:rsidDel="00AE71EA" w:rsidRDefault="00000000">
                  <w:pPr>
                    <w:keepNext/>
                    <w:widowControl w:val="0"/>
                    <w:spacing w:after="60"/>
                    <w:jc w:val="center"/>
                    <w:rPr>
                      <w:del w:id="7023" w:author="Lorenzo Fabbri" w:date="2024-09-24T14:48:00Z" w16du:dateUtc="2024-09-24T12:48:00Z"/>
                    </w:rPr>
                  </w:pPr>
                  <w:del w:id="7024" w:author="Lorenzo Fabbri" w:date="2024-09-24T14:48:00Z" w16du:dateUtc="2024-09-24T12:48:00Z">
                    <w:r w:rsidRPr="005A6AA3" w:rsidDel="00AE71EA">
                      <w:rPr>
                        <w:rFonts w:ascii="Calibri" w:hAnsi="Calibri"/>
                        <w:sz w:val="20"/>
                      </w:rPr>
                      <w:delText>53.0 (26.6%)</w:delText>
                    </w:r>
                  </w:del>
                </w:p>
              </w:tc>
            </w:tr>
            <w:tr w:rsidR="00066508" w:rsidRPr="005A6AA3" w:rsidDel="00AE71EA" w14:paraId="581AE85D" w14:textId="26E2DB87" w:rsidTr="006C3DDD">
              <w:trPr>
                <w:del w:id="7025" w:author="Lorenzo Fabbri" w:date="2024-09-24T14:48:00Z"/>
                <w:trPrChange w:id="7026" w:author="Lorenzo Fabbri" w:date="2024-09-19T20:38:00Z" w16du:dateUtc="2024-09-19T18:38:00Z">
                  <w:trPr>
                    <w:gridBefore w:val="1"/>
                    <w:cantSplit/>
                    <w:jc w:val="center"/>
                  </w:trPr>
                </w:trPrChange>
              </w:trPr>
              <w:tc>
                <w:tcPr>
                  <w:tcW w:w="0" w:type="dxa"/>
                  <w:tcPrChange w:id="702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986152" w14:textId="5FE316B2" w:rsidR="00066508" w:rsidRPr="005A6AA3" w:rsidDel="00AE71EA" w:rsidRDefault="00000000">
                  <w:pPr>
                    <w:keepNext/>
                    <w:widowControl w:val="0"/>
                    <w:spacing w:after="60"/>
                    <w:rPr>
                      <w:del w:id="7028" w:author="Lorenzo Fabbri" w:date="2024-09-24T14:48:00Z" w16du:dateUtc="2024-09-24T12:48:00Z"/>
                    </w:rPr>
                  </w:pPr>
                  <w:del w:id="7029" w:author="Lorenzo Fabbri" w:date="2024-09-24T14:48:00Z" w16du:dateUtc="2024-09-24T12:48:00Z">
                    <w:r w:rsidRPr="005A6AA3" w:rsidDel="00AE71EA">
                      <w:rPr>
                        <w:rFonts w:ascii="Calibri" w:hAnsi="Calibri"/>
                        <w:sz w:val="20"/>
                      </w:rPr>
                      <w:delText>    Non-smoker but previously smoked daily</w:delText>
                    </w:r>
                  </w:del>
                </w:p>
              </w:tc>
              <w:tc>
                <w:tcPr>
                  <w:tcW w:w="0" w:type="dxa"/>
                  <w:tcPrChange w:id="70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DA5D55" w14:textId="36117F2D" w:rsidR="00066508" w:rsidRPr="005A6AA3" w:rsidDel="00AE71EA" w:rsidRDefault="00000000">
                  <w:pPr>
                    <w:keepNext/>
                    <w:widowControl w:val="0"/>
                    <w:spacing w:after="60"/>
                    <w:jc w:val="center"/>
                    <w:rPr>
                      <w:del w:id="7031" w:author="Lorenzo Fabbri" w:date="2024-09-24T14:48:00Z" w16du:dateUtc="2024-09-24T12:48:00Z"/>
                    </w:rPr>
                  </w:pPr>
                  <w:del w:id="7032" w:author="Lorenzo Fabbri" w:date="2024-09-24T14:48:00Z" w16du:dateUtc="2024-09-24T12:48:00Z">
                    <w:r w:rsidRPr="005A6AA3" w:rsidDel="00AE71EA">
                      <w:rPr>
                        <w:rFonts w:ascii="Calibri" w:hAnsi="Calibri"/>
                        <w:sz w:val="20"/>
                      </w:rPr>
                      <w:delText>186.0 (14.4%)</w:delText>
                    </w:r>
                  </w:del>
                </w:p>
              </w:tc>
              <w:tc>
                <w:tcPr>
                  <w:tcW w:w="0" w:type="dxa"/>
                  <w:tcPrChange w:id="70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3B57D9" w14:textId="776D6730" w:rsidR="00066508" w:rsidRPr="005A6AA3" w:rsidDel="00AE71EA" w:rsidRDefault="00000000">
                  <w:pPr>
                    <w:keepNext/>
                    <w:widowControl w:val="0"/>
                    <w:spacing w:after="60"/>
                    <w:jc w:val="center"/>
                    <w:rPr>
                      <w:del w:id="7034" w:author="Lorenzo Fabbri" w:date="2024-09-24T14:48:00Z" w16du:dateUtc="2024-09-24T12:48:00Z"/>
                    </w:rPr>
                  </w:pPr>
                  <w:del w:id="7035" w:author="Lorenzo Fabbri" w:date="2024-09-24T14:48:00Z" w16du:dateUtc="2024-09-24T12:48:00Z">
                    <w:r w:rsidRPr="005A6AA3" w:rsidDel="00AE71EA">
                      <w:rPr>
                        <w:rFonts w:ascii="Calibri" w:hAnsi="Calibri"/>
                        <w:sz w:val="20"/>
                      </w:rPr>
                      <w:delText>11.0 (5.4%)</w:delText>
                    </w:r>
                  </w:del>
                </w:p>
              </w:tc>
              <w:tc>
                <w:tcPr>
                  <w:tcW w:w="0" w:type="dxa"/>
                  <w:tcPrChange w:id="70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A61519" w14:textId="50CF527C" w:rsidR="00066508" w:rsidRPr="005A6AA3" w:rsidDel="00AE71EA" w:rsidRDefault="00000000">
                  <w:pPr>
                    <w:keepNext/>
                    <w:widowControl w:val="0"/>
                    <w:spacing w:after="60"/>
                    <w:jc w:val="center"/>
                    <w:rPr>
                      <w:del w:id="7037" w:author="Lorenzo Fabbri" w:date="2024-09-24T14:48:00Z" w16du:dateUtc="2024-09-24T12:48:00Z"/>
                    </w:rPr>
                  </w:pPr>
                  <w:del w:id="7038" w:author="Lorenzo Fabbri" w:date="2024-09-24T14:48:00Z" w16du:dateUtc="2024-09-24T12:48:00Z">
                    <w:r w:rsidRPr="005A6AA3" w:rsidDel="00AE71EA">
                      <w:rPr>
                        <w:rFonts w:ascii="Calibri" w:hAnsi="Calibri"/>
                        <w:sz w:val="20"/>
                      </w:rPr>
                      <w:delText>37.0 (18.7%)</w:delText>
                    </w:r>
                  </w:del>
                </w:p>
              </w:tc>
              <w:tc>
                <w:tcPr>
                  <w:tcW w:w="0" w:type="dxa"/>
                  <w:tcPrChange w:id="70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41DE6" w14:textId="53ABE6B1" w:rsidR="00066508" w:rsidRPr="005A6AA3" w:rsidDel="00AE71EA" w:rsidRDefault="00000000">
                  <w:pPr>
                    <w:keepNext/>
                    <w:widowControl w:val="0"/>
                    <w:spacing w:after="60"/>
                    <w:jc w:val="center"/>
                    <w:rPr>
                      <w:del w:id="7040" w:author="Lorenzo Fabbri" w:date="2024-09-24T14:48:00Z" w16du:dateUtc="2024-09-24T12:48:00Z"/>
                    </w:rPr>
                  </w:pPr>
                  <w:del w:id="7041" w:author="Lorenzo Fabbri" w:date="2024-09-24T14:48:00Z" w16du:dateUtc="2024-09-24T12:48:00Z">
                    <w:r w:rsidRPr="005A6AA3" w:rsidDel="00AE71EA">
                      <w:rPr>
                        <w:rFonts w:ascii="Calibri" w:hAnsi="Calibri"/>
                        <w:sz w:val="20"/>
                      </w:rPr>
                      <w:delText>42.0 (19.1%)</w:delText>
                    </w:r>
                  </w:del>
                </w:p>
              </w:tc>
              <w:tc>
                <w:tcPr>
                  <w:tcW w:w="0" w:type="dxa"/>
                  <w:tcPrChange w:id="70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7BD4C6" w14:textId="06B03DE2" w:rsidR="00066508" w:rsidRPr="005A6AA3" w:rsidDel="00AE71EA" w:rsidRDefault="00000000">
                  <w:pPr>
                    <w:keepNext/>
                    <w:widowControl w:val="0"/>
                    <w:spacing w:after="60"/>
                    <w:jc w:val="center"/>
                    <w:rPr>
                      <w:del w:id="7043" w:author="Lorenzo Fabbri" w:date="2024-09-24T14:48:00Z" w16du:dateUtc="2024-09-24T12:48:00Z"/>
                    </w:rPr>
                  </w:pPr>
                  <w:del w:id="7044" w:author="Lorenzo Fabbri" w:date="2024-09-24T14:48:00Z" w16du:dateUtc="2024-09-24T12:48:00Z">
                    <w:r w:rsidRPr="005A6AA3" w:rsidDel="00AE71EA">
                      <w:rPr>
                        <w:rFonts w:ascii="Calibri" w:hAnsi="Calibri"/>
                        <w:sz w:val="20"/>
                      </w:rPr>
                      <w:delText>21.0 (10.4%)</w:delText>
                    </w:r>
                  </w:del>
                </w:p>
              </w:tc>
              <w:tc>
                <w:tcPr>
                  <w:tcW w:w="0" w:type="dxa"/>
                  <w:tcPrChange w:id="704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89E900F" w14:textId="42E3099F" w:rsidR="00066508" w:rsidRPr="005A6AA3" w:rsidDel="00AE71EA" w:rsidRDefault="00000000">
                  <w:pPr>
                    <w:keepNext/>
                    <w:widowControl w:val="0"/>
                    <w:spacing w:after="60"/>
                    <w:jc w:val="center"/>
                    <w:rPr>
                      <w:del w:id="7046" w:author="Lorenzo Fabbri" w:date="2024-09-24T14:48:00Z" w16du:dateUtc="2024-09-24T12:48:00Z"/>
                    </w:rPr>
                  </w:pPr>
                  <w:del w:id="7047" w:author="Lorenzo Fabbri" w:date="2024-09-24T14:48:00Z" w16du:dateUtc="2024-09-24T12:48:00Z">
                    <w:r w:rsidRPr="005A6AA3" w:rsidDel="00AE71EA">
                      <w:rPr>
                        <w:rFonts w:ascii="Calibri" w:hAnsi="Calibri"/>
                        <w:sz w:val="20"/>
                      </w:rPr>
                      <w:delText>53.0 (19.5%)</w:delText>
                    </w:r>
                  </w:del>
                </w:p>
              </w:tc>
              <w:tc>
                <w:tcPr>
                  <w:tcW w:w="0" w:type="dxa"/>
                  <w:tcPrChange w:id="70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099160" w14:textId="427BEA93" w:rsidR="00066508" w:rsidRPr="005A6AA3" w:rsidDel="00AE71EA" w:rsidRDefault="00000000">
                  <w:pPr>
                    <w:keepNext/>
                    <w:widowControl w:val="0"/>
                    <w:spacing w:after="60"/>
                    <w:jc w:val="center"/>
                    <w:rPr>
                      <w:del w:id="7049" w:author="Lorenzo Fabbri" w:date="2024-09-24T14:48:00Z" w16du:dateUtc="2024-09-24T12:48:00Z"/>
                    </w:rPr>
                  </w:pPr>
                  <w:del w:id="7050" w:author="Lorenzo Fabbri" w:date="2024-09-24T14:48:00Z" w16du:dateUtc="2024-09-24T12:48:00Z">
                    <w:r w:rsidRPr="005A6AA3" w:rsidDel="00AE71EA">
                      <w:rPr>
                        <w:rFonts w:ascii="Calibri" w:hAnsi="Calibri"/>
                        <w:sz w:val="20"/>
                      </w:rPr>
                      <w:delText>22.0 (11.1%)</w:delText>
                    </w:r>
                  </w:del>
                </w:p>
              </w:tc>
            </w:tr>
            <w:tr w:rsidR="00066508" w:rsidRPr="005A6AA3" w:rsidDel="00AE71EA" w14:paraId="29F6245E" w14:textId="214C1525" w:rsidTr="006C3DDD">
              <w:trPr>
                <w:del w:id="7051" w:author="Lorenzo Fabbri" w:date="2024-09-24T14:48:00Z"/>
                <w:trPrChange w:id="7052" w:author="Lorenzo Fabbri" w:date="2024-09-19T20:38:00Z" w16du:dateUtc="2024-09-19T18:38:00Z">
                  <w:trPr>
                    <w:gridBefore w:val="1"/>
                    <w:cantSplit/>
                    <w:jc w:val="center"/>
                  </w:trPr>
                </w:trPrChange>
              </w:trPr>
              <w:tc>
                <w:tcPr>
                  <w:tcW w:w="0" w:type="dxa"/>
                  <w:tcPrChange w:id="705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B51257C" w14:textId="42AB23D1" w:rsidR="00066508" w:rsidRPr="005A6AA3" w:rsidDel="00AE71EA" w:rsidRDefault="00000000">
                  <w:pPr>
                    <w:keepNext/>
                    <w:widowControl w:val="0"/>
                    <w:spacing w:after="60"/>
                    <w:rPr>
                      <w:del w:id="7054" w:author="Lorenzo Fabbri" w:date="2024-09-24T14:48:00Z" w16du:dateUtc="2024-09-24T12:48:00Z"/>
                    </w:rPr>
                  </w:pPr>
                  <w:del w:id="7055" w:author="Lorenzo Fabbri" w:date="2024-09-24T14:48:00Z" w16du:dateUtc="2024-09-24T12:48:00Z">
                    <w:r w:rsidRPr="005A6AA3" w:rsidDel="00AE71EA">
                      <w:rPr>
                        <w:rFonts w:ascii="Calibri" w:hAnsi="Calibri"/>
                        <w:sz w:val="20"/>
                      </w:rPr>
                      <w:delText>    Non-smoker but previously smoked although not daily</w:delText>
                    </w:r>
                  </w:del>
                </w:p>
              </w:tc>
              <w:tc>
                <w:tcPr>
                  <w:tcW w:w="0" w:type="dxa"/>
                  <w:tcPrChange w:id="70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7B687" w14:textId="55071F4F" w:rsidR="00066508" w:rsidRPr="005A6AA3" w:rsidDel="00AE71EA" w:rsidRDefault="00000000">
                  <w:pPr>
                    <w:keepNext/>
                    <w:widowControl w:val="0"/>
                    <w:spacing w:after="60"/>
                    <w:jc w:val="center"/>
                    <w:rPr>
                      <w:del w:id="7057" w:author="Lorenzo Fabbri" w:date="2024-09-24T14:48:00Z" w16du:dateUtc="2024-09-24T12:48:00Z"/>
                    </w:rPr>
                  </w:pPr>
                  <w:del w:id="7058" w:author="Lorenzo Fabbri" w:date="2024-09-24T14:48:00Z" w16du:dateUtc="2024-09-24T12:48:00Z">
                    <w:r w:rsidRPr="005A6AA3" w:rsidDel="00AE71EA">
                      <w:rPr>
                        <w:rFonts w:ascii="Calibri" w:hAnsi="Calibri"/>
                        <w:sz w:val="20"/>
                      </w:rPr>
                      <w:delText>163.0 (12.6%)</w:delText>
                    </w:r>
                  </w:del>
                </w:p>
              </w:tc>
              <w:tc>
                <w:tcPr>
                  <w:tcW w:w="0" w:type="dxa"/>
                  <w:tcPrChange w:id="70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C22087" w14:textId="427A4964" w:rsidR="00066508" w:rsidRPr="005A6AA3" w:rsidDel="00AE71EA" w:rsidRDefault="00000000">
                  <w:pPr>
                    <w:keepNext/>
                    <w:widowControl w:val="0"/>
                    <w:spacing w:after="60"/>
                    <w:jc w:val="center"/>
                    <w:rPr>
                      <w:del w:id="7060" w:author="Lorenzo Fabbri" w:date="2024-09-24T14:48:00Z" w16du:dateUtc="2024-09-24T12:48:00Z"/>
                    </w:rPr>
                  </w:pPr>
                  <w:del w:id="7061" w:author="Lorenzo Fabbri" w:date="2024-09-24T14:48:00Z" w16du:dateUtc="2024-09-24T12:48:00Z">
                    <w:r w:rsidRPr="005A6AA3" w:rsidDel="00AE71EA">
                      <w:rPr>
                        <w:rFonts w:ascii="Calibri" w:hAnsi="Calibri"/>
                        <w:sz w:val="20"/>
                      </w:rPr>
                      <w:delText>12.0 (5.9%)</w:delText>
                    </w:r>
                  </w:del>
                </w:p>
              </w:tc>
              <w:tc>
                <w:tcPr>
                  <w:tcW w:w="0" w:type="dxa"/>
                  <w:tcPrChange w:id="70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69976" w14:textId="07A5893E" w:rsidR="00066508" w:rsidRPr="005A6AA3" w:rsidDel="00AE71EA" w:rsidRDefault="00000000">
                  <w:pPr>
                    <w:keepNext/>
                    <w:widowControl w:val="0"/>
                    <w:spacing w:after="60"/>
                    <w:jc w:val="center"/>
                    <w:rPr>
                      <w:del w:id="7063" w:author="Lorenzo Fabbri" w:date="2024-09-24T14:48:00Z" w16du:dateUtc="2024-09-24T12:48:00Z"/>
                    </w:rPr>
                  </w:pPr>
                  <w:del w:id="7064" w:author="Lorenzo Fabbri" w:date="2024-09-24T14:48:00Z" w16du:dateUtc="2024-09-24T12:48:00Z">
                    <w:r w:rsidRPr="005A6AA3" w:rsidDel="00AE71EA">
                      <w:rPr>
                        <w:rFonts w:ascii="Calibri" w:hAnsi="Calibri"/>
                        <w:sz w:val="20"/>
                      </w:rPr>
                      <w:delText>19.0 (9.6%)</w:delText>
                    </w:r>
                  </w:del>
                </w:p>
              </w:tc>
              <w:tc>
                <w:tcPr>
                  <w:tcW w:w="0" w:type="dxa"/>
                  <w:tcPrChange w:id="70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A031B" w14:textId="268D89A3" w:rsidR="00066508" w:rsidRPr="005A6AA3" w:rsidDel="00AE71EA" w:rsidRDefault="00000000">
                  <w:pPr>
                    <w:keepNext/>
                    <w:widowControl w:val="0"/>
                    <w:spacing w:after="60"/>
                    <w:jc w:val="center"/>
                    <w:rPr>
                      <w:del w:id="7066" w:author="Lorenzo Fabbri" w:date="2024-09-24T14:48:00Z" w16du:dateUtc="2024-09-24T12:48:00Z"/>
                    </w:rPr>
                  </w:pPr>
                  <w:del w:id="7067" w:author="Lorenzo Fabbri" w:date="2024-09-24T14:48:00Z" w16du:dateUtc="2024-09-24T12:48:00Z">
                    <w:r w:rsidRPr="005A6AA3" w:rsidDel="00AE71EA">
                      <w:rPr>
                        <w:rFonts w:ascii="Calibri" w:hAnsi="Calibri"/>
                        <w:sz w:val="20"/>
                      </w:rPr>
                      <w:delText>23.0 (10.5%)</w:delText>
                    </w:r>
                  </w:del>
                </w:p>
              </w:tc>
              <w:tc>
                <w:tcPr>
                  <w:tcW w:w="0" w:type="dxa"/>
                  <w:tcPrChange w:id="70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F60856" w14:textId="50206A42" w:rsidR="00066508" w:rsidRPr="005A6AA3" w:rsidDel="00AE71EA" w:rsidRDefault="00000000">
                  <w:pPr>
                    <w:keepNext/>
                    <w:widowControl w:val="0"/>
                    <w:spacing w:after="60"/>
                    <w:jc w:val="center"/>
                    <w:rPr>
                      <w:del w:id="7069" w:author="Lorenzo Fabbri" w:date="2024-09-24T14:48:00Z" w16du:dateUtc="2024-09-24T12:48:00Z"/>
                    </w:rPr>
                  </w:pPr>
                  <w:del w:id="7070" w:author="Lorenzo Fabbri" w:date="2024-09-24T14:48:00Z" w16du:dateUtc="2024-09-24T12:48:00Z">
                    <w:r w:rsidRPr="005A6AA3" w:rsidDel="00AE71EA">
                      <w:rPr>
                        <w:rFonts w:ascii="Calibri" w:hAnsi="Calibri"/>
                        <w:sz w:val="20"/>
                      </w:rPr>
                      <w:delText>32.0 (15.9%)</w:delText>
                    </w:r>
                  </w:del>
                </w:p>
              </w:tc>
              <w:tc>
                <w:tcPr>
                  <w:tcW w:w="0" w:type="dxa"/>
                  <w:tcPrChange w:id="707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5AAA9E0" w14:textId="3EAB1830" w:rsidR="00066508" w:rsidRPr="005A6AA3" w:rsidDel="00AE71EA" w:rsidRDefault="00000000">
                  <w:pPr>
                    <w:keepNext/>
                    <w:widowControl w:val="0"/>
                    <w:spacing w:after="60"/>
                    <w:jc w:val="center"/>
                    <w:rPr>
                      <w:del w:id="7072" w:author="Lorenzo Fabbri" w:date="2024-09-24T14:48:00Z" w16du:dateUtc="2024-09-24T12:48:00Z"/>
                    </w:rPr>
                  </w:pPr>
                  <w:del w:id="7073" w:author="Lorenzo Fabbri" w:date="2024-09-24T14:48:00Z" w16du:dateUtc="2024-09-24T12:48:00Z">
                    <w:r w:rsidRPr="005A6AA3" w:rsidDel="00AE71EA">
                      <w:rPr>
                        <w:rFonts w:ascii="Calibri" w:hAnsi="Calibri"/>
                        <w:sz w:val="20"/>
                      </w:rPr>
                      <w:delText>63.0 (23.2%)</w:delText>
                    </w:r>
                  </w:del>
                </w:p>
              </w:tc>
              <w:tc>
                <w:tcPr>
                  <w:tcW w:w="0" w:type="dxa"/>
                  <w:tcPrChange w:id="70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43E006" w14:textId="55BF271B" w:rsidR="00066508" w:rsidRPr="005A6AA3" w:rsidDel="00AE71EA" w:rsidRDefault="00000000">
                  <w:pPr>
                    <w:keepNext/>
                    <w:widowControl w:val="0"/>
                    <w:spacing w:after="60"/>
                    <w:jc w:val="center"/>
                    <w:rPr>
                      <w:del w:id="7075" w:author="Lorenzo Fabbri" w:date="2024-09-24T14:48:00Z" w16du:dateUtc="2024-09-24T12:48:00Z"/>
                    </w:rPr>
                  </w:pPr>
                  <w:del w:id="7076" w:author="Lorenzo Fabbri" w:date="2024-09-24T14:48:00Z" w16du:dateUtc="2024-09-24T12:48:00Z">
                    <w:r w:rsidRPr="005A6AA3" w:rsidDel="00AE71EA">
                      <w:rPr>
                        <w:rFonts w:ascii="Calibri" w:hAnsi="Calibri"/>
                        <w:sz w:val="20"/>
                      </w:rPr>
                      <w:delText>14.0 (7.0%)</w:delText>
                    </w:r>
                  </w:del>
                </w:p>
              </w:tc>
            </w:tr>
            <w:tr w:rsidR="00066508" w:rsidRPr="005A6AA3" w:rsidDel="00AE71EA" w14:paraId="6F1242B0" w14:textId="4B16BF51" w:rsidTr="006C3DDD">
              <w:trPr>
                <w:del w:id="7077" w:author="Lorenzo Fabbri" w:date="2024-09-24T14:48:00Z"/>
                <w:trPrChange w:id="7078" w:author="Lorenzo Fabbri" w:date="2024-09-19T20:38:00Z" w16du:dateUtc="2024-09-19T18:38:00Z">
                  <w:trPr>
                    <w:gridBefore w:val="1"/>
                    <w:cantSplit/>
                    <w:jc w:val="center"/>
                  </w:trPr>
                </w:trPrChange>
              </w:trPr>
              <w:tc>
                <w:tcPr>
                  <w:tcW w:w="0" w:type="dxa"/>
                  <w:tcPrChange w:id="707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DDE9FC" w14:textId="2532FEA7" w:rsidR="00066508" w:rsidRPr="005A6AA3" w:rsidDel="00AE71EA" w:rsidRDefault="00000000">
                  <w:pPr>
                    <w:keepNext/>
                    <w:widowControl w:val="0"/>
                    <w:spacing w:after="60"/>
                    <w:rPr>
                      <w:del w:id="7080" w:author="Lorenzo Fabbri" w:date="2024-09-24T14:48:00Z" w16du:dateUtc="2024-09-24T12:48:00Z"/>
                    </w:rPr>
                  </w:pPr>
                  <w:del w:id="7081" w:author="Lorenzo Fabbri" w:date="2024-09-24T14:48:00Z" w16du:dateUtc="2024-09-24T12:48:00Z">
                    <w:r w:rsidRPr="005A6AA3" w:rsidDel="00AE71EA">
                      <w:rPr>
                        <w:rFonts w:ascii="Calibri" w:hAnsi="Calibri"/>
                        <w:sz w:val="20"/>
                      </w:rPr>
                      <w:delText>    Smoker but not daily</w:delText>
                    </w:r>
                  </w:del>
                </w:p>
              </w:tc>
              <w:tc>
                <w:tcPr>
                  <w:tcW w:w="0" w:type="dxa"/>
                  <w:tcPrChange w:id="70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665F74" w14:textId="6F960A3B" w:rsidR="00066508" w:rsidRPr="005A6AA3" w:rsidDel="00AE71EA" w:rsidRDefault="00000000">
                  <w:pPr>
                    <w:keepNext/>
                    <w:widowControl w:val="0"/>
                    <w:spacing w:after="60"/>
                    <w:jc w:val="center"/>
                    <w:rPr>
                      <w:del w:id="7083" w:author="Lorenzo Fabbri" w:date="2024-09-24T14:48:00Z" w16du:dateUtc="2024-09-24T12:48:00Z"/>
                    </w:rPr>
                  </w:pPr>
                  <w:del w:id="7084" w:author="Lorenzo Fabbri" w:date="2024-09-24T14:48:00Z" w16du:dateUtc="2024-09-24T12:48:00Z">
                    <w:r w:rsidRPr="005A6AA3" w:rsidDel="00AE71EA">
                      <w:rPr>
                        <w:rFonts w:ascii="Calibri" w:hAnsi="Calibri"/>
                        <w:sz w:val="20"/>
                      </w:rPr>
                      <w:delText>64.0 (4.9%)</w:delText>
                    </w:r>
                  </w:del>
                </w:p>
              </w:tc>
              <w:tc>
                <w:tcPr>
                  <w:tcW w:w="0" w:type="dxa"/>
                  <w:tcPrChange w:id="70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8EF75" w14:textId="042EE201" w:rsidR="00066508" w:rsidRPr="005A6AA3" w:rsidDel="00AE71EA" w:rsidRDefault="00000000">
                  <w:pPr>
                    <w:keepNext/>
                    <w:widowControl w:val="0"/>
                    <w:spacing w:after="60"/>
                    <w:jc w:val="center"/>
                    <w:rPr>
                      <w:del w:id="7086" w:author="Lorenzo Fabbri" w:date="2024-09-24T14:48:00Z" w16du:dateUtc="2024-09-24T12:48:00Z"/>
                    </w:rPr>
                  </w:pPr>
                  <w:del w:id="7087" w:author="Lorenzo Fabbri" w:date="2024-09-24T14:48:00Z" w16du:dateUtc="2024-09-24T12:48:00Z">
                    <w:r w:rsidRPr="005A6AA3" w:rsidDel="00AE71EA">
                      <w:rPr>
                        <w:rFonts w:ascii="Calibri" w:hAnsi="Calibri"/>
                        <w:sz w:val="20"/>
                      </w:rPr>
                      <w:delText>6.0 (2.9%)</w:delText>
                    </w:r>
                  </w:del>
                </w:p>
              </w:tc>
              <w:tc>
                <w:tcPr>
                  <w:tcW w:w="0" w:type="dxa"/>
                  <w:tcPrChange w:id="70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7412E" w14:textId="5D15D57D" w:rsidR="00066508" w:rsidRPr="005A6AA3" w:rsidDel="00AE71EA" w:rsidRDefault="00000000">
                  <w:pPr>
                    <w:keepNext/>
                    <w:widowControl w:val="0"/>
                    <w:spacing w:after="60"/>
                    <w:jc w:val="center"/>
                    <w:rPr>
                      <w:del w:id="7089" w:author="Lorenzo Fabbri" w:date="2024-09-24T14:48:00Z" w16du:dateUtc="2024-09-24T12:48:00Z"/>
                    </w:rPr>
                  </w:pPr>
                  <w:del w:id="7090" w:author="Lorenzo Fabbri" w:date="2024-09-24T14:48:00Z" w16du:dateUtc="2024-09-24T12:48:00Z">
                    <w:r w:rsidRPr="005A6AA3" w:rsidDel="00AE71EA">
                      <w:rPr>
                        <w:rFonts w:ascii="Calibri" w:hAnsi="Calibri"/>
                        <w:sz w:val="20"/>
                      </w:rPr>
                      <w:delText>10.0 (5.1%)</w:delText>
                    </w:r>
                  </w:del>
                </w:p>
              </w:tc>
              <w:tc>
                <w:tcPr>
                  <w:tcW w:w="0" w:type="dxa"/>
                  <w:tcPrChange w:id="70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4C6E35" w14:textId="46ED1195" w:rsidR="00066508" w:rsidRPr="005A6AA3" w:rsidDel="00AE71EA" w:rsidRDefault="00000000">
                  <w:pPr>
                    <w:keepNext/>
                    <w:widowControl w:val="0"/>
                    <w:spacing w:after="60"/>
                    <w:jc w:val="center"/>
                    <w:rPr>
                      <w:del w:id="7092" w:author="Lorenzo Fabbri" w:date="2024-09-24T14:48:00Z" w16du:dateUtc="2024-09-24T12:48:00Z"/>
                    </w:rPr>
                  </w:pPr>
                  <w:del w:id="7093" w:author="Lorenzo Fabbri" w:date="2024-09-24T14:48:00Z" w16du:dateUtc="2024-09-24T12:48:00Z">
                    <w:r w:rsidRPr="005A6AA3" w:rsidDel="00AE71EA">
                      <w:rPr>
                        <w:rFonts w:ascii="Calibri" w:hAnsi="Calibri"/>
                        <w:sz w:val="20"/>
                      </w:rPr>
                      <w:delText>7.0 (3.2%)</w:delText>
                    </w:r>
                  </w:del>
                </w:p>
              </w:tc>
              <w:tc>
                <w:tcPr>
                  <w:tcW w:w="0" w:type="dxa"/>
                  <w:tcPrChange w:id="70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2CC1B1" w14:textId="15DABC4F" w:rsidR="00066508" w:rsidRPr="005A6AA3" w:rsidDel="00AE71EA" w:rsidRDefault="00000000">
                  <w:pPr>
                    <w:keepNext/>
                    <w:widowControl w:val="0"/>
                    <w:spacing w:after="60"/>
                    <w:jc w:val="center"/>
                    <w:rPr>
                      <w:del w:id="7095" w:author="Lorenzo Fabbri" w:date="2024-09-24T14:48:00Z" w16du:dateUtc="2024-09-24T12:48:00Z"/>
                    </w:rPr>
                  </w:pPr>
                  <w:del w:id="7096" w:author="Lorenzo Fabbri" w:date="2024-09-24T14:48:00Z" w16du:dateUtc="2024-09-24T12:48:00Z">
                    <w:r w:rsidRPr="005A6AA3" w:rsidDel="00AE71EA">
                      <w:rPr>
                        <w:rFonts w:ascii="Calibri" w:hAnsi="Calibri"/>
                        <w:sz w:val="20"/>
                      </w:rPr>
                      <w:delText>20.0 (10.0%)</w:delText>
                    </w:r>
                  </w:del>
                </w:p>
              </w:tc>
              <w:tc>
                <w:tcPr>
                  <w:tcW w:w="0" w:type="dxa"/>
                  <w:tcPrChange w:id="709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00F865C" w14:textId="03CF0DD2" w:rsidR="00066508" w:rsidRPr="005A6AA3" w:rsidDel="00AE71EA" w:rsidRDefault="00000000">
                  <w:pPr>
                    <w:keepNext/>
                    <w:widowControl w:val="0"/>
                    <w:spacing w:after="60"/>
                    <w:jc w:val="center"/>
                    <w:rPr>
                      <w:del w:id="7098" w:author="Lorenzo Fabbri" w:date="2024-09-24T14:48:00Z" w16du:dateUtc="2024-09-24T12:48:00Z"/>
                    </w:rPr>
                  </w:pPr>
                  <w:del w:id="7099" w:author="Lorenzo Fabbri" w:date="2024-09-24T14:48:00Z" w16du:dateUtc="2024-09-24T12:48:00Z">
                    <w:r w:rsidRPr="005A6AA3" w:rsidDel="00AE71EA">
                      <w:rPr>
                        <w:rFonts w:ascii="Calibri" w:hAnsi="Calibri"/>
                        <w:sz w:val="20"/>
                      </w:rPr>
                      <w:delText>12.0 (4.4%)</w:delText>
                    </w:r>
                  </w:del>
                </w:p>
              </w:tc>
              <w:tc>
                <w:tcPr>
                  <w:tcW w:w="0" w:type="dxa"/>
                  <w:tcPrChange w:id="71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A22FD8" w14:textId="172394F8" w:rsidR="00066508" w:rsidRPr="005A6AA3" w:rsidDel="00AE71EA" w:rsidRDefault="00000000">
                  <w:pPr>
                    <w:keepNext/>
                    <w:widowControl w:val="0"/>
                    <w:spacing w:after="60"/>
                    <w:jc w:val="center"/>
                    <w:rPr>
                      <w:del w:id="7101" w:author="Lorenzo Fabbri" w:date="2024-09-24T14:48:00Z" w16du:dateUtc="2024-09-24T12:48:00Z"/>
                    </w:rPr>
                  </w:pPr>
                  <w:del w:id="7102" w:author="Lorenzo Fabbri" w:date="2024-09-24T14:48:00Z" w16du:dateUtc="2024-09-24T12:48:00Z">
                    <w:r w:rsidRPr="005A6AA3" w:rsidDel="00AE71EA">
                      <w:rPr>
                        <w:rFonts w:ascii="Calibri" w:hAnsi="Calibri"/>
                        <w:sz w:val="20"/>
                      </w:rPr>
                      <w:delText>9.0 (4.5%)</w:delText>
                    </w:r>
                  </w:del>
                </w:p>
              </w:tc>
            </w:tr>
            <w:tr w:rsidR="00066508" w:rsidRPr="005A6AA3" w:rsidDel="00AE71EA" w14:paraId="44BBD493" w14:textId="44405E4A" w:rsidTr="006C3DDD">
              <w:trPr>
                <w:del w:id="7103" w:author="Lorenzo Fabbri" w:date="2024-09-24T14:48:00Z"/>
                <w:trPrChange w:id="7104" w:author="Lorenzo Fabbri" w:date="2024-09-19T20:38:00Z" w16du:dateUtc="2024-09-19T18:38:00Z">
                  <w:trPr>
                    <w:gridBefore w:val="1"/>
                    <w:cantSplit/>
                    <w:jc w:val="center"/>
                  </w:trPr>
                </w:trPrChange>
              </w:trPr>
              <w:tc>
                <w:tcPr>
                  <w:tcW w:w="0" w:type="dxa"/>
                  <w:tcPrChange w:id="71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5563F" w14:textId="69026919" w:rsidR="00066508" w:rsidRPr="005A6AA3" w:rsidDel="00AE71EA" w:rsidRDefault="00000000">
                  <w:pPr>
                    <w:keepNext/>
                    <w:widowControl w:val="0"/>
                    <w:spacing w:after="60"/>
                    <w:rPr>
                      <w:del w:id="7106" w:author="Lorenzo Fabbri" w:date="2024-09-24T14:48:00Z" w16du:dateUtc="2024-09-24T12:48:00Z"/>
                    </w:rPr>
                  </w:pPr>
                  <w:del w:id="7107" w:author="Lorenzo Fabbri" w:date="2024-09-24T14:48:00Z" w16du:dateUtc="2024-09-24T12:48:00Z">
                    <w:r w:rsidRPr="005A6AA3" w:rsidDel="00AE71EA">
                      <w:rPr>
                        <w:rFonts w:ascii="Calibri" w:hAnsi="Calibri"/>
                        <w:sz w:val="20"/>
                      </w:rPr>
                      <w:delText>    Unknown</w:delText>
                    </w:r>
                  </w:del>
                </w:p>
              </w:tc>
              <w:tc>
                <w:tcPr>
                  <w:tcW w:w="0" w:type="dxa"/>
                  <w:tcPrChange w:id="71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1A6F8D" w14:textId="7B7DF262" w:rsidR="00066508" w:rsidRPr="005A6AA3" w:rsidDel="00AE71EA" w:rsidRDefault="00000000">
                  <w:pPr>
                    <w:keepNext/>
                    <w:widowControl w:val="0"/>
                    <w:spacing w:after="60"/>
                    <w:jc w:val="center"/>
                    <w:rPr>
                      <w:del w:id="7109" w:author="Lorenzo Fabbri" w:date="2024-09-24T14:48:00Z" w16du:dateUtc="2024-09-24T12:48:00Z"/>
                    </w:rPr>
                  </w:pPr>
                  <w:del w:id="7110" w:author="Lorenzo Fabbri" w:date="2024-09-24T14:48:00Z" w16du:dateUtc="2024-09-24T12:48:00Z">
                    <w:r w:rsidRPr="005A6AA3" w:rsidDel="00AE71EA">
                      <w:rPr>
                        <w:rFonts w:ascii="Calibri" w:hAnsi="Calibri"/>
                        <w:sz w:val="20"/>
                      </w:rPr>
                      <w:delText>3</w:delText>
                    </w:r>
                  </w:del>
                </w:p>
              </w:tc>
              <w:tc>
                <w:tcPr>
                  <w:tcW w:w="0" w:type="dxa"/>
                  <w:tcPrChange w:id="71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644B3" w14:textId="0C576CE7" w:rsidR="00066508" w:rsidRPr="005A6AA3" w:rsidDel="00AE71EA" w:rsidRDefault="00000000">
                  <w:pPr>
                    <w:keepNext/>
                    <w:widowControl w:val="0"/>
                    <w:spacing w:after="60"/>
                    <w:jc w:val="center"/>
                    <w:rPr>
                      <w:del w:id="7112" w:author="Lorenzo Fabbri" w:date="2024-09-24T14:48:00Z" w16du:dateUtc="2024-09-24T12:48:00Z"/>
                    </w:rPr>
                  </w:pPr>
                  <w:del w:id="7113" w:author="Lorenzo Fabbri" w:date="2024-09-24T14:48:00Z" w16du:dateUtc="2024-09-24T12:48:00Z">
                    <w:r w:rsidRPr="005A6AA3" w:rsidDel="00AE71EA">
                      <w:rPr>
                        <w:rFonts w:ascii="Calibri" w:hAnsi="Calibri"/>
                        <w:sz w:val="20"/>
                      </w:rPr>
                      <w:delText>0</w:delText>
                    </w:r>
                  </w:del>
                </w:p>
              </w:tc>
              <w:tc>
                <w:tcPr>
                  <w:tcW w:w="0" w:type="dxa"/>
                  <w:tcPrChange w:id="71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F63DA7" w14:textId="4FB258DF" w:rsidR="00066508" w:rsidRPr="005A6AA3" w:rsidDel="00AE71EA" w:rsidRDefault="00000000">
                  <w:pPr>
                    <w:keepNext/>
                    <w:widowControl w:val="0"/>
                    <w:spacing w:after="60"/>
                    <w:jc w:val="center"/>
                    <w:rPr>
                      <w:del w:id="7115" w:author="Lorenzo Fabbri" w:date="2024-09-24T14:48:00Z" w16du:dateUtc="2024-09-24T12:48:00Z"/>
                    </w:rPr>
                  </w:pPr>
                  <w:del w:id="7116" w:author="Lorenzo Fabbri" w:date="2024-09-24T14:48:00Z" w16du:dateUtc="2024-09-24T12:48:00Z">
                    <w:r w:rsidRPr="005A6AA3" w:rsidDel="00AE71EA">
                      <w:rPr>
                        <w:rFonts w:ascii="Calibri" w:hAnsi="Calibri"/>
                        <w:sz w:val="20"/>
                      </w:rPr>
                      <w:delText>0</w:delText>
                    </w:r>
                  </w:del>
                </w:p>
              </w:tc>
              <w:tc>
                <w:tcPr>
                  <w:tcW w:w="0" w:type="dxa"/>
                  <w:tcPrChange w:id="71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7F31A" w14:textId="423B0487" w:rsidR="00066508" w:rsidRPr="005A6AA3" w:rsidDel="00AE71EA" w:rsidRDefault="00000000">
                  <w:pPr>
                    <w:keepNext/>
                    <w:widowControl w:val="0"/>
                    <w:spacing w:after="60"/>
                    <w:jc w:val="center"/>
                    <w:rPr>
                      <w:del w:id="7118" w:author="Lorenzo Fabbri" w:date="2024-09-24T14:48:00Z" w16du:dateUtc="2024-09-24T12:48:00Z"/>
                    </w:rPr>
                  </w:pPr>
                  <w:del w:id="7119" w:author="Lorenzo Fabbri" w:date="2024-09-24T14:48:00Z" w16du:dateUtc="2024-09-24T12:48:00Z">
                    <w:r w:rsidRPr="005A6AA3" w:rsidDel="00AE71EA">
                      <w:rPr>
                        <w:rFonts w:ascii="Calibri" w:hAnsi="Calibri"/>
                        <w:sz w:val="20"/>
                      </w:rPr>
                      <w:delText>1</w:delText>
                    </w:r>
                  </w:del>
                </w:p>
              </w:tc>
              <w:tc>
                <w:tcPr>
                  <w:tcW w:w="0" w:type="dxa"/>
                  <w:tcPrChange w:id="71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261891" w14:textId="6C52C4D5" w:rsidR="00066508" w:rsidRPr="005A6AA3" w:rsidDel="00AE71EA" w:rsidRDefault="00000000">
                  <w:pPr>
                    <w:keepNext/>
                    <w:widowControl w:val="0"/>
                    <w:spacing w:after="60"/>
                    <w:jc w:val="center"/>
                    <w:rPr>
                      <w:del w:id="7121" w:author="Lorenzo Fabbri" w:date="2024-09-24T14:48:00Z" w16du:dateUtc="2024-09-24T12:48:00Z"/>
                    </w:rPr>
                  </w:pPr>
                  <w:del w:id="7122" w:author="Lorenzo Fabbri" w:date="2024-09-24T14:48:00Z" w16du:dateUtc="2024-09-24T12:48:00Z">
                    <w:r w:rsidRPr="005A6AA3" w:rsidDel="00AE71EA">
                      <w:rPr>
                        <w:rFonts w:ascii="Calibri" w:hAnsi="Calibri"/>
                        <w:sz w:val="20"/>
                      </w:rPr>
                      <w:delText>2</w:delText>
                    </w:r>
                  </w:del>
                </w:p>
              </w:tc>
              <w:tc>
                <w:tcPr>
                  <w:tcW w:w="0" w:type="dxa"/>
                  <w:tcPrChange w:id="712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A8950A2" w14:textId="081AB37C" w:rsidR="00066508" w:rsidRPr="005A6AA3" w:rsidDel="00AE71EA" w:rsidRDefault="00000000">
                  <w:pPr>
                    <w:keepNext/>
                    <w:widowControl w:val="0"/>
                    <w:spacing w:after="60"/>
                    <w:jc w:val="center"/>
                    <w:rPr>
                      <w:del w:id="7124" w:author="Lorenzo Fabbri" w:date="2024-09-24T14:48:00Z" w16du:dateUtc="2024-09-24T12:48:00Z"/>
                    </w:rPr>
                  </w:pPr>
                  <w:del w:id="7125" w:author="Lorenzo Fabbri" w:date="2024-09-24T14:48:00Z" w16du:dateUtc="2024-09-24T12:48:00Z">
                    <w:r w:rsidRPr="005A6AA3" w:rsidDel="00AE71EA">
                      <w:rPr>
                        <w:rFonts w:ascii="Calibri" w:hAnsi="Calibri"/>
                        <w:sz w:val="20"/>
                      </w:rPr>
                      <w:delText>0</w:delText>
                    </w:r>
                  </w:del>
                </w:p>
              </w:tc>
              <w:tc>
                <w:tcPr>
                  <w:tcW w:w="0" w:type="dxa"/>
                  <w:tcPrChange w:id="71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E74E84" w14:textId="3A2BFAC6" w:rsidR="00066508" w:rsidRPr="005A6AA3" w:rsidDel="00AE71EA" w:rsidRDefault="00000000">
                  <w:pPr>
                    <w:keepNext/>
                    <w:widowControl w:val="0"/>
                    <w:spacing w:after="60"/>
                    <w:jc w:val="center"/>
                    <w:rPr>
                      <w:del w:id="7127" w:author="Lorenzo Fabbri" w:date="2024-09-24T14:48:00Z" w16du:dateUtc="2024-09-24T12:48:00Z"/>
                    </w:rPr>
                  </w:pPr>
                  <w:del w:id="7128" w:author="Lorenzo Fabbri" w:date="2024-09-24T14:48:00Z" w16du:dateUtc="2024-09-24T12:48:00Z">
                    <w:r w:rsidRPr="005A6AA3" w:rsidDel="00AE71EA">
                      <w:rPr>
                        <w:rFonts w:ascii="Calibri" w:hAnsi="Calibri"/>
                        <w:sz w:val="20"/>
                      </w:rPr>
                      <w:delText>0</w:delText>
                    </w:r>
                  </w:del>
                </w:p>
              </w:tc>
            </w:tr>
            <w:tr w:rsidR="00066508" w:rsidRPr="005A6AA3" w:rsidDel="00AE71EA" w14:paraId="09E33EB5" w14:textId="5AC4038B" w:rsidTr="006C3DDD">
              <w:trPr>
                <w:del w:id="7129" w:author="Lorenzo Fabbri" w:date="2024-09-24T14:48:00Z"/>
                <w:trPrChange w:id="7130" w:author="Lorenzo Fabbri" w:date="2024-09-19T20:38:00Z" w16du:dateUtc="2024-09-19T18:38:00Z">
                  <w:trPr>
                    <w:gridBefore w:val="1"/>
                    <w:cantSplit/>
                    <w:jc w:val="center"/>
                  </w:trPr>
                </w:trPrChange>
              </w:trPr>
              <w:tc>
                <w:tcPr>
                  <w:tcW w:w="0" w:type="dxa"/>
                  <w:tcPrChange w:id="71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D6F533" w14:textId="3C0EE40A" w:rsidR="00066508" w:rsidRPr="005A6AA3" w:rsidDel="00AE71EA" w:rsidRDefault="00000000">
                  <w:pPr>
                    <w:keepNext/>
                    <w:widowControl w:val="0"/>
                    <w:spacing w:after="60"/>
                    <w:rPr>
                      <w:del w:id="7132" w:author="Lorenzo Fabbri" w:date="2024-09-24T14:48:00Z" w16du:dateUtc="2024-09-24T12:48:00Z"/>
                    </w:rPr>
                  </w:pPr>
                  <w:del w:id="7133" w:author="Lorenzo Fabbri" w:date="2024-09-24T14:48:00Z" w16du:dateUtc="2024-09-24T12:48:00Z">
                    <w:r w:rsidRPr="005A6AA3" w:rsidDel="00AE71EA">
                      <w:rPr>
                        <w:rFonts w:ascii="Calibri" w:hAnsi="Calibri"/>
                        <w:sz w:val="20"/>
                      </w:rPr>
                      <w:delText>Organic food (times/week)</w:delText>
                    </w:r>
                  </w:del>
                </w:p>
              </w:tc>
              <w:tc>
                <w:tcPr>
                  <w:tcW w:w="0" w:type="dxa"/>
                  <w:tcPrChange w:id="71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99D1C" w14:textId="4FF56AA2" w:rsidR="00066508" w:rsidRPr="005A6AA3" w:rsidDel="00AE71EA" w:rsidRDefault="00000000">
                  <w:pPr>
                    <w:keepNext/>
                    <w:widowControl w:val="0"/>
                    <w:spacing w:after="60"/>
                    <w:jc w:val="center"/>
                    <w:rPr>
                      <w:del w:id="7135" w:author="Lorenzo Fabbri" w:date="2024-09-24T14:48:00Z" w16du:dateUtc="2024-09-24T12:48:00Z"/>
                    </w:rPr>
                  </w:pPr>
                  <w:del w:id="7136" w:author="Lorenzo Fabbri" w:date="2024-09-24T14:48:00Z" w16du:dateUtc="2024-09-24T12:48:00Z">
                    <w:r w:rsidRPr="005A6AA3" w:rsidDel="00AE71EA">
                      <w:rPr>
                        <w:rFonts w:ascii="Calibri" w:hAnsi="Calibri"/>
                        <w:sz w:val="20"/>
                      </w:rPr>
                      <w:delText>0.5 (0.0, 3.0)</w:delText>
                    </w:r>
                  </w:del>
                </w:p>
              </w:tc>
              <w:tc>
                <w:tcPr>
                  <w:tcW w:w="0" w:type="dxa"/>
                  <w:tcPrChange w:id="71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5D377B" w14:textId="06D1F7ED" w:rsidR="00066508" w:rsidRPr="005A6AA3" w:rsidDel="00AE71EA" w:rsidRDefault="00000000">
                  <w:pPr>
                    <w:keepNext/>
                    <w:widowControl w:val="0"/>
                    <w:spacing w:after="60"/>
                    <w:jc w:val="center"/>
                    <w:rPr>
                      <w:del w:id="7138" w:author="Lorenzo Fabbri" w:date="2024-09-24T14:48:00Z" w16du:dateUtc="2024-09-24T12:48:00Z"/>
                    </w:rPr>
                  </w:pPr>
                  <w:del w:id="7139" w:author="Lorenzo Fabbri" w:date="2024-09-24T14:48:00Z" w16du:dateUtc="2024-09-24T12:48:00Z">
                    <w:r w:rsidRPr="005A6AA3" w:rsidDel="00AE71EA">
                      <w:rPr>
                        <w:rFonts w:ascii="Calibri" w:hAnsi="Calibri"/>
                        <w:sz w:val="20"/>
                      </w:rPr>
                      <w:delText>0.0 (0.0, 0.5)</w:delText>
                    </w:r>
                  </w:del>
                </w:p>
              </w:tc>
              <w:tc>
                <w:tcPr>
                  <w:tcW w:w="0" w:type="dxa"/>
                  <w:tcPrChange w:id="71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262A5A" w14:textId="4A9F47BB" w:rsidR="00066508" w:rsidRPr="005A6AA3" w:rsidDel="00AE71EA" w:rsidRDefault="00000000">
                  <w:pPr>
                    <w:keepNext/>
                    <w:widowControl w:val="0"/>
                    <w:spacing w:after="60"/>
                    <w:jc w:val="center"/>
                    <w:rPr>
                      <w:del w:id="7141" w:author="Lorenzo Fabbri" w:date="2024-09-24T14:48:00Z" w16du:dateUtc="2024-09-24T12:48:00Z"/>
                    </w:rPr>
                  </w:pPr>
                  <w:del w:id="7142" w:author="Lorenzo Fabbri" w:date="2024-09-24T14:48:00Z" w16du:dateUtc="2024-09-24T12:48:00Z">
                    <w:r w:rsidRPr="005A6AA3" w:rsidDel="00AE71EA">
                      <w:rPr>
                        <w:rFonts w:ascii="Calibri" w:hAnsi="Calibri"/>
                        <w:sz w:val="20"/>
                      </w:rPr>
                      <w:delText>0.5 (0.1, 3.0)</w:delText>
                    </w:r>
                  </w:del>
                </w:p>
              </w:tc>
              <w:tc>
                <w:tcPr>
                  <w:tcW w:w="0" w:type="dxa"/>
                  <w:tcPrChange w:id="71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3368CF" w14:textId="3215346D" w:rsidR="00066508" w:rsidRPr="005A6AA3" w:rsidDel="00AE71EA" w:rsidRDefault="00000000">
                  <w:pPr>
                    <w:keepNext/>
                    <w:widowControl w:val="0"/>
                    <w:spacing w:after="60"/>
                    <w:jc w:val="center"/>
                    <w:rPr>
                      <w:del w:id="7144" w:author="Lorenzo Fabbri" w:date="2024-09-24T14:48:00Z" w16du:dateUtc="2024-09-24T12:48:00Z"/>
                    </w:rPr>
                  </w:pPr>
                  <w:del w:id="7145" w:author="Lorenzo Fabbri" w:date="2024-09-24T14:48:00Z" w16du:dateUtc="2024-09-24T12:48:00Z">
                    <w:r w:rsidRPr="005A6AA3" w:rsidDel="00AE71EA">
                      <w:rPr>
                        <w:rFonts w:ascii="Calibri" w:hAnsi="Calibri"/>
                        <w:sz w:val="20"/>
                      </w:rPr>
                      <w:delText>0.0 (0.0, 0.5)</w:delText>
                    </w:r>
                  </w:del>
                </w:p>
              </w:tc>
              <w:tc>
                <w:tcPr>
                  <w:tcW w:w="0" w:type="dxa"/>
                  <w:tcPrChange w:id="71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4883D4" w14:textId="0F96230B" w:rsidR="00066508" w:rsidRPr="005A6AA3" w:rsidDel="00AE71EA" w:rsidRDefault="00000000">
                  <w:pPr>
                    <w:keepNext/>
                    <w:widowControl w:val="0"/>
                    <w:spacing w:after="60"/>
                    <w:jc w:val="center"/>
                    <w:rPr>
                      <w:del w:id="7147" w:author="Lorenzo Fabbri" w:date="2024-09-24T14:48:00Z" w16du:dateUtc="2024-09-24T12:48:00Z"/>
                    </w:rPr>
                  </w:pPr>
                  <w:del w:id="7148" w:author="Lorenzo Fabbri" w:date="2024-09-24T14:48:00Z" w16du:dateUtc="2024-09-24T12:48:00Z">
                    <w:r w:rsidRPr="005A6AA3" w:rsidDel="00AE71EA">
                      <w:rPr>
                        <w:rFonts w:ascii="Calibri" w:hAnsi="Calibri"/>
                        <w:sz w:val="20"/>
                      </w:rPr>
                      <w:delText>1.0 (0.1, 3.0)</w:delText>
                    </w:r>
                  </w:del>
                </w:p>
              </w:tc>
              <w:tc>
                <w:tcPr>
                  <w:tcW w:w="0" w:type="dxa"/>
                  <w:tcPrChange w:id="714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0F61014" w14:textId="447CEA06" w:rsidR="00066508" w:rsidRPr="005A6AA3" w:rsidDel="00AE71EA" w:rsidRDefault="00000000">
                  <w:pPr>
                    <w:keepNext/>
                    <w:widowControl w:val="0"/>
                    <w:spacing w:after="60"/>
                    <w:jc w:val="center"/>
                    <w:rPr>
                      <w:del w:id="7150" w:author="Lorenzo Fabbri" w:date="2024-09-24T14:48:00Z" w16du:dateUtc="2024-09-24T12:48:00Z"/>
                    </w:rPr>
                  </w:pPr>
                  <w:del w:id="7151" w:author="Lorenzo Fabbri" w:date="2024-09-24T14:48:00Z" w16du:dateUtc="2024-09-24T12:48:00Z">
                    <w:r w:rsidRPr="005A6AA3" w:rsidDel="00AE71EA">
                      <w:rPr>
                        <w:rFonts w:ascii="Calibri" w:hAnsi="Calibri"/>
                        <w:sz w:val="20"/>
                      </w:rPr>
                      <w:delText>1.0 (0.5, 3.0)</w:delText>
                    </w:r>
                  </w:del>
                </w:p>
              </w:tc>
              <w:tc>
                <w:tcPr>
                  <w:tcW w:w="0" w:type="dxa"/>
                  <w:tcPrChange w:id="71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D3C96D" w14:textId="0CC41E1D" w:rsidR="00066508" w:rsidRPr="005A6AA3" w:rsidDel="00AE71EA" w:rsidRDefault="00000000">
                  <w:pPr>
                    <w:keepNext/>
                    <w:widowControl w:val="0"/>
                    <w:spacing w:after="60"/>
                    <w:jc w:val="center"/>
                    <w:rPr>
                      <w:del w:id="7153" w:author="Lorenzo Fabbri" w:date="2024-09-24T14:48:00Z" w16du:dateUtc="2024-09-24T12:48:00Z"/>
                    </w:rPr>
                  </w:pPr>
                  <w:del w:id="7154" w:author="Lorenzo Fabbri" w:date="2024-09-24T14:48:00Z" w16du:dateUtc="2024-09-24T12:48:00Z">
                    <w:r w:rsidRPr="005A6AA3" w:rsidDel="00AE71EA">
                      <w:rPr>
                        <w:rFonts w:ascii="Calibri" w:hAnsi="Calibri"/>
                        <w:sz w:val="20"/>
                      </w:rPr>
                      <w:delText>0.0 (0.0, 1.0)</w:delText>
                    </w:r>
                  </w:del>
                </w:p>
              </w:tc>
            </w:tr>
            <w:tr w:rsidR="00066508" w:rsidRPr="005A6AA3" w:rsidDel="00AE71EA" w14:paraId="21EE2CB3" w14:textId="0C24069E" w:rsidTr="006C3DDD">
              <w:trPr>
                <w:del w:id="7155" w:author="Lorenzo Fabbri" w:date="2024-09-24T14:48:00Z"/>
                <w:trPrChange w:id="7156" w:author="Lorenzo Fabbri" w:date="2024-09-19T20:38:00Z" w16du:dateUtc="2024-09-19T18:38:00Z">
                  <w:trPr>
                    <w:gridBefore w:val="1"/>
                    <w:cantSplit/>
                    <w:jc w:val="center"/>
                  </w:trPr>
                </w:trPrChange>
              </w:trPr>
              <w:tc>
                <w:tcPr>
                  <w:tcW w:w="0" w:type="dxa"/>
                  <w:tcPrChange w:id="71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E94CA4" w14:textId="2EF392A5" w:rsidR="00066508" w:rsidRPr="005A6AA3" w:rsidDel="00AE71EA" w:rsidRDefault="00000000">
                  <w:pPr>
                    <w:keepNext/>
                    <w:widowControl w:val="0"/>
                    <w:spacing w:after="60"/>
                    <w:rPr>
                      <w:del w:id="7158" w:author="Lorenzo Fabbri" w:date="2024-09-24T14:48:00Z" w16du:dateUtc="2024-09-24T12:48:00Z"/>
                    </w:rPr>
                  </w:pPr>
                  <w:del w:id="7159" w:author="Lorenzo Fabbri" w:date="2024-09-24T14:48:00Z" w16du:dateUtc="2024-09-24T12:48:00Z">
                    <w:r w:rsidRPr="005A6AA3" w:rsidDel="00AE71EA">
                      <w:rPr>
                        <w:rFonts w:ascii="Calibri" w:hAnsi="Calibri"/>
                        <w:sz w:val="20"/>
                      </w:rPr>
                      <w:delText>    Unknown</w:delText>
                    </w:r>
                  </w:del>
                </w:p>
              </w:tc>
              <w:tc>
                <w:tcPr>
                  <w:tcW w:w="0" w:type="dxa"/>
                  <w:tcPrChange w:id="71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2E13D5" w14:textId="2990F47E" w:rsidR="00066508" w:rsidRPr="005A6AA3" w:rsidDel="00AE71EA" w:rsidRDefault="00000000">
                  <w:pPr>
                    <w:keepNext/>
                    <w:widowControl w:val="0"/>
                    <w:spacing w:after="60"/>
                    <w:jc w:val="center"/>
                    <w:rPr>
                      <w:del w:id="7161" w:author="Lorenzo Fabbri" w:date="2024-09-24T14:48:00Z" w16du:dateUtc="2024-09-24T12:48:00Z"/>
                    </w:rPr>
                  </w:pPr>
                  <w:del w:id="7162" w:author="Lorenzo Fabbri" w:date="2024-09-24T14:48:00Z" w16du:dateUtc="2024-09-24T12:48:00Z">
                    <w:r w:rsidRPr="005A6AA3" w:rsidDel="00AE71EA">
                      <w:rPr>
                        <w:rFonts w:ascii="Calibri" w:hAnsi="Calibri"/>
                        <w:sz w:val="20"/>
                      </w:rPr>
                      <w:delText>7</w:delText>
                    </w:r>
                  </w:del>
                </w:p>
              </w:tc>
              <w:tc>
                <w:tcPr>
                  <w:tcW w:w="0" w:type="dxa"/>
                  <w:tcPrChange w:id="71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BBAD91" w14:textId="5E1EBEAE" w:rsidR="00066508" w:rsidRPr="005A6AA3" w:rsidDel="00AE71EA" w:rsidRDefault="00000000">
                  <w:pPr>
                    <w:keepNext/>
                    <w:widowControl w:val="0"/>
                    <w:spacing w:after="60"/>
                    <w:jc w:val="center"/>
                    <w:rPr>
                      <w:del w:id="7164" w:author="Lorenzo Fabbri" w:date="2024-09-24T14:48:00Z" w16du:dateUtc="2024-09-24T12:48:00Z"/>
                    </w:rPr>
                  </w:pPr>
                  <w:del w:id="7165" w:author="Lorenzo Fabbri" w:date="2024-09-24T14:48:00Z" w16du:dateUtc="2024-09-24T12:48:00Z">
                    <w:r w:rsidRPr="005A6AA3" w:rsidDel="00AE71EA">
                      <w:rPr>
                        <w:rFonts w:ascii="Calibri" w:hAnsi="Calibri"/>
                        <w:sz w:val="20"/>
                      </w:rPr>
                      <w:delText>0</w:delText>
                    </w:r>
                  </w:del>
                </w:p>
              </w:tc>
              <w:tc>
                <w:tcPr>
                  <w:tcW w:w="0" w:type="dxa"/>
                  <w:tcPrChange w:id="71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E6FAF" w14:textId="1C6D8D01" w:rsidR="00066508" w:rsidRPr="005A6AA3" w:rsidDel="00AE71EA" w:rsidRDefault="00000000">
                  <w:pPr>
                    <w:keepNext/>
                    <w:widowControl w:val="0"/>
                    <w:spacing w:after="60"/>
                    <w:jc w:val="center"/>
                    <w:rPr>
                      <w:del w:id="7167" w:author="Lorenzo Fabbri" w:date="2024-09-24T14:48:00Z" w16du:dateUtc="2024-09-24T12:48:00Z"/>
                    </w:rPr>
                  </w:pPr>
                  <w:del w:id="7168" w:author="Lorenzo Fabbri" w:date="2024-09-24T14:48:00Z" w16du:dateUtc="2024-09-24T12:48:00Z">
                    <w:r w:rsidRPr="005A6AA3" w:rsidDel="00AE71EA">
                      <w:rPr>
                        <w:rFonts w:ascii="Calibri" w:hAnsi="Calibri"/>
                        <w:sz w:val="20"/>
                      </w:rPr>
                      <w:delText>0</w:delText>
                    </w:r>
                  </w:del>
                </w:p>
              </w:tc>
              <w:tc>
                <w:tcPr>
                  <w:tcW w:w="0" w:type="dxa"/>
                  <w:tcPrChange w:id="71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F8EE0" w14:textId="4171C281" w:rsidR="00066508" w:rsidRPr="005A6AA3" w:rsidDel="00AE71EA" w:rsidRDefault="00000000">
                  <w:pPr>
                    <w:keepNext/>
                    <w:widowControl w:val="0"/>
                    <w:spacing w:after="60"/>
                    <w:jc w:val="center"/>
                    <w:rPr>
                      <w:del w:id="7170" w:author="Lorenzo Fabbri" w:date="2024-09-24T14:48:00Z" w16du:dateUtc="2024-09-24T12:48:00Z"/>
                    </w:rPr>
                  </w:pPr>
                  <w:del w:id="7171" w:author="Lorenzo Fabbri" w:date="2024-09-24T14:48:00Z" w16du:dateUtc="2024-09-24T12:48:00Z">
                    <w:r w:rsidRPr="005A6AA3" w:rsidDel="00AE71EA">
                      <w:rPr>
                        <w:rFonts w:ascii="Calibri" w:hAnsi="Calibri"/>
                        <w:sz w:val="20"/>
                      </w:rPr>
                      <w:delText>5</w:delText>
                    </w:r>
                  </w:del>
                </w:p>
              </w:tc>
              <w:tc>
                <w:tcPr>
                  <w:tcW w:w="0" w:type="dxa"/>
                  <w:tcPrChange w:id="71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8FC6C" w14:textId="5990EF0D" w:rsidR="00066508" w:rsidRPr="005A6AA3" w:rsidDel="00AE71EA" w:rsidRDefault="00000000">
                  <w:pPr>
                    <w:keepNext/>
                    <w:widowControl w:val="0"/>
                    <w:spacing w:after="60"/>
                    <w:jc w:val="center"/>
                    <w:rPr>
                      <w:del w:id="7173" w:author="Lorenzo Fabbri" w:date="2024-09-24T14:48:00Z" w16du:dateUtc="2024-09-24T12:48:00Z"/>
                    </w:rPr>
                  </w:pPr>
                  <w:del w:id="7174" w:author="Lorenzo Fabbri" w:date="2024-09-24T14:48:00Z" w16du:dateUtc="2024-09-24T12:48:00Z">
                    <w:r w:rsidRPr="005A6AA3" w:rsidDel="00AE71EA">
                      <w:rPr>
                        <w:rFonts w:ascii="Calibri" w:hAnsi="Calibri"/>
                        <w:sz w:val="20"/>
                      </w:rPr>
                      <w:delText>2</w:delText>
                    </w:r>
                  </w:del>
                </w:p>
              </w:tc>
              <w:tc>
                <w:tcPr>
                  <w:tcW w:w="0" w:type="dxa"/>
                  <w:tcPrChange w:id="717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A2874EF" w14:textId="49D1DD67" w:rsidR="00066508" w:rsidRPr="005A6AA3" w:rsidDel="00AE71EA" w:rsidRDefault="00000000">
                  <w:pPr>
                    <w:keepNext/>
                    <w:widowControl w:val="0"/>
                    <w:spacing w:after="60"/>
                    <w:jc w:val="center"/>
                    <w:rPr>
                      <w:del w:id="7176" w:author="Lorenzo Fabbri" w:date="2024-09-24T14:48:00Z" w16du:dateUtc="2024-09-24T12:48:00Z"/>
                    </w:rPr>
                  </w:pPr>
                  <w:del w:id="7177" w:author="Lorenzo Fabbri" w:date="2024-09-24T14:48:00Z" w16du:dateUtc="2024-09-24T12:48:00Z">
                    <w:r w:rsidRPr="005A6AA3" w:rsidDel="00AE71EA">
                      <w:rPr>
                        <w:rFonts w:ascii="Calibri" w:hAnsi="Calibri"/>
                        <w:sz w:val="20"/>
                      </w:rPr>
                      <w:delText>0</w:delText>
                    </w:r>
                  </w:del>
                </w:p>
              </w:tc>
              <w:tc>
                <w:tcPr>
                  <w:tcW w:w="0" w:type="dxa"/>
                  <w:tcPrChange w:id="71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1AA30F" w14:textId="6EE96DBE" w:rsidR="00066508" w:rsidRPr="005A6AA3" w:rsidDel="00AE71EA" w:rsidRDefault="00000000">
                  <w:pPr>
                    <w:keepNext/>
                    <w:widowControl w:val="0"/>
                    <w:spacing w:after="60"/>
                    <w:jc w:val="center"/>
                    <w:rPr>
                      <w:del w:id="7179" w:author="Lorenzo Fabbri" w:date="2024-09-24T14:48:00Z" w16du:dateUtc="2024-09-24T12:48:00Z"/>
                    </w:rPr>
                  </w:pPr>
                  <w:del w:id="7180" w:author="Lorenzo Fabbri" w:date="2024-09-24T14:48:00Z" w16du:dateUtc="2024-09-24T12:48:00Z">
                    <w:r w:rsidRPr="005A6AA3" w:rsidDel="00AE71EA">
                      <w:rPr>
                        <w:rFonts w:ascii="Calibri" w:hAnsi="Calibri"/>
                        <w:sz w:val="20"/>
                      </w:rPr>
                      <w:delText>0</w:delText>
                    </w:r>
                  </w:del>
                </w:p>
              </w:tc>
            </w:tr>
            <w:tr w:rsidR="00066508" w:rsidRPr="005A6AA3" w:rsidDel="00AE71EA" w14:paraId="5B03F2DC" w14:textId="76323CD3" w:rsidTr="006C3DDD">
              <w:trPr>
                <w:del w:id="7181" w:author="Lorenzo Fabbri" w:date="2024-09-24T14:48:00Z"/>
                <w:trPrChange w:id="7182" w:author="Lorenzo Fabbri" w:date="2024-09-19T20:38:00Z" w16du:dateUtc="2024-09-19T18:38:00Z">
                  <w:trPr>
                    <w:gridBefore w:val="1"/>
                    <w:cantSplit/>
                    <w:jc w:val="center"/>
                  </w:trPr>
                </w:trPrChange>
              </w:trPr>
              <w:tc>
                <w:tcPr>
                  <w:tcW w:w="0" w:type="dxa"/>
                  <w:tcPrChange w:id="718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3595FC" w14:textId="763F915B" w:rsidR="00066508" w:rsidRPr="005A6AA3" w:rsidDel="00AE71EA" w:rsidRDefault="00000000">
                  <w:pPr>
                    <w:keepNext/>
                    <w:widowControl w:val="0"/>
                    <w:spacing w:after="60"/>
                    <w:rPr>
                      <w:del w:id="7184" w:author="Lorenzo Fabbri" w:date="2024-09-24T14:48:00Z" w16du:dateUtc="2024-09-24T12:48:00Z"/>
                    </w:rPr>
                  </w:pPr>
                  <w:del w:id="7185" w:author="Lorenzo Fabbri" w:date="2024-09-24T14:48:00Z" w16du:dateUtc="2024-09-24T12:48:00Z">
                    <w:r w:rsidRPr="005A6AA3" w:rsidDel="00AE71EA">
                      <w:rPr>
                        <w:rFonts w:ascii="Calibri" w:hAnsi="Calibri"/>
                        <w:sz w:val="20"/>
                      </w:rPr>
                      <w:delText>Pregnancy maternal active smoking</w:delText>
                    </w:r>
                  </w:del>
                </w:p>
              </w:tc>
              <w:tc>
                <w:tcPr>
                  <w:tcW w:w="0" w:type="dxa"/>
                  <w:tcPrChange w:id="71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7BEEA" w14:textId="5DFA1FEE" w:rsidR="00066508" w:rsidRPr="005A6AA3" w:rsidDel="00AE71EA" w:rsidRDefault="00000000">
                  <w:pPr>
                    <w:keepNext/>
                    <w:widowControl w:val="0"/>
                    <w:spacing w:after="60"/>
                    <w:jc w:val="center"/>
                    <w:rPr>
                      <w:del w:id="7187" w:author="Lorenzo Fabbri" w:date="2024-09-24T14:48:00Z" w16du:dateUtc="2024-09-24T12:48:00Z"/>
                    </w:rPr>
                  </w:pPr>
                  <w:del w:id="7188" w:author="Lorenzo Fabbri" w:date="2024-09-24T14:48:00Z" w16du:dateUtc="2024-09-24T12:48:00Z">
                    <w:r w:rsidRPr="005A6AA3" w:rsidDel="00AE71EA">
                      <w:rPr>
                        <w:rFonts w:ascii="Calibri" w:hAnsi="Calibri"/>
                        <w:sz w:val="20"/>
                      </w:rPr>
                      <w:delText>190.0 (15.1%)</w:delText>
                    </w:r>
                  </w:del>
                </w:p>
              </w:tc>
              <w:tc>
                <w:tcPr>
                  <w:tcW w:w="0" w:type="dxa"/>
                  <w:tcPrChange w:id="71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F3CCBB" w14:textId="4302E1BB" w:rsidR="00066508" w:rsidRPr="005A6AA3" w:rsidDel="00AE71EA" w:rsidRDefault="00000000">
                  <w:pPr>
                    <w:keepNext/>
                    <w:widowControl w:val="0"/>
                    <w:spacing w:after="60"/>
                    <w:jc w:val="center"/>
                    <w:rPr>
                      <w:del w:id="7190" w:author="Lorenzo Fabbri" w:date="2024-09-24T14:48:00Z" w16du:dateUtc="2024-09-24T12:48:00Z"/>
                    </w:rPr>
                  </w:pPr>
                  <w:del w:id="7191" w:author="Lorenzo Fabbri" w:date="2024-09-24T14:48:00Z" w16du:dateUtc="2024-09-24T12:48:00Z">
                    <w:r w:rsidRPr="005A6AA3" w:rsidDel="00AE71EA">
                      <w:rPr>
                        <w:rFonts w:ascii="Calibri" w:hAnsi="Calibri"/>
                        <w:sz w:val="20"/>
                      </w:rPr>
                      <w:delText>25.0 (13.7%)</w:delText>
                    </w:r>
                  </w:del>
                </w:p>
              </w:tc>
              <w:tc>
                <w:tcPr>
                  <w:tcW w:w="0" w:type="dxa"/>
                  <w:tcPrChange w:id="71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204D8" w14:textId="25F32FD0" w:rsidR="00066508" w:rsidRPr="005A6AA3" w:rsidDel="00AE71EA" w:rsidRDefault="00000000">
                  <w:pPr>
                    <w:keepNext/>
                    <w:widowControl w:val="0"/>
                    <w:spacing w:after="60"/>
                    <w:jc w:val="center"/>
                    <w:rPr>
                      <w:del w:id="7193" w:author="Lorenzo Fabbri" w:date="2024-09-24T14:48:00Z" w16du:dateUtc="2024-09-24T12:48:00Z"/>
                    </w:rPr>
                  </w:pPr>
                  <w:del w:id="7194" w:author="Lorenzo Fabbri" w:date="2024-09-24T14:48:00Z" w16du:dateUtc="2024-09-24T12:48:00Z">
                    <w:r w:rsidRPr="005A6AA3" w:rsidDel="00AE71EA">
                      <w:rPr>
                        <w:rFonts w:ascii="Calibri" w:hAnsi="Calibri"/>
                        <w:sz w:val="20"/>
                      </w:rPr>
                      <w:delText>47.0 (23.7%)</w:delText>
                    </w:r>
                  </w:del>
                </w:p>
              </w:tc>
              <w:tc>
                <w:tcPr>
                  <w:tcW w:w="0" w:type="dxa"/>
                  <w:tcPrChange w:id="71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807CF4" w14:textId="648FF1BC" w:rsidR="00066508" w:rsidRPr="005A6AA3" w:rsidDel="00AE71EA" w:rsidRDefault="00000000">
                  <w:pPr>
                    <w:keepNext/>
                    <w:widowControl w:val="0"/>
                    <w:spacing w:after="60"/>
                    <w:jc w:val="center"/>
                    <w:rPr>
                      <w:del w:id="7196" w:author="Lorenzo Fabbri" w:date="2024-09-24T14:48:00Z" w16du:dateUtc="2024-09-24T12:48:00Z"/>
                    </w:rPr>
                  </w:pPr>
                  <w:del w:id="7197" w:author="Lorenzo Fabbri" w:date="2024-09-24T14:48:00Z" w16du:dateUtc="2024-09-24T12:48:00Z">
                    <w:r w:rsidRPr="005A6AA3" w:rsidDel="00AE71EA">
                      <w:rPr>
                        <w:rFonts w:ascii="Calibri" w:hAnsi="Calibri"/>
                        <w:sz w:val="20"/>
                      </w:rPr>
                      <w:delText>55.0 (25.1%)</w:delText>
                    </w:r>
                  </w:del>
                </w:p>
              </w:tc>
              <w:tc>
                <w:tcPr>
                  <w:tcW w:w="0" w:type="dxa"/>
                  <w:tcPrChange w:id="71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46761A" w14:textId="1907F4CE" w:rsidR="00066508" w:rsidRPr="005A6AA3" w:rsidDel="00AE71EA" w:rsidRDefault="00000000">
                  <w:pPr>
                    <w:keepNext/>
                    <w:widowControl w:val="0"/>
                    <w:spacing w:after="60"/>
                    <w:jc w:val="center"/>
                    <w:rPr>
                      <w:del w:id="7199" w:author="Lorenzo Fabbri" w:date="2024-09-24T14:48:00Z" w16du:dateUtc="2024-09-24T12:48:00Z"/>
                    </w:rPr>
                  </w:pPr>
                  <w:del w:id="7200" w:author="Lorenzo Fabbri" w:date="2024-09-24T14:48:00Z" w16du:dateUtc="2024-09-24T12:48:00Z">
                    <w:r w:rsidRPr="005A6AA3" w:rsidDel="00AE71EA">
                      <w:rPr>
                        <w:rFonts w:ascii="Calibri" w:hAnsi="Calibri"/>
                        <w:sz w:val="20"/>
                      </w:rPr>
                      <w:delText>12.0 (6.0%)</w:delText>
                    </w:r>
                  </w:del>
                </w:p>
              </w:tc>
              <w:tc>
                <w:tcPr>
                  <w:tcW w:w="0" w:type="dxa"/>
                  <w:tcPrChange w:id="720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62DBF00" w14:textId="030FC2D8" w:rsidR="00066508" w:rsidRPr="005A6AA3" w:rsidDel="00AE71EA" w:rsidRDefault="00000000">
                  <w:pPr>
                    <w:keepNext/>
                    <w:widowControl w:val="0"/>
                    <w:spacing w:after="60"/>
                    <w:jc w:val="center"/>
                    <w:rPr>
                      <w:del w:id="7202" w:author="Lorenzo Fabbri" w:date="2024-09-24T14:48:00Z" w16du:dateUtc="2024-09-24T12:48:00Z"/>
                    </w:rPr>
                  </w:pPr>
                  <w:del w:id="7203" w:author="Lorenzo Fabbri" w:date="2024-09-24T14:48:00Z" w16du:dateUtc="2024-09-24T12:48:00Z">
                    <w:r w:rsidRPr="005A6AA3" w:rsidDel="00AE71EA">
                      <w:rPr>
                        <w:rFonts w:ascii="Calibri" w:hAnsi="Calibri"/>
                        <w:sz w:val="20"/>
                      </w:rPr>
                      <w:delText>9.0 (3.4%)</w:delText>
                    </w:r>
                  </w:del>
                </w:p>
              </w:tc>
              <w:tc>
                <w:tcPr>
                  <w:tcW w:w="0" w:type="dxa"/>
                  <w:tcPrChange w:id="72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055113" w14:textId="73B808B0" w:rsidR="00066508" w:rsidRPr="005A6AA3" w:rsidDel="00AE71EA" w:rsidRDefault="00000000">
                  <w:pPr>
                    <w:keepNext/>
                    <w:widowControl w:val="0"/>
                    <w:spacing w:after="60"/>
                    <w:jc w:val="center"/>
                    <w:rPr>
                      <w:del w:id="7205" w:author="Lorenzo Fabbri" w:date="2024-09-24T14:48:00Z" w16du:dateUtc="2024-09-24T12:48:00Z"/>
                    </w:rPr>
                  </w:pPr>
                  <w:del w:id="7206" w:author="Lorenzo Fabbri" w:date="2024-09-24T14:48:00Z" w16du:dateUtc="2024-09-24T12:48:00Z">
                    <w:r w:rsidRPr="005A6AA3" w:rsidDel="00AE71EA">
                      <w:rPr>
                        <w:rFonts w:ascii="Calibri" w:hAnsi="Calibri"/>
                        <w:sz w:val="20"/>
                      </w:rPr>
                      <w:delText>42.0 (21.2%)</w:delText>
                    </w:r>
                  </w:del>
                </w:p>
              </w:tc>
            </w:tr>
            <w:tr w:rsidR="00066508" w:rsidRPr="005A6AA3" w:rsidDel="00AE71EA" w14:paraId="245933AE" w14:textId="45F049C0" w:rsidTr="006C3DDD">
              <w:trPr>
                <w:del w:id="7207" w:author="Lorenzo Fabbri" w:date="2024-09-24T14:48:00Z"/>
                <w:trPrChange w:id="7208" w:author="Lorenzo Fabbri" w:date="2024-09-19T20:38:00Z" w16du:dateUtc="2024-09-19T18:38:00Z">
                  <w:trPr>
                    <w:gridBefore w:val="1"/>
                    <w:cantSplit/>
                    <w:jc w:val="center"/>
                  </w:trPr>
                </w:trPrChange>
              </w:trPr>
              <w:tc>
                <w:tcPr>
                  <w:tcW w:w="0" w:type="dxa"/>
                  <w:tcPrChange w:id="720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88BB29" w14:textId="3DE54FBA" w:rsidR="00066508" w:rsidRPr="005A6AA3" w:rsidDel="00AE71EA" w:rsidRDefault="00000000">
                  <w:pPr>
                    <w:keepNext/>
                    <w:widowControl w:val="0"/>
                    <w:spacing w:after="60"/>
                    <w:rPr>
                      <w:del w:id="7210" w:author="Lorenzo Fabbri" w:date="2024-09-24T14:48:00Z" w16du:dateUtc="2024-09-24T12:48:00Z"/>
                    </w:rPr>
                  </w:pPr>
                  <w:del w:id="7211" w:author="Lorenzo Fabbri" w:date="2024-09-24T14:48:00Z" w16du:dateUtc="2024-09-24T12:48:00Z">
                    <w:r w:rsidRPr="005A6AA3" w:rsidDel="00AE71EA">
                      <w:rPr>
                        <w:rFonts w:ascii="Calibri" w:hAnsi="Calibri"/>
                        <w:sz w:val="20"/>
                      </w:rPr>
                      <w:delText>    Unknown</w:delText>
                    </w:r>
                  </w:del>
                </w:p>
              </w:tc>
              <w:tc>
                <w:tcPr>
                  <w:tcW w:w="0" w:type="dxa"/>
                  <w:tcPrChange w:id="72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80FA8C" w14:textId="564F1FA5" w:rsidR="00066508" w:rsidRPr="005A6AA3" w:rsidDel="00AE71EA" w:rsidRDefault="00000000">
                  <w:pPr>
                    <w:keepNext/>
                    <w:widowControl w:val="0"/>
                    <w:spacing w:after="60"/>
                    <w:jc w:val="center"/>
                    <w:rPr>
                      <w:del w:id="7213" w:author="Lorenzo Fabbri" w:date="2024-09-24T14:48:00Z" w16du:dateUtc="2024-09-24T12:48:00Z"/>
                    </w:rPr>
                  </w:pPr>
                  <w:del w:id="7214" w:author="Lorenzo Fabbri" w:date="2024-09-24T14:48:00Z" w16du:dateUtc="2024-09-24T12:48:00Z">
                    <w:r w:rsidRPr="005A6AA3" w:rsidDel="00AE71EA">
                      <w:rPr>
                        <w:rFonts w:ascii="Calibri" w:hAnsi="Calibri"/>
                        <w:sz w:val="20"/>
                      </w:rPr>
                      <w:delText>40</w:delText>
                    </w:r>
                  </w:del>
                </w:p>
              </w:tc>
              <w:tc>
                <w:tcPr>
                  <w:tcW w:w="0" w:type="dxa"/>
                  <w:tcPrChange w:id="72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18A0DB" w14:textId="5E403ED0" w:rsidR="00066508" w:rsidRPr="005A6AA3" w:rsidDel="00AE71EA" w:rsidRDefault="00000000">
                  <w:pPr>
                    <w:keepNext/>
                    <w:widowControl w:val="0"/>
                    <w:spacing w:after="60"/>
                    <w:jc w:val="center"/>
                    <w:rPr>
                      <w:del w:id="7216" w:author="Lorenzo Fabbri" w:date="2024-09-24T14:48:00Z" w16du:dateUtc="2024-09-24T12:48:00Z"/>
                    </w:rPr>
                  </w:pPr>
                  <w:del w:id="7217" w:author="Lorenzo Fabbri" w:date="2024-09-24T14:48:00Z" w16du:dateUtc="2024-09-24T12:48:00Z">
                    <w:r w:rsidRPr="005A6AA3" w:rsidDel="00AE71EA">
                      <w:rPr>
                        <w:rFonts w:ascii="Calibri" w:hAnsi="Calibri"/>
                        <w:sz w:val="20"/>
                      </w:rPr>
                      <w:delText>22</w:delText>
                    </w:r>
                  </w:del>
                </w:p>
              </w:tc>
              <w:tc>
                <w:tcPr>
                  <w:tcW w:w="0" w:type="dxa"/>
                  <w:tcPrChange w:id="72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DFBCCA" w14:textId="35F73E98" w:rsidR="00066508" w:rsidRPr="005A6AA3" w:rsidDel="00AE71EA" w:rsidRDefault="00000000">
                  <w:pPr>
                    <w:keepNext/>
                    <w:widowControl w:val="0"/>
                    <w:spacing w:after="60"/>
                    <w:jc w:val="center"/>
                    <w:rPr>
                      <w:del w:id="7219" w:author="Lorenzo Fabbri" w:date="2024-09-24T14:48:00Z" w16du:dateUtc="2024-09-24T12:48:00Z"/>
                    </w:rPr>
                  </w:pPr>
                  <w:del w:id="7220" w:author="Lorenzo Fabbri" w:date="2024-09-24T14:48:00Z" w16du:dateUtc="2024-09-24T12:48:00Z">
                    <w:r w:rsidRPr="005A6AA3" w:rsidDel="00AE71EA">
                      <w:rPr>
                        <w:rFonts w:ascii="Calibri" w:hAnsi="Calibri"/>
                        <w:sz w:val="20"/>
                      </w:rPr>
                      <w:delText>0</w:delText>
                    </w:r>
                  </w:del>
                </w:p>
              </w:tc>
              <w:tc>
                <w:tcPr>
                  <w:tcW w:w="0" w:type="dxa"/>
                  <w:tcPrChange w:id="72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5A52F3" w14:textId="6BC09120" w:rsidR="00066508" w:rsidRPr="005A6AA3" w:rsidDel="00AE71EA" w:rsidRDefault="00000000">
                  <w:pPr>
                    <w:keepNext/>
                    <w:widowControl w:val="0"/>
                    <w:spacing w:after="60"/>
                    <w:jc w:val="center"/>
                    <w:rPr>
                      <w:del w:id="7222" w:author="Lorenzo Fabbri" w:date="2024-09-24T14:48:00Z" w16du:dateUtc="2024-09-24T12:48:00Z"/>
                    </w:rPr>
                  </w:pPr>
                  <w:del w:id="7223" w:author="Lorenzo Fabbri" w:date="2024-09-24T14:48:00Z" w16du:dateUtc="2024-09-24T12:48:00Z">
                    <w:r w:rsidRPr="005A6AA3" w:rsidDel="00AE71EA">
                      <w:rPr>
                        <w:rFonts w:ascii="Calibri" w:hAnsi="Calibri"/>
                        <w:sz w:val="20"/>
                      </w:rPr>
                      <w:delText>2</w:delText>
                    </w:r>
                  </w:del>
                </w:p>
              </w:tc>
              <w:tc>
                <w:tcPr>
                  <w:tcW w:w="0" w:type="dxa"/>
                  <w:tcPrChange w:id="72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2CE548" w14:textId="08325822" w:rsidR="00066508" w:rsidRPr="005A6AA3" w:rsidDel="00AE71EA" w:rsidRDefault="00000000">
                  <w:pPr>
                    <w:keepNext/>
                    <w:widowControl w:val="0"/>
                    <w:spacing w:after="60"/>
                    <w:jc w:val="center"/>
                    <w:rPr>
                      <w:del w:id="7225" w:author="Lorenzo Fabbri" w:date="2024-09-24T14:48:00Z" w16du:dateUtc="2024-09-24T12:48:00Z"/>
                    </w:rPr>
                  </w:pPr>
                  <w:del w:id="7226" w:author="Lorenzo Fabbri" w:date="2024-09-24T14:48:00Z" w16du:dateUtc="2024-09-24T12:48:00Z">
                    <w:r w:rsidRPr="005A6AA3" w:rsidDel="00AE71EA">
                      <w:rPr>
                        <w:rFonts w:ascii="Calibri" w:hAnsi="Calibri"/>
                        <w:sz w:val="20"/>
                      </w:rPr>
                      <w:delText>4</w:delText>
                    </w:r>
                  </w:del>
                </w:p>
              </w:tc>
              <w:tc>
                <w:tcPr>
                  <w:tcW w:w="0" w:type="dxa"/>
                  <w:tcPrChange w:id="722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264CD0E" w14:textId="564A58F0" w:rsidR="00066508" w:rsidRPr="005A6AA3" w:rsidDel="00AE71EA" w:rsidRDefault="00000000">
                  <w:pPr>
                    <w:keepNext/>
                    <w:widowControl w:val="0"/>
                    <w:spacing w:after="60"/>
                    <w:jc w:val="center"/>
                    <w:rPr>
                      <w:del w:id="7228" w:author="Lorenzo Fabbri" w:date="2024-09-24T14:48:00Z" w16du:dateUtc="2024-09-24T12:48:00Z"/>
                    </w:rPr>
                  </w:pPr>
                  <w:del w:id="7229" w:author="Lorenzo Fabbri" w:date="2024-09-24T14:48:00Z" w16du:dateUtc="2024-09-24T12:48:00Z">
                    <w:r w:rsidRPr="005A6AA3" w:rsidDel="00AE71EA">
                      <w:rPr>
                        <w:rFonts w:ascii="Calibri" w:hAnsi="Calibri"/>
                        <w:sz w:val="20"/>
                      </w:rPr>
                      <w:delText>11</w:delText>
                    </w:r>
                  </w:del>
                </w:p>
              </w:tc>
              <w:tc>
                <w:tcPr>
                  <w:tcW w:w="0" w:type="dxa"/>
                  <w:tcPrChange w:id="72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1B5A05" w14:textId="08126D1B" w:rsidR="00066508" w:rsidRPr="005A6AA3" w:rsidDel="00AE71EA" w:rsidRDefault="00000000">
                  <w:pPr>
                    <w:keepNext/>
                    <w:widowControl w:val="0"/>
                    <w:spacing w:after="60"/>
                    <w:jc w:val="center"/>
                    <w:rPr>
                      <w:del w:id="7231" w:author="Lorenzo Fabbri" w:date="2024-09-24T14:48:00Z" w16du:dateUtc="2024-09-24T12:48:00Z"/>
                    </w:rPr>
                  </w:pPr>
                  <w:del w:id="7232" w:author="Lorenzo Fabbri" w:date="2024-09-24T14:48:00Z" w16du:dateUtc="2024-09-24T12:48:00Z">
                    <w:r w:rsidRPr="005A6AA3" w:rsidDel="00AE71EA">
                      <w:rPr>
                        <w:rFonts w:ascii="Calibri" w:hAnsi="Calibri"/>
                        <w:sz w:val="20"/>
                      </w:rPr>
                      <w:delText>1</w:delText>
                    </w:r>
                  </w:del>
                </w:p>
              </w:tc>
            </w:tr>
            <w:tr w:rsidR="00066508" w:rsidRPr="005A6AA3" w:rsidDel="00AE71EA" w14:paraId="10099527" w14:textId="4F40ED3A" w:rsidTr="006C3DDD">
              <w:trPr>
                <w:del w:id="7233" w:author="Lorenzo Fabbri" w:date="2024-09-24T14:48:00Z"/>
                <w:trPrChange w:id="7234" w:author="Lorenzo Fabbri" w:date="2024-09-19T20:38:00Z" w16du:dateUtc="2024-09-19T18:38:00Z">
                  <w:trPr>
                    <w:gridBefore w:val="1"/>
                    <w:cantSplit/>
                    <w:jc w:val="center"/>
                  </w:trPr>
                </w:trPrChange>
              </w:trPr>
              <w:tc>
                <w:tcPr>
                  <w:tcW w:w="0" w:type="dxa"/>
                  <w:tcPrChange w:id="723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D206717" w14:textId="292E35B1" w:rsidR="00066508" w:rsidRPr="005A6AA3" w:rsidDel="00AE71EA" w:rsidRDefault="00000000">
                  <w:pPr>
                    <w:keepNext/>
                    <w:widowControl w:val="0"/>
                    <w:spacing w:after="60"/>
                    <w:rPr>
                      <w:del w:id="7236" w:author="Lorenzo Fabbri" w:date="2024-09-24T14:48:00Z" w16du:dateUtc="2024-09-24T12:48:00Z"/>
                    </w:rPr>
                  </w:pPr>
                  <w:del w:id="7237" w:author="Lorenzo Fabbri" w:date="2024-09-24T14:48:00Z" w16du:dateUtc="2024-09-24T12:48:00Z">
                    <w:r w:rsidRPr="005A6AA3" w:rsidDel="00AE71EA">
                      <w:rPr>
                        <w:rFonts w:ascii="Calibri" w:hAnsi="Calibri"/>
                        <w:sz w:val="20"/>
                      </w:rPr>
                      <w:delText>Pregnancy maternal passive smoking</w:delText>
                    </w:r>
                  </w:del>
                </w:p>
              </w:tc>
              <w:tc>
                <w:tcPr>
                  <w:tcW w:w="0" w:type="dxa"/>
                  <w:tcPrChange w:id="72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1F9EC5" w14:textId="4AD298BD" w:rsidR="00066508" w:rsidRPr="005A6AA3" w:rsidDel="00AE71EA" w:rsidRDefault="00000000">
                  <w:pPr>
                    <w:keepNext/>
                    <w:widowControl w:val="0"/>
                    <w:spacing w:after="60"/>
                    <w:jc w:val="center"/>
                    <w:rPr>
                      <w:del w:id="7239" w:author="Lorenzo Fabbri" w:date="2024-09-24T14:48:00Z" w16du:dateUtc="2024-09-24T12:48:00Z"/>
                    </w:rPr>
                  </w:pPr>
                  <w:del w:id="7240" w:author="Lorenzo Fabbri" w:date="2024-09-24T14:48:00Z" w16du:dateUtc="2024-09-24T12:48:00Z">
                    <w:r w:rsidRPr="005A6AA3" w:rsidDel="00AE71EA">
                      <w:rPr>
                        <w:rFonts w:ascii="Calibri" w:hAnsi="Calibri"/>
                        <w:sz w:val="20"/>
                      </w:rPr>
                      <w:delText>514.0 (40.3%)</w:delText>
                    </w:r>
                  </w:del>
                </w:p>
              </w:tc>
              <w:tc>
                <w:tcPr>
                  <w:tcW w:w="0" w:type="dxa"/>
                  <w:tcPrChange w:id="72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AB4FE" w14:textId="3584E750" w:rsidR="00066508" w:rsidRPr="005A6AA3" w:rsidDel="00AE71EA" w:rsidRDefault="00000000">
                  <w:pPr>
                    <w:keepNext/>
                    <w:widowControl w:val="0"/>
                    <w:spacing w:after="60"/>
                    <w:jc w:val="center"/>
                    <w:rPr>
                      <w:del w:id="7242" w:author="Lorenzo Fabbri" w:date="2024-09-24T14:48:00Z" w16du:dateUtc="2024-09-24T12:48:00Z"/>
                    </w:rPr>
                  </w:pPr>
                  <w:del w:id="7243" w:author="Lorenzo Fabbri" w:date="2024-09-24T14:48:00Z" w16du:dateUtc="2024-09-24T12:48:00Z">
                    <w:r w:rsidRPr="005A6AA3" w:rsidDel="00AE71EA">
                      <w:rPr>
                        <w:rFonts w:ascii="Calibri" w:hAnsi="Calibri"/>
                        <w:sz w:val="20"/>
                      </w:rPr>
                      <w:delText>55.0 (27.5%)</w:delText>
                    </w:r>
                  </w:del>
                </w:p>
              </w:tc>
              <w:tc>
                <w:tcPr>
                  <w:tcW w:w="0" w:type="dxa"/>
                  <w:tcPrChange w:id="72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E74C6" w14:textId="1F36D418" w:rsidR="00066508" w:rsidRPr="005A6AA3" w:rsidDel="00AE71EA" w:rsidRDefault="00000000">
                  <w:pPr>
                    <w:keepNext/>
                    <w:widowControl w:val="0"/>
                    <w:spacing w:after="60"/>
                    <w:jc w:val="center"/>
                    <w:rPr>
                      <w:del w:id="7245" w:author="Lorenzo Fabbri" w:date="2024-09-24T14:48:00Z" w16du:dateUtc="2024-09-24T12:48:00Z"/>
                    </w:rPr>
                  </w:pPr>
                  <w:del w:id="7246" w:author="Lorenzo Fabbri" w:date="2024-09-24T14:48:00Z" w16du:dateUtc="2024-09-24T12:48:00Z">
                    <w:r w:rsidRPr="005A6AA3" w:rsidDel="00AE71EA">
                      <w:rPr>
                        <w:rFonts w:ascii="Calibri" w:hAnsi="Calibri"/>
                        <w:sz w:val="20"/>
                      </w:rPr>
                      <w:delText>43.0 (21.8%)</w:delText>
                    </w:r>
                  </w:del>
                </w:p>
              </w:tc>
              <w:tc>
                <w:tcPr>
                  <w:tcW w:w="0" w:type="dxa"/>
                  <w:tcPrChange w:id="72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F2BD8D" w14:textId="051A515B" w:rsidR="00066508" w:rsidRPr="005A6AA3" w:rsidDel="00AE71EA" w:rsidRDefault="00000000">
                  <w:pPr>
                    <w:keepNext/>
                    <w:widowControl w:val="0"/>
                    <w:spacing w:after="60"/>
                    <w:jc w:val="center"/>
                    <w:rPr>
                      <w:del w:id="7248" w:author="Lorenzo Fabbri" w:date="2024-09-24T14:48:00Z" w16du:dateUtc="2024-09-24T12:48:00Z"/>
                    </w:rPr>
                  </w:pPr>
                  <w:del w:id="7249" w:author="Lorenzo Fabbri" w:date="2024-09-24T14:48:00Z" w16du:dateUtc="2024-09-24T12:48:00Z">
                    <w:r w:rsidRPr="005A6AA3" w:rsidDel="00AE71EA">
                      <w:rPr>
                        <w:rFonts w:ascii="Calibri" w:hAnsi="Calibri"/>
                        <w:sz w:val="20"/>
                      </w:rPr>
                      <w:delText>126.0 (57.8%)</w:delText>
                    </w:r>
                  </w:del>
                </w:p>
              </w:tc>
              <w:tc>
                <w:tcPr>
                  <w:tcW w:w="0" w:type="dxa"/>
                  <w:tcPrChange w:id="72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E9A2C" w14:textId="3AADF34A" w:rsidR="00066508" w:rsidRPr="005A6AA3" w:rsidDel="00AE71EA" w:rsidRDefault="00000000">
                  <w:pPr>
                    <w:keepNext/>
                    <w:widowControl w:val="0"/>
                    <w:spacing w:after="60"/>
                    <w:jc w:val="center"/>
                    <w:rPr>
                      <w:del w:id="7251" w:author="Lorenzo Fabbri" w:date="2024-09-24T14:48:00Z" w16du:dateUtc="2024-09-24T12:48:00Z"/>
                    </w:rPr>
                  </w:pPr>
                  <w:del w:id="7252" w:author="Lorenzo Fabbri" w:date="2024-09-24T14:48:00Z" w16du:dateUtc="2024-09-24T12:48:00Z">
                    <w:r w:rsidRPr="005A6AA3" w:rsidDel="00AE71EA">
                      <w:rPr>
                        <w:rFonts w:ascii="Calibri" w:hAnsi="Calibri"/>
                        <w:sz w:val="20"/>
                      </w:rPr>
                      <w:delText>97.0 (48.7%)</w:delText>
                    </w:r>
                  </w:del>
                </w:p>
              </w:tc>
              <w:tc>
                <w:tcPr>
                  <w:tcW w:w="0" w:type="dxa"/>
                  <w:tcPrChange w:id="725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A4D5C8E" w14:textId="48BB30D1" w:rsidR="00066508" w:rsidRPr="005A6AA3" w:rsidDel="00AE71EA" w:rsidRDefault="00000000">
                  <w:pPr>
                    <w:keepNext/>
                    <w:widowControl w:val="0"/>
                    <w:spacing w:after="60"/>
                    <w:jc w:val="center"/>
                    <w:rPr>
                      <w:del w:id="7254" w:author="Lorenzo Fabbri" w:date="2024-09-24T14:48:00Z" w16du:dateUtc="2024-09-24T12:48:00Z"/>
                    </w:rPr>
                  </w:pPr>
                  <w:del w:id="7255" w:author="Lorenzo Fabbri" w:date="2024-09-24T14:48:00Z" w16du:dateUtc="2024-09-24T12:48:00Z">
                    <w:r w:rsidRPr="005A6AA3" w:rsidDel="00AE71EA">
                      <w:rPr>
                        <w:rFonts w:ascii="Calibri" w:hAnsi="Calibri"/>
                        <w:sz w:val="20"/>
                      </w:rPr>
                      <w:delText>14.0 (5.3%)</w:delText>
                    </w:r>
                  </w:del>
                </w:p>
              </w:tc>
              <w:tc>
                <w:tcPr>
                  <w:tcW w:w="0" w:type="dxa"/>
                  <w:tcPrChange w:id="72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E493DE" w14:textId="2400D6E6" w:rsidR="00066508" w:rsidRPr="005A6AA3" w:rsidDel="00AE71EA" w:rsidRDefault="00000000">
                  <w:pPr>
                    <w:keepNext/>
                    <w:widowControl w:val="0"/>
                    <w:spacing w:after="60"/>
                    <w:jc w:val="center"/>
                    <w:rPr>
                      <w:del w:id="7257" w:author="Lorenzo Fabbri" w:date="2024-09-24T14:48:00Z" w16du:dateUtc="2024-09-24T12:48:00Z"/>
                    </w:rPr>
                  </w:pPr>
                  <w:del w:id="7258" w:author="Lorenzo Fabbri" w:date="2024-09-24T14:48:00Z" w16du:dateUtc="2024-09-24T12:48:00Z">
                    <w:r w:rsidRPr="005A6AA3" w:rsidDel="00AE71EA">
                      <w:rPr>
                        <w:rFonts w:ascii="Calibri" w:hAnsi="Calibri"/>
                        <w:sz w:val="20"/>
                      </w:rPr>
                      <w:delText>179.0 (90.4%)</w:delText>
                    </w:r>
                  </w:del>
                </w:p>
              </w:tc>
            </w:tr>
            <w:tr w:rsidR="00066508" w:rsidRPr="005A6AA3" w:rsidDel="00AE71EA" w14:paraId="1F9A89F2" w14:textId="341EDC86" w:rsidTr="006C3DDD">
              <w:trPr>
                <w:del w:id="7259" w:author="Lorenzo Fabbri" w:date="2024-09-24T14:48:00Z"/>
                <w:trPrChange w:id="7260" w:author="Lorenzo Fabbri" w:date="2024-09-19T20:38:00Z" w16du:dateUtc="2024-09-19T18:38:00Z">
                  <w:trPr>
                    <w:gridBefore w:val="1"/>
                    <w:cantSplit/>
                    <w:jc w:val="center"/>
                  </w:trPr>
                </w:trPrChange>
              </w:trPr>
              <w:tc>
                <w:tcPr>
                  <w:tcW w:w="0" w:type="dxa"/>
                  <w:tcPrChange w:id="726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AABA30D" w14:textId="20359609" w:rsidR="00066508" w:rsidRPr="005A6AA3" w:rsidDel="00AE71EA" w:rsidRDefault="00000000">
                  <w:pPr>
                    <w:keepNext/>
                    <w:widowControl w:val="0"/>
                    <w:spacing w:after="60"/>
                    <w:rPr>
                      <w:del w:id="7262" w:author="Lorenzo Fabbri" w:date="2024-09-24T14:48:00Z" w16du:dateUtc="2024-09-24T12:48:00Z"/>
                    </w:rPr>
                  </w:pPr>
                  <w:del w:id="7263" w:author="Lorenzo Fabbri" w:date="2024-09-24T14:48:00Z" w16du:dateUtc="2024-09-24T12:48:00Z">
                    <w:r w:rsidRPr="005A6AA3" w:rsidDel="00AE71EA">
                      <w:rPr>
                        <w:rFonts w:ascii="Calibri" w:hAnsi="Calibri"/>
                        <w:sz w:val="20"/>
                      </w:rPr>
                      <w:delText>    Unknown</w:delText>
                    </w:r>
                  </w:del>
                </w:p>
              </w:tc>
              <w:tc>
                <w:tcPr>
                  <w:tcW w:w="0" w:type="dxa"/>
                  <w:tcPrChange w:id="72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B182C" w14:textId="4A43E2E4" w:rsidR="00066508" w:rsidRPr="005A6AA3" w:rsidDel="00AE71EA" w:rsidRDefault="00000000">
                  <w:pPr>
                    <w:keepNext/>
                    <w:widowControl w:val="0"/>
                    <w:spacing w:after="60"/>
                    <w:jc w:val="center"/>
                    <w:rPr>
                      <w:del w:id="7265" w:author="Lorenzo Fabbri" w:date="2024-09-24T14:48:00Z" w16du:dateUtc="2024-09-24T12:48:00Z"/>
                    </w:rPr>
                  </w:pPr>
                  <w:del w:id="7266" w:author="Lorenzo Fabbri" w:date="2024-09-24T14:48:00Z" w16du:dateUtc="2024-09-24T12:48:00Z">
                    <w:r w:rsidRPr="005A6AA3" w:rsidDel="00AE71EA">
                      <w:rPr>
                        <w:rFonts w:ascii="Calibri" w:hAnsi="Calibri"/>
                        <w:sz w:val="20"/>
                      </w:rPr>
                      <w:delText>21</w:delText>
                    </w:r>
                  </w:del>
                </w:p>
              </w:tc>
              <w:tc>
                <w:tcPr>
                  <w:tcW w:w="0" w:type="dxa"/>
                  <w:tcPrChange w:id="72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AF96C" w14:textId="043252AE" w:rsidR="00066508" w:rsidRPr="005A6AA3" w:rsidDel="00AE71EA" w:rsidRDefault="00000000">
                  <w:pPr>
                    <w:keepNext/>
                    <w:widowControl w:val="0"/>
                    <w:spacing w:after="60"/>
                    <w:jc w:val="center"/>
                    <w:rPr>
                      <w:del w:id="7268" w:author="Lorenzo Fabbri" w:date="2024-09-24T14:48:00Z" w16du:dateUtc="2024-09-24T12:48:00Z"/>
                    </w:rPr>
                  </w:pPr>
                  <w:del w:id="7269" w:author="Lorenzo Fabbri" w:date="2024-09-24T14:48:00Z" w16du:dateUtc="2024-09-24T12:48:00Z">
                    <w:r w:rsidRPr="005A6AA3" w:rsidDel="00AE71EA">
                      <w:rPr>
                        <w:rFonts w:ascii="Calibri" w:hAnsi="Calibri"/>
                        <w:sz w:val="20"/>
                      </w:rPr>
                      <w:delText>4</w:delText>
                    </w:r>
                  </w:del>
                </w:p>
              </w:tc>
              <w:tc>
                <w:tcPr>
                  <w:tcW w:w="0" w:type="dxa"/>
                  <w:tcPrChange w:id="72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3F68DF" w14:textId="5A965722" w:rsidR="00066508" w:rsidRPr="005A6AA3" w:rsidDel="00AE71EA" w:rsidRDefault="00000000">
                  <w:pPr>
                    <w:keepNext/>
                    <w:widowControl w:val="0"/>
                    <w:spacing w:after="60"/>
                    <w:jc w:val="center"/>
                    <w:rPr>
                      <w:del w:id="7271" w:author="Lorenzo Fabbri" w:date="2024-09-24T14:48:00Z" w16du:dateUtc="2024-09-24T12:48:00Z"/>
                    </w:rPr>
                  </w:pPr>
                  <w:del w:id="7272" w:author="Lorenzo Fabbri" w:date="2024-09-24T14:48:00Z" w16du:dateUtc="2024-09-24T12:48:00Z">
                    <w:r w:rsidRPr="005A6AA3" w:rsidDel="00AE71EA">
                      <w:rPr>
                        <w:rFonts w:ascii="Calibri" w:hAnsi="Calibri"/>
                        <w:sz w:val="20"/>
                      </w:rPr>
                      <w:delText>1</w:delText>
                    </w:r>
                  </w:del>
                </w:p>
              </w:tc>
              <w:tc>
                <w:tcPr>
                  <w:tcW w:w="0" w:type="dxa"/>
                  <w:tcPrChange w:id="72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6F52C" w14:textId="2370EF77" w:rsidR="00066508" w:rsidRPr="005A6AA3" w:rsidDel="00AE71EA" w:rsidRDefault="00000000">
                  <w:pPr>
                    <w:keepNext/>
                    <w:widowControl w:val="0"/>
                    <w:spacing w:after="60"/>
                    <w:jc w:val="center"/>
                    <w:rPr>
                      <w:del w:id="7274" w:author="Lorenzo Fabbri" w:date="2024-09-24T14:48:00Z" w16du:dateUtc="2024-09-24T12:48:00Z"/>
                    </w:rPr>
                  </w:pPr>
                  <w:del w:id="7275" w:author="Lorenzo Fabbri" w:date="2024-09-24T14:48:00Z" w16du:dateUtc="2024-09-24T12:48:00Z">
                    <w:r w:rsidRPr="005A6AA3" w:rsidDel="00AE71EA">
                      <w:rPr>
                        <w:rFonts w:ascii="Calibri" w:hAnsi="Calibri"/>
                        <w:sz w:val="20"/>
                      </w:rPr>
                      <w:delText>3</w:delText>
                    </w:r>
                  </w:del>
                </w:p>
              </w:tc>
              <w:tc>
                <w:tcPr>
                  <w:tcW w:w="0" w:type="dxa"/>
                  <w:tcPrChange w:id="72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881BB" w14:textId="03B0535E" w:rsidR="00066508" w:rsidRPr="005A6AA3" w:rsidDel="00AE71EA" w:rsidRDefault="00000000">
                  <w:pPr>
                    <w:keepNext/>
                    <w:widowControl w:val="0"/>
                    <w:spacing w:after="60"/>
                    <w:jc w:val="center"/>
                    <w:rPr>
                      <w:del w:id="7277" w:author="Lorenzo Fabbri" w:date="2024-09-24T14:48:00Z" w16du:dateUtc="2024-09-24T12:48:00Z"/>
                    </w:rPr>
                  </w:pPr>
                  <w:del w:id="7278" w:author="Lorenzo Fabbri" w:date="2024-09-24T14:48:00Z" w16du:dateUtc="2024-09-24T12:48:00Z">
                    <w:r w:rsidRPr="005A6AA3" w:rsidDel="00AE71EA">
                      <w:rPr>
                        <w:rFonts w:ascii="Calibri" w:hAnsi="Calibri"/>
                        <w:sz w:val="20"/>
                      </w:rPr>
                      <w:delText>4</w:delText>
                    </w:r>
                  </w:del>
                </w:p>
              </w:tc>
              <w:tc>
                <w:tcPr>
                  <w:tcW w:w="0" w:type="dxa"/>
                  <w:tcPrChange w:id="727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635E097" w14:textId="6E3A129D" w:rsidR="00066508" w:rsidRPr="005A6AA3" w:rsidDel="00AE71EA" w:rsidRDefault="00000000">
                  <w:pPr>
                    <w:keepNext/>
                    <w:widowControl w:val="0"/>
                    <w:spacing w:after="60"/>
                    <w:jc w:val="center"/>
                    <w:rPr>
                      <w:del w:id="7280" w:author="Lorenzo Fabbri" w:date="2024-09-24T14:48:00Z" w16du:dateUtc="2024-09-24T12:48:00Z"/>
                    </w:rPr>
                  </w:pPr>
                  <w:del w:id="7281" w:author="Lorenzo Fabbri" w:date="2024-09-24T14:48:00Z" w16du:dateUtc="2024-09-24T12:48:00Z">
                    <w:r w:rsidRPr="005A6AA3" w:rsidDel="00AE71EA">
                      <w:rPr>
                        <w:rFonts w:ascii="Calibri" w:hAnsi="Calibri"/>
                        <w:sz w:val="20"/>
                      </w:rPr>
                      <w:delText>8</w:delText>
                    </w:r>
                  </w:del>
                </w:p>
              </w:tc>
              <w:tc>
                <w:tcPr>
                  <w:tcW w:w="0" w:type="dxa"/>
                  <w:tcPrChange w:id="72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F5CBDB" w14:textId="389B2D1F" w:rsidR="00066508" w:rsidRPr="005A6AA3" w:rsidDel="00AE71EA" w:rsidRDefault="00000000">
                  <w:pPr>
                    <w:keepNext/>
                    <w:widowControl w:val="0"/>
                    <w:spacing w:after="60"/>
                    <w:jc w:val="center"/>
                    <w:rPr>
                      <w:del w:id="7283" w:author="Lorenzo Fabbri" w:date="2024-09-24T14:48:00Z" w16du:dateUtc="2024-09-24T12:48:00Z"/>
                    </w:rPr>
                  </w:pPr>
                  <w:del w:id="7284" w:author="Lorenzo Fabbri" w:date="2024-09-24T14:48:00Z" w16du:dateUtc="2024-09-24T12:48:00Z">
                    <w:r w:rsidRPr="005A6AA3" w:rsidDel="00AE71EA">
                      <w:rPr>
                        <w:rFonts w:ascii="Calibri" w:hAnsi="Calibri"/>
                        <w:sz w:val="20"/>
                      </w:rPr>
                      <w:delText>1</w:delText>
                    </w:r>
                  </w:del>
                </w:p>
              </w:tc>
            </w:tr>
            <w:tr w:rsidR="00066508" w:rsidRPr="005A6AA3" w:rsidDel="00AE71EA" w14:paraId="590A1CA1" w14:textId="34099DC6" w:rsidTr="006C3DDD">
              <w:trPr>
                <w:del w:id="7285" w:author="Lorenzo Fabbri" w:date="2024-09-24T14:48:00Z"/>
                <w:trPrChange w:id="7286" w:author="Lorenzo Fabbri" w:date="2024-09-19T20:38:00Z" w16du:dateUtc="2024-09-19T18:38:00Z">
                  <w:trPr>
                    <w:gridBefore w:val="1"/>
                    <w:cantSplit/>
                    <w:jc w:val="center"/>
                  </w:trPr>
                </w:trPrChange>
              </w:trPr>
              <w:tc>
                <w:tcPr>
                  <w:tcW w:w="0" w:type="dxa"/>
                  <w:tcPrChange w:id="728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AAC649" w14:textId="2F37D2D7" w:rsidR="00066508" w:rsidRPr="005A6AA3" w:rsidDel="00AE71EA" w:rsidRDefault="00000000">
                  <w:pPr>
                    <w:keepNext/>
                    <w:widowControl w:val="0"/>
                    <w:spacing w:after="60"/>
                    <w:rPr>
                      <w:del w:id="7288" w:author="Lorenzo Fabbri" w:date="2024-09-24T14:48:00Z" w16du:dateUtc="2024-09-24T12:48:00Z"/>
                    </w:rPr>
                  </w:pPr>
                  <w:del w:id="7289" w:author="Lorenzo Fabbri" w:date="2024-09-24T14:48:00Z" w16du:dateUtc="2024-09-24T12:48:00Z">
                    <w:r w:rsidRPr="005A6AA3" w:rsidDel="00AE71EA">
                      <w:rPr>
                        <w:rFonts w:ascii="Calibri" w:hAnsi="Calibri"/>
                        <w:sz w:val="20"/>
                      </w:rPr>
                      <w:delText>Vegetables (times/week)</w:delText>
                    </w:r>
                  </w:del>
                </w:p>
              </w:tc>
              <w:tc>
                <w:tcPr>
                  <w:tcW w:w="0" w:type="dxa"/>
                  <w:tcPrChange w:id="72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588ED" w14:textId="1DC6D4B3" w:rsidR="00066508" w:rsidRPr="005A6AA3" w:rsidDel="00AE71EA" w:rsidRDefault="00000000">
                  <w:pPr>
                    <w:keepNext/>
                    <w:widowControl w:val="0"/>
                    <w:spacing w:after="60"/>
                    <w:jc w:val="center"/>
                    <w:rPr>
                      <w:del w:id="7291" w:author="Lorenzo Fabbri" w:date="2024-09-24T14:48:00Z" w16du:dateUtc="2024-09-24T12:48:00Z"/>
                    </w:rPr>
                  </w:pPr>
                  <w:del w:id="7292" w:author="Lorenzo Fabbri" w:date="2024-09-24T14:48:00Z" w16du:dateUtc="2024-09-24T12:48:00Z">
                    <w:r w:rsidRPr="005A6AA3" w:rsidDel="00AE71EA">
                      <w:rPr>
                        <w:rFonts w:ascii="Calibri" w:hAnsi="Calibri"/>
                        <w:sz w:val="20"/>
                      </w:rPr>
                      <w:delText>6.5 (4.0, 10.0)</w:delText>
                    </w:r>
                  </w:del>
                </w:p>
              </w:tc>
              <w:tc>
                <w:tcPr>
                  <w:tcW w:w="0" w:type="dxa"/>
                  <w:tcPrChange w:id="72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E2E4F4" w14:textId="2DB58BE6" w:rsidR="00066508" w:rsidRPr="005A6AA3" w:rsidDel="00AE71EA" w:rsidRDefault="00000000">
                  <w:pPr>
                    <w:keepNext/>
                    <w:widowControl w:val="0"/>
                    <w:spacing w:after="60"/>
                    <w:jc w:val="center"/>
                    <w:rPr>
                      <w:del w:id="7294" w:author="Lorenzo Fabbri" w:date="2024-09-24T14:48:00Z" w16du:dateUtc="2024-09-24T12:48:00Z"/>
                    </w:rPr>
                  </w:pPr>
                  <w:del w:id="7295" w:author="Lorenzo Fabbri" w:date="2024-09-24T14:48:00Z" w16du:dateUtc="2024-09-24T12:48:00Z">
                    <w:r w:rsidRPr="005A6AA3" w:rsidDel="00AE71EA">
                      <w:rPr>
                        <w:rFonts w:ascii="Calibri" w:hAnsi="Calibri"/>
                        <w:sz w:val="20"/>
                      </w:rPr>
                      <w:delText>6.0 (4.0, 10.0)</w:delText>
                    </w:r>
                  </w:del>
                </w:p>
              </w:tc>
              <w:tc>
                <w:tcPr>
                  <w:tcW w:w="0" w:type="dxa"/>
                  <w:tcPrChange w:id="72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66453" w14:textId="203992DA" w:rsidR="00066508" w:rsidRPr="005A6AA3" w:rsidDel="00AE71EA" w:rsidRDefault="00000000">
                  <w:pPr>
                    <w:keepNext/>
                    <w:widowControl w:val="0"/>
                    <w:spacing w:after="60"/>
                    <w:jc w:val="center"/>
                    <w:rPr>
                      <w:del w:id="7297" w:author="Lorenzo Fabbri" w:date="2024-09-24T14:48:00Z" w16du:dateUtc="2024-09-24T12:48:00Z"/>
                    </w:rPr>
                  </w:pPr>
                  <w:del w:id="7298" w:author="Lorenzo Fabbri" w:date="2024-09-24T14:48:00Z" w16du:dateUtc="2024-09-24T12:48:00Z">
                    <w:r w:rsidRPr="005A6AA3" w:rsidDel="00AE71EA">
                      <w:rPr>
                        <w:rFonts w:ascii="Calibri" w:hAnsi="Calibri"/>
                        <w:sz w:val="20"/>
                      </w:rPr>
                      <w:delText>8.3 (4.4, 11.0)</w:delText>
                    </w:r>
                  </w:del>
                </w:p>
              </w:tc>
              <w:tc>
                <w:tcPr>
                  <w:tcW w:w="0" w:type="dxa"/>
                  <w:tcPrChange w:id="72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F3650C" w14:textId="72B01EDC" w:rsidR="00066508" w:rsidRPr="005A6AA3" w:rsidDel="00AE71EA" w:rsidRDefault="00000000">
                  <w:pPr>
                    <w:keepNext/>
                    <w:widowControl w:val="0"/>
                    <w:spacing w:after="60"/>
                    <w:jc w:val="center"/>
                    <w:rPr>
                      <w:del w:id="7300" w:author="Lorenzo Fabbri" w:date="2024-09-24T14:48:00Z" w16du:dateUtc="2024-09-24T12:48:00Z"/>
                    </w:rPr>
                  </w:pPr>
                  <w:del w:id="7301" w:author="Lorenzo Fabbri" w:date="2024-09-24T14:48:00Z" w16du:dateUtc="2024-09-24T12:48:00Z">
                    <w:r w:rsidRPr="005A6AA3" w:rsidDel="00AE71EA">
                      <w:rPr>
                        <w:rFonts w:ascii="Calibri" w:hAnsi="Calibri"/>
                        <w:sz w:val="20"/>
                      </w:rPr>
                      <w:delText>6.0 (3.0, 8.5)</w:delText>
                    </w:r>
                  </w:del>
                </w:p>
              </w:tc>
              <w:tc>
                <w:tcPr>
                  <w:tcW w:w="0" w:type="dxa"/>
                  <w:tcPrChange w:id="73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84D3C" w14:textId="4183C910" w:rsidR="00066508" w:rsidRPr="005A6AA3" w:rsidDel="00AE71EA" w:rsidRDefault="00000000">
                  <w:pPr>
                    <w:keepNext/>
                    <w:widowControl w:val="0"/>
                    <w:spacing w:after="60"/>
                    <w:jc w:val="center"/>
                    <w:rPr>
                      <w:del w:id="7303" w:author="Lorenzo Fabbri" w:date="2024-09-24T14:48:00Z" w16du:dateUtc="2024-09-24T12:48:00Z"/>
                    </w:rPr>
                  </w:pPr>
                  <w:del w:id="7304" w:author="Lorenzo Fabbri" w:date="2024-09-24T14:48:00Z" w16du:dateUtc="2024-09-24T12:48:00Z">
                    <w:r w:rsidRPr="005A6AA3" w:rsidDel="00AE71EA">
                      <w:rPr>
                        <w:rFonts w:ascii="Calibri" w:hAnsi="Calibri"/>
                        <w:sz w:val="20"/>
                      </w:rPr>
                      <w:delText>6.0 (3.5, 8.5)</w:delText>
                    </w:r>
                  </w:del>
                </w:p>
              </w:tc>
              <w:tc>
                <w:tcPr>
                  <w:tcW w:w="0" w:type="dxa"/>
                  <w:tcPrChange w:id="730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237C267" w14:textId="2A6BD2DE" w:rsidR="00066508" w:rsidRPr="005A6AA3" w:rsidDel="00AE71EA" w:rsidRDefault="00000000">
                  <w:pPr>
                    <w:keepNext/>
                    <w:widowControl w:val="0"/>
                    <w:spacing w:after="60"/>
                    <w:jc w:val="center"/>
                    <w:rPr>
                      <w:del w:id="7306" w:author="Lorenzo Fabbri" w:date="2024-09-24T14:48:00Z" w16du:dateUtc="2024-09-24T12:48:00Z"/>
                    </w:rPr>
                  </w:pPr>
                  <w:del w:id="7307" w:author="Lorenzo Fabbri" w:date="2024-09-24T14:48:00Z" w16du:dateUtc="2024-09-24T12:48:00Z">
                    <w:r w:rsidRPr="005A6AA3" w:rsidDel="00AE71EA">
                      <w:rPr>
                        <w:rFonts w:ascii="Calibri" w:hAnsi="Calibri"/>
                        <w:sz w:val="20"/>
                      </w:rPr>
                      <w:delText>8.5 (6.0, 14.0)</w:delText>
                    </w:r>
                  </w:del>
                </w:p>
              </w:tc>
              <w:tc>
                <w:tcPr>
                  <w:tcW w:w="0" w:type="dxa"/>
                  <w:tcPrChange w:id="73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29A776" w14:textId="665A5F5F" w:rsidR="00066508" w:rsidRPr="005A6AA3" w:rsidDel="00AE71EA" w:rsidRDefault="00000000">
                  <w:pPr>
                    <w:keepNext/>
                    <w:widowControl w:val="0"/>
                    <w:spacing w:after="60"/>
                    <w:jc w:val="center"/>
                    <w:rPr>
                      <w:del w:id="7309" w:author="Lorenzo Fabbri" w:date="2024-09-24T14:48:00Z" w16du:dateUtc="2024-09-24T12:48:00Z"/>
                    </w:rPr>
                  </w:pPr>
                  <w:del w:id="7310" w:author="Lorenzo Fabbri" w:date="2024-09-24T14:48:00Z" w16du:dateUtc="2024-09-24T12:48:00Z">
                    <w:r w:rsidRPr="005A6AA3" w:rsidDel="00AE71EA">
                      <w:rPr>
                        <w:rFonts w:ascii="Calibri" w:hAnsi="Calibri"/>
                        <w:sz w:val="20"/>
                      </w:rPr>
                      <w:delText>6.5 (4.0, 10.0)</w:delText>
                    </w:r>
                  </w:del>
                </w:p>
              </w:tc>
            </w:tr>
            <w:tr w:rsidR="00066508" w:rsidRPr="005A6AA3" w:rsidDel="00AE71EA" w14:paraId="2A04CB39" w14:textId="48DE96B2" w:rsidTr="006C3DDD">
              <w:trPr>
                <w:del w:id="7311" w:author="Lorenzo Fabbri" w:date="2024-09-24T14:48:00Z"/>
                <w:trPrChange w:id="7312" w:author="Lorenzo Fabbri" w:date="2024-09-19T20:38:00Z" w16du:dateUtc="2024-09-19T18:38:00Z">
                  <w:trPr>
                    <w:gridBefore w:val="1"/>
                    <w:cantSplit/>
                    <w:jc w:val="center"/>
                  </w:trPr>
                </w:trPrChange>
              </w:trPr>
              <w:tc>
                <w:tcPr>
                  <w:tcW w:w="0" w:type="dxa"/>
                  <w:tcPrChange w:id="731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F92042" w14:textId="5DF5CE16" w:rsidR="00066508" w:rsidRPr="005A6AA3" w:rsidDel="00AE71EA" w:rsidRDefault="00000000">
                  <w:pPr>
                    <w:keepNext/>
                    <w:widowControl w:val="0"/>
                    <w:spacing w:after="60"/>
                    <w:rPr>
                      <w:del w:id="7314" w:author="Lorenzo Fabbri" w:date="2024-09-24T14:48:00Z" w16du:dateUtc="2024-09-24T12:48:00Z"/>
                    </w:rPr>
                  </w:pPr>
                  <w:del w:id="7315" w:author="Lorenzo Fabbri" w:date="2024-09-24T14:48:00Z" w16du:dateUtc="2024-09-24T12:48:00Z">
                    <w:r w:rsidRPr="005A6AA3" w:rsidDel="00AE71EA">
                      <w:rPr>
                        <w:rFonts w:ascii="Calibri" w:hAnsi="Calibri"/>
                        <w:sz w:val="20"/>
                      </w:rPr>
                      <w:delText>    Unknown</w:delText>
                    </w:r>
                  </w:del>
                </w:p>
              </w:tc>
              <w:tc>
                <w:tcPr>
                  <w:tcW w:w="0" w:type="dxa"/>
                  <w:tcPrChange w:id="73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576F0D" w14:textId="482F59F2" w:rsidR="00066508" w:rsidRPr="005A6AA3" w:rsidDel="00AE71EA" w:rsidRDefault="00000000">
                  <w:pPr>
                    <w:keepNext/>
                    <w:widowControl w:val="0"/>
                    <w:spacing w:after="60"/>
                    <w:jc w:val="center"/>
                    <w:rPr>
                      <w:del w:id="7317" w:author="Lorenzo Fabbri" w:date="2024-09-24T14:48:00Z" w16du:dateUtc="2024-09-24T12:48:00Z"/>
                    </w:rPr>
                  </w:pPr>
                  <w:del w:id="7318" w:author="Lorenzo Fabbri" w:date="2024-09-24T14:48:00Z" w16du:dateUtc="2024-09-24T12:48:00Z">
                    <w:r w:rsidRPr="005A6AA3" w:rsidDel="00AE71EA">
                      <w:rPr>
                        <w:rFonts w:ascii="Calibri" w:hAnsi="Calibri"/>
                        <w:sz w:val="20"/>
                      </w:rPr>
                      <w:delText>6</w:delText>
                    </w:r>
                  </w:del>
                </w:p>
              </w:tc>
              <w:tc>
                <w:tcPr>
                  <w:tcW w:w="0" w:type="dxa"/>
                  <w:tcPrChange w:id="73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C0EEE" w14:textId="4EE66B26" w:rsidR="00066508" w:rsidRPr="005A6AA3" w:rsidDel="00AE71EA" w:rsidRDefault="00000000">
                  <w:pPr>
                    <w:keepNext/>
                    <w:widowControl w:val="0"/>
                    <w:spacing w:after="60"/>
                    <w:jc w:val="center"/>
                    <w:rPr>
                      <w:del w:id="7320" w:author="Lorenzo Fabbri" w:date="2024-09-24T14:48:00Z" w16du:dateUtc="2024-09-24T12:48:00Z"/>
                    </w:rPr>
                  </w:pPr>
                  <w:del w:id="7321" w:author="Lorenzo Fabbri" w:date="2024-09-24T14:48:00Z" w16du:dateUtc="2024-09-24T12:48:00Z">
                    <w:r w:rsidRPr="005A6AA3" w:rsidDel="00AE71EA">
                      <w:rPr>
                        <w:rFonts w:ascii="Calibri" w:hAnsi="Calibri"/>
                        <w:sz w:val="20"/>
                      </w:rPr>
                      <w:delText>1</w:delText>
                    </w:r>
                  </w:del>
                </w:p>
              </w:tc>
              <w:tc>
                <w:tcPr>
                  <w:tcW w:w="0" w:type="dxa"/>
                  <w:tcPrChange w:id="73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585B1" w14:textId="152B1C1A" w:rsidR="00066508" w:rsidRPr="005A6AA3" w:rsidDel="00AE71EA" w:rsidRDefault="00000000">
                  <w:pPr>
                    <w:keepNext/>
                    <w:widowControl w:val="0"/>
                    <w:spacing w:after="60"/>
                    <w:jc w:val="center"/>
                    <w:rPr>
                      <w:del w:id="7323" w:author="Lorenzo Fabbri" w:date="2024-09-24T14:48:00Z" w16du:dateUtc="2024-09-24T12:48:00Z"/>
                    </w:rPr>
                  </w:pPr>
                  <w:del w:id="7324" w:author="Lorenzo Fabbri" w:date="2024-09-24T14:48:00Z" w16du:dateUtc="2024-09-24T12:48:00Z">
                    <w:r w:rsidRPr="005A6AA3" w:rsidDel="00AE71EA">
                      <w:rPr>
                        <w:rFonts w:ascii="Calibri" w:hAnsi="Calibri"/>
                        <w:sz w:val="20"/>
                      </w:rPr>
                      <w:delText>0</w:delText>
                    </w:r>
                  </w:del>
                </w:p>
              </w:tc>
              <w:tc>
                <w:tcPr>
                  <w:tcW w:w="0" w:type="dxa"/>
                  <w:tcPrChange w:id="73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6D136" w14:textId="3D69221D" w:rsidR="00066508" w:rsidRPr="005A6AA3" w:rsidDel="00AE71EA" w:rsidRDefault="00000000">
                  <w:pPr>
                    <w:keepNext/>
                    <w:widowControl w:val="0"/>
                    <w:spacing w:after="60"/>
                    <w:jc w:val="center"/>
                    <w:rPr>
                      <w:del w:id="7326" w:author="Lorenzo Fabbri" w:date="2024-09-24T14:48:00Z" w16du:dateUtc="2024-09-24T12:48:00Z"/>
                    </w:rPr>
                  </w:pPr>
                  <w:del w:id="7327" w:author="Lorenzo Fabbri" w:date="2024-09-24T14:48:00Z" w16du:dateUtc="2024-09-24T12:48:00Z">
                    <w:r w:rsidRPr="005A6AA3" w:rsidDel="00AE71EA">
                      <w:rPr>
                        <w:rFonts w:ascii="Calibri" w:hAnsi="Calibri"/>
                        <w:sz w:val="20"/>
                      </w:rPr>
                      <w:delText>2</w:delText>
                    </w:r>
                  </w:del>
                </w:p>
              </w:tc>
              <w:tc>
                <w:tcPr>
                  <w:tcW w:w="0" w:type="dxa"/>
                  <w:tcPrChange w:id="73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D4CC7A" w14:textId="30ED963D" w:rsidR="00066508" w:rsidRPr="005A6AA3" w:rsidDel="00AE71EA" w:rsidRDefault="00000000">
                  <w:pPr>
                    <w:keepNext/>
                    <w:widowControl w:val="0"/>
                    <w:spacing w:after="60"/>
                    <w:jc w:val="center"/>
                    <w:rPr>
                      <w:del w:id="7329" w:author="Lorenzo Fabbri" w:date="2024-09-24T14:48:00Z" w16du:dateUtc="2024-09-24T12:48:00Z"/>
                    </w:rPr>
                  </w:pPr>
                  <w:del w:id="7330" w:author="Lorenzo Fabbri" w:date="2024-09-24T14:48:00Z" w16du:dateUtc="2024-09-24T12:48:00Z">
                    <w:r w:rsidRPr="005A6AA3" w:rsidDel="00AE71EA">
                      <w:rPr>
                        <w:rFonts w:ascii="Calibri" w:hAnsi="Calibri"/>
                        <w:sz w:val="20"/>
                      </w:rPr>
                      <w:delText>2</w:delText>
                    </w:r>
                  </w:del>
                </w:p>
              </w:tc>
              <w:tc>
                <w:tcPr>
                  <w:tcW w:w="0" w:type="dxa"/>
                  <w:tcPrChange w:id="733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9B51F37" w14:textId="7063308D" w:rsidR="00066508" w:rsidRPr="005A6AA3" w:rsidDel="00AE71EA" w:rsidRDefault="00000000">
                  <w:pPr>
                    <w:keepNext/>
                    <w:widowControl w:val="0"/>
                    <w:spacing w:after="60"/>
                    <w:jc w:val="center"/>
                    <w:rPr>
                      <w:del w:id="7332" w:author="Lorenzo Fabbri" w:date="2024-09-24T14:48:00Z" w16du:dateUtc="2024-09-24T12:48:00Z"/>
                    </w:rPr>
                  </w:pPr>
                  <w:del w:id="7333" w:author="Lorenzo Fabbri" w:date="2024-09-24T14:48:00Z" w16du:dateUtc="2024-09-24T12:48:00Z">
                    <w:r w:rsidRPr="005A6AA3" w:rsidDel="00AE71EA">
                      <w:rPr>
                        <w:rFonts w:ascii="Calibri" w:hAnsi="Calibri"/>
                        <w:sz w:val="20"/>
                      </w:rPr>
                      <w:delText>1</w:delText>
                    </w:r>
                  </w:del>
                </w:p>
              </w:tc>
              <w:tc>
                <w:tcPr>
                  <w:tcW w:w="0" w:type="dxa"/>
                  <w:tcPrChange w:id="73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7B51FB" w14:textId="4DD6EA12" w:rsidR="00066508" w:rsidRPr="005A6AA3" w:rsidDel="00AE71EA" w:rsidRDefault="00000000">
                  <w:pPr>
                    <w:keepNext/>
                    <w:widowControl w:val="0"/>
                    <w:spacing w:after="60"/>
                    <w:jc w:val="center"/>
                    <w:rPr>
                      <w:del w:id="7335" w:author="Lorenzo Fabbri" w:date="2024-09-24T14:48:00Z" w16du:dateUtc="2024-09-24T12:48:00Z"/>
                    </w:rPr>
                  </w:pPr>
                  <w:del w:id="7336" w:author="Lorenzo Fabbri" w:date="2024-09-24T14:48:00Z" w16du:dateUtc="2024-09-24T12:48:00Z">
                    <w:r w:rsidRPr="005A6AA3" w:rsidDel="00AE71EA">
                      <w:rPr>
                        <w:rFonts w:ascii="Calibri" w:hAnsi="Calibri"/>
                        <w:sz w:val="20"/>
                      </w:rPr>
                      <w:delText>0</w:delText>
                    </w:r>
                  </w:del>
                </w:p>
              </w:tc>
            </w:tr>
            <w:tr w:rsidR="00066508" w:rsidRPr="005A6AA3" w:rsidDel="00AE71EA" w14:paraId="197319C7" w14:textId="1DACF4DA" w:rsidTr="006C3DDD">
              <w:trPr>
                <w:del w:id="7337" w:author="Lorenzo Fabbri" w:date="2024-09-24T14:48:00Z"/>
                <w:trPrChange w:id="7338" w:author="Lorenzo Fabbri" w:date="2024-09-19T20:38:00Z" w16du:dateUtc="2024-09-19T18:38:00Z">
                  <w:trPr>
                    <w:gridBefore w:val="1"/>
                    <w:cantSplit/>
                    <w:jc w:val="center"/>
                  </w:trPr>
                </w:trPrChange>
              </w:trPr>
              <w:tc>
                <w:tcPr>
                  <w:tcW w:w="0" w:type="dxa"/>
                  <w:gridSpan w:val="8"/>
                  <w:tcPrChange w:id="7339" w:author="Lorenzo Fabbri" w:date="2024-09-19T20:38:00Z" w16du:dateUtc="2024-09-19T18:38:00Z">
                    <w:tcPr>
                      <w:tcW w:w="9143" w:type="dxa"/>
                      <w:gridSpan w:val="16"/>
                    </w:tcPr>
                  </w:tcPrChange>
                </w:tcPr>
                <w:p w14:paraId="14F516A9" w14:textId="75CB9200" w:rsidR="00066508" w:rsidRPr="005A6AA3" w:rsidDel="00AE71EA" w:rsidRDefault="00000000">
                  <w:pPr>
                    <w:keepNext/>
                    <w:widowControl w:val="0"/>
                    <w:spacing w:after="60"/>
                    <w:rPr>
                      <w:del w:id="7340" w:author="Lorenzo Fabbri" w:date="2024-09-24T14:48:00Z" w16du:dateUtc="2024-09-24T12:48:00Z"/>
                    </w:rPr>
                  </w:pPr>
                  <w:del w:id="7341"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Median (IQR); n (%)</w:delText>
                    </w:r>
                  </w:del>
                </w:p>
              </w:tc>
            </w:tr>
          </w:tbl>
          <w:p w14:paraId="6FB0AC99" w14:textId="51223ABF" w:rsidR="00066508" w:rsidRPr="005A6AA3" w:rsidDel="00AE71EA" w:rsidRDefault="00000000">
            <w:pPr>
              <w:pStyle w:val="ImageCaption"/>
              <w:widowControl w:val="0"/>
              <w:spacing w:before="200"/>
              <w:rPr>
                <w:del w:id="7342" w:author="Lorenzo Fabbri" w:date="2024-09-24T14:48:00Z" w16du:dateUtc="2024-09-24T12:48:00Z"/>
              </w:rPr>
            </w:pPr>
            <w:del w:id="7343" w:author="Lorenzo Fabbri" w:date="2024-09-24T14:48:00Z" w16du:dateUtc="2024-09-24T12:48:00Z">
              <w:r w:rsidRPr="005A6AA3" w:rsidDel="00AE71EA">
                <w:delText xml:space="preserve">Table </w:delText>
              </w:r>
            </w:del>
            <w:del w:id="7344" w:author="Lorenzo Fabbri" w:date="2024-09-24T11:06:00Z" w16du:dateUtc="2024-09-24T09:06:00Z">
              <w:r w:rsidRPr="005A6AA3" w:rsidDel="0020742D">
                <w:delText>S</w:delText>
              </w:r>
            </w:del>
            <w:del w:id="7345" w:author="Lorenzo Fabbri" w:date="2024-09-24T14:48:00Z" w16du:dateUtc="2024-09-24T12:48:00Z">
              <w:r w:rsidRPr="005A6AA3" w:rsidDel="00AE71EA">
                <w:delText>5</w:delText>
              </w:r>
            </w:del>
            <w:del w:id="7346" w:author="Lorenzo Fabbri" w:date="2024-09-19T18:30:00Z" w16du:dateUtc="2024-09-19T16:30:00Z">
              <w:r w:rsidRPr="005A6AA3" w:rsidDel="00A42D3A">
                <w:delText>:</w:delText>
              </w:r>
            </w:del>
            <w:del w:id="7347" w:author="Lorenzo Fabbri" w:date="2024-09-24T14:48:00Z" w16du:dateUtc="2024-09-24T12:48:00Z">
              <w:r w:rsidRPr="005A6AA3" w:rsidDel="00AE71EA">
                <w:delText xml:space="preserve"> </w:delText>
              </w:r>
              <w:r w:rsidRPr="005A6AA3" w:rsidDel="00AE71EA">
                <w:rPr>
                  <w:b/>
                  <w:bCs/>
                </w:rPr>
                <w:delText>Participant characteristics, by cohort and overall (HELIX subcohort; 2013-2016).</w:delText>
              </w:r>
              <w:bookmarkEnd w:id="5193"/>
            </w:del>
          </w:p>
        </w:tc>
      </w:tr>
    </w:tbl>
    <w:p w14:paraId="4132F487" w14:textId="3E192172" w:rsidR="00066508" w:rsidRPr="005A6AA3" w:rsidDel="00AE71EA" w:rsidRDefault="00000000">
      <w:pPr>
        <w:pStyle w:val="Heading3"/>
        <w:rPr>
          <w:del w:id="7348" w:author="Lorenzo Fabbri" w:date="2024-09-24T14:48:00Z" w16du:dateUtc="2024-09-24T12:48:00Z"/>
        </w:rPr>
      </w:pPr>
      <w:del w:id="7349" w:author="Lorenzo Fabbri" w:date="2024-09-24T14:45:00Z" w16du:dateUtc="2024-09-24T12:45:00Z">
        <w:r w:rsidRPr="005A6AA3" w:rsidDel="00386E56">
          <w:delText xml:space="preserve">11.1.6 </w:delText>
        </w:r>
      </w:del>
      <w:del w:id="7350" w:author="Lorenzo Fabbri" w:date="2024-09-24T14:48:00Z" w16du:dateUtc="2024-09-24T12:48:00Z">
        <w:r w:rsidRPr="005A6AA3" w:rsidDel="00AE71EA">
          <w:delText>Concentrations of the endocrine disruptors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2678B85B" w14:textId="4D57865E" w:rsidTr="00066508">
        <w:trPr>
          <w:del w:id="7351" w:author="Lorenzo Fabbri" w:date="2024-09-24T14:48:00Z"/>
        </w:trPr>
        <w:tc>
          <w:tcPr>
            <w:tcW w:w="9360" w:type="dxa"/>
          </w:tcPr>
          <w:tbl>
            <w:tblPr>
              <w:tblStyle w:val="ListTable6Colorful"/>
              <w:tblW w:w="5000" w:type="pct"/>
              <w:tblLayout w:type="fixed"/>
              <w:tblLook w:val="0600" w:firstRow="0" w:lastRow="0" w:firstColumn="0" w:lastColumn="0" w:noHBand="1" w:noVBand="1"/>
              <w:tblPrChange w:id="7352"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890"/>
              <w:gridCol w:w="1207"/>
              <w:gridCol w:w="1022"/>
              <w:gridCol w:w="1022"/>
              <w:gridCol w:w="1042"/>
              <w:gridCol w:w="1025"/>
              <w:gridCol w:w="1130"/>
              <w:gridCol w:w="1022"/>
              <w:tblGridChange w:id="7353">
                <w:tblGrid>
                  <w:gridCol w:w="56"/>
                  <w:gridCol w:w="1271"/>
                  <w:gridCol w:w="563"/>
                  <w:gridCol w:w="591"/>
                  <w:gridCol w:w="616"/>
                  <w:gridCol w:w="538"/>
                  <w:gridCol w:w="484"/>
                  <w:gridCol w:w="669"/>
                  <w:gridCol w:w="353"/>
                  <w:gridCol w:w="800"/>
                  <w:gridCol w:w="242"/>
                  <w:gridCol w:w="911"/>
                  <w:gridCol w:w="114"/>
                  <w:gridCol w:w="1039"/>
                  <w:gridCol w:w="91"/>
                  <w:gridCol w:w="1022"/>
                  <w:gridCol w:w="40"/>
                </w:tblGrid>
              </w:tblGridChange>
            </w:tblGrid>
            <w:tr w:rsidR="00066508" w:rsidRPr="005A6AA3" w:rsidDel="00AE71EA" w14:paraId="2D6C51A6" w14:textId="1CA20FC4" w:rsidTr="006C3DDD">
              <w:trPr>
                <w:del w:id="7354" w:author="Lorenzo Fabbri" w:date="2024-09-24T14:48:00Z"/>
                <w:trPrChange w:id="7355" w:author="Lorenzo Fabbri" w:date="2024-09-19T20:38:00Z" w16du:dateUtc="2024-09-19T18:38:00Z">
                  <w:trPr>
                    <w:gridBefore w:val="1"/>
                    <w:cantSplit/>
                    <w:tblHeader/>
                    <w:jc w:val="center"/>
                  </w:trPr>
                </w:trPrChange>
              </w:trPr>
              <w:tc>
                <w:tcPr>
                  <w:tcW w:w="0" w:type="dxa"/>
                  <w:tcPrChange w:id="7356"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5ADBB9B4" w14:textId="53CD73B1" w:rsidR="00066508" w:rsidRPr="005A6AA3" w:rsidDel="00AE71EA" w:rsidRDefault="00000000">
                  <w:pPr>
                    <w:keepNext/>
                    <w:widowControl w:val="0"/>
                    <w:spacing w:after="60"/>
                    <w:rPr>
                      <w:del w:id="7357" w:author="Lorenzo Fabbri" w:date="2024-09-24T14:48:00Z" w16du:dateUtc="2024-09-24T12:48:00Z"/>
                    </w:rPr>
                  </w:pPr>
                  <w:bookmarkStart w:id="7358" w:name="supptbl-chems-desc"/>
                  <w:del w:id="7359" w:author="Lorenzo Fabbri" w:date="2024-09-24T14:48:00Z" w16du:dateUtc="2024-09-24T12:48:00Z">
                    <w:r w:rsidRPr="005A6AA3" w:rsidDel="00AE71EA">
                      <w:rPr>
                        <w:rFonts w:ascii="Calibri" w:hAnsi="Calibri"/>
                        <w:b/>
                        <w:sz w:val="20"/>
                      </w:rPr>
                      <w:delText>Characteristic</w:delText>
                    </w:r>
                  </w:del>
                </w:p>
              </w:tc>
              <w:tc>
                <w:tcPr>
                  <w:tcW w:w="0" w:type="dxa"/>
                  <w:tcPrChange w:id="7360" w:author="Lorenzo Fabbri" w:date="2024-09-19T20:38:00Z" w16du:dateUtc="2024-09-19T18:38:00Z">
                    <w:tcPr>
                      <w:tcW w:w="1143" w:type="dxa"/>
                      <w:gridSpan w:val="2"/>
                      <w:tcBorders>
                        <w:top w:val="single" w:sz="16" w:space="0" w:color="D3D3D3"/>
                        <w:bottom w:val="single" w:sz="16" w:space="0" w:color="D3D3D3"/>
                      </w:tcBorders>
                    </w:tcPr>
                  </w:tcPrChange>
                </w:tcPr>
                <w:p w14:paraId="3A70265A" w14:textId="55E3208D" w:rsidR="00066508" w:rsidRPr="005A6AA3" w:rsidDel="00AE71EA" w:rsidRDefault="00000000">
                  <w:pPr>
                    <w:keepNext/>
                    <w:widowControl w:val="0"/>
                    <w:spacing w:after="60"/>
                    <w:jc w:val="center"/>
                    <w:rPr>
                      <w:del w:id="7361" w:author="Lorenzo Fabbri" w:date="2024-09-24T14:48:00Z" w16du:dateUtc="2024-09-24T12:48:00Z"/>
                    </w:rPr>
                  </w:pPr>
                  <w:del w:id="7362" w:author="Lorenzo Fabbri" w:date="2024-09-24T14:48:00Z" w16du:dateUtc="2024-09-24T12:48:00Z">
                    <w:r w:rsidRPr="005A6AA3" w:rsidDel="00AE71EA">
                      <w:rPr>
                        <w:rFonts w:ascii="Calibri" w:hAnsi="Calibri"/>
                        <w:b/>
                        <w:sz w:val="20"/>
                      </w:rPr>
                      <w:delText>Overall</w:delText>
                    </w:r>
                    <w:r w:rsidRPr="005A6AA3" w:rsidDel="00AE71EA">
                      <w:rPr>
                        <w:rFonts w:ascii="Calibri" w:hAnsi="Calibri"/>
                        <w:sz w:val="20"/>
                      </w:rPr>
                      <w:delText>, N = 1,297</w:delText>
                    </w:r>
                    <w:r w:rsidRPr="005A6AA3" w:rsidDel="00AE71EA">
                      <w:rPr>
                        <w:rFonts w:ascii="Calibri" w:hAnsi="Calibri"/>
                        <w:i/>
                        <w:sz w:val="20"/>
                        <w:vertAlign w:val="superscript"/>
                      </w:rPr>
                      <w:delText>a</w:delText>
                    </w:r>
                  </w:del>
                </w:p>
              </w:tc>
              <w:tc>
                <w:tcPr>
                  <w:tcW w:w="0" w:type="dxa"/>
                  <w:tcPrChange w:id="7363" w:author="Lorenzo Fabbri" w:date="2024-09-19T20:38:00Z" w16du:dateUtc="2024-09-19T18:38:00Z">
                    <w:tcPr>
                      <w:tcW w:w="1143" w:type="dxa"/>
                      <w:gridSpan w:val="2"/>
                      <w:tcBorders>
                        <w:top w:val="single" w:sz="16" w:space="0" w:color="D3D3D3"/>
                        <w:bottom w:val="single" w:sz="16" w:space="0" w:color="D3D3D3"/>
                      </w:tcBorders>
                    </w:tcPr>
                  </w:tcPrChange>
                </w:tcPr>
                <w:p w14:paraId="7B7C1D1D" w14:textId="2E984B19" w:rsidR="00066508" w:rsidRPr="005A6AA3" w:rsidDel="00AE71EA" w:rsidRDefault="00000000">
                  <w:pPr>
                    <w:keepNext/>
                    <w:widowControl w:val="0"/>
                    <w:spacing w:after="60"/>
                    <w:jc w:val="center"/>
                    <w:rPr>
                      <w:del w:id="7364" w:author="Lorenzo Fabbri" w:date="2024-09-24T14:48:00Z" w16du:dateUtc="2024-09-24T12:48:00Z"/>
                    </w:rPr>
                  </w:pPr>
                  <w:del w:id="7365" w:author="Lorenzo Fabbri" w:date="2024-09-24T14:48:00Z" w16du:dateUtc="2024-09-24T12:48:00Z">
                    <w:r w:rsidRPr="005A6AA3" w:rsidDel="00AE71EA">
                      <w:rPr>
                        <w:rFonts w:ascii="Calibri" w:hAnsi="Calibri"/>
                        <w:b/>
                        <w:sz w:val="20"/>
                      </w:rPr>
                      <w:delText>BIB</w:delText>
                    </w:r>
                    <w:r w:rsidRPr="005A6AA3" w:rsidDel="00AE71EA">
                      <w:rPr>
                        <w:rFonts w:ascii="Calibri" w:hAnsi="Calibri"/>
                        <w:sz w:val="20"/>
                      </w:rPr>
                      <w:delText>, N = 204</w:delText>
                    </w:r>
                    <w:r w:rsidRPr="005A6AA3" w:rsidDel="00AE71EA">
                      <w:rPr>
                        <w:rFonts w:ascii="Calibri" w:hAnsi="Calibri"/>
                        <w:i/>
                        <w:sz w:val="20"/>
                        <w:vertAlign w:val="superscript"/>
                      </w:rPr>
                      <w:delText>a</w:delText>
                    </w:r>
                  </w:del>
                </w:p>
              </w:tc>
              <w:tc>
                <w:tcPr>
                  <w:tcW w:w="0" w:type="dxa"/>
                  <w:tcPrChange w:id="7366" w:author="Lorenzo Fabbri" w:date="2024-09-19T20:38:00Z" w16du:dateUtc="2024-09-19T18:38:00Z">
                    <w:tcPr>
                      <w:tcW w:w="1143" w:type="dxa"/>
                      <w:gridSpan w:val="2"/>
                      <w:tcBorders>
                        <w:top w:val="single" w:sz="16" w:space="0" w:color="D3D3D3"/>
                        <w:bottom w:val="single" w:sz="16" w:space="0" w:color="D3D3D3"/>
                      </w:tcBorders>
                    </w:tcPr>
                  </w:tcPrChange>
                </w:tcPr>
                <w:p w14:paraId="6375DA3E" w14:textId="50D74E58" w:rsidR="00066508" w:rsidRPr="005A6AA3" w:rsidDel="00AE71EA" w:rsidRDefault="00000000">
                  <w:pPr>
                    <w:keepNext/>
                    <w:widowControl w:val="0"/>
                    <w:spacing w:after="60"/>
                    <w:jc w:val="center"/>
                    <w:rPr>
                      <w:del w:id="7367" w:author="Lorenzo Fabbri" w:date="2024-09-24T14:48:00Z" w16du:dateUtc="2024-09-24T12:48:00Z"/>
                    </w:rPr>
                  </w:pPr>
                  <w:del w:id="7368" w:author="Lorenzo Fabbri" w:date="2024-09-24T14:48:00Z" w16du:dateUtc="2024-09-24T12:48:00Z">
                    <w:r w:rsidRPr="005A6AA3" w:rsidDel="00AE71EA">
                      <w:rPr>
                        <w:rFonts w:ascii="Calibri" w:hAnsi="Calibri"/>
                        <w:b/>
                        <w:sz w:val="20"/>
                      </w:rPr>
                      <w:delText>EDEN</w:delText>
                    </w:r>
                    <w:r w:rsidRPr="005A6AA3" w:rsidDel="00AE71EA">
                      <w:rPr>
                        <w:rFonts w:ascii="Calibri" w:hAnsi="Calibri"/>
                        <w:sz w:val="20"/>
                      </w:rPr>
                      <w:delText>, N = 198</w:delText>
                    </w:r>
                    <w:r w:rsidRPr="005A6AA3" w:rsidDel="00AE71EA">
                      <w:rPr>
                        <w:rFonts w:ascii="Calibri" w:hAnsi="Calibri"/>
                        <w:i/>
                        <w:sz w:val="20"/>
                        <w:vertAlign w:val="superscript"/>
                      </w:rPr>
                      <w:delText>a</w:delText>
                    </w:r>
                  </w:del>
                </w:p>
              </w:tc>
              <w:tc>
                <w:tcPr>
                  <w:tcW w:w="0" w:type="dxa"/>
                  <w:tcPrChange w:id="7369" w:author="Lorenzo Fabbri" w:date="2024-09-19T20:38:00Z" w16du:dateUtc="2024-09-19T18:38:00Z">
                    <w:tcPr>
                      <w:tcW w:w="1143" w:type="dxa"/>
                      <w:gridSpan w:val="2"/>
                      <w:tcBorders>
                        <w:top w:val="single" w:sz="16" w:space="0" w:color="D3D3D3"/>
                        <w:bottom w:val="single" w:sz="16" w:space="0" w:color="D3D3D3"/>
                      </w:tcBorders>
                    </w:tcPr>
                  </w:tcPrChange>
                </w:tcPr>
                <w:p w14:paraId="3B426E57" w14:textId="4A1481AF" w:rsidR="00066508" w:rsidRPr="005A6AA3" w:rsidDel="00AE71EA" w:rsidRDefault="00000000">
                  <w:pPr>
                    <w:keepNext/>
                    <w:widowControl w:val="0"/>
                    <w:spacing w:after="60"/>
                    <w:jc w:val="center"/>
                    <w:rPr>
                      <w:del w:id="7370" w:author="Lorenzo Fabbri" w:date="2024-09-24T14:48:00Z" w16du:dateUtc="2024-09-24T12:48:00Z"/>
                    </w:rPr>
                  </w:pPr>
                  <w:del w:id="7371" w:author="Lorenzo Fabbri" w:date="2024-09-24T14:48:00Z" w16du:dateUtc="2024-09-24T12:48:00Z">
                    <w:r w:rsidRPr="005A6AA3" w:rsidDel="00AE71EA">
                      <w:rPr>
                        <w:rFonts w:ascii="Calibri" w:hAnsi="Calibri"/>
                        <w:b/>
                        <w:sz w:val="20"/>
                      </w:rPr>
                      <w:delText>INMA</w:delText>
                    </w:r>
                    <w:r w:rsidRPr="005A6AA3" w:rsidDel="00AE71EA">
                      <w:rPr>
                        <w:rFonts w:ascii="Calibri" w:hAnsi="Calibri"/>
                        <w:sz w:val="20"/>
                      </w:rPr>
                      <w:delText>, N = 221</w:delText>
                    </w:r>
                    <w:r w:rsidRPr="005A6AA3" w:rsidDel="00AE71EA">
                      <w:rPr>
                        <w:rFonts w:ascii="Calibri" w:hAnsi="Calibri"/>
                        <w:i/>
                        <w:sz w:val="20"/>
                        <w:vertAlign w:val="superscript"/>
                      </w:rPr>
                      <w:delText>a</w:delText>
                    </w:r>
                  </w:del>
                </w:p>
              </w:tc>
              <w:tc>
                <w:tcPr>
                  <w:tcW w:w="0" w:type="dxa"/>
                  <w:tcPrChange w:id="7372" w:author="Lorenzo Fabbri" w:date="2024-09-19T20:38:00Z" w16du:dateUtc="2024-09-19T18:38:00Z">
                    <w:tcPr>
                      <w:tcW w:w="1143" w:type="dxa"/>
                      <w:gridSpan w:val="2"/>
                      <w:tcBorders>
                        <w:top w:val="single" w:sz="16" w:space="0" w:color="D3D3D3"/>
                        <w:bottom w:val="single" w:sz="16" w:space="0" w:color="D3D3D3"/>
                      </w:tcBorders>
                    </w:tcPr>
                  </w:tcPrChange>
                </w:tcPr>
                <w:p w14:paraId="7E8FD612" w14:textId="2F4E0437" w:rsidR="00066508" w:rsidRPr="005A6AA3" w:rsidDel="00AE71EA" w:rsidRDefault="00000000">
                  <w:pPr>
                    <w:keepNext/>
                    <w:widowControl w:val="0"/>
                    <w:spacing w:after="60"/>
                    <w:jc w:val="center"/>
                    <w:rPr>
                      <w:del w:id="7373" w:author="Lorenzo Fabbri" w:date="2024-09-24T14:48:00Z" w16du:dateUtc="2024-09-24T12:48:00Z"/>
                    </w:rPr>
                  </w:pPr>
                  <w:del w:id="7374" w:author="Lorenzo Fabbri" w:date="2024-09-24T14:48:00Z" w16du:dateUtc="2024-09-24T12:48:00Z">
                    <w:r w:rsidRPr="005A6AA3" w:rsidDel="00AE71EA">
                      <w:rPr>
                        <w:rFonts w:ascii="Calibri" w:hAnsi="Calibri"/>
                        <w:b/>
                        <w:sz w:val="20"/>
                      </w:rPr>
                      <w:delText>KANC</w:delText>
                    </w:r>
                    <w:r w:rsidRPr="005A6AA3" w:rsidDel="00AE71EA">
                      <w:rPr>
                        <w:rFonts w:ascii="Calibri" w:hAnsi="Calibri"/>
                        <w:sz w:val="20"/>
                      </w:rPr>
                      <w:delText>, N = 203</w:delText>
                    </w:r>
                    <w:r w:rsidRPr="005A6AA3" w:rsidDel="00AE71EA">
                      <w:rPr>
                        <w:rFonts w:ascii="Calibri" w:hAnsi="Calibri"/>
                        <w:i/>
                        <w:sz w:val="20"/>
                        <w:vertAlign w:val="superscript"/>
                      </w:rPr>
                      <w:delText>a</w:delText>
                    </w:r>
                  </w:del>
                </w:p>
              </w:tc>
              <w:tc>
                <w:tcPr>
                  <w:tcW w:w="0" w:type="dxa"/>
                  <w:tcPrChange w:id="7375" w:author="Lorenzo Fabbri" w:date="2024-09-19T20:38:00Z" w16du:dateUtc="2024-09-19T18:38:00Z">
                    <w:tcPr>
                      <w:tcW w:w="1143" w:type="dxa"/>
                      <w:gridSpan w:val="2"/>
                      <w:tcBorders>
                        <w:top w:val="single" w:sz="16" w:space="0" w:color="D3D3D3"/>
                        <w:bottom w:val="single" w:sz="16" w:space="0" w:color="D3D3D3"/>
                      </w:tcBorders>
                    </w:tcPr>
                  </w:tcPrChange>
                </w:tcPr>
                <w:p w14:paraId="6F1461E7" w14:textId="6E58506A" w:rsidR="00066508" w:rsidRPr="005A6AA3" w:rsidDel="00AE71EA" w:rsidRDefault="00000000">
                  <w:pPr>
                    <w:keepNext/>
                    <w:widowControl w:val="0"/>
                    <w:spacing w:after="60"/>
                    <w:jc w:val="center"/>
                    <w:rPr>
                      <w:del w:id="7376" w:author="Lorenzo Fabbri" w:date="2024-09-24T14:48:00Z" w16du:dateUtc="2024-09-24T12:48:00Z"/>
                    </w:rPr>
                  </w:pPr>
                  <w:del w:id="7377" w:author="Lorenzo Fabbri" w:date="2024-09-24T14:48:00Z" w16du:dateUtc="2024-09-24T12:48:00Z">
                    <w:r w:rsidRPr="005A6AA3" w:rsidDel="00AE71EA">
                      <w:rPr>
                        <w:rFonts w:ascii="Calibri" w:hAnsi="Calibri"/>
                        <w:b/>
                        <w:sz w:val="20"/>
                      </w:rPr>
                      <w:delText>MOBA</w:delText>
                    </w:r>
                    <w:r w:rsidRPr="005A6AA3" w:rsidDel="00AE71EA">
                      <w:rPr>
                        <w:rFonts w:ascii="Calibri" w:hAnsi="Calibri"/>
                        <w:sz w:val="20"/>
                      </w:rPr>
                      <w:delText>, N = 272</w:delText>
                    </w:r>
                    <w:r w:rsidRPr="005A6AA3" w:rsidDel="00AE71EA">
                      <w:rPr>
                        <w:rFonts w:ascii="Calibri" w:hAnsi="Calibri"/>
                        <w:i/>
                        <w:sz w:val="20"/>
                        <w:vertAlign w:val="superscript"/>
                      </w:rPr>
                      <w:delText>a</w:delText>
                    </w:r>
                  </w:del>
                </w:p>
              </w:tc>
              <w:tc>
                <w:tcPr>
                  <w:tcW w:w="0" w:type="dxa"/>
                  <w:tcPrChange w:id="7378" w:author="Lorenzo Fabbri" w:date="2024-09-19T20:38:00Z" w16du:dateUtc="2024-09-19T18:38:00Z">
                    <w:tcPr>
                      <w:tcW w:w="1143" w:type="dxa"/>
                      <w:gridSpan w:val="3"/>
                      <w:tcBorders>
                        <w:top w:val="single" w:sz="16" w:space="0" w:color="D3D3D3"/>
                        <w:bottom w:val="single" w:sz="16" w:space="0" w:color="D3D3D3"/>
                        <w:right w:val="single" w:sz="6" w:space="0" w:color="D3D3D3"/>
                      </w:tcBorders>
                    </w:tcPr>
                  </w:tcPrChange>
                </w:tcPr>
                <w:p w14:paraId="7BFCD460" w14:textId="008F8305" w:rsidR="00066508" w:rsidRPr="005A6AA3" w:rsidDel="00AE71EA" w:rsidRDefault="00000000">
                  <w:pPr>
                    <w:keepNext/>
                    <w:widowControl w:val="0"/>
                    <w:spacing w:after="60"/>
                    <w:jc w:val="center"/>
                    <w:rPr>
                      <w:del w:id="7379" w:author="Lorenzo Fabbri" w:date="2024-09-24T14:48:00Z" w16du:dateUtc="2024-09-24T12:48:00Z"/>
                    </w:rPr>
                  </w:pPr>
                  <w:del w:id="7380" w:author="Lorenzo Fabbri" w:date="2024-09-24T14:48:00Z" w16du:dateUtc="2024-09-24T12:48:00Z">
                    <w:r w:rsidRPr="005A6AA3" w:rsidDel="00AE71EA">
                      <w:rPr>
                        <w:rFonts w:ascii="Calibri" w:hAnsi="Calibri"/>
                        <w:b/>
                        <w:sz w:val="20"/>
                      </w:rPr>
                      <w:delText>RHEA</w:delText>
                    </w:r>
                    <w:r w:rsidRPr="005A6AA3" w:rsidDel="00AE71EA">
                      <w:rPr>
                        <w:rFonts w:ascii="Calibri" w:hAnsi="Calibri"/>
                        <w:sz w:val="20"/>
                      </w:rPr>
                      <w:delText>, N = 199</w:delText>
                    </w:r>
                    <w:r w:rsidRPr="005A6AA3" w:rsidDel="00AE71EA">
                      <w:rPr>
                        <w:rFonts w:ascii="Calibri" w:hAnsi="Calibri"/>
                        <w:i/>
                        <w:sz w:val="20"/>
                        <w:vertAlign w:val="superscript"/>
                      </w:rPr>
                      <w:delText>a</w:delText>
                    </w:r>
                  </w:del>
                </w:p>
              </w:tc>
            </w:tr>
            <w:tr w:rsidR="00066508" w:rsidRPr="005A6AA3" w:rsidDel="00AE71EA" w14:paraId="214FD2B8" w14:textId="6FAF2203" w:rsidTr="006C3DDD">
              <w:trPr>
                <w:del w:id="7381" w:author="Lorenzo Fabbri" w:date="2024-09-24T14:48:00Z"/>
                <w:trPrChange w:id="7382" w:author="Lorenzo Fabbri" w:date="2024-09-19T20:38:00Z" w16du:dateUtc="2024-09-19T18:38:00Z">
                  <w:trPr>
                    <w:gridBefore w:val="1"/>
                    <w:cantSplit/>
                    <w:jc w:val="center"/>
                  </w:trPr>
                </w:trPrChange>
              </w:trPr>
              <w:tc>
                <w:tcPr>
                  <w:tcW w:w="0" w:type="dxa"/>
                  <w:gridSpan w:val="8"/>
                  <w:tcPrChange w:id="7383"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2F852100" w14:textId="09B13E49" w:rsidR="00066508" w:rsidRPr="005A6AA3" w:rsidDel="00AE71EA" w:rsidRDefault="00000000">
                  <w:pPr>
                    <w:keepNext/>
                    <w:widowControl w:val="0"/>
                    <w:spacing w:after="60"/>
                    <w:rPr>
                      <w:del w:id="7384" w:author="Lorenzo Fabbri" w:date="2024-09-24T14:48:00Z" w16du:dateUtc="2024-09-24T12:48:00Z"/>
                    </w:rPr>
                  </w:pPr>
                  <w:del w:id="7385"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643A45C9" w14:textId="3454F77A" w:rsidTr="006C3DDD">
              <w:trPr>
                <w:del w:id="7386" w:author="Lorenzo Fabbri" w:date="2024-09-24T14:48:00Z"/>
                <w:trPrChange w:id="7387" w:author="Lorenzo Fabbri" w:date="2024-09-19T20:38:00Z" w16du:dateUtc="2024-09-19T18:38:00Z">
                  <w:trPr>
                    <w:gridBefore w:val="1"/>
                    <w:cantSplit/>
                    <w:jc w:val="center"/>
                  </w:trPr>
                </w:trPrChange>
              </w:trPr>
              <w:tc>
                <w:tcPr>
                  <w:tcW w:w="0" w:type="dxa"/>
                  <w:tcPrChange w:id="738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E53AEE5" w14:textId="4853BBC5" w:rsidR="00066508" w:rsidRPr="005A6AA3" w:rsidDel="00AE71EA" w:rsidRDefault="00000000">
                  <w:pPr>
                    <w:keepNext/>
                    <w:widowControl w:val="0"/>
                    <w:spacing w:after="60"/>
                    <w:rPr>
                      <w:del w:id="7389" w:author="Lorenzo Fabbri" w:date="2024-09-24T14:48:00Z" w16du:dateUtc="2024-09-24T12:48:00Z"/>
                    </w:rPr>
                  </w:pPr>
                  <w:del w:id="7390" w:author="Lorenzo Fabbri" w:date="2024-09-24T14:48:00Z" w16du:dateUtc="2024-09-24T12:48:00Z">
                    <w:r w:rsidRPr="005A6AA3" w:rsidDel="00AE71EA">
                      <w:rPr>
                        <w:rFonts w:ascii="Calibri" w:hAnsi="Calibri"/>
                        <w:sz w:val="20"/>
                      </w:rPr>
                      <w:delText>DEP</w:delText>
                    </w:r>
                  </w:del>
                </w:p>
              </w:tc>
              <w:tc>
                <w:tcPr>
                  <w:tcW w:w="0" w:type="dxa"/>
                  <w:tcPrChange w:id="73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6936B2" w14:textId="64D4CD07" w:rsidR="00066508" w:rsidRPr="005A6AA3" w:rsidDel="00AE71EA" w:rsidRDefault="00000000">
                  <w:pPr>
                    <w:keepNext/>
                    <w:widowControl w:val="0"/>
                    <w:spacing w:after="60"/>
                    <w:jc w:val="center"/>
                    <w:rPr>
                      <w:del w:id="7392" w:author="Lorenzo Fabbri" w:date="2024-09-24T14:48:00Z" w16du:dateUtc="2024-09-24T12:48:00Z"/>
                    </w:rPr>
                  </w:pPr>
                  <w:del w:id="7393" w:author="Lorenzo Fabbri" w:date="2024-09-24T14:48:00Z" w16du:dateUtc="2024-09-24T12:48:00Z">
                    <w:r w:rsidRPr="005A6AA3" w:rsidDel="00AE71EA">
                      <w:rPr>
                        <w:rFonts w:ascii="Calibri" w:hAnsi="Calibri"/>
                        <w:sz w:val="20"/>
                      </w:rPr>
                      <w:delText>1.8 (0.1, 0.4, 4.6, 9.8)</w:delText>
                    </w:r>
                  </w:del>
                </w:p>
              </w:tc>
              <w:tc>
                <w:tcPr>
                  <w:tcW w:w="0" w:type="dxa"/>
                  <w:tcPrChange w:id="73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642AA6" w14:textId="3AB6CD62" w:rsidR="00066508" w:rsidRPr="005A6AA3" w:rsidDel="00AE71EA" w:rsidRDefault="00000000">
                  <w:pPr>
                    <w:keepNext/>
                    <w:widowControl w:val="0"/>
                    <w:spacing w:after="60"/>
                    <w:jc w:val="center"/>
                    <w:rPr>
                      <w:del w:id="7395" w:author="Lorenzo Fabbri" w:date="2024-09-24T14:48:00Z" w16du:dateUtc="2024-09-24T12:48:00Z"/>
                    </w:rPr>
                  </w:pPr>
                  <w:del w:id="7396" w:author="Lorenzo Fabbri" w:date="2024-09-24T14:48:00Z" w16du:dateUtc="2024-09-24T12:48:00Z">
                    <w:r w:rsidRPr="005A6AA3" w:rsidDel="00AE71EA">
                      <w:rPr>
                        <w:rFonts w:ascii="Calibri" w:hAnsi="Calibri"/>
                        <w:sz w:val="20"/>
                      </w:rPr>
                      <w:delText>3.5 (0.1, 1.1, 8.8, 38.5)</w:delText>
                    </w:r>
                  </w:del>
                </w:p>
              </w:tc>
              <w:tc>
                <w:tcPr>
                  <w:tcW w:w="0" w:type="dxa"/>
                  <w:tcPrChange w:id="73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C4EFED" w14:textId="0C2F1C68" w:rsidR="00066508" w:rsidRPr="005A6AA3" w:rsidDel="00AE71EA" w:rsidRDefault="00000000">
                  <w:pPr>
                    <w:keepNext/>
                    <w:widowControl w:val="0"/>
                    <w:spacing w:after="60"/>
                    <w:jc w:val="center"/>
                    <w:rPr>
                      <w:del w:id="7398" w:author="Lorenzo Fabbri" w:date="2024-09-24T14:48:00Z" w16du:dateUtc="2024-09-24T12:48:00Z"/>
                    </w:rPr>
                  </w:pPr>
                  <w:del w:id="7399" w:author="Lorenzo Fabbri" w:date="2024-09-24T14:48:00Z" w16du:dateUtc="2024-09-24T12:48:00Z">
                    <w:r w:rsidRPr="005A6AA3" w:rsidDel="00AE71EA">
                      <w:rPr>
                        <w:rFonts w:ascii="Calibri" w:hAnsi="Calibri"/>
                        <w:sz w:val="20"/>
                      </w:rPr>
                      <w:delText>2.0 (0.1, 0.4, 4.2, 7.5)</w:delText>
                    </w:r>
                  </w:del>
                </w:p>
              </w:tc>
              <w:tc>
                <w:tcPr>
                  <w:tcW w:w="0" w:type="dxa"/>
                  <w:tcPrChange w:id="74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5E31" w14:textId="66127D2B" w:rsidR="00066508" w:rsidRPr="005A6AA3" w:rsidDel="00AE71EA" w:rsidRDefault="00000000">
                  <w:pPr>
                    <w:keepNext/>
                    <w:widowControl w:val="0"/>
                    <w:spacing w:after="60"/>
                    <w:jc w:val="center"/>
                    <w:rPr>
                      <w:del w:id="7401" w:author="Lorenzo Fabbri" w:date="2024-09-24T14:48:00Z" w16du:dateUtc="2024-09-24T12:48:00Z"/>
                    </w:rPr>
                  </w:pPr>
                  <w:del w:id="7402" w:author="Lorenzo Fabbri" w:date="2024-09-24T14:48:00Z" w16du:dateUtc="2024-09-24T12:48:00Z">
                    <w:r w:rsidRPr="005A6AA3" w:rsidDel="00AE71EA">
                      <w:rPr>
                        <w:rFonts w:ascii="Calibri" w:hAnsi="Calibri"/>
                        <w:sz w:val="20"/>
                      </w:rPr>
                      <w:delText>1.6 (0.1, 0.5, 3.7, 7.6)</w:delText>
                    </w:r>
                  </w:del>
                </w:p>
              </w:tc>
              <w:tc>
                <w:tcPr>
                  <w:tcW w:w="0" w:type="dxa"/>
                  <w:tcPrChange w:id="74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6B6AD2" w14:textId="60CFCDD5" w:rsidR="00066508" w:rsidRPr="005A6AA3" w:rsidDel="00AE71EA" w:rsidRDefault="00000000">
                  <w:pPr>
                    <w:keepNext/>
                    <w:widowControl w:val="0"/>
                    <w:spacing w:after="60"/>
                    <w:jc w:val="center"/>
                    <w:rPr>
                      <w:del w:id="7404" w:author="Lorenzo Fabbri" w:date="2024-09-24T14:48:00Z" w16du:dateUtc="2024-09-24T12:48:00Z"/>
                    </w:rPr>
                  </w:pPr>
                  <w:del w:id="7405" w:author="Lorenzo Fabbri" w:date="2024-09-24T14:48:00Z" w16du:dateUtc="2024-09-24T12:48:00Z">
                    <w:r w:rsidRPr="005A6AA3" w:rsidDel="00AE71EA">
                      <w:rPr>
                        <w:rFonts w:ascii="Calibri" w:hAnsi="Calibri"/>
                        <w:sz w:val="20"/>
                      </w:rPr>
                      <w:delText>0.7 (0.1, 0.1, 2.1, 4.0)</w:delText>
                    </w:r>
                  </w:del>
                </w:p>
              </w:tc>
              <w:tc>
                <w:tcPr>
                  <w:tcW w:w="0" w:type="dxa"/>
                  <w:tcPrChange w:id="74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DDF24" w14:textId="0342578D" w:rsidR="00066508" w:rsidRPr="005A6AA3" w:rsidDel="00AE71EA" w:rsidRDefault="00000000">
                  <w:pPr>
                    <w:keepNext/>
                    <w:widowControl w:val="0"/>
                    <w:spacing w:after="60"/>
                    <w:jc w:val="center"/>
                    <w:rPr>
                      <w:del w:id="7407" w:author="Lorenzo Fabbri" w:date="2024-09-24T14:48:00Z" w16du:dateUtc="2024-09-24T12:48:00Z"/>
                    </w:rPr>
                  </w:pPr>
                  <w:del w:id="7408" w:author="Lorenzo Fabbri" w:date="2024-09-24T14:48:00Z" w16du:dateUtc="2024-09-24T12:48:00Z">
                    <w:r w:rsidRPr="005A6AA3" w:rsidDel="00AE71EA">
                      <w:rPr>
                        <w:rFonts w:ascii="Calibri" w:hAnsi="Calibri"/>
                        <w:sz w:val="20"/>
                      </w:rPr>
                      <w:delText>2.0 (0.1, 0.6, 5.7, 10.0)</w:delText>
                    </w:r>
                  </w:del>
                </w:p>
              </w:tc>
              <w:tc>
                <w:tcPr>
                  <w:tcW w:w="0" w:type="dxa"/>
                  <w:tcPrChange w:id="740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A9654A7" w14:textId="6C7A8BE0" w:rsidR="00066508" w:rsidRPr="005A6AA3" w:rsidDel="00AE71EA" w:rsidRDefault="00000000">
                  <w:pPr>
                    <w:keepNext/>
                    <w:widowControl w:val="0"/>
                    <w:spacing w:after="60"/>
                    <w:jc w:val="center"/>
                    <w:rPr>
                      <w:del w:id="7410" w:author="Lorenzo Fabbri" w:date="2024-09-24T14:48:00Z" w16du:dateUtc="2024-09-24T12:48:00Z"/>
                    </w:rPr>
                  </w:pPr>
                  <w:del w:id="7411" w:author="Lorenzo Fabbri" w:date="2024-09-24T14:48:00Z" w16du:dateUtc="2024-09-24T12:48:00Z">
                    <w:r w:rsidRPr="005A6AA3" w:rsidDel="00AE71EA">
                      <w:rPr>
                        <w:rFonts w:ascii="Calibri" w:hAnsi="Calibri"/>
                        <w:sz w:val="20"/>
                      </w:rPr>
                      <w:delText>2.0 (0.1, 0.6, 5.4, 10.7)</w:delText>
                    </w:r>
                  </w:del>
                </w:p>
              </w:tc>
            </w:tr>
            <w:tr w:rsidR="00066508" w:rsidRPr="005A6AA3" w:rsidDel="00AE71EA" w14:paraId="015F1D50" w14:textId="7AF8B8FF" w:rsidTr="006C3DDD">
              <w:trPr>
                <w:del w:id="7412" w:author="Lorenzo Fabbri" w:date="2024-09-24T14:48:00Z"/>
                <w:trPrChange w:id="7413" w:author="Lorenzo Fabbri" w:date="2024-09-19T20:38:00Z" w16du:dateUtc="2024-09-19T18:38:00Z">
                  <w:trPr>
                    <w:gridBefore w:val="1"/>
                    <w:cantSplit/>
                    <w:jc w:val="center"/>
                  </w:trPr>
                </w:trPrChange>
              </w:trPr>
              <w:tc>
                <w:tcPr>
                  <w:tcW w:w="0" w:type="dxa"/>
                  <w:tcPrChange w:id="74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415EC" w14:textId="2E2343B5" w:rsidR="00066508" w:rsidRPr="005A6AA3" w:rsidDel="00AE71EA" w:rsidRDefault="00000000">
                  <w:pPr>
                    <w:keepNext/>
                    <w:widowControl w:val="0"/>
                    <w:spacing w:after="60"/>
                    <w:rPr>
                      <w:del w:id="7415" w:author="Lorenzo Fabbri" w:date="2024-09-24T14:48:00Z" w16du:dateUtc="2024-09-24T12:48:00Z"/>
                    </w:rPr>
                  </w:pPr>
                  <w:del w:id="7416" w:author="Lorenzo Fabbri" w:date="2024-09-24T14:48:00Z" w16du:dateUtc="2024-09-24T12:48:00Z">
                    <w:r w:rsidRPr="005A6AA3" w:rsidDel="00AE71EA">
                      <w:rPr>
                        <w:rFonts w:ascii="Calibri" w:hAnsi="Calibri"/>
                        <w:sz w:val="20"/>
                      </w:rPr>
                      <w:delText>DETP</w:delText>
                    </w:r>
                  </w:del>
                </w:p>
              </w:tc>
              <w:tc>
                <w:tcPr>
                  <w:tcW w:w="0" w:type="dxa"/>
                  <w:tcPrChange w:id="74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19D9C7" w14:textId="23788EEA" w:rsidR="00066508" w:rsidRPr="005A6AA3" w:rsidDel="00AE71EA" w:rsidRDefault="00000000">
                  <w:pPr>
                    <w:keepNext/>
                    <w:widowControl w:val="0"/>
                    <w:spacing w:after="60"/>
                    <w:jc w:val="center"/>
                    <w:rPr>
                      <w:del w:id="7418" w:author="Lorenzo Fabbri" w:date="2024-09-24T14:48:00Z" w16du:dateUtc="2024-09-24T12:48:00Z"/>
                    </w:rPr>
                  </w:pPr>
                  <w:del w:id="7419" w:author="Lorenzo Fabbri" w:date="2024-09-24T14:48:00Z" w16du:dateUtc="2024-09-24T12:48:00Z">
                    <w:r w:rsidRPr="005A6AA3" w:rsidDel="00AE71EA">
                      <w:rPr>
                        <w:rFonts w:ascii="Calibri" w:hAnsi="Calibri"/>
                        <w:sz w:val="20"/>
                      </w:rPr>
                      <w:delText>0.1 (0.1, 0.1, 1.7, 5.0)</w:delText>
                    </w:r>
                  </w:del>
                </w:p>
              </w:tc>
              <w:tc>
                <w:tcPr>
                  <w:tcW w:w="0" w:type="dxa"/>
                  <w:tcPrChange w:id="74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44F02" w14:textId="625672F4" w:rsidR="00066508" w:rsidRPr="005A6AA3" w:rsidDel="00AE71EA" w:rsidRDefault="00000000">
                  <w:pPr>
                    <w:keepNext/>
                    <w:widowControl w:val="0"/>
                    <w:spacing w:after="60"/>
                    <w:jc w:val="center"/>
                    <w:rPr>
                      <w:del w:id="7421" w:author="Lorenzo Fabbri" w:date="2024-09-24T14:48:00Z" w16du:dateUtc="2024-09-24T12:48:00Z"/>
                    </w:rPr>
                  </w:pPr>
                  <w:del w:id="7422" w:author="Lorenzo Fabbri" w:date="2024-09-24T14:48:00Z" w16du:dateUtc="2024-09-24T12:48:00Z">
                    <w:r w:rsidRPr="005A6AA3" w:rsidDel="00AE71EA">
                      <w:rPr>
                        <w:rFonts w:ascii="Calibri" w:hAnsi="Calibri"/>
                        <w:sz w:val="20"/>
                      </w:rPr>
                      <w:delText>0.1 (0.1, 0.1, 1.5, 3.6)</w:delText>
                    </w:r>
                  </w:del>
                </w:p>
              </w:tc>
              <w:tc>
                <w:tcPr>
                  <w:tcW w:w="0" w:type="dxa"/>
                  <w:tcPrChange w:id="74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17BD8B" w14:textId="6B6A5B3A" w:rsidR="00066508" w:rsidRPr="005A6AA3" w:rsidDel="00AE71EA" w:rsidRDefault="00000000">
                  <w:pPr>
                    <w:keepNext/>
                    <w:widowControl w:val="0"/>
                    <w:spacing w:after="60"/>
                    <w:jc w:val="center"/>
                    <w:rPr>
                      <w:del w:id="7424" w:author="Lorenzo Fabbri" w:date="2024-09-24T14:48:00Z" w16du:dateUtc="2024-09-24T12:48:00Z"/>
                    </w:rPr>
                  </w:pPr>
                  <w:del w:id="7425" w:author="Lorenzo Fabbri" w:date="2024-09-24T14:48:00Z" w16du:dateUtc="2024-09-24T12:48:00Z">
                    <w:r w:rsidRPr="005A6AA3" w:rsidDel="00AE71EA">
                      <w:rPr>
                        <w:rFonts w:ascii="Calibri" w:hAnsi="Calibri"/>
                        <w:sz w:val="20"/>
                      </w:rPr>
                      <w:delText>0.1 (0.1, 0.1, 1.8, 5.7)</w:delText>
                    </w:r>
                  </w:del>
                </w:p>
              </w:tc>
              <w:tc>
                <w:tcPr>
                  <w:tcW w:w="0" w:type="dxa"/>
                  <w:tcPrChange w:id="74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CF51B7" w14:textId="69F21A8E" w:rsidR="00066508" w:rsidRPr="005A6AA3" w:rsidDel="00AE71EA" w:rsidRDefault="00000000">
                  <w:pPr>
                    <w:keepNext/>
                    <w:widowControl w:val="0"/>
                    <w:spacing w:after="60"/>
                    <w:jc w:val="center"/>
                    <w:rPr>
                      <w:del w:id="7427" w:author="Lorenzo Fabbri" w:date="2024-09-24T14:48:00Z" w16du:dateUtc="2024-09-24T12:48:00Z"/>
                    </w:rPr>
                  </w:pPr>
                  <w:del w:id="7428" w:author="Lorenzo Fabbri" w:date="2024-09-24T14:48:00Z" w16du:dateUtc="2024-09-24T12:48:00Z">
                    <w:r w:rsidRPr="005A6AA3" w:rsidDel="00AE71EA">
                      <w:rPr>
                        <w:rFonts w:ascii="Calibri" w:hAnsi="Calibri"/>
                        <w:sz w:val="20"/>
                      </w:rPr>
                      <w:delText>0.1 (0.1, 0.1, 1.8, 6.3)</w:delText>
                    </w:r>
                  </w:del>
                </w:p>
              </w:tc>
              <w:tc>
                <w:tcPr>
                  <w:tcW w:w="0" w:type="dxa"/>
                  <w:tcPrChange w:id="74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7EB99E" w14:textId="5D468503" w:rsidR="00066508" w:rsidRPr="005A6AA3" w:rsidDel="00AE71EA" w:rsidRDefault="00000000">
                  <w:pPr>
                    <w:keepNext/>
                    <w:widowControl w:val="0"/>
                    <w:spacing w:after="60"/>
                    <w:jc w:val="center"/>
                    <w:rPr>
                      <w:del w:id="7430" w:author="Lorenzo Fabbri" w:date="2024-09-24T14:48:00Z" w16du:dateUtc="2024-09-24T12:48:00Z"/>
                    </w:rPr>
                  </w:pPr>
                  <w:del w:id="7431" w:author="Lorenzo Fabbri" w:date="2024-09-24T14:48:00Z" w16du:dateUtc="2024-09-24T12:48:00Z">
                    <w:r w:rsidRPr="005A6AA3" w:rsidDel="00AE71EA">
                      <w:rPr>
                        <w:rFonts w:ascii="Calibri" w:hAnsi="Calibri"/>
                        <w:sz w:val="20"/>
                      </w:rPr>
                      <w:delText>0.1 (0.1, 0.1, 0.4, 2.0)</w:delText>
                    </w:r>
                  </w:del>
                </w:p>
              </w:tc>
              <w:tc>
                <w:tcPr>
                  <w:tcW w:w="0" w:type="dxa"/>
                  <w:tcPrChange w:id="74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A39798" w14:textId="74013569" w:rsidR="00066508" w:rsidRPr="005A6AA3" w:rsidDel="00AE71EA" w:rsidRDefault="00000000">
                  <w:pPr>
                    <w:keepNext/>
                    <w:widowControl w:val="0"/>
                    <w:spacing w:after="60"/>
                    <w:jc w:val="center"/>
                    <w:rPr>
                      <w:del w:id="7433" w:author="Lorenzo Fabbri" w:date="2024-09-24T14:48:00Z" w16du:dateUtc="2024-09-24T12:48:00Z"/>
                    </w:rPr>
                  </w:pPr>
                  <w:del w:id="7434" w:author="Lorenzo Fabbri" w:date="2024-09-24T14:48:00Z" w16du:dateUtc="2024-09-24T12:48:00Z">
                    <w:r w:rsidRPr="005A6AA3" w:rsidDel="00AE71EA">
                      <w:rPr>
                        <w:rFonts w:ascii="Calibri" w:hAnsi="Calibri"/>
                        <w:sz w:val="20"/>
                      </w:rPr>
                      <w:delText>0.1 (0.1, 0.1, 1.5, 3.6)</w:delText>
                    </w:r>
                  </w:del>
                </w:p>
              </w:tc>
              <w:tc>
                <w:tcPr>
                  <w:tcW w:w="0" w:type="dxa"/>
                  <w:tcPrChange w:id="743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5FBA112" w14:textId="38CBBC04" w:rsidR="00066508" w:rsidRPr="005A6AA3" w:rsidDel="00AE71EA" w:rsidRDefault="00000000">
                  <w:pPr>
                    <w:keepNext/>
                    <w:widowControl w:val="0"/>
                    <w:spacing w:after="60"/>
                    <w:jc w:val="center"/>
                    <w:rPr>
                      <w:del w:id="7436" w:author="Lorenzo Fabbri" w:date="2024-09-24T14:48:00Z" w16du:dateUtc="2024-09-24T12:48:00Z"/>
                    </w:rPr>
                  </w:pPr>
                  <w:del w:id="7437" w:author="Lorenzo Fabbri" w:date="2024-09-24T14:48:00Z" w16du:dateUtc="2024-09-24T12:48:00Z">
                    <w:r w:rsidRPr="005A6AA3" w:rsidDel="00AE71EA">
                      <w:rPr>
                        <w:rFonts w:ascii="Calibri" w:hAnsi="Calibri"/>
                        <w:sz w:val="20"/>
                      </w:rPr>
                      <w:delText>0.7 (0.1, 0.1, 2.9, 6.4)</w:delText>
                    </w:r>
                  </w:del>
                </w:p>
              </w:tc>
            </w:tr>
            <w:tr w:rsidR="00066508" w:rsidRPr="005A6AA3" w:rsidDel="00AE71EA" w14:paraId="21CBCF22" w14:textId="7777E758" w:rsidTr="006C3DDD">
              <w:trPr>
                <w:del w:id="7438" w:author="Lorenzo Fabbri" w:date="2024-09-24T14:48:00Z"/>
                <w:trPrChange w:id="7439" w:author="Lorenzo Fabbri" w:date="2024-09-19T20:38:00Z" w16du:dateUtc="2024-09-19T18:38:00Z">
                  <w:trPr>
                    <w:gridBefore w:val="1"/>
                    <w:cantSplit/>
                    <w:jc w:val="center"/>
                  </w:trPr>
                </w:trPrChange>
              </w:trPr>
              <w:tc>
                <w:tcPr>
                  <w:tcW w:w="0" w:type="dxa"/>
                  <w:tcPrChange w:id="74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8F43D83" w14:textId="09375EF3" w:rsidR="00066508" w:rsidRPr="005A6AA3" w:rsidDel="00AE71EA" w:rsidRDefault="00000000">
                  <w:pPr>
                    <w:keepNext/>
                    <w:widowControl w:val="0"/>
                    <w:spacing w:after="60"/>
                    <w:rPr>
                      <w:del w:id="7441" w:author="Lorenzo Fabbri" w:date="2024-09-24T14:48:00Z" w16du:dateUtc="2024-09-24T12:48:00Z"/>
                    </w:rPr>
                  </w:pPr>
                  <w:del w:id="7442" w:author="Lorenzo Fabbri" w:date="2024-09-24T14:48:00Z" w16du:dateUtc="2024-09-24T12:48:00Z">
                    <w:r w:rsidRPr="005A6AA3" w:rsidDel="00AE71EA">
                      <w:rPr>
                        <w:rFonts w:ascii="Calibri" w:hAnsi="Calibri"/>
                        <w:sz w:val="20"/>
                      </w:rPr>
                      <w:delText>DMP</w:delText>
                    </w:r>
                  </w:del>
                </w:p>
              </w:tc>
              <w:tc>
                <w:tcPr>
                  <w:tcW w:w="0" w:type="dxa"/>
                  <w:tcPrChange w:id="74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E88DF4" w14:textId="308C2D4C" w:rsidR="00066508" w:rsidRPr="005A6AA3" w:rsidDel="00AE71EA" w:rsidRDefault="00000000">
                  <w:pPr>
                    <w:keepNext/>
                    <w:widowControl w:val="0"/>
                    <w:spacing w:after="60"/>
                    <w:jc w:val="center"/>
                    <w:rPr>
                      <w:del w:id="7444" w:author="Lorenzo Fabbri" w:date="2024-09-24T14:48:00Z" w16du:dateUtc="2024-09-24T12:48:00Z"/>
                    </w:rPr>
                  </w:pPr>
                  <w:del w:id="7445" w:author="Lorenzo Fabbri" w:date="2024-09-24T14:48:00Z" w16du:dateUtc="2024-09-24T12:48:00Z">
                    <w:r w:rsidRPr="005A6AA3" w:rsidDel="00AE71EA">
                      <w:rPr>
                        <w:rFonts w:ascii="Calibri" w:hAnsi="Calibri"/>
                        <w:sz w:val="20"/>
                      </w:rPr>
                      <w:delText>0.4 (0.2, 0.3, 4.6, 9.5)</w:delText>
                    </w:r>
                  </w:del>
                </w:p>
              </w:tc>
              <w:tc>
                <w:tcPr>
                  <w:tcW w:w="0" w:type="dxa"/>
                  <w:tcPrChange w:id="74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9A93E5" w14:textId="3ABB4605" w:rsidR="00066508" w:rsidRPr="005A6AA3" w:rsidDel="00AE71EA" w:rsidRDefault="00000000">
                  <w:pPr>
                    <w:keepNext/>
                    <w:widowControl w:val="0"/>
                    <w:spacing w:after="60"/>
                    <w:jc w:val="center"/>
                    <w:rPr>
                      <w:del w:id="7447" w:author="Lorenzo Fabbri" w:date="2024-09-24T14:48:00Z" w16du:dateUtc="2024-09-24T12:48:00Z"/>
                    </w:rPr>
                  </w:pPr>
                  <w:del w:id="7448" w:author="Lorenzo Fabbri" w:date="2024-09-24T14:48:00Z" w16du:dateUtc="2024-09-24T12:48:00Z">
                    <w:r w:rsidRPr="005A6AA3" w:rsidDel="00AE71EA">
                      <w:rPr>
                        <w:rFonts w:ascii="Calibri" w:hAnsi="Calibri"/>
                        <w:sz w:val="20"/>
                      </w:rPr>
                      <w:delText>0.3 (0.2, 0.3, 3.5, 9.2)</w:delText>
                    </w:r>
                  </w:del>
                </w:p>
              </w:tc>
              <w:tc>
                <w:tcPr>
                  <w:tcW w:w="0" w:type="dxa"/>
                  <w:tcPrChange w:id="74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289241" w14:textId="0A822C5E" w:rsidR="00066508" w:rsidRPr="005A6AA3" w:rsidDel="00AE71EA" w:rsidRDefault="00000000">
                  <w:pPr>
                    <w:keepNext/>
                    <w:widowControl w:val="0"/>
                    <w:spacing w:after="60"/>
                    <w:jc w:val="center"/>
                    <w:rPr>
                      <w:del w:id="7450" w:author="Lorenzo Fabbri" w:date="2024-09-24T14:48:00Z" w16du:dateUtc="2024-09-24T12:48:00Z"/>
                    </w:rPr>
                  </w:pPr>
                  <w:del w:id="7451" w:author="Lorenzo Fabbri" w:date="2024-09-24T14:48:00Z" w16du:dateUtc="2024-09-24T12:48:00Z">
                    <w:r w:rsidRPr="005A6AA3" w:rsidDel="00AE71EA">
                      <w:rPr>
                        <w:rFonts w:ascii="Calibri" w:hAnsi="Calibri"/>
                        <w:sz w:val="20"/>
                      </w:rPr>
                      <w:delText>0.6 (0.3, 0.3, 6.8, 12.1)</w:delText>
                    </w:r>
                  </w:del>
                </w:p>
              </w:tc>
              <w:tc>
                <w:tcPr>
                  <w:tcW w:w="0" w:type="dxa"/>
                  <w:tcPrChange w:id="74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FAE31" w14:textId="1B1EAB8B" w:rsidR="00066508" w:rsidRPr="005A6AA3" w:rsidDel="00AE71EA" w:rsidRDefault="00000000">
                  <w:pPr>
                    <w:keepNext/>
                    <w:widowControl w:val="0"/>
                    <w:spacing w:after="60"/>
                    <w:jc w:val="center"/>
                    <w:rPr>
                      <w:del w:id="7453" w:author="Lorenzo Fabbri" w:date="2024-09-24T14:48:00Z" w16du:dateUtc="2024-09-24T12:48:00Z"/>
                    </w:rPr>
                  </w:pPr>
                  <w:del w:id="7454" w:author="Lorenzo Fabbri" w:date="2024-09-24T14:48:00Z" w16du:dateUtc="2024-09-24T12:48:00Z">
                    <w:r w:rsidRPr="005A6AA3" w:rsidDel="00AE71EA">
                      <w:rPr>
                        <w:rFonts w:ascii="Calibri" w:hAnsi="Calibri"/>
                        <w:sz w:val="20"/>
                      </w:rPr>
                      <w:delText>0.4 (0.2, 0.3, 5.9, 9.0)</w:delText>
                    </w:r>
                  </w:del>
                </w:p>
              </w:tc>
              <w:tc>
                <w:tcPr>
                  <w:tcW w:w="0" w:type="dxa"/>
                  <w:tcPrChange w:id="74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4A5AD5" w14:textId="7616609B" w:rsidR="00066508" w:rsidRPr="005A6AA3" w:rsidDel="00AE71EA" w:rsidRDefault="00000000">
                  <w:pPr>
                    <w:keepNext/>
                    <w:widowControl w:val="0"/>
                    <w:spacing w:after="60"/>
                    <w:jc w:val="center"/>
                    <w:rPr>
                      <w:del w:id="7456" w:author="Lorenzo Fabbri" w:date="2024-09-24T14:48:00Z" w16du:dateUtc="2024-09-24T12:48:00Z"/>
                    </w:rPr>
                  </w:pPr>
                  <w:del w:id="7457" w:author="Lorenzo Fabbri" w:date="2024-09-24T14:48:00Z" w16du:dateUtc="2024-09-24T12:48:00Z">
                    <w:r w:rsidRPr="005A6AA3" w:rsidDel="00AE71EA">
                      <w:rPr>
                        <w:rFonts w:ascii="Calibri" w:hAnsi="Calibri"/>
                        <w:sz w:val="20"/>
                      </w:rPr>
                      <w:delText>0.3 (0.2, 0.3, 2.3, 4.7)</w:delText>
                    </w:r>
                  </w:del>
                </w:p>
              </w:tc>
              <w:tc>
                <w:tcPr>
                  <w:tcW w:w="0" w:type="dxa"/>
                  <w:tcPrChange w:id="74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8B465D" w14:textId="34E6B5CD" w:rsidR="00066508" w:rsidRPr="005A6AA3" w:rsidDel="00AE71EA" w:rsidRDefault="00000000">
                  <w:pPr>
                    <w:keepNext/>
                    <w:widowControl w:val="0"/>
                    <w:spacing w:after="60"/>
                    <w:jc w:val="center"/>
                    <w:rPr>
                      <w:del w:id="7459" w:author="Lorenzo Fabbri" w:date="2024-09-24T14:48:00Z" w16du:dateUtc="2024-09-24T12:48:00Z"/>
                    </w:rPr>
                  </w:pPr>
                  <w:del w:id="7460" w:author="Lorenzo Fabbri" w:date="2024-09-24T14:48:00Z" w16du:dateUtc="2024-09-24T12:48:00Z">
                    <w:r w:rsidRPr="005A6AA3" w:rsidDel="00AE71EA">
                      <w:rPr>
                        <w:rFonts w:ascii="Calibri" w:hAnsi="Calibri"/>
                        <w:sz w:val="20"/>
                      </w:rPr>
                      <w:delText>1.9 (0.2, 0.3, 4.4, 9.2)</w:delText>
                    </w:r>
                  </w:del>
                </w:p>
              </w:tc>
              <w:tc>
                <w:tcPr>
                  <w:tcW w:w="0" w:type="dxa"/>
                  <w:tcPrChange w:id="746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2174557" w14:textId="55CEBEBB" w:rsidR="00066508" w:rsidRPr="005A6AA3" w:rsidDel="00AE71EA" w:rsidRDefault="00000000">
                  <w:pPr>
                    <w:keepNext/>
                    <w:widowControl w:val="0"/>
                    <w:spacing w:after="60"/>
                    <w:jc w:val="center"/>
                    <w:rPr>
                      <w:del w:id="7462" w:author="Lorenzo Fabbri" w:date="2024-09-24T14:48:00Z" w16du:dateUtc="2024-09-24T12:48:00Z"/>
                    </w:rPr>
                  </w:pPr>
                  <w:del w:id="7463" w:author="Lorenzo Fabbri" w:date="2024-09-24T14:48:00Z" w16du:dateUtc="2024-09-24T12:48:00Z">
                    <w:r w:rsidRPr="005A6AA3" w:rsidDel="00AE71EA">
                      <w:rPr>
                        <w:rFonts w:ascii="Calibri" w:hAnsi="Calibri"/>
                        <w:sz w:val="20"/>
                      </w:rPr>
                      <w:delText>1.6 (0.2, 0.3, 6.5, 11.5)</w:delText>
                    </w:r>
                  </w:del>
                </w:p>
              </w:tc>
            </w:tr>
            <w:tr w:rsidR="00066508" w:rsidRPr="005A6AA3" w:rsidDel="00AE71EA" w14:paraId="3EAA9B96" w14:textId="1A02AA50" w:rsidTr="006C3DDD">
              <w:trPr>
                <w:del w:id="7464" w:author="Lorenzo Fabbri" w:date="2024-09-24T14:48:00Z"/>
                <w:trPrChange w:id="7465" w:author="Lorenzo Fabbri" w:date="2024-09-19T20:38:00Z" w16du:dateUtc="2024-09-19T18:38:00Z">
                  <w:trPr>
                    <w:gridBefore w:val="1"/>
                    <w:cantSplit/>
                    <w:jc w:val="center"/>
                  </w:trPr>
                </w:trPrChange>
              </w:trPr>
              <w:tc>
                <w:tcPr>
                  <w:tcW w:w="0" w:type="dxa"/>
                  <w:tcPrChange w:id="74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2D60B7E" w14:textId="001BD31E" w:rsidR="00066508" w:rsidRPr="005A6AA3" w:rsidDel="00AE71EA" w:rsidRDefault="00000000">
                  <w:pPr>
                    <w:keepNext/>
                    <w:widowControl w:val="0"/>
                    <w:spacing w:after="60"/>
                    <w:rPr>
                      <w:del w:id="7467" w:author="Lorenzo Fabbri" w:date="2024-09-24T14:48:00Z" w16du:dateUtc="2024-09-24T12:48:00Z"/>
                    </w:rPr>
                  </w:pPr>
                  <w:del w:id="7468" w:author="Lorenzo Fabbri" w:date="2024-09-24T14:48:00Z" w16du:dateUtc="2024-09-24T12:48:00Z">
                    <w:r w:rsidRPr="005A6AA3" w:rsidDel="00AE71EA">
                      <w:rPr>
                        <w:rFonts w:ascii="Calibri" w:hAnsi="Calibri"/>
                        <w:sz w:val="20"/>
                      </w:rPr>
                      <w:delText>DMTP</w:delText>
                    </w:r>
                  </w:del>
                </w:p>
              </w:tc>
              <w:tc>
                <w:tcPr>
                  <w:tcW w:w="0" w:type="dxa"/>
                  <w:tcPrChange w:id="74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83A6D6" w14:textId="0BE1A3FE" w:rsidR="00066508" w:rsidRPr="005A6AA3" w:rsidDel="00AE71EA" w:rsidRDefault="00000000">
                  <w:pPr>
                    <w:keepNext/>
                    <w:widowControl w:val="0"/>
                    <w:spacing w:after="60"/>
                    <w:jc w:val="center"/>
                    <w:rPr>
                      <w:del w:id="7470" w:author="Lorenzo Fabbri" w:date="2024-09-24T14:48:00Z" w16du:dateUtc="2024-09-24T12:48:00Z"/>
                    </w:rPr>
                  </w:pPr>
                  <w:del w:id="7471" w:author="Lorenzo Fabbri" w:date="2024-09-24T14:48:00Z" w16du:dateUtc="2024-09-24T12:48:00Z">
                    <w:r w:rsidRPr="005A6AA3" w:rsidDel="00AE71EA">
                      <w:rPr>
                        <w:rFonts w:ascii="Calibri" w:hAnsi="Calibri"/>
                        <w:sz w:val="20"/>
                      </w:rPr>
                      <w:delText>2.8 (0.2, 1.2, 6.3, 13.1)</w:delText>
                    </w:r>
                  </w:del>
                </w:p>
              </w:tc>
              <w:tc>
                <w:tcPr>
                  <w:tcW w:w="0" w:type="dxa"/>
                  <w:tcPrChange w:id="74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A40CD9" w14:textId="0A93DA5E" w:rsidR="00066508" w:rsidRPr="005A6AA3" w:rsidDel="00AE71EA" w:rsidRDefault="00000000">
                  <w:pPr>
                    <w:keepNext/>
                    <w:widowControl w:val="0"/>
                    <w:spacing w:after="60"/>
                    <w:jc w:val="center"/>
                    <w:rPr>
                      <w:del w:id="7473" w:author="Lorenzo Fabbri" w:date="2024-09-24T14:48:00Z" w16du:dateUtc="2024-09-24T12:48:00Z"/>
                    </w:rPr>
                  </w:pPr>
                  <w:del w:id="7474" w:author="Lorenzo Fabbri" w:date="2024-09-24T14:48:00Z" w16du:dateUtc="2024-09-24T12:48:00Z">
                    <w:r w:rsidRPr="005A6AA3" w:rsidDel="00AE71EA">
                      <w:rPr>
                        <w:rFonts w:ascii="Calibri" w:hAnsi="Calibri"/>
                        <w:sz w:val="20"/>
                      </w:rPr>
                      <w:delText>2.2 (0.1, 0.9, 5.5, 11.3)</w:delText>
                    </w:r>
                  </w:del>
                </w:p>
              </w:tc>
              <w:tc>
                <w:tcPr>
                  <w:tcW w:w="0" w:type="dxa"/>
                  <w:tcPrChange w:id="74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8DC802" w14:textId="0A1716CB" w:rsidR="00066508" w:rsidRPr="005A6AA3" w:rsidDel="00AE71EA" w:rsidRDefault="00000000">
                  <w:pPr>
                    <w:keepNext/>
                    <w:widowControl w:val="0"/>
                    <w:spacing w:after="60"/>
                    <w:jc w:val="center"/>
                    <w:rPr>
                      <w:del w:id="7476" w:author="Lorenzo Fabbri" w:date="2024-09-24T14:48:00Z" w16du:dateUtc="2024-09-24T12:48:00Z"/>
                    </w:rPr>
                  </w:pPr>
                  <w:del w:id="7477" w:author="Lorenzo Fabbri" w:date="2024-09-24T14:48:00Z" w16du:dateUtc="2024-09-24T12:48:00Z">
                    <w:r w:rsidRPr="005A6AA3" w:rsidDel="00AE71EA">
                      <w:rPr>
                        <w:rFonts w:ascii="Calibri" w:hAnsi="Calibri"/>
                        <w:sz w:val="20"/>
                      </w:rPr>
                      <w:delText>4.0 (0.3, 1.6, 9.0, 15.1)</w:delText>
                    </w:r>
                  </w:del>
                </w:p>
              </w:tc>
              <w:tc>
                <w:tcPr>
                  <w:tcW w:w="0" w:type="dxa"/>
                  <w:tcPrChange w:id="74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3ED323" w14:textId="64C530C2" w:rsidR="00066508" w:rsidRPr="005A6AA3" w:rsidDel="00AE71EA" w:rsidRDefault="00000000">
                  <w:pPr>
                    <w:keepNext/>
                    <w:widowControl w:val="0"/>
                    <w:spacing w:after="60"/>
                    <w:jc w:val="center"/>
                    <w:rPr>
                      <w:del w:id="7479" w:author="Lorenzo Fabbri" w:date="2024-09-24T14:48:00Z" w16du:dateUtc="2024-09-24T12:48:00Z"/>
                    </w:rPr>
                  </w:pPr>
                  <w:del w:id="7480" w:author="Lorenzo Fabbri" w:date="2024-09-24T14:48:00Z" w16du:dateUtc="2024-09-24T12:48:00Z">
                    <w:r w:rsidRPr="005A6AA3" w:rsidDel="00AE71EA">
                      <w:rPr>
                        <w:rFonts w:ascii="Calibri" w:hAnsi="Calibri"/>
                        <w:sz w:val="20"/>
                      </w:rPr>
                      <w:delText>3.5 (0.6, 1.6, 7.9, 14.4)</w:delText>
                    </w:r>
                  </w:del>
                </w:p>
              </w:tc>
              <w:tc>
                <w:tcPr>
                  <w:tcW w:w="0" w:type="dxa"/>
                  <w:tcPrChange w:id="74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36BA76" w14:textId="3B4CDFA9" w:rsidR="00066508" w:rsidRPr="005A6AA3" w:rsidDel="00AE71EA" w:rsidRDefault="00000000">
                  <w:pPr>
                    <w:keepNext/>
                    <w:widowControl w:val="0"/>
                    <w:spacing w:after="60"/>
                    <w:jc w:val="center"/>
                    <w:rPr>
                      <w:del w:id="7482" w:author="Lorenzo Fabbri" w:date="2024-09-24T14:48:00Z" w16du:dateUtc="2024-09-24T12:48:00Z"/>
                    </w:rPr>
                  </w:pPr>
                  <w:del w:id="7483" w:author="Lorenzo Fabbri" w:date="2024-09-24T14:48:00Z" w16du:dateUtc="2024-09-24T12:48:00Z">
                    <w:r w:rsidRPr="005A6AA3" w:rsidDel="00AE71EA">
                      <w:rPr>
                        <w:rFonts w:ascii="Calibri" w:hAnsi="Calibri"/>
                        <w:sz w:val="20"/>
                      </w:rPr>
                      <w:delText>2.4 (0.1, 0.9, 4.6, 10.2)</w:delText>
                    </w:r>
                  </w:del>
                </w:p>
              </w:tc>
              <w:tc>
                <w:tcPr>
                  <w:tcW w:w="0" w:type="dxa"/>
                  <w:tcPrChange w:id="74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9C050E" w14:textId="5183D7C8" w:rsidR="00066508" w:rsidRPr="005A6AA3" w:rsidDel="00AE71EA" w:rsidRDefault="00000000">
                  <w:pPr>
                    <w:keepNext/>
                    <w:widowControl w:val="0"/>
                    <w:spacing w:after="60"/>
                    <w:jc w:val="center"/>
                    <w:rPr>
                      <w:del w:id="7485" w:author="Lorenzo Fabbri" w:date="2024-09-24T14:48:00Z" w16du:dateUtc="2024-09-24T12:48:00Z"/>
                    </w:rPr>
                  </w:pPr>
                  <w:del w:id="7486" w:author="Lorenzo Fabbri" w:date="2024-09-24T14:48:00Z" w16du:dateUtc="2024-09-24T12:48:00Z">
                    <w:r w:rsidRPr="005A6AA3" w:rsidDel="00AE71EA">
                      <w:rPr>
                        <w:rFonts w:ascii="Calibri" w:hAnsi="Calibri"/>
                        <w:sz w:val="20"/>
                      </w:rPr>
                      <w:delText>2.4 (0.1, 1.0, 5.1, 9.9)</w:delText>
                    </w:r>
                  </w:del>
                </w:p>
              </w:tc>
              <w:tc>
                <w:tcPr>
                  <w:tcW w:w="0" w:type="dxa"/>
                  <w:tcPrChange w:id="748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A7AA8CD" w14:textId="152726A8" w:rsidR="00066508" w:rsidRPr="005A6AA3" w:rsidDel="00AE71EA" w:rsidRDefault="00000000">
                  <w:pPr>
                    <w:keepNext/>
                    <w:widowControl w:val="0"/>
                    <w:spacing w:after="60"/>
                    <w:jc w:val="center"/>
                    <w:rPr>
                      <w:del w:id="7488" w:author="Lorenzo Fabbri" w:date="2024-09-24T14:48:00Z" w16du:dateUtc="2024-09-24T12:48:00Z"/>
                    </w:rPr>
                  </w:pPr>
                  <w:del w:id="7489" w:author="Lorenzo Fabbri" w:date="2024-09-24T14:48:00Z" w16du:dateUtc="2024-09-24T12:48:00Z">
                    <w:r w:rsidRPr="005A6AA3" w:rsidDel="00AE71EA">
                      <w:rPr>
                        <w:rFonts w:ascii="Calibri" w:hAnsi="Calibri"/>
                        <w:sz w:val="20"/>
                      </w:rPr>
                      <w:delText>3.4 (0.8, 1.7, 6.6, 13.3)</w:delText>
                    </w:r>
                  </w:del>
                </w:p>
              </w:tc>
            </w:tr>
            <w:tr w:rsidR="00066508" w:rsidRPr="005A6AA3" w:rsidDel="00AE71EA" w14:paraId="0211CDD5" w14:textId="2504A8DC" w:rsidTr="006C3DDD">
              <w:trPr>
                <w:del w:id="7490" w:author="Lorenzo Fabbri" w:date="2024-09-24T14:48:00Z"/>
                <w:trPrChange w:id="7491" w:author="Lorenzo Fabbri" w:date="2024-09-19T20:38:00Z" w16du:dateUtc="2024-09-19T18:38:00Z">
                  <w:trPr>
                    <w:gridBefore w:val="1"/>
                    <w:cantSplit/>
                    <w:jc w:val="center"/>
                  </w:trPr>
                </w:trPrChange>
              </w:trPr>
              <w:tc>
                <w:tcPr>
                  <w:tcW w:w="0" w:type="dxa"/>
                  <w:gridSpan w:val="8"/>
                  <w:tcPrChange w:id="7492"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321F9E89" w14:textId="5A5C6111" w:rsidR="00066508" w:rsidRPr="005A6AA3" w:rsidDel="00AE71EA" w:rsidRDefault="00000000">
                  <w:pPr>
                    <w:keepNext/>
                    <w:widowControl w:val="0"/>
                    <w:spacing w:after="60"/>
                    <w:rPr>
                      <w:del w:id="7493" w:author="Lorenzo Fabbri" w:date="2024-09-24T14:48:00Z" w16du:dateUtc="2024-09-24T12:48:00Z"/>
                    </w:rPr>
                  </w:pPr>
                  <w:del w:id="7494" w:author="Lorenzo Fabbri" w:date="2024-09-24T14:48:00Z" w16du:dateUtc="2024-09-24T12:48:00Z">
                    <w:r w:rsidRPr="005A6AA3" w:rsidDel="00AE71EA">
                      <w:rPr>
                        <w:rFonts w:ascii="Calibri" w:hAnsi="Calibri"/>
                        <w:b/>
                        <w:sz w:val="20"/>
                      </w:rPr>
                      <w:delText>Phenols</w:delText>
                    </w:r>
                  </w:del>
                </w:p>
              </w:tc>
            </w:tr>
            <w:tr w:rsidR="00066508" w:rsidRPr="005A6AA3" w:rsidDel="00AE71EA" w14:paraId="05CF4236" w14:textId="0035C783" w:rsidTr="006C3DDD">
              <w:trPr>
                <w:del w:id="7495" w:author="Lorenzo Fabbri" w:date="2024-09-24T14:48:00Z"/>
                <w:trPrChange w:id="7496" w:author="Lorenzo Fabbri" w:date="2024-09-19T20:38:00Z" w16du:dateUtc="2024-09-19T18:38:00Z">
                  <w:trPr>
                    <w:gridBefore w:val="1"/>
                    <w:cantSplit/>
                    <w:jc w:val="center"/>
                  </w:trPr>
                </w:trPrChange>
              </w:trPr>
              <w:tc>
                <w:tcPr>
                  <w:tcW w:w="0" w:type="dxa"/>
                  <w:tcPrChange w:id="74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12129D" w14:textId="2042C27D" w:rsidR="00066508" w:rsidRPr="005A6AA3" w:rsidDel="00AE71EA" w:rsidRDefault="00000000">
                  <w:pPr>
                    <w:keepNext/>
                    <w:widowControl w:val="0"/>
                    <w:spacing w:after="60"/>
                    <w:rPr>
                      <w:del w:id="7498" w:author="Lorenzo Fabbri" w:date="2024-09-24T14:48:00Z" w16du:dateUtc="2024-09-24T12:48:00Z"/>
                    </w:rPr>
                  </w:pPr>
                  <w:del w:id="7499" w:author="Lorenzo Fabbri" w:date="2024-09-24T14:48:00Z" w16du:dateUtc="2024-09-24T12:48:00Z">
                    <w:r w:rsidRPr="005A6AA3" w:rsidDel="00AE71EA">
                      <w:rPr>
                        <w:rFonts w:ascii="Calibri" w:hAnsi="Calibri"/>
                        <w:sz w:val="20"/>
                      </w:rPr>
                      <w:delText>BPA</w:delText>
                    </w:r>
                  </w:del>
                </w:p>
              </w:tc>
              <w:tc>
                <w:tcPr>
                  <w:tcW w:w="0" w:type="dxa"/>
                  <w:tcPrChange w:id="75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0C749" w14:textId="7E359FBE" w:rsidR="00066508" w:rsidRPr="005A6AA3" w:rsidDel="00AE71EA" w:rsidRDefault="00000000">
                  <w:pPr>
                    <w:keepNext/>
                    <w:widowControl w:val="0"/>
                    <w:spacing w:after="60"/>
                    <w:jc w:val="center"/>
                    <w:rPr>
                      <w:del w:id="7501" w:author="Lorenzo Fabbri" w:date="2024-09-24T14:48:00Z" w16du:dateUtc="2024-09-24T12:48:00Z"/>
                    </w:rPr>
                  </w:pPr>
                  <w:del w:id="7502" w:author="Lorenzo Fabbri" w:date="2024-09-24T14:48:00Z" w16du:dateUtc="2024-09-24T12:48:00Z">
                    <w:r w:rsidRPr="005A6AA3" w:rsidDel="00AE71EA">
                      <w:rPr>
                        <w:rFonts w:ascii="Calibri" w:hAnsi="Calibri"/>
                        <w:sz w:val="20"/>
                      </w:rPr>
                      <w:delText>3.8 (1.5, 2.3, 7.0, 14.4)</w:delText>
                    </w:r>
                  </w:del>
                </w:p>
              </w:tc>
              <w:tc>
                <w:tcPr>
                  <w:tcW w:w="0" w:type="dxa"/>
                  <w:tcPrChange w:id="75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CA197A" w14:textId="6F20BFAE" w:rsidR="00066508" w:rsidRPr="005A6AA3" w:rsidDel="00AE71EA" w:rsidRDefault="00000000">
                  <w:pPr>
                    <w:keepNext/>
                    <w:widowControl w:val="0"/>
                    <w:spacing w:after="60"/>
                    <w:jc w:val="center"/>
                    <w:rPr>
                      <w:del w:id="7504" w:author="Lorenzo Fabbri" w:date="2024-09-24T14:48:00Z" w16du:dateUtc="2024-09-24T12:48:00Z"/>
                    </w:rPr>
                  </w:pPr>
                  <w:del w:id="7505" w:author="Lorenzo Fabbri" w:date="2024-09-24T14:48:00Z" w16du:dateUtc="2024-09-24T12:48:00Z">
                    <w:r w:rsidRPr="005A6AA3" w:rsidDel="00AE71EA">
                      <w:rPr>
                        <w:rFonts w:ascii="Calibri" w:hAnsi="Calibri"/>
                        <w:sz w:val="20"/>
                      </w:rPr>
                      <w:delText>5.2 (1.7, 2.5, 9.7, 20.7)</w:delText>
                    </w:r>
                  </w:del>
                </w:p>
              </w:tc>
              <w:tc>
                <w:tcPr>
                  <w:tcW w:w="0" w:type="dxa"/>
                  <w:tcPrChange w:id="75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01DB0" w14:textId="3432AE2C" w:rsidR="00066508" w:rsidRPr="005A6AA3" w:rsidDel="00AE71EA" w:rsidRDefault="00000000">
                  <w:pPr>
                    <w:keepNext/>
                    <w:widowControl w:val="0"/>
                    <w:spacing w:after="60"/>
                    <w:jc w:val="center"/>
                    <w:rPr>
                      <w:del w:id="7507" w:author="Lorenzo Fabbri" w:date="2024-09-24T14:48:00Z" w16du:dateUtc="2024-09-24T12:48:00Z"/>
                    </w:rPr>
                  </w:pPr>
                  <w:del w:id="7508" w:author="Lorenzo Fabbri" w:date="2024-09-24T14:48:00Z" w16du:dateUtc="2024-09-24T12:48:00Z">
                    <w:r w:rsidRPr="005A6AA3" w:rsidDel="00AE71EA">
                      <w:rPr>
                        <w:rFonts w:ascii="Calibri" w:hAnsi="Calibri"/>
                        <w:sz w:val="20"/>
                      </w:rPr>
                      <w:delText>2.9 (1.2, 1.8, 4.6, 7.2)</w:delText>
                    </w:r>
                  </w:del>
                </w:p>
              </w:tc>
              <w:tc>
                <w:tcPr>
                  <w:tcW w:w="0" w:type="dxa"/>
                  <w:tcPrChange w:id="75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BF9D89" w14:textId="0A4C11F6" w:rsidR="00066508" w:rsidRPr="005A6AA3" w:rsidDel="00AE71EA" w:rsidRDefault="00000000">
                  <w:pPr>
                    <w:keepNext/>
                    <w:widowControl w:val="0"/>
                    <w:spacing w:after="60"/>
                    <w:jc w:val="center"/>
                    <w:rPr>
                      <w:del w:id="7510" w:author="Lorenzo Fabbri" w:date="2024-09-24T14:48:00Z" w16du:dateUtc="2024-09-24T12:48:00Z"/>
                    </w:rPr>
                  </w:pPr>
                  <w:del w:id="7511" w:author="Lorenzo Fabbri" w:date="2024-09-24T14:48:00Z" w16du:dateUtc="2024-09-24T12:48:00Z">
                    <w:r w:rsidRPr="005A6AA3" w:rsidDel="00AE71EA">
                      <w:rPr>
                        <w:rFonts w:ascii="Calibri" w:hAnsi="Calibri"/>
                        <w:sz w:val="20"/>
                      </w:rPr>
                      <w:delText>4.0 (1.6, 2.3, 7.0, 13.1)</w:delText>
                    </w:r>
                  </w:del>
                </w:p>
              </w:tc>
              <w:tc>
                <w:tcPr>
                  <w:tcW w:w="0" w:type="dxa"/>
                  <w:tcPrChange w:id="75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0B7E3E" w14:textId="439B873D" w:rsidR="00066508" w:rsidRPr="005A6AA3" w:rsidDel="00AE71EA" w:rsidRDefault="00000000">
                  <w:pPr>
                    <w:keepNext/>
                    <w:widowControl w:val="0"/>
                    <w:spacing w:after="60"/>
                    <w:jc w:val="center"/>
                    <w:rPr>
                      <w:del w:id="7513" w:author="Lorenzo Fabbri" w:date="2024-09-24T14:48:00Z" w16du:dateUtc="2024-09-24T12:48:00Z"/>
                    </w:rPr>
                  </w:pPr>
                  <w:del w:id="7514" w:author="Lorenzo Fabbri" w:date="2024-09-24T14:48:00Z" w16du:dateUtc="2024-09-24T12:48:00Z">
                    <w:r w:rsidRPr="005A6AA3" w:rsidDel="00AE71EA">
                      <w:rPr>
                        <w:rFonts w:ascii="Calibri" w:hAnsi="Calibri"/>
                        <w:sz w:val="20"/>
                      </w:rPr>
                      <w:delText>3.4 (1.2, 2.1, 5.9, 11.8)</w:delText>
                    </w:r>
                  </w:del>
                </w:p>
              </w:tc>
              <w:tc>
                <w:tcPr>
                  <w:tcW w:w="0" w:type="dxa"/>
                  <w:tcPrChange w:id="75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F6E977" w14:textId="2C7E80D3" w:rsidR="00066508" w:rsidRPr="005A6AA3" w:rsidDel="00AE71EA" w:rsidRDefault="00000000">
                  <w:pPr>
                    <w:keepNext/>
                    <w:widowControl w:val="0"/>
                    <w:spacing w:after="60"/>
                    <w:jc w:val="center"/>
                    <w:rPr>
                      <w:del w:id="7516" w:author="Lorenzo Fabbri" w:date="2024-09-24T14:48:00Z" w16du:dateUtc="2024-09-24T12:48:00Z"/>
                    </w:rPr>
                  </w:pPr>
                  <w:del w:id="7517" w:author="Lorenzo Fabbri" w:date="2024-09-24T14:48:00Z" w16du:dateUtc="2024-09-24T12:48:00Z">
                    <w:r w:rsidRPr="005A6AA3" w:rsidDel="00AE71EA">
                      <w:rPr>
                        <w:rFonts w:ascii="Calibri" w:hAnsi="Calibri"/>
                        <w:sz w:val="20"/>
                      </w:rPr>
                      <w:delText>4.0 (1.8, 2.7, 7.5, 15.3)</w:delText>
                    </w:r>
                  </w:del>
                </w:p>
              </w:tc>
              <w:tc>
                <w:tcPr>
                  <w:tcW w:w="0" w:type="dxa"/>
                  <w:tcPrChange w:id="751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5674503" w14:textId="63384180" w:rsidR="00066508" w:rsidRPr="005A6AA3" w:rsidDel="00AE71EA" w:rsidRDefault="00000000">
                  <w:pPr>
                    <w:keepNext/>
                    <w:widowControl w:val="0"/>
                    <w:spacing w:after="60"/>
                    <w:jc w:val="center"/>
                    <w:rPr>
                      <w:del w:id="7519" w:author="Lorenzo Fabbri" w:date="2024-09-24T14:48:00Z" w16du:dateUtc="2024-09-24T12:48:00Z"/>
                    </w:rPr>
                  </w:pPr>
                  <w:del w:id="7520" w:author="Lorenzo Fabbri" w:date="2024-09-24T14:48:00Z" w16du:dateUtc="2024-09-24T12:48:00Z">
                    <w:r w:rsidRPr="005A6AA3" w:rsidDel="00AE71EA">
                      <w:rPr>
                        <w:rFonts w:ascii="Calibri" w:hAnsi="Calibri"/>
                        <w:sz w:val="20"/>
                      </w:rPr>
                      <w:delText>4.4 (1.5, 2.6, 9.2, 21.3)</w:delText>
                    </w:r>
                  </w:del>
                </w:p>
              </w:tc>
            </w:tr>
            <w:tr w:rsidR="00066508" w:rsidRPr="005A6AA3" w:rsidDel="00AE71EA" w14:paraId="4545BA24" w14:textId="72F0B0B7" w:rsidTr="006C3DDD">
              <w:trPr>
                <w:del w:id="7521" w:author="Lorenzo Fabbri" w:date="2024-09-24T14:48:00Z"/>
                <w:trPrChange w:id="7522" w:author="Lorenzo Fabbri" w:date="2024-09-19T20:38:00Z" w16du:dateUtc="2024-09-19T18:38:00Z">
                  <w:trPr>
                    <w:gridBefore w:val="1"/>
                    <w:cantSplit/>
                    <w:jc w:val="center"/>
                  </w:trPr>
                </w:trPrChange>
              </w:trPr>
              <w:tc>
                <w:tcPr>
                  <w:tcW w:w="0" w:type="dxa"/>
                  <w:tcPrChange w:id="752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2BB4FB" w14:textId="175A3754" w:rsidR="00066508" w:rsidRPr="005A6AA3" w:rsidDel="00AE71EA" w:rsidRDefault="00000000">
                  <w:pPr>
                    <w:keepNext/>
                    <w:widowControl w:val="0"/>
                    <w:spacing w:after="60"/>
                    <w:rPr>
                      <w:del w:id="7524" w:author="Lorenzo Fabbri" w:date="2024-09-24T14:48:00Z" w16du:dateUtc="2024-09-24T12:48:00Z"/>
                    </w:rPr>
                  </w:pPr>
                  <w:del w:id="7525" w:author="Lorenzo Fabbri" w:date="2024-09-24T14:48:00Z" w16du:dateUtc="2024-09-24T12:48:00Z">
                    <w:r w:rsidRPr="005A6AA3" w:rsidDel="00AE71EA">
                      <w:rPr>
                        <w:rFonts w:ascii="Calibri" w:hAnsi="Calibri"/>
                        <w:sz w:val="20"/>
                      </w:rPr>
                      <w:delText>BUPA</w:delText>
                    </w:r>
                  </w:del>
                </w:p>
              </w:tc>
              <w:tc>
                <w:tcPr>
                  <w:tcW w:w="0" w:type="dxa"/>
                  <w:tcPrChange w:id="75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CAF732" w14:textId="30ADD328" w:rsidR="00066508" w:rsidRPr="005A6AA3" w:rsidDel="00AE71EA" w:rsidRDefault="00000000">
                  <w:pPr>
                    <w:keepNext/>
                    <w:widowControl w:val="0"/>
                    <w:spacing w:after="60"/>
                    <w:jc w:val="center"/>
                    <w:rPr>
                      <w:del w:id="7527" w:author="Lorenzo Fabbri" w:date="2024-09-24T14:48:00Z" w16du:dateUtc="2024-09-24T12:48:00Z"/>
                    </w:rPr>
                  </w:pPr>
                  <w:del w:id="7528" w:author="Lorenzo Fabbri" w:date="2024-09-24T14:48:00Z" w16du:dateUtc="2024-09-24T12:48:00Z">
                    <w:r w:rsidRPr="005A6AA3" w:rsidDel="00AE71EA">
                      <w:rPr>
                        <w:rFonts w:ascii="Calibri" w:hAnsi="Calibri"/>
                        <w:sz w:val="20"/>
                      </w:rPr>
                      <w:delText>0.1 (0.0, 0.0, 0.1, 0.3)</w:delText>
                    </w:r>
                  </w:del>
                </w:p>
              </w:tc>
              <w:tc>
                <w:tcPr>
                  <w:tcW w:w="0" w:type="dxa"/>
                  <w:tcPrChange w:id="75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7A164D" w14:textId="37CF2AFA" w:rsidR="00066508" w:rsidRPr="005A6AA3" w:rsidDel="00AE71EA" w:rsidRDefault="00000000">
                  <w:pPr>
                    <w:keepNext/>
                    <w:widowControl w:val="0"/>
                    <w:spacing w:after="60"/>
                    <w:jc w:val="center"/>
                    <w:rPr>
                      <w:del w:id="7530" w:author="Lorenzo Fabbri" w:date="2024-09-24T14:48:00Z" w16du:dateUtc="2024-09-24T12:48:00Z"/>
                    </w:rPr>
                  </w:pPr>
                  <w:del w:id="7531" w:author="Lorenzo Fabbri" w:date="2024-09-24T14:48:00Z" w16du:dateUtc="2024-09-24T12:48:00Z">
                    <w:r w:rsidRPr="005A6AA3" w:rsidDel="00AE71EA">
                      <w:rPr>
                        <w:rFonts w:ascii="Calibri" w:hAnsi="Calibri"/>
                        <w:sz w:val="20"/>
                      </w:rPr>
                      <w:delText>0.1 (0.0, 0.0, 0.1, 0.3)</w:delText>
                    </w:r>
                  </w:del>
                </w:p>
              </w:tc>
              <w:tc>
                <w:tcPr>
                  <w:tcW w:w="0" w:type="dxa"/>
                  <w:tcPrChange w:id="75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65958" w14:textId="0CFFFA31" w:rsidR="00066508" w:rsidRPr="005A6AA3" w:rsidDel="00AE71EA" w:rsidRDefault="00000000">
                  <w:pPr>
                    <w:keepNext/>
                    <w:widowControl w:val="0"/>
                    <w:spacing w:after="60"/>
                    <w:jc w:val="center"/>
                    <w:rPr>
                      <w:del w:id="7533" w:author="Lorenzo Fabbri" w:date="2024-09-24T14:48:00Z" w16du:dateUtc="2024-09-24T12:48:00Z"/>
                    </w:rPr>
                  </w:pPr>
                  <w:del w:id="7534" w:author="Lorenzo Fabbri" w:date="2024-09-24T14:48:00Z" w16du:dateUtc="2024-09-24T12:48:00Z">
                    <w:r w:rsidRPr="005A6AA3" w:rsidDel="00AE71EA">
                      <w:rPr>
                        <w:rFonts w:ascii="Calibri" w:hAnsi="Calibri"/>
                        <w:sz w:val="20"/>
                      </w:rPr>
                      <w:delText>0.0 (0.0, 0.0, 0.1, 0.2)</w:delText>
                    </w:r>
                  </w:del>
                </w:p>
              </w:tc>
              <w:tc>
                <w:tcPr>
                  <w:tcW w:w="0" w:type="dxa"/>
                  <w:tcPrChange w:id="75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8E68DA" w14:textId="22DC2F77" w:rsidR="00066508" w:rsidRPr="005A6AA3" w:rsidDel="00AE71EA" w:rsidRDefault="00000000">
                  <w:pPr>
                    <w:keepNext/>
                    <w:widowControl w:val="0"/>
                    <w:spacing w:after="60"/>
                    <w:jc w:val="center"/>
                    <w:rPr>
                      <w:del w:id="7536" w:author="Lorenzo Fabbri" w:date="2024-09-24T14:48:00Z" w16du:dateUtc="2024-09-24T12:48:00Z"/>
                    </w:rPr>
                  </w:pPr>
                  <w:del w:id="7537" w:author="Lorenzo Fabbri" w:date="2024-09-24T14:48:00Z" w16du:dateUtc="2024-09-24T12:48:00Z">
                    <w:r w:rsidRPr="005A6AA3" w:rsidDel="00AE71EA">
                      <w:rPr>
                        <w:rFonts w:ascii="Calibri" w:hAnsi="Calibri"/>
                        <w:sz w:val="20"/>
                      </w:rPr>
                      <w:delText>0.1 (0.0, 0.1, 0.2, 0.4)</w:delText>
                    </w:r>
                  </w:del>
                </w:p>
              </w:tc>
              <w:tc>
                <w:tcPr>
                  <w:tcW w:w="0" w:type="dxa"/>
                  <w:tcPrChange w:id="75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592B8A" w14:textId="7F0B5D81" w:rsidR="00066508" w:rsidRPr="005A6AA3" w:rsidDel="00AE71EA" w:rsidRDefault="00000000">
                  <w:pPr>
                    <w:keepNext/>
                    <w:widowControl w:val="0"/>
                    <w:spacing w:after="60"/>
                    <w:jc w:val="center"/>
                    <w:rPr>
                      <w:del w:id="7539" w:author="Lorenzo Fabbri" w:date="2024-09-24T14:48:00Z" w16du:dateUtc="2024-09-24T12:48:00Z"/>
                    </w:rPr>
                  </w:pPr>
                  <w:del w:id="7540" w:author="Lorenzo Fabbri" w:date="2024-09-24T14:48:00Z" w16du:dateUtc="2024-09-24T12:48:00Z">
                    <w:r w:rsidRPr="005A6AA3" w:rsidDel="00AE71EA">
                      <w:rPr>
                        <w:rFonts w:ascii="Calibri" w:hAnsi="Calibri"/>
                        <w:sz w:val="20"/>
                      </w:rPr>
                      <w:delText>0.1 (0.0, 0.1, 0.2, 0.4)</w:delText>
                    </w:r>
                  </w:del>
                </w:p>
              </w:tc>
              <w:tc>
                <w:tcPr>
                  <w:tcW w:w="0" w:type="dxa"/>
                  <w:tcPrChange w:id="75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83DBF" w14:textId="48EA44F5" w:rsidR="00066508" w:rsidRPr="005A6AA3" w:rsidDel="00AE71EA" w:rsidRDefault="00000000">
                  <w:pPr>
                    <w:keepNext/>
                    <w:widowControl w:val="0"/>
                    <w:spacing w:after="60"/>
                    <w:jc w:val="center"/>
                    <w:rPr>
                      <w:del w:id="7542" w:author="Lorenzo Fabbri" w:date="2024-09-24T14:48:00Z" w16du:dateUtc="2024-09-24T12:48:00Z"/>
                    </w:rPr>
                  </w:pPr>
                  <w:del w:id="7543" w:author="Lorenzo Fabbri" w:date="2024-09-24T14:48:00Z" w16du:dateUtc="2024-09-24T12:48:00Z">
                    <w:r w:rsidRPr="005A6AA3" w:rsidDel="00AE71EA">
                      <w:rPr>
                        <w:rFonts w:ascii="Calibri" w:hAnsi="Calibri"/>
                        <w:sz w:val="20"/>
                      </w:rPr>
                      <w:delText>0.1 (0.0, 0.0, 0.1, 0.2)</w:delText>
                    </w:r>
                  </w:del>
                </w:p>
              </w:tc>
              <w:tc>
                <w:tcPr>
                  <w:tcW w:w="0" w:type="dxa"/>
                  <w:tcPrChange w:id="754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895C8D1" w14:textId="47DFE212" w:rsidR="00066508" w:rsidRPr="005A6AA3" w:rsidDel="00AE71EA" w:rsidRDefault="00000000">
                  <w:pPr>
                    <w:keepNext/>
                    <w:widowControl w:val="0"/>
                    <w:spacing w:after="60"/>
                    <w:jc w:val="center"/>
                    <w:rPr>
                      <w:del w:id="7545" w:author="Lorenzo Fabbri" w:date="2024-09-24T14:48:00Z" w16du:dateUtc="2024-09-24T12:48:00Z"/>
                    </w:rPr>
                  </w:pPr>
                  <w:del w:id="7546" w:author="Lorenzo Fabbri" w:date="2024-09-24T14:48:00Z" w16du:dateUtc="2024-09-24T12:48:00Z">
                    <w:r w:rsidRPr="005A6AA3" w:rsidDel="00AE71EA">
                      <w:rPr>
                        <w:rFonts w:ascii="Calibri" w:hAnsi="Calibri"/>
                        <w:sz w:val="20"/>
                      </w:rPr>
                      <w:delText>0.1 (0.0, 0.0, 0.1, 0.3)</w:delText>
                    </w:r>
                  </w:del>
                </w:p>
              </w:tc>
            </w:tr>
            <w:tr w:rsidR="00066508" w:rsidRPr="005A6AA3" w:rsidDel="00AE71EA" w14:paraId="1FBBF0CA" w14:textId="3CFCF06B" w:rsidTr="006C3DDD">
              <w:trPr>
                <w:del w:id="7547" w:author="Lorenzo Fabbri" w:date="2024-09-24T14:48:00Z"/>
                <w:trPrChange w:id="7548" w:author="Lorenzo Fabbri" w:date="2024-09-19T20:38:00Z" w16du:dateUtc="2024-09-19T18:38:00Z">
                  <w:trPr>
                    <w:gridBefore w:val="1"/>
                    <w:cantSplit/>
                    <w:jc w:val="center"/>
                  </w:trPr>
                </w:trPrChange>
              </w:trPr>
              <w:tc>
                <w:tcPr>
                  <w:tcW w:w="0" w:type="dxa"/>
                  <w:tcPrChange w:id="75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02C41B" w14:textId="38F0E0F2" w:rsidR="00066508" w:rsidRPr="005A6AA3" w:rsidDel="00AE71EA" w:rsidRDefault="00000000">
                  <w:pPr>
                    <w:keepNext/>
                    <w:widowControl w:val="0"/>
                    <w:spacing w:after="60"/>
                    <w:rPr>
                      <w:del w:id="7550" w:author="Lorenzo Fabbri" w:date="2024-09-24T14:48:00Z" w16du:dateUtc="2024-09-24T12:48:00Z"/>
                    </w:rPr>
                  </w:pPr>
                  <w:del w:id="7551" w:author="Lorenzo Fabbri" w:date="2024-09-24T14:48:00Z" w16du:dateUtc="2024-09-24T12:48:00Z">
                    <w:r w:rsidRPr="005A6AA3" w:rsidDel="00AE71EA">
                      <w:rPr>
                        <w:rFonts w:ascii="Calibri" w:hAnsi="Calibri"/>
                        <w:sz w:val="20"/>
                      </w:rPr>
                      <w:delText>ETPA</w:delText>
                    </w:r>
                  </w:del>
                </w:p>
              </w:tc>
              <w:tc>
                <w:tcPr>
                  <w:tcW w:w="0" w:type="dxa"/>
                  <w:tcPrChange w:id="75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2A0F28" w14:textId="3E6349E5" w:rsidR="00066508" w:rsidRPr="005A6AA3" w:rsidDel="00AE71EA" w:rsidRDefault="00000000">
                  <w:pPr>
                    <w:keepNext/>
                    <w:widowControl w:val="0"/>
                    <w:spacing w:after="60"/>
                    <w:jc w:val="center"/>
                    <w:rPr>
                      <w:del w:id="7553" w:author="Lorenzo Fabbri" w:date="2024-09-24T14:48:00Z" w16du:dateUtc="2024-09-24T12:48:00Z"/>
                    </w:rPr>
                  </w:pPr>
                  <w:del w:id="7554" w:author="Lorenzo Fabbri" w:date="2024-09-24T14:48:00Z" w16du:dateUtc="2024-09-24T12:48:00Z">
                    <w:r w:rsidRPr="005A6AA3" w:rsidDel="00AE71EA">
                      <w:rPr>
                        <w:rFonts w:ascii="Calibri" w:hAnsi="Calibri"/>
                        <w:sz w:val="20"/>
                      </w:rPr>
                      <w:delText>0.7 (0.3, 0.4, 1.2, 3.3)</w:delText>
                    </w:r>
                  </w:del>
                </w:p>
              </w:tc>
              <w:tc>
                <w:tcPr>
                  <w:tcW w:w="0" w:type="dxa"/>
                  <w:tcPrChange w:id="75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945916" w14:textId="3AF8F9C0" w:rsidR="00066508" w:rsidRPr="005A6AA3" w:rsidDel="00AE71EA" w:rsidRDefault="00000000">
                  <w:pPr>
                    <w:keepNext/>
                    <w:widowControl w:val="0"/>
                    <w:spacing w:after="60"/>
                    <w:jc w:val="center"/>
                    <w:rPr>
                      <w:del w:id="7556" w:author="Lorenzo Fabbri" w:date="2024-09-24T14:48:00Z" w16du:dateUtc="2024-09-24T12:48:00Z"/>
                    </w:rPr>
                  </w:pPr>
                  <w:del w:id="7557" w:author="Lorenzo Fabbri" w:date="2024-09-24T14:48:00Z" w16du:dateUtc="2024-09-24T12:48:00Z">
                    <w:r w:rsidRPr="005A6AA3" w:rsidDel="00AE71EA">
                      <w:rPr>
                        <w:rFonts w:ascii="Calibri" w:hAnsi="Calibri"/>
                        <w:sz w:val="20"/>
                      </w:rPr>
                      <w:delText>0.7 (0.3, 0.4, 1.6, 6.0)</w:delText>
                    </w:r>
                  </w:del>
                </w:p>
              </w:tc>
              <w:tc>
                <w:tcPr>
                  <w:tcW w:w="0" w:type="dxa"/>
                  <w:tcPrChange w:id="75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2A5585" w14:textId="0CD07AA7" w:rsidR="00066508" w:rsidRPr="005A6AA3" w:rsidDel="00AE71EA" w:rsidRDefault="00000000">
                  <w:pPr>
                    <w:keepNext/>
                    <w:widowControl w:val="0"/>
                    <w:spacing w:after="60"/>
                    <w:jc w:val="center"/>
                    <w:rPr>
                      <w:del w:id="7559" w:author="Lorenzo Fabbri" w:date="2024-09-24T14:48:00Z" w16du:dateUtc="2024-09-24T12:48:00Z"/>
                    </w:rPr>
                  </w:pPr>
                  <w:del w:id="7560" w:author="Lorenzo Fabbri" w:date="2024-09-24T14:48:00Z" w16du:dateUtc="2024-09-24T12:48:00Z">
                    <w:r w:rsidRPr="005A6AA3" w:rsidDel="00AE71EA">
                      <w:rPr>
                        <w:rFonts w:ascii="Calibri" w:hAnsi="Calibri"/>
                        <w:sz w:val="20"/>
                      </w:rPr>
                      <w:delText>0.7 (0.3, 0.5, 1.1, 2.4)</w:delText>
                    </w:r>
                  </w:del>
                </w:p>
              </w:tc>
              <w:tc>
                <w:tcPr>
                  <w:tcW w:w="0" w:type="dxa"/>
                  <w:tcPrChange w:id="75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1F8F75" w14:textId="118C3476" w:rsidR="00066508" w:rsidRPr="005A6AA3" w:rsidDel="00AE71EA" w:rsidRDefault="00000000">
                  <w:pPr>
                    <w:keepNext/>
                    <w:widowControl w:val="0"/>
                    <w:spacing w:after="60"/>
                    <w:jc w:val="center"/>
                    <w:rPr>
                      <w:del w:id="7562" w:author="Lorenzo Fabbri" w:date="2024-09-24T14:48:00Z" w16du:dateUtc="2024-09-24T12:48:00Z"/>
                    </w:rPr>
                  </w:pPr>
                  <w:del w:id="7563" w:author="Lorenzo Fabbri" w:date="2024-09-24T14:48:00Z" w16du:dateUtc="2024-09-24T12:48:00Z">
                    <w:r w:rsidRPr="005A6AA3" w:rsidDel="00AE71EA">
                      <w:rPr>
                        <w:rFonts w:ascii="Calibri" w:hAnsi="Calibri"/>
                        <w:sz w:val="20"/>
                      </w:rPr>
                      <w:delText>0.8 (0.3, 0.5, 1.5, 5.6)</w:delText>
                    </w:r>
                  </w:del>
                </w:p>
              </w:tc>
              <w:tc>
                <w:tcPr>
                  <w:tcW w:w="0" w:type="dxa"/>
                  <w:tcPrChange w:id="75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F418F" w14:textId="0DDAA7A0" w:rsidR="00066508" w:rsidRPr="005A6AA3" w:rsidDel="00AE71EA" w:rsidRDefault="00000000">
                  <w:pPr>
                    <w:keepNext/>
                    <w:widowControl w:val="0"/>
                    <w:spacing w:after="60"/>
                    <w:jc w:val="center"/>
                    <w:rPr>
                      <w:del w:id="7565" w:author="Lorenzo Fabbri" w:date="2024-09-24T14:48:00Z" w16du:dateUtc="2024-09-24T12:48:00Z"/>
                    </w:rPr>
                  </w:pPr>
                  <w:del w:id="7566" w:author="Lorenzo Fabbri" w:date="2024-09-24T14:48:00Z" w16du:dateUtc="2024-09-24T12:48:00Z">
                    <w:r w:rsidRPr="005A6AA3" w:rsidDel="00AE71EA">
                      <w:rPr>
                        <w:rFonts w:ascii="Calibri" w:hAnsi="Calibri"/>
                        <w:sz w:val="20"/>
                      </w:rPr>
                      <w:delText>0.6 (0.2, 0.3, 1.5, 2.7)</w:delText>
                    </w:r>
                  </w:del>
                </w:p>
              </w:tc>
              <w:tc>
                <w:tcPr>
                  <w:tcW w:w="0" w:type="dxa"/>
                  <w:tcPrChange w:id="75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1304C9" w14:textId="51FFC7E4" w:rsidR="00066508" w:rsidRPr="005A6AA3" w:rsidDel="00AE71EA" w:rsidRDefault="00000000">
                  <w:pPr>
                    <w:keepNext/>
                    <w:widowControl w:val="0"/>
                    <w:spacing w:after="60"/>
                    <w:jc w:val="center"/>
                    <w:rPr>
                      <w:del w:id="7568" w:author="Lorenzo Fabbri" w:date="2024-09-24T14:48:00Z" w16du:dateUtc="2024-09-24T12:48:00Z"/>
                    </w:rPr>
                  </w:pPr>
                  <w:del w:id="7569" w:author="Lorenzo Fabbri" w:date="2024-09-24T14:48:00Z" w16du:dateUtc="2024-09-24T12:48:00Z">
                    <w:r w:rsidRPr="005A6AA3" w:rsidDel="00AE71EA">
                      <w:rPr>
                        <w:rFonts w:ascii="Calibri" w:hAnsi="Calibri"/>
                        <w:sz w:val="20"/>
                      </w:rPr>
                      <w:delText>0.6 (0.2, 0.4, 1.0, 2.8)</w:delText>
                    </w:r>
                  </w:del>
                </w:p>
              </w:tc>
              <w:tc>
                <w:tcPr>
                  <w:tcW w:w="0" w:type="dxa"/>
                  <w:tcPrChange w:id="757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8AB53D5" w14:textId="263AE8AD" w:rsidR="00066508" w:rsidRPr="005A6AA3" w:rsidDel="00AE71EA" w:rsidRDefault="00000000">
                  <w:pPr>
                    <w:keepNext/>
                    <w:widowControl w:val="0"/>
                    <w:spacing w:after="60"/>
                    <w:jc w:val="center"/>
                    <w:rPr>
                      <w:del w:id="7571" w:author="Lorenzo Fabbri" w:date="2024-09-24T14:48:00Z" w16du:dateUtc="2024-09-24T12:48:00Z"/>
                    </w:rPr>
                  </w:pPr>
                  <w:del w:id="7572" w:author="Lorenzo Fabbri" w:date="2024-09-24T14:48:00Z" w16du:dateUtc="2024-09-24T12:48:00Z">
                    <w:r w:rsidRPr="005A6AA3" w:rsidDel="00AE71EA">
                      <w:rPr>
                        <w:rFonts w:ascii="Calibri" w:hAnsi="Calibri"/>
                        <w:sz w:val="20"/>
                      </w:rPr>
                      <w:delText>0.6 (0.2, 0.4, 1.1, 2.1)</w:delText>
                    </w:r>
                  </w:del>
                </w:p>
              </w:tc>
            </w:tr>
            <w:tr w:rsidR="00066508" w:rsidRPr="005A6AA3" w:rsidDel="00AE71EA" w14:paraId="14E9A506" w14:textId="5A7F9D3F" w:rsidTr="006C3DDD">
              <w:trPr>
                <w:del w:id="7573" w:author="Lorenzo Fabbri" w:date="2024-09-24T14:48:00Z"/>
                <w:trPrChange w:id="7574" w:author="Lorenzo Fabbri" w:date="2024-09-19T20:38:00Z" w16du:dateUtc="2024-09-19T18:38:00Z">
                  <w:trPr>
                    <w:gridBefore w:val="1"/>
                    <w:cantSplit/>
                    <w:jc w:val="center"/>
                  </w:trPr>
                </w:trPrChange>
              </w:trPr>
              <w:tc>
                <w:tcPr>
                  <w:tcW w:w="0" w:type="dxa"/>
                  <w:tcPrChange w:id="75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8114A21" w14:textId="6A8DE93B" w:rsidR="00066508" w:rsidRPr="005A6AA3" w:rsidDel="00AE71EA" w:rsidRDefault="00000000">
                  <w:pPr>
                    <w:keepNext/>
                    <w:widowControl w:val="0"/>
                    <w:spacing w:after="60"/>
                    <w:rPr>
                      <w:del w:id="7576" w:author="Lorenzo Fabbri" w:date="2024-09-24T14:48:00Z" w16du:dateUtc="2024-09-24T12:48:00Z"/>
                    </w:rPr>
                  </w:pPr>
                  <w:del w:id="7577" w:author="Lorenzo Fabbri" w:date="2024-09-24T14:48:00Z" w16du:dateUtc="2024-09-24T12:48:00Z">
                    <w:r w:rsidRPr="005A6AA3" w:rsidDel="00AE71EA">
                      <w:rPr>
                        <w:rFonts w:ascii="Calibri" w:hAnsi="Calibri"/>
                        <w:sz w:val="20"/>
                      </w:rPr>
                      <w:delText>MEPA</w:delText>
                    </w:r>
                  </w:del>
                </w:p>
              </w:tc>
              <w:tc>
                <w:tcPr>
                  <w:tcW w:w="0" w:type="dxa"/>
                  <w:tcPrChange w:id="75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5982D" w14:textId="74023B4F" w:rsidR="00066508" w:rsidRPr="005A6AA3" w:rsidDel="00AE71EA" w:rsidRDefault="00000000">
                  <w:pPr>
                    <w:keepNext/>
                    <w:widowControl w:val="0"/>
                    <w:spacing w:after="60"/>
                    <w:jc w:val="center"/>
                    <w:rPr>
                      <w:del w:id="7579" w:author="Lorenzo Fabbri" w:date="2024-09-24T14:48:00Z" w16du:dateUtc="2024-09-24T12:48:00Z"/>
                    </w:rPr>
                  </w:pPr>
                  <w:del w:id="7580" w:author="Lorenzo Fabbri" w:date="2024-09-24T14:48:00Z" w16du:dateUtc="2024-09-24T12:48:00Z">
                    <w:r w:rsidRPr="005A6AA3" w:rsidDel="00AE71EA">
                      <w:rPr>
                        <w:rFonts w:ascii="Calibri" w:hAnsi="Calibri"/>
                        <w:sz w:val="20"/>
                      </w:rPr>
                      <w:delText>6.3 (1.9, 3.1, 24.1, 122.3)</w:delText>
                    </w:r>
                  </w:del>
                </w:p>
              </w:tc>
              <w:tc>
                <w:tcPr>
                  <w:tcW w:w="0" w:type="dxa"/>
                  <w:tcPrChange w:id="75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BB510" w14:textId="61293908" w:rsidR="00066508" w:rsidRPr="005A6AA3" w:rsidDel="00AE71EA" w:rsidRDefault="00000000">
                  <w:pPr>
                    <w:keepNext/>
                    <w:widowControl w:val="0"/>
                    <w:spacing w:after="60"/>
                    <w:jc w:val="center"/>
                    <w:rPr>
                      <w:del w:id="7582" w:author="Lorenzo Fabbri" w:date="2024-09-24T14:48:00Z" w16du:dateUtc="2024-09-24T12:48:00Z"/>
                    </w:rPr>
                  </w:pPr>
                  <w:del w:id="7583" w:author="Lorenzo Fabbri" w:date="2024-09-24T14:48:00Z" w16du:dateUtc="2024-09-24T12:48:00Z">
                    <w:r w:rsidRPr="005A6AA3" w:rsidDel="00AE71EA">
                      <w:rPr>
                        <w:rFonts w:ascii="Calibri" w:hAnsi="Calibri"/>
                        <w:sz w:val="20"/>
                      </w:rPr>
                      <w:delText>9.9 (2.8, 5.0, 47.0, 217.6)</w:delText>
                    </w:r>
                  </w:del>
                </w:p>
              </w:tc>
              <w:tc>
                <w:tcPr>
                  <w:tcW w:w="0" w:type="dxa"/>
                  <w:tcPrChange w:id="75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1E01EE" w14:textId="462ADACA" w:rsidR="00066508" w:rsidRPr="005A6AA3" w:rsidDel="00AE71EA" w:rsidRDefault="00000000">
                  <w:pPr>
                    <w:keepNext/>
                    <w:widowControl w:val="0"/>
                    <w:spacing w:after="60"/>
                    <w:jc w:val="center"/>
                    <w:rPr>
                      <w:del w:id="7585" w:author="Lorenzo Fabbri" w:date="2024-09-24T14:48:00Z" w16du:dateUtc="2024-09-24T12:48:00Z"/>
                    </w:rPr>
                  </w:pPr>
                  <w:del w:id="7586" w:author="Lorenzo Fabbri" w:date="2024-09-24T14:48:00Z" w16du:dateUtc="2024-09-24T12:48:00Z">
                    <w:r w:rsidRPr="005A6AA3" w:rsidDel="00AE71EA">
                      <w:rPr>
                        <w:rFonts w:ascii="Calibri" w:hAnsi="Calibri"/>
                        <w:sz w:val="20"/>
                      </w:rPr>
                      <w:delText>5.3 (2.0, 3.0, 22.2, 116.9)</w:delText>
                    </w:r>
                  </w:del>
                </w:p>
              </w:tc>
              <w:tc>
                <w:tcPr>
                  <w:tcW w:w="0" w:type="dxa"/>
                  <w:tcPrChange w:id="75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CB624" w14:textId="40D6EA8B" w:rsidR="00066508" w:rsidRPr="005A6AA3" w:rsidDel="00AE71EA" w:rsidRDefault="00000000">
                  <w:pPr>
                    <w:keepNext/>
                    <w:widowControl w:val="0"/>
                    <w:spacing w:after="60"/>
                    <w:jc w:val="center"/>
                    <w:rPr>
                      <w:del w:id="7588" w:author="Lorenzo Fabbri" w:date="2024-09-24T14:48:00Z" w16du:dateUtc="2024-09-24T12:48:00Z"/>
                    </w:rPr>
                  </w:pPr>
                  <w:del w:id="7589" w:author="Lorenzo Fabbri" w:date="2024-09-24T14:48:00Z" w16du:dateUtc="2024-09-24T12:48:00Z">
                    <w:r w:rsidRPr="005A6AA3" w:rsidDel="00AE71EA">
                      <w:rPr>
                        <w:rFonts w:ascii="Calibri" w:hAnsi="Calibri"/>
                        <w:sz w:val="20"/>
                      </w:rPr>
                      <w:delText>14.0 (3.0, 5.1, 65.8, 293.9)</w:delText>
                    </w:r>
                  </w:del>
                </w:p>
              </w:tc>
              <w:tc>
                <w:tcPr>
                  <w:tcW w:w="0" w:type="dxa"/>
                  <w:tcPrChange w:id="75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246323" w14:textId="1F6A67C3" w:rsidR="00066508" w:rsidRPr="005A6AA3" w:rsidDel="00AE71EA" w:rsidRDefault="00000000">
                  <w:pPr>
                    <w:keepNext/>
                    <w:widowControl w:val="0"/>
                    <w:spacing w:after="60"/>
                    <w:jc w:val="center"/>
                    <w:rPr>
                      <w:del w:id="7591" w:author="Lorenzo Fabbri" w:date="2024-09-24T14:48:00Z" w16du:dateUtc="2024-09-24T12:48:00Z"/>
                    </w:rPr>
                  </w:pPr>
                  <w:del w:id="7592" w:author="Lorenzo Fabbri" w:date="2024-09-24T14:48:00Z" w16du:dateUtc="2024-09-24T12:48:00Z">
                    <w:r w:rsidRPr="005A6AA3" w:rsidDel="00AE71EA">
                      <w:rPr>
                        <w:rFonts w:ascii="Calibri" w:hAnsi="Calibri"/>
                        <w:sz w:val="20"/>
                      </w:rPr>
                      <w:delText>6.4 (1.9, 3.1, 29.7, 129.8)</w:delText>
                    </w:r>
                  </w:del>
                </w:p>
              </w:tc>
              <w:tc>
                <w:tcPr>
                  <w:tcW w:w="0" w:type="dxa"/>
                  <w:tcPrChange w:id="75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C0A4F" w14:textId="45F6F8D2" w:rsidR="00066508" w:rsidRPr="005A6AA3" w:rsidDel="00AE71EA" w:rsidRDefault="00000000">
                  <w:pPr>
                    <w:keepNext/>
                    <w:widowControl w:val="0"/>
                    <w:spacing w:after="60"/>
                    <w:jc w:val="center"/>
                    <w:rPr>
                      <w:del w:id="7594" w:author="Lorenzo Fabbri" w:date="2024-09-24T14:48:00Z" w16du:dateUtc="2024-09-24T12:48:00Z"/>
                    </w:rPr>
                  </w:pPr>
                  <w:del w:id="7595" w:author="Lorenzo Fabbri" w:date="2024-09-24T14:48:00Z" w16du:dateUtc="2024-09-24T12:48:00Z">
                    <w:r w:rsidRPr="005A6AA3" w:rsidDel="00AE71EA">
                      <w:rPr>
                        <w:rFonts w:ascii="Calibri" w:hAnsi="Calibri"/>
                        <w:sz w:val="20"/>
                      </w:rPr>
                      <w:delText>3.7 (1.0, 1.9, 8.7, 26.3)</w:delText>
                    </w:r>
                  </w:del>
                </w:p>
              </w:tc>
              <w:tc>
                <w:tcPr>
                  <w:tcW w:w="0" w:type="dxa"/>
                  <w:tcPrChange w:id="759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8245550" w14:textId="58589CAE" w:rsidR="00066508" w:rsidRPr="005A6AA3" w:rsidDel="00AE71EA" w:rsidRDefault="00000000">
                  <w:pPr>
                    <w:keepNext/>
                    <w:widowControl w:val="0"/>
                    <w:spacing w:after="60"/>
                    <w:jc w:val="center"/>
                    <w:rPr>
                      <w:del w:id="7597" w:author="Lorenzo Fabbri" w:date="2024-09-24T14:48:00Z" w16du:dateUtc="2024-09-24T12:48:00Z"/>
                    </w:rPr>
                  </w:pPr>
                  <w:del w:id="7598" w:author="Lorenzo Fabbri" w:date="2024-09-24T14:48:00Z" w16du:dateUtc="2024-09-24T12:48:00Z">
                    <w:r w:rsidRPr="005A6AA3" w:rsidDel="00AE71EA">
                      <w:rPr>
                        <w:rFonts w:ascii="Calibri" w:hAnsi="Calibri"/>
                        <w:sz w:val="20"/>
                      </w:rPr>
                      <w:delText>5.2 (1.9, 2.6, 12.5, 59.7)</w:delText>
                    </w:r>
                  </w:del>
                </w:p>
              </w:tc>
            </w:tr>
            <w:tr w:rsidR="00066508" w:rsidRPr="005A6AA3" w:rsidDel="00AE71EA" w14:paraId="26DED809" w14:textId="038E4E4B" w:rsidTr="006C3DDD">
              <w:trPr>
                <w:del w:id="7599" w:author="Lorenzo Fabbri" w:date="2024-09-24T14:48:00Z"/>
                <w:trPrChange w:id="7600" w:author="Lorenzo Fabbri" w:date="2024-09-19T20:38:00Z" w16du:dateUtc="2024-09-19T18:38:00Z">
                  <w:trPr>
                    <w:gridBefore w:val="1"/>
                    <w:cantSplit/>
                    <w:jc w:val="center"/>
                  </w:trPr>
                </w:trPrChange>
              </w:trPr>
              <w:tc>
                <w:tcPr>
                  <w:tcW w:w="0" w:type="dxa"/>
                  <w:tcPrChange w:id="76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6C8B2E" w14:textId="291C7AF6" w:rsidR="00066508" w:rsidRPr="005A6AA3" w:rsidDel="00AE71EA" w:rsidRDefault="00000000">
                  <w:pPr>
                    <w:keepNext/>
                    <w:widowControl w:val="0"/>
                    <w:spacing w:after="60"/>
                    <w:rPr>
                      <w:del w:id="7602" w:author="Lorenzo Fabbri" w:date="2024-09-24T14:48:00Z" w16du:dateUtc="2024-09-24T12:48:00Z"/>
                    </w:rPr>
                  </w:pPr>
                  <w:del w:id="7603" w:author="Lorenzo Fabbri" w:date="2024-09-24T14:48:00Z" w16du:dateUtc="2024-09-24T12:48:00Z">
                    <w:r w:rsidRPr="005A6AA3" w:rsidDel="00AE71EA">
                      <w:rPr>
                        <w:rFonts w:ascii="Calibri" w:hAnsi="Calibri"/>
                        <w:sz w:val="20"/>
                      </w:rPr>
                      <w:delText>OXBE</w:delText>
                    </w:r>
                  </w:del>
                </w:p>
              </w:tc>
              <w:tc>
                <w:tcPr>
                  <w:tcW w:w="0" w:type="dxa"/>
                  <w:tcPrChange w:id="76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43FCB" w14:textId="2C6679D9" w:rsidR="00066508" w:rsidRPr="005A6AA3" w:rsidDel="00AE71EA" w:rsidRDefault="00000000">
                  <w:pPr>
                    <w:keepNext/>
                    <w:widowControl w:val="0"/>
                    <w:spacing w:after="60"/>
                    <w:jc w:val="center"/>
                    <w:rPr>
                      <w:del w:id="7605" w:author="Lorenzo Fabbri" w:date="2024-09-24T14:48:00Z" w16du:dateUtc="2024-09-24T12:48:00Z"/>
                    </w:rPr>
                  </w:pPr>
                  <w:del w:id="7606" w:author="Lorenzo Fabbri" w:date="2024-09-24T14:48:00Z" w16du:dateUtc="2024-09-24T12:48:00Z">
                    <w:r w:rsidRPr="005A6AA3" w:rsidDel="00AE71EA">
                      <w:rPr>
                        <w:rFonts w:ascii="Calibri" w:hAnsi="Calibri"/>
                        <w:sz w:val="20"/>
                      </w:rPr>
                      <w:delText>2.0 (0.4, 0.8, 6.6, 23.2)</w:delText>
                    </w:r>
                  </w:del>
                </w:p>
              </w:tc>
              <w:tc>
                <w:tcPr>
                  <w:tcW w:w="0" w:type="dxa"/>
                  <w:tcPrChange w:id="76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05803" w14:textId="7E3AE35D" w:rsidR="00066508" w:rsidRPr="005A6AA3" w:rsidDel="00AE71EA" w:rsidRDefault="00000000">
                  <w:pPr>
                    <w:keepNext/>
                    <w:widowControl w:val="0"/>
                    <w:spacing w:after="60"/>
                    <w:jc w:val="center"/>
                    <w:rPr>
                      <w:del w:id="7608" w:author="Lorenzo Fabbri" w:date="2024-09-24T14:48:00Z" w16du:dateUtc="2024-09-24T12:48:00Z"/>
                    </w:rPr>
                  </w:pPr>
                  <w:del w:id="7609" w:author="Lorenzo Fabbri" w:date="2024-09-24T14:48:00Z" w16du:dateUtc="2024-09-24T12:48:00Z">
                    <w:r w:rsidRPr="005A6AA3" w:rsidDel="00AE71EA">
                      <w:rPr>
                        <w:rFonts w:ascii="Calibri" w:hAnsi="Calibri"/>
                        <w:sz w:val="20"/>
                      </w:rPr>
                      <w:delText>4.0 (0.8, 1.4, 12.8, 61.8)</w:delText>
                    </w:r>
                  </w:del>
                </w:p>
              </w:tc>
              <w:tc>
                <w:tcPr>
                  <w:tcW w:w="0" w:type="dxa"/>
                  <w:tcPrChange w:id="76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D624D" w14:textId="66AA8542" w:rsidR="00066508" w:rsidRPr="005A6AA3" w:rsidDel="00AE71EA" w:rsidRDefault="00000000">
                  <w:pPr>
                    <w:keepNext/>
                    <w:widowControl w:val="0"/>
                    <w:spacing w:after="60"/>
                    <w:jc w:val="center"/>
                    <w:rPr>
                      <w:del w:id="7611" w:author="Lorenzo Fabbri" w:date="2024-09-24T14:48:00Z" w16du:dateUtc="2024-09-24T12:48:00Z"/>
                    </w:rPr>
                  </w:pPr>
                  <w:del w:id="7612" w:author="Lorenzo Fabbri" w:date="2024-09-24T14:48:00Z" w16du:dateUtc="2024-09-24T12:48:00Z">
                    <w:r w:rsidRPr="005A6AA3" w:rsidDel="00AE71EA">
                      <w:rPr>
                        <w:rFonts w:ascii="Calibri" w:hAnsi="Calibri"/>
                        <w:sz w:val="20"/>
                      </w:rPr>
                      <w:delText>0.7 (0.2, 0.4, 1.8, 5.1)</w:delText>
                    </w:r>
                  </w:del>
                </w:p>
              </w:tc>
              <w:tc>
                <w:tcPr>
                  <w:tcW w:w="0" w:type="dxa"/>
                  <w:tcPrChange w:id="76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20FD83" w14:textId="1089F754" w:rsidR="00066508" w:rsidRPr="005A6AA3" w:rsidDel="00AE71EA" w:rsidRDefault="00000000">
                  <w:pPr>
                    <w:keepNext/>
                    <w:widowControl w:val="0"/>
                    <w:spacing w:after="60"/>
                    <w:jc w:val="center"/>
                    <w:rPr>
                      <w:del w:id="7614" w:author="Lorenzo Fabbri" w:date="2024-09-24T14:48:00Z" w16du:dateUtc="2024-09-24T12:48:00Z"/>
                    </w:rPr>
                  </w:pPr>
                  <w:del w:id="7615" w:author="Lorenzo Fabbri" w:date="2024-09-24T14:48:00Z" w16du:dateUtc="2024-09-24T12:48:00Z">
                    <w:r w:rsidRPr="005A6AA3" w:rsidDel="00AE71EA">
                      <w:rPr>
                        <w:rFonts w:ascii="Calibri" w:hAnsi="Calibri"/>
                        <w:sz w:val="20"/>
                      </w:rPr>
                      <w:delText>2.2 (0.4, 1.0, 6.2, 17.6)</w:delText>
                    </w:r>
                  </w:del>
                </w:p>
              </w:tc>
              <w:tc>
                <w:tcPr>
                  <w:tcW w:w="0" w:type="dxa"/>
                  <w:tcPrChange w:id="76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A66C1" w14:textId="57E5D36A" w:rsidR="00066508" w:rsidRPr="005A6AA3" w:rsidDel="00AE71EA" w:rsidRDefault="00000000">
                  <w:pPr>
                    <w:keepNext/>
                    <w:widowControl w:val="0"/>
                    <w:spacing w:after="60"/>
                    <w:jc w:val="center"/>
                    <w:rPr>
                      <w:del w:id="7617" w:author="Lorenzo Fabbri" w:date="2024-09-24T14:48:00Z" w16du:dateUtc="2024-09-24T12:48:00Z"/>
                    </w:rPr>
                  </w:pPr>
                  <w:del w:id="7618" w:author="Lorenzo Fabbri" w:date="2024-09-24T14:48:00Z" w16du:dateUtc="2024-09-24T12:48:00Z">
                    <w:r w:rsidRPr="005A6AA3" w:rsidDel="00AE71EA">
                      <w:rPr>
                        <w:rFonts w:ascii="Calibri" w:hAnsi="Calibri"/>
                        <w:sz w:val="20"/>
                      </w:rPr>
                      <w:delText>2.1 (0.5, 0.9, 6.3, 32.7)</w:delText>
                    </w:r>
                  </w:del>
                </w:p>
              </w:tc>
              <w:tc>
                <w:tcPr>
                  <w:tcW w:w="0" w:type="dxa"/>
                  <w:tcPrChange w:id="76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34BDA0" w14:textId="576F6AB3" w:rsidR="00066508" w:rsidRPr="005A6AA3" w:rsidDel="00AE71EA" w:rsidRDefault="00000000">
                  <w:pPr>
                    <w:keepNext/>
                    <w:widowControl w:val="0"/>
                    <w:spacing w:after="60"/>
                    <w:jc w:val="center"/>
                    <w:rPr>
                      <w:del w:id="7620" w:author="Lorenzo Fabbri" w:date="2024-09-24T14:48:00Z" w16du:dateUtc="2024-09-24T12:48:00Z"/>
                    </w:rPr>
                  </w:pPr>
                  <w:del w:id="7621" w:author="Lorenzo Fabbri" w:date="2024-09-24T14:48:00Z" w16du:dateUtc="2024-09-24T12:48:00Z">
                    <w:r w:rsidRPr="005A6AA3" w:rsidDel="00AE71EA">
                      <w:rPr>
                        <w:rFonts w:ascii="Calibri" w:hAnsi="Calibri"/>
                        <w:sz w:val="20"/>
                      </w:rPr>
                      <w:delText>3.0 (0.6, 1.1, 7.6, 22.4)</w:delText>
                    </w:r>
                  </w:del>
                </w:p>
              </w:tc>
              <w:tc>
                <w:tcPr>
                  <w:tcW w:w="0" w:type="dxa"/>
                  <w:tcPrChange w:id="762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85B6FDA" w14:textId="5A90E42C" w:rsidR="00066508" w:rsidRPr="005A6AA3" w:rsidDel="00AE71EA" w:rsidRDefault="00000000">
                  <w:pPr>
                    <w:keepNext/>
                    <w:widowControl w:val="0"/>
                    <w:spacing w:after="60"/>
                    <w:jc w:val="center"/>
                    <w:rPr>
                      <w:del w:id="7623" w:author="Lorenzo Fabbri" w:date="2024-09-24T14:48:00Z" w16du:dateUtc="2024-09-24T12:48:00Z"/>
                    </w:rPr>
                  </w:pPr>
                  <w:del w:id="7624" w:author="Lorenzo Fabbri" w:date="2024-09-24T14:48:00Z" w16du:dateUtc="2024-09-24T12:48:00Z">
                    <w:r w:rsidRPr="005A6AA3" w:rsidDel="00AE71EA">
                      <w:rPr>
                        <w:rFonts w:ascii="Calibri" w:hAnsi="Calibri"/>
                        <w:sz w:val="20"/>
                      </w:rPr>
                      <w:delText>1.6 (0.2, 0.6, 8.3, 23.8)</w:delText>
                    </w:r>
                  </w:del>
                </w:p>
              </w:tc>
            </w:tr>
            <w:tr w:rsidR="00066508" w:rsidRPr="005A6AA3" w:rsidDel="00AE71EA" w14:paraId="49562912" w14:textId="2975DB60" w:rsidTr="006C3DDD">
              <w:trPr>
                <w:del w:id="7625" w:author="Lorenzo Fabbri" w:date="2024-09-24T14:48:00Z"/>
                <w:trPrChange w:id="7626" w:author="Lorenzo Fabbri" w:date="2024-09-19T20:38:00Z" w16du:dateUtc="2024-09-19T18:38:00Z">
                  <w:trPr>
                    <w:gridBefore w:val="1"/>
                    <w:cantSplit/>
                    <w:jc w:val="center"/>
                  </w:trPr>
                </w:trPrChange>
              </w:trPr>
              <w:tc>
                <w:tcPr>
                  <w:tcW w:w="0" w:type="dxa"/>
                  <w:tcPrChange w:id="762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12A2F1" w14:textId="0E97E431" w:rsidR="00066508" w:rsidRPr="005A6AA3" w:rsidDel="00AE71EA" w:rsidRDefault="00000000">
                  <w:pPr>
                    <w:keepNext/>
                    <w:widowControl w:val="0"/>
                    <w:spacing w:after="60"/>
                    <w:rPr>
                      <w:del w:id="7628" w:author="Lorenzo Fabbri" w:date="2024-09-24T14:48:00Z" w16du:dateUtc="2024-09-24T12:48:00Z"/>
                    </w:rPr>
                  </w:pPr>
                  <w:del w:id="7629" w:author="Lorenzo Fabbri" w:date="2024-09-24T14:48:00Z" w16du:dateUtc="2024-09-24T12:48:00Z">
                    <w:r w:rsidRPr="005A6AA3" w:rsidDel="00AE71EA">
                      <w:rPr>
                        <w:rFonts w:ascii="Calibri" w:hAnsi="Calibri"/>
                        <w:sz w:val="20"/>
                      </w:rPr>
                      <w:delText>PRPA</w:delText>
                    </w:r>
                  </w:del>
                </w:p>
              </w:tc>
              <w:tc>
                <w:tcPr>
                  <w:tcW w:w="0" w:type="dxa"/>
                  <w:tcPrChange w:id="76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01D0F1" w14:textId="1E7245A9" w:rsidR="00066508" w:rsidRPr="005A6AA3" w:rsidDel="00AE71EA" w:rsidRDefault="00000000">
                  <w:pPr>
                    <w:keepNext/>
                    <w:widowControl w:val="0"/>
                    <w:spacing w:after="60"/>
                    <w:jc w:val="center"/>
                    <w:rPr>
                      <w:del w:id="7631" w:author="Lorenzo Fabbri" w:date="2024-09-24T14:48:00Z" w16du:dateUtc="2024-09-24T12:48:00Z"/>
                    </w:rPr>
                  </w:pPr>
                  <w:del w:id="7632" w:author="Lorenzo Fabbri" w:date="2024-09-24T14:48:00Z" w16du:dateUtc="2024-09-24T12:48:00Z">
                    <w:r w:rsidRPr="005A6AA3" w:rsidDel="00AE71EA">
                      <w:rPr>
                        <w:rFonts w:ascii="Calibri" w:hAnsi="Calibri"/>
                        <w:sz w:val="20"/>
                      </w:rPr>
                      <w:delText>0.2 (0.0, 0.0, 1.6, 14.3)</w:delText>
                    </w:r>
                  </w:del>
                </w:p>
              </w:tc>
              <w:tc>
                <w:tcPr>
                  <w:tcW w:w="0" w:type="dxa"/>
                  <w:tcPrChange w:id="76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97BC7" w14:textId="5C3B1B4E" w:rsidR="00066508" w:rsidRPr="005A6AA3" w:rsidDel="00AE71EA" w:rsidRDefault="00000000">
                  <w:pPr>
                    <w:keepNext/>
                    <w:widowControl w:val="0"/>
                    <w:spacing w:after="60"/>
                    <w:jc w:val="center"/>
                    <w:rPr>
                      <w:del w:id="7634" w:author="Lorenzo Fabbri" w:date="2024-09-24T14:48:00Z" w16du:dateUtc="2024-09-24T12:48:00Z"/>
                    </w:rPr>
                  </w:pPr>
                  <w:del w:id="7635" w:author="Lorenzo Fabbri" w:date="2024-09-24T14:48:00Z" w16du:dateUtc="2024-09-24T12:48:00Z">
                    <w:r w:rsidRPr="005A6AA3" w:rsidDel="00AE71EA">
                      <w:rPr>
                        <w:rFonts w:ascii="Calibri" w:hAnsi="Calibri"/>
                        <w:sz w:val="20"/>
                      </w:rPr>
                      <w:delText>0.7 (0.0, 0.2, 4.4, 39.2)</w:delText>
                    </w:r>
                  </w:del>
                </w:p>
              </w:tc>
              <w:tc>
                <w:tcPr>
                  <w:tcW w:w="0" w:type="dxa"/>
                  <w:tcPrChange w:id="76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CE4D0B" w14:textId="49CB2547" w:rsidR="00066508" w:rsidRPr="005A6AA3" w:rsidDel="00AE71EA" w:rsidRDefault="00000000">
                  <w:pPr>
                    <w:keepNext/>
                    <w:widowControl w:val="0"/>
                    <w:spacing w:after="60"/>
                    <w:jc w:val="center"/>
                    <w:rPr>
                      <w:del w:id="7637" w:author="Lorenzo Fabbri" w:date="2024-09-24T14:48:00Z" w16du:dateUtc="2024-09-24T12:48:00Z"/>
                    </w:rPr>
                  </w:pPr>
                  <w:del w:id="7638" w:author="Lorenzo Fabbri" w:date="2024-09-24T14:48:00Z" w16du:dateUtc="2024-09-24T12:48:00Z">
                    <w:r w:rsidRPr="005A6AA3" w:rsidDel="00AE71EA">
                      <w:rPr>
                        <w:rFonts w:ascii="Calibri" w:hAnsi="Calibri"/>
                        <w:sz w:val="20"/>
                      </w:rPr>
                      <w:delText>0.1 (0.0, 0.0, 0.5, 5.2)</w:delText>
                    </w:r>
                  </w:del>
                </w:p>
              </w:tc>
              <w:tc>
                <w:tcPr>
                  <w:tcW w:w="0" w:type="dxa"/>
                  <w:tcPrChange w:id="76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E9157" w14:textId="76378112" w:rsidR="00066508" w:rsidRPr="005A6AA3" w:rsidDel="00AE71EA" w:rsidRDefault="00000000">
                  <w:pPr>
                    <w:keepNext/>
                    <w:widowControl w:val="0"/>
                    <w:spacing w:after="60"/>
                    <w:jc w:val="center"/>
                    <w:rPr>
                      <w:del w:id="7640" w:author="Lorenzo Fabbri" w:date="2024-09-24T14:48:00Z" w16du:dateUtc="2024-09-24T12:48:00Z"/>
                    </w:rPr>
                  </w:pPr>
                  <w:del w:id="7641" w:author="Lorenzo Fabbri" w:date="2024-09-24T14:48:00Z" w16du:dateUtc="2024-09-24T12:48:00Z">
                    <w:r w:rsidRPr="005A6AA3" w:rsidDel="00AE71EA">
                      <w:rPr>
                        <w:rFonts w:ascii="Calibri" w:hAnsi="Calibri"/>
                        <w:sz w:val="20"/>
                      </w:rPr>
                      <w:delText>1.4 (0.0, 0.2, 8.3, 65.4)</w:delText>
                    </w:r>
                  </w:del>
                </w:p>
              </w:tc>
              <w:tc>
                <w:tcPr>
                  <w:tcW w:w="0" w:type="dxa"/>
                  <w:tcPrChange w:id="76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CA711F" w14:textId="4E0C09ED" w:rsidR="00066508" w:rsidRPr="005A6AA3" w:rsidDel="00AE71EA" w:rsidRDefault="00000000">
                  <w:pPr>
                    <w:keepNext/>
                    <w:widowControl w:val="0"/>
                    <w:spacing w:after="60"/>
                    <w:jc w:val="center"/>
                    <w:rPr>
                      <w:del w:id="7643" w:author="Lorenzo Fabbri" w:date="2024-09-24T14:48:00Z" w16du:dateUtc="2024-09-24T12:48:00Z"/>
                    </w:rPr>
                  </w:pPr>
                  <w:del w:id="7644" w:author="Lorenzo Fabbri" w:date="2024-09-24T14:48:00Z" w16du:dateUtc="2024-09-24T12:48:00Z">
                    <w:r w:rsidRPr="005A6AA3" w:rsidDel="00AE71EA">
                      <w:rPr>
                        <w:rFonts w:ascii="Calibri" w:hAnsi="Calibri"/>
                        <w:sz w:val="20"/>
                      </w:rPr>
                      <w:delText>0.1 (0.0, 0.0, 1.2, 13.2)</w:delText>
                    </w:r>
                  </w:del>
                </w:p>
              </w:tc>
              <w:tc>
                <w:tcPr>
                  <w:tcW w:w="0" w:type="dxa"/>
                  <w:tcPrChange w:id="76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62AD25" w14:textId="0C327125" w:rsidR="00066508" w:rsidRPr="005A6AA3" w:rsidDel="00AE71EA" w:rsidRDefault="00000000">
                  <w:pPr>
                    <w:keepNext/>
                    <w:widowControl w:val="0"/>
                    <w:spacing w:after="60"/>
                    <w:jc w:val="center"/>
                    <w:rPr>
                      <w:del w:id="7646" w:author="Lorenzo Fabbri" w:date="2024-09-24T14:48:00Z" w16du:dateUtc="2024-09-24T12:48:00Z"/>
                    </w:rPr>
                  </w:pPr>
                  <w:del w:id="7647" w:author="Lorenzo Fabbri" w:date="2024-09-24T14:48:00Z" w16du:dateUtc="2024-09-24T12:48:00Z">
                    <w:r w:rsidRPr="005A6AA3" w:rsidDel="00AE71EA">
                      <w:rPr>
                        <w:rFonts w:ascii="Calibri" w:hAnsi="Calibri"/>
                        <w:sz w:val="20"/>
                      </w:rPr>
                      <w:delText>0.0 (0.0, 0.0, 0.4, 1.7)</w:delText>
                    </w:r>
                  </w:del>
                </w:p>
              </w:tc>
              <w:tc>
                <w:tcPr>
                  <w:tcW w:w="0" w:type="dxa"/>
                  <w:tcPrChange w:id="764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8993A16" w14:textId="40702630" w:rsidR="00066508" w:rsidRPr="005A6AA3" w:rsidDel="00AE71EA" w:rsidRDefault="00000000">
                  <w:pPr>
                    <w:keepNext/>
                    <w:widowControl w:val="0"/>
                    <w:spacing w:after="60"/>
                    <w:jc w:val="center"/>
                    <w:rPr>
                      <w:del w:id="7649" w:author="Lorenzo Fabbri" w:date="2024-09-24T14:48:00Z" w16du:dateUtc="2024-09-24T12:48:00Z"/>
                    </w:rPr>
                  </w:pPr>
                  <w:del w:id="7650" w:author="Lorenzo Fabbri" w:date="2024-09-24T14:48:00Z" w16du:dateUtc="2024-09-24T12:48:00Z">
                    <w:r w:rsidRPr="005A6AA3" w:rsidDel="00AE71EA">
                      <w:rPr>
                        <w:rFonts w:ascii="Calibri" w:hAnsi="Calibri"/>
                        <w:sz w:val="20"/>
                      </w:rPr>
                      <w:delText>0.1 (0.0, 0.0, 0.9, 6.1)</w:delText>
                    </w:r>
                  </w:del>
                </w:p>
              </w:tc>
            </w:tr>
            <w:tr w:rsidR="00066508" w:rsidRPr="005A6AA3" w:rsidDel="00AE71EA" w14:paraId="4C6D063A" w14:textId="2AF92897" w:rsidTr="006C3DDD">
              <w:trPr>
                <w:del w:id="7651" w:author="Lorenzo Fabbri" w:date="2024-09-24T14:48:00Z"/>
                <w:trPrChange w:id="7652" w:author="Lorenzo Fabbri" w:date="2024-09-19T20:38:00Z" w16du:dateUtc="2024-09-19T18:38:00Z">
                  <w:trPr>
                    <w:gridBefore w:val="1"/>
                    <w:cantSplit/>
                    <w:jc w:val="center"/>
                  </w:trPr>
                </w:trPrChange>
              </w:trPr>
              <w:tc>
                <w:tcPr>
                  <w:tcW w:w="0" w:type="dxa"/>
                  <w:tcPrChange w:id="765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727188" w14:textId="7372258E" w:rsidR="00066508" w:rsidRPr="005A6AA3" w:rsidDel="00AE71EA" w:rsidRDefault="00000000">
                  <w:pPr>
                    <w:keepNext/>
                    <w:widowControl w:val="0"/>
                    <w:spacing w:after="60"/>
                    <w:rPr>
                      <w:del w:id="7654" w:author="Lorenzo Fabbri" w:date="2024-09-24T14:48:00Z" w16du:dateUtc="2024-09-24T12:48:00Z"/>
                    </w:rPr>
                  </w:pPr>
                  <w:del w:id="7655" w:author="Lorenzo Fabbri" w:date="2024-09-24T14:48:00Z" w16du:dateUtc="2024-09-24T12:48:00Z">
                    <w:r w:rsidRPr="005A6AA3" w:rsidDel="00AE71EA">
                      <w:rPr>
                        <w:rFonts w:ascii="Calibri" w:hAnsi="Calibri"/>
                        <w:sz w:val="20"/>
                      </w:rPr>
                      <w:delText>TRCS</w:delText>
                    </w:r>
                  </w:del>
                </w:p>
              </w:tc>
              <w:tc>
                <w:tcPr>
                  <w:tcW w:w="0" w:type="dxa"/>
                  <w:tcPrChange w:id="76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A27A8" w14:textId="11EDD0FF" w:rsidR="00066508" w:rsidRPr="005A6AA3" w:rsidDel="00AE71EA" w:rsidRDefault="00000000">
                  <w:pPr>
                    <w:keepNext/>
                    <w:widowControl w:val="0"/>
                    <w:spacing w:after="60"/>
                    <w:jc w:val="center"/>
                    <w:rPr>
                      <w:del w:id="7657" w:author="Lorenzo Fabbri" w:date="2024-09-24T14:48:00Z" w16du:dateUtc="2024-09-24T12:48:00Z"/>
                    </w:rPr>
                  </w:pPr>
                  <w:del w:id="7658" w:author="Lorenzo Fabbri" w:date="2024-09-24T14:48:00Z" w16du:dateUtc="2024-09-24T12:48:00Z">
                    <w:r w:rsidRPr="005A6AA3" w:rsidDel="00AE71EA">
                      <w:rPr>
                        <w:rFonts w:ascii="Calibri" w:hAnsi="Calibri"/>
                        <w:sz w:val="20"/>
                      </w:rPr>
                      <w:delText>0.6 (0.2, 0.3, 1.5, 4.2)</w:delText>
                    </w:r>
                  </w:del>
                </w:p>
              </w:tc>
              <w:tc>
                <w:tcPr>
                  <w:tcW w:w="0" w:type="dxa"/>
                  <w:tcPrChange w:id="76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5002D1" w14:textId="6509D45F" w:rsidR="00066508" w:rsidRPr="005A6AA3" w:rsidDel="00AE71EA" w:rsidRDefault="00000000">
                  <w:pPr>
                    <w:keepNext/>
                    <w:widowControl w:val="0"/>
                    <w:spacing w:after="60"/>
                    <w:jc w:val="center"/>
                    <w:rPr>
                      <w:del w:id="7660" w:author="Lorenzo Fabbri" w:date="2024-09-24T14:48:00Z" w16du:dateUtc="2024-09-24T12:48:00Z"/>
                    </w:rPr>
                  </w:pPr>
                  <w:del w:id="7661" w:author="Lorenzo Fabbri" w:date="2024-09-24T14:48:00Z" w16du:dateUtc="2024-09-24T12:48:00Z">
                    <w:r w:rsidRPr="005A6AA3" w:rsidDel="00AE71EA">
                      <w:rPr>
                        <w:rFonts w:ascii="Calibri" w:hAnsi="Calibri"/>
                        <w:sz w:val="20"/>
                      </w:rPr>
                      <w:delText>1.2 (0.4, 0.6, 2.8, 10.9)</w:delText>
                    </w:r>
                  </w:del>
                </w:p>
              </w:tc>
              <w:tc>
                <w:tcPr>
                  <w:tcW w:w="0" w:type="dxa"/>
                  <w:tcPrChange w:id="76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88DAE6" w14:textId="40A0C49E" w:rsidR="00066508" w:rsidRPr="005A6AA3" w:rsidDel="00AE71EA" w:rsidRDefault="00000000">
                  <w:pPr>
                    <w:keepNext/>
                    <w:widowControl w:val="0"/>
                    <w:spacing w:after="60"/>
                    <w:jc w:val="center"/>
                    <w:rPr>
                      <w:del w:id="7663" w:author="Lorenzo Fabbri" w:date="2024-09-24T14:48:00Z" w16du:dateUtc="2024-09-24T12:48:00Z"/>
                    </w:rPr>
                  </w:pPr>
                  <w:del w:id="7664" w:author="Lorenzo Fabbri" w:date="2024-09-24T14:48:00Z" w16du:dateUtc="2024-09-24T12:48:00Z">
                    <w:r w:rsidRPr="005A6AA3" w:rsidDel="00AE71EA">
                      <w:rPr>
                        <w:rFonts w:ascii="Calibri" w:hAnsi="Calibri"/>
                        <w:sz w:val="20"/>
                      </w:rPr>
                      <w:delText>0.7 (0.2, 0.4, 1.5, 5.1)</w:delText>
                    </w:r>
                  </w:del>
                </w:p>
              </w:tc>
              <w:tc>
                <w:tcPr>
                  <w:tcW w:w="0" w:type="dxa"/>
                  <w:tcPrChange w:id="76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4294A0" w14:textId="1063CD0A" w:rsidR="00066508" w:rsidRPr="005A6AA3" w:rsidDel="00AE71EA" w:rsidRDefault="00000000">
                  <w:pPr>
                    <w:keepNext/>
                    <w:widowControl w:val="0"/>
                    <w:spacing w:after="60"/>
                    <w:jc w:val="center"/>
                    <w:rPr>
                      <w:del w:id="7666" w:author="Lorenzo Fabbri" w:date="2024-09-24T14:48:00Z" w16du:dateUtc="2024-09-24T12:48:00Z"/>
                    </w:rPr>
                  </w:pPr>
                  <w:del w:id="7667" w:author="Lorenzo Fabbri" w:date="2024-09-24T14:48:00Z" w16du:dateUtc="2024-09-24T12:48:00Z">
                    <w:r w:rsidRPr="005A6AA3" w:rsidDel="00AE71EA">
                      <w:rPr>
                        <w:rFonts w:ascii="Calibri" w:hAnsi="Calibri"/>
                        <w:sz w:val="20"/>
                      </w:rPr>
                      <w:delText>1.0 (0.3, 0.5, 2.5, 7.6)</w:delText>
                    </w:r>
                  </w:del>
                </w:p>
              </w:tc>
              <w:tc>
                <w:tcPr>
                  <w:tcW w:w="0" w:type="dxa"/>
                  <w:tcPrChange w:id="76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4CADB1" w14:textId="0BC8311B" w:rsidR="00066508" w:rsidRPr="005A6AA3" w:rsidDel="00AE71EA" w:rsidRDefault="00000000">
                  <w:pPr>
                    <w:keepNext/>
                    <w:widowControl w:val="0"/>
                    <w:spacing w:after="60"/>
                    <w:jc w:val="center"/>
                    <w:rPr>
                      <w:del w:id="7669" w:author="Lorenzo Fabbri" w:date="2024-09-24T14:48:00Z" w16du:dateUtc="2024-09-24T12:48:00Z"/>
                    </w:rPr>
                  </w:pPr>
                  <w:del w:id="7670" w:author="Lorenzo Fabbri" w:date="2024-09-24T14:48:00Z" w16du:dateUtc="2024-09-24T12:48:00Z">
                    <w:r w:rsidRPr="005A6AA3" w:rsidDel="00AE71EA">
                      <w:rPr>
                        <w:rFonts w:ascii="Calibri" w:hAnsi="Calibri"/>
                        <w:sz w:val="20"/>
                      </w:rPr>
                      <w:delText>0.7 (0.3, 0.4, 1.5, 2.6)</w:delText>
                    </w:r>
                  </w:del>
                </w:p>
              </w:tc>
              <w:tc>
                <w:tcPr>
                  <w:tcW w:w="0" w:type="dxa"/>
                  <w:tcPrChange w:id="76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04AE6" w14:textId="06672F44" w:rsidR="00066508" w:rsidRPr="005A6AA3" w:rsidDel="00AE71EA" w:rsidRDefault="00000000">
                  <w:pPr>
                    <w:keepNext/>
                    <w:widowControl w:val="0"/>
                    <w:spacing w:after="60"/>
                    <w:jc w:val="center"/>
                    <w:rPr>
                      <w:del w:id="7672" w:author="Lorenzo Fabbri" w:date="2024-09-24T14:48:00Z" w16du:dateUtc="2024-09-24T12:48:00Z"/>
                    </w:rPr>
                  </w:pPr>
                  <w:del w:id="7673" w:author="Lorenzo Fabbri" w:date="2024-09-24T14:48:00Z" w16du:dateUtc="2024-09-24T12:48:00Z">
                    <w:r w:rsidRPr="005A6AA3" w:rsidDel="00AE71EA">
                      <w:rPr>
                        <w:rFonts w:ascii="Calibri" w:hAnsi="Calibri"/>
                        <w:sz w:val="20"/>
                      </w:rPr>
                      <w:delText>0.2 (0.1, 0.1, 0.4, 1.0)</w:delText>
                    </w:r>
                  </w:del>
                </w:p>
              </w:tc>
              <w:tc>
                <w:tcPr>
                  <w:tcW w:w="0" w:type="dxa"/>
                  <w:tcPrChange w:id="767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F362D1A" w14:textId="1EEAA643" w:rsidR="00066508" w:rsidRPr="005A6AA3" w:rsidDel="00AE71EA" w:rsidRDefault="00000000">
                  <w:pPr>
                    <w:keepNext/>
                    <w:widowControl w:val="0"/>
                    <w:spacing w:after="60"/>
                    <w:jc w:val="center"/>
                    <w:rPr>
                      <w:del w:id="7675" w:author="Lorenzo Fabbri" w:date="2024-09-24T14:48:00Z" w16du:dateUtc="2024-09-24T12:48:00Z"/>
                    </w:rPr>
                  </w:pPr>
                  <w:del w:id="7676" w:author="Lorenzo Fabbri" w:date="2024-09-24T14:48:00Z" w16du:dateUtc="2024-09-24T12:48:00Z">
                    <w:r w:rsidRPr="005A6AA3" w:rsidDel="00AE71EA">
                      <w:rPr>
                        <w:rFonts w:ascii="Calibri" w:hAnsi="Calibri"/>
                        <w:sz w:val="20"/>
                      </w:rPr>
                      <w:delText>0.4 (0.1, 0.2, 1.1, 3.4)</w:delText>
                    </w:r>
                  </w:del>
                </w:p>
              </w:tc>
            </w:tr>
            <w:tr w:rsidR="00066508" w:rsidRPr="005A6AA3" w:rsidDel="00AE71EA" w14:paraId="1D97D38B" w14:textId="3A010C8C" w:rsidTr="006C3DDD">
              <w:trPr>
                <w:del w:id="7677" w:author="Lorenzo Fabbri" w:date="2024-09-24T14:48:00Z"/>
                <w:trPrChange w:id="7678" w:author="Lorenzo Fabbri" w:date="2024-09-19T20:38:00Z" w16du:dateUtc="2024-09-19T18:38:00Z">
                  <w:trPr>
                    <w:gridBefore w:val="1"/>
                    <w:cantSplit/>
                    <w:jc w:val="center"/>
                  </w:trPr>
                </w:trPrChange>
              </w:trPr>
              <w:tc>
                <w:tcPr>
                  <w:tcW w:w="0" w:type="dxa"/>
                  <w:gridSpan w:val="8"/>
                  <w:tcPrChange w:id="7679"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0D94B95D" w14:textId="40A5F6FD" w:rsidR="00066508" w:rsidRPr="005A6AA3" w:rsidDel="00AE71EA" w:rsidRDefault="00000000">
                  <w:pPr>
                    <w:keepNext/>
                    <w:widowControl w:val="0"/>
                    <w:spacing w:after="60"/>
                    <w:rPr>
                      <w:del w:id="7680" w:author="Lorenzo Fabbri" w:date="2024-09-24T14:48:00Z" w16du:dateUtc="2024-09-24T12:48:00Z"/>
                    </w:rPr>
                  </w:pPr>
                  <w:del w:id="7681"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5EB46370" w14:textId="7BF508AB" w:rsidTr="006C3DDD">
              <w:trPr>
                <w:del w:id="7682" w:author="Lorenzo Fabbri" w:date="2024-09-24T14:48:00Z"/>
                <w:trPrChange w:id="7683" w:author="Lorenzo Fabbri" w:date="2024-09-19T20:38:00Z" w16du:dateUtc="2024-09-19T18:38:00Z">
                  <w:trPr>
                    <w:gridBefore w:val="1"/>
                    <w:cantSplit/>
                    <w:jc w:val="center"/>
                  </w:trPr>
                </w:trPrChange>
              </w:trPr>
              <w:tc>
                <w:tcPr>
                  <w:tcW w:w="0" w:type="dxa"/>
                  <w:tcPrChange w:id="768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49B3C28" w14:textId="3D0BBD91" w:rsidR="00066508" w:rsidRPr="005A6AA3" w:rsidDel="00AE71EA" w:rsidRDefault="00000000">
                  <w:pPr>
                    <w:keepNext/>
                    <w:widowControl w:val="0"/>
                    <w:spacing w:after="60"/>
                    <w:rPr>
                      <w:del w:id="7685" w:author="Lorenzo Fabbri" w:date="2024-09-24T14:48:00Z" w16du:dateUtc="2024-09-24T12:48:00Z"/>
                    </w:rPr>
                  </w:pPr>
                  <w:del w:id="7686" w:author="Lorenzo Fabbri" w:date="2024-09-24T14:48:00Z" w16du:dateUtc="2024-09-24T12:48:00Z">
                    <w:r w:rsidRPr="005A6AA3" w:rsidDel="00AE71EA">
                      <w:rPr>
                        <w:rFonts w:ascii="Calibri" w:hAnsi="Calibri"/>
                        <w:sz w:val="20"/>
                      </w:rPr>
                      <w:delText>MBzP</w:delText>
                    </w:r>
                  </w:del>
                </w:p>
              </w:tc>
              <w:tc>
                <w:tcPr>
                  <w:tcW w:w="0" w:type="dxa"/>
                  <w:tcPrChange w:id="76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5FC15E" w14:textId="34070706" w:rsidR="00066508" w:rsidRPr="005A6AA3" w:rsidDel="00AE71EA" w:rsidRDefault="00000000">
                  <w:pPr>
                    <w:keepNext/>
                    <w:widowControl w:val="0"/>
                    <w:spacing w:after="60"/>
                    <w:jc w:val="center"/>
                    <w:rPr>
                      <w:del w:id="7688" w:author="Lorenzo Fabbri" w:date="2024-09-24T14:48:00Z" w16du:dateUtc="2024-09-24T12:48:00Z"/>
                    </w:rPr>
                  </w:pPr>
                  <w:del w:id="7689" w:author="Lorenzo Fabbri" w:date="2024-09-24T14:48:00Z" w16du:dateUtc="2024-09-24T12:48:00Z">
                    <w:r w:rsidRPr="005A6AA3" w:rsidDel="00AE71EA">
                      <w:rPr>
                        <w:rFonts w:ascii="Calibri" w:hAnsi="Calibri"/>
                        <w:sz w:val="20"/>
                      </w:rPr>
                      <w:delText>4.8 (1.7, 2.7, 8.7, 16.9)</w:delText>
                    </w:r>
                  </w:del>
                </w:p>
              </w:tc>
              <w:tc>
                <w:tcPr>
                  <w:tcW w:w="0" w:type="dxa"/>
                  <w:tcPrChange w:id="76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8A1023" w14:textId="1B1E08EC" w:rsidR="00066508" w:rsidRPr="005A6AA3" w:rsidDel="00AE71EA" w:rsidRDefault="00000000">
                  <w:pPr>
                    <w:keepNext/>
                    <w:widowControl w:val="0"/>
                    <w:spacing w:after="60"/>
                    <w:jc w:val="center"/>
                    <w:rPr>
                      <w:del w:id="7691" w:author="Lorenzo Fabbri" w:date="2024-09-24T14:48:00Z" w16du:dateUtc="2024-09-24T12:48:00Z"/>
                    </w:rPr>
                  </w:pPr>
                  <w:del w:id="7692" w:author="Lorenzo Fabbri" w:date="2024-09-24T14:48:00Z" w16du:dateUtc="2024-09-24T12:48:00Z">
                    <w:r w:rsidRPr="005A6AA3" w:rsidDel="00AE71EA">
                      <w:rPr>
                        <w:rFonts w:ascii="Calibri" w:hAnsi="Calibri"/>
                        <w:sz w:val="20"/>
                      </w:rPr>
                      <w:delText>2.5 (0.9, 1.5, 4.9, 8.9)</w:delText>
                    </w:r>
                  </w:del>
                </w:p>
              </w:tc>
              <w:tc>
                <w:tcPr>
                  <w:tcW w:w="0" w:type="dxa"/>
                  <w:tcPrChange w:id="76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9D227" w14:textId="0BFAC4E3" w:rsidR="00066508" w:rsidRPr="005A6AA3" w:rsidDel="00AE71EA" w:rsidRDefault="00000000">
                  <w:pPr>
                    <w:keepNext/>
                    <w:widowControl w:val="0"/>
                    <w:spacing w:after="60"/>
                    <w:jc w:val="center"/>
                    <w:rPr>
                      <w:del w:id="7694" w:author="Lorenzo Fabbri" w:date="2024-09-24T14:48:00Z" w16du:dateUtc="2024-09-24T12:48:00Z"/>
                    </w:rPr>
                  </w:pPr>
                  <w:del w:id="7695" w:author="Lorenzo Fabbri" w:date="2024-09-24T14:48:00Z" w16du:dateUtc="2024-09-24T12:48:00Z">
                    <w:r w:rsidRPr="005A6AA3" w:rsidDel="00AE71EA">
                      <w:rPr>
                        <w:rFonts w:ascii="Calibri" w:hAnsi="Calibri"/>
                        <w:sz w:val="20"/>
                      </w:rPr>
                      <w:delText>7.3 (3.2, 4.9, 12.3, 25.1)</w:delText>
                    </w:r>
                  </w:del>
                </w:p>
              </w:tc>
              <w:tc>
                <w:tcPr>
                  <w:tcW w:w="0" w:type="dxa"/>
                  <w:tcPrChange w:id="76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1FE7EC" w14:textId="339A4F51" w:rsidR="00066508" w:rsidRPr="005A6AA3" w:rsidDel="00AE71EA" w:rsidRDefault="00000000">
                  <w:pPr>
                    <w:keepNext/>
                    <w:widowControl w:val="0"/>
                    <w:spacing w:after="60"/>
                    <w:jc w:val="center"/>
                    <w:rPr>
                      <w:del w:id="7697" w:author="Lorenzo Fabbri" w:date="2024-09-24T14:48:00Z" w16du:dateUtc="2024-09-24T12:48:00Z"/>
                    </w:rPr>
                  </w:pPr>
                  <w:del w:id="7698" w:author="Lorenzo Fabbri" w:date="2024-09-24T14:48:00Z" w16du:dateUtc="2024-09-24T12:48:00Z">
                    <w:r w:rsidRPr="005A6AA3" w:rsidDel="00AE71EA">
                      <w:rPr>
                        <w:rFonts w:ascii="Calibri" w:hAnsi="Calibri"/>
                        <w:sz w:val="20"/>
                      </w:rPr>
                      <w:delText>5.2 (1.8, 3.1, 8.9, 16.2)</w:delText>
                    </w:r>
                  </w:del>
                </w:p>
              </w:tc>
              <w:tc>
                <w:tcPr>
                  <w:tcW w:w="0" w:type="dxa"/>
                  <w:tcPrChange w:id="76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114D0E" w14:textId="0642FFC6" w:rsidR="00066508" w:rsidRPr="005A6AA3" w:rsidDel="00AE71EA" w:rsidRDefault="00000000">
                  <w:pPr>
                    <w:keepNext/>
                    <w:widowControl w:val="0"/>
                    <w:spacing w:after="60"/>
                    <w:jc w:val="center"/>
                    <w:rPr>
                      <w:del w:id="7700" w:author="Lorenzo Fabbri" w:date="2024-09-24T14:48:00Z" w16du:dateUtc="2024-09-24T12:48:00Z"/>
                    </w:rPr>
                  </w:pPr>
                  <w:del w:id="7701" w:author="Lorenzo Fabbri" w:date="2024-09-24T14:48:00Z" w16du:dateUtc="2024-09-24T12:48:00Z">
                    <w:r w:rsidRPr="005A6AA3" w:rsidDel="00AE71EA">
                      <w:rPr>
                        <w:rFonts w:ascii="Calibri" w:hAnsi="Calibri"/>
                        <w:sz w:val="20"/>
                      </w:rPr>
                      <w:delText>6.1 (2.0, 3.5, 10.5, 20.4)</w:delText>
                    </w:r>
                  </w:del>
                </w:p>
              </w:tc>
              <w:tc>
                <w:tcPr>
                  <w:tcW w:w="0" w:type="dxa"/>
                  <w:tcPrChange w:id="77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C609C0" w14:textId="63B4D5C1" w:rsidR="00066508" w:rsidRPr="005A6AA3" w:rsidDel="00AE71EA" w:rsidRDefault="00000000">
                  <w:pPr>
                    <w:keepNext/>
                    <w:widowControl w:val="0"/>
                    <w:spacing w:after="60"/>
                    <w:jc w:val="center"/>
                    <w:rPr>
                      <w:del w:id="7703" w:author="Lorenzo Fabbri" w:date="2024-09-24T14:48:00Z" w16du:dateUtc="2024-09-24T12:48:00Z"/>
                    </w:rPr>
                  </w:pPr>
                  <w:del w:id="7704" w:author="Lorenzo Fabbri" w:date="2024-09-24T14:48:00Z" w16du:dateUtc="2024-09-24T12:48:00Z">
                    <w:r w:rsidRPr="005A6AA3" w:rsidDel="00AE71EA">
                      <w:rPr>
                        <w:rFonts w:ascii="Calibri" w:hAnsi="Calibri"/>
                        <w:sz w:val="20"/>
                      </w:rPr>
                      <w:delText>3.6 (1.7, 2.4, 6.3, 11.2)</w:delText>
                    </w:r>
                  </w:del>
                </w:p>
              </w:tc>
              <w:tc>
                <w:tcPr>
                  <w:tcW w:w="0" w:type="dxa"/>
                  <w:tcPrChange w:id="770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670C14B" w14:textId="66C057CC" w:rsidR="00066508" w:rsidRPr="005A6AA3" w:rsidDel="00AE71EA" w:rsidRDefault="00000000">
                  <w:pPr>
                    <w:keepNext/>
                    <w:widowControl w:val="0"/>
                    <w:spacing w:after="60"/>
                    <w:jc w:val="center"/>
                    <w:rPr>
                      <w:del w:id="7706" w:author="Lorenzo Fabbri" w:date="2024-09-24T14:48:00Z" w16du:dateUtc="2024-09-24T12:48:00Z"/>
                    </w:rPr>
                  </w:pPr>
                  <w:del w:id="7707" w:author="Lorenzo Fabbri" w:date="2024-09-24T14:48:00Z" w16du:dateUtc="2024-09-24T12:48:00Z">
                    <w:r w:rsidRPr="005A6AA3" w:rsidDel="00AE71EA">
                      <w:rPr>
                        <w:rFonts w:ascii="Calibri" w:hAnsi="Calibri"/>
                        <w:sz w:val="20"/>
                      </w:rPr>
                      <w:delText>6.0 (2.2, 3.5, 10.6, 21.3)</w:delText>
                    </w:r>
                  </w:del>
                </w:p>
              </w:tc>
            </w:tr>
            <w:tr w:rsidR="00066508" w:rsidRPr="005A6AA3" w:rsidDel="00AE71EA" w14:paraId="361474B3" w14:textId="43A97FD0" w:rsidTr="006C3DDD">
              <w:trPr>
                <w:del w:id="7708" w:author="Lorenzo Fabbri" w:date="2024-09-24T14:48:00Z"/>
                <w:trPrChange w:id="7709" w:author="Lorenzo Fabbri" w:date="2024-09-19T20:38:00Z" w16du:dateUtc="2024-09-19T18:38:00Z">
                  <w:trPr>
                    <w:gridBefore w:val="1"/>
                    <w:cantSplit/>
                    <w:jc w:val="center"/>
                  </w:trPr>
                </w:trPrChange>
              </w:trPr>
              <w:tc>
                <w:tcPr>
                  <w:tcW w:w="0" w:type="dxa"/>
                  <w:tcPrChange w:id="771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57B001" w14:textId="65F8EC3A" w:rsidR="00066508" w:rsidRPr="005A6AA3" w:rsidDel="00AE71EA" w:rsidRDefault="00000000">
                  <w:pPr>
                    <w:keepNext/>
                    <w:widowControl w:val="0"/>
                    <w:spacing w:after="60"/>
                    <w:rPr>
                      <w:del w:id="7711" w:author="Lorenzo Fabbri" w:date="2024-09-24T14:48:00Z" w16du:dateUtc="2024-09-24T12:48:00Z"/>
                    </w:rPr>
                  </w:pPr>
                  <w:del w:id="7712" w:author="Lorenzo Fabbri" w:date="2024-09-24T14:48:00Z" w16du:dateUtc="2024-09-24T12:48:00Z">
                    <w:r w:rsidRPr="005A6AA3" w:rsidDel="00AE71EA">
                      <w:rPr>
                        <w:rFonts w:ascii="Calibri" w:hAnsi="Calibri"/>
                        <w:sz w:val="20"/>
                      </w:rPr>
                      <w:delText>MECPP</w:delText>
                    </w:r>
                  </w:del>
                </w:p>
              </w:tc>
              <w:tc>
                <w:tcPr>
                  <w:tcW w:w="0" w:type="dxa"/>
                  <w:tcPrChange w:id="77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07FAEB" w14:textId="0FC49A78" w:rsidR="00066508" w:rsidRPr="005A6AA3" w:rsidDel="00AE71EA" w:rsidRDefault="00000000">
                  <w:pPr>
                    <w:keepNext/>
                    <w:widowControl w:val="0"/>
                    <w:spacing w:after="60"/>
                    <w:jc w:val="center"/>
                    <w:rPr>
                      <w:del w:id="7714" w:author="Lorenzo Fabbri" w:date="2024-09-24T14:48:00Z" w16du:dateUtc="2024-09-24T12:48:00Z"/>
                    </w:rPr>
                  </w:pPr>
                  <w:del w:id="7715" w:author="Lorenzo Fabbri" w:date="2024-09-24T14:48:00Z" w16du:dateUtc="2024-09-24T12:48:00Z">
                    <w:r w:rsidRPr="005A6AA3" w:rsidDel="00AE71EA">
                      <w:rPr>
                        <w:rFonts w:ascii="Calibri" w:hAnsi="Calibri"/>
                        <w:sz w:val="20"/>
                      </w:rPr>
                      <w:delText>32.8 (13.4, 19.9, 57.6, 98.6)</w:delText>
                    </w:r>
                  </w:del>
                </w:p>
              </w:tc>
              <w:tc>
                <w:tcPr>
                  <w:tcW w:w="0" w:type="dxa"/>
                  <w:tcPrChange w:id="77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31DA13" w14:textId="70943D54" w:rsidR="00066508" w:rsidRPr="005A6AA3" w:rsidDel="00AE71EA" w:rsidRDefault="00000000">
                  <w:pPr>
                    <w:keepNext/>
                    <w:widowControl w:val="0"/>
                    <w:spacing w:after="60"/>
                    <w:jc w:val="center"/>
                    <w:rPr>
                      <w:del w:id="7717" w:author="Lorenzo Fabbri" w:date="2024-09-24T14:48:00Z" w16du:dateUtc="2024-09-24T12:48:00Z"/>
                    </w:rPr>
                  </w:pPr>
                  <w:del w:id="7718" w:author="Lorenzo Fabbri" w:date="2024-09-24T14:48:00Z" w16du:dateUtc="2024-09-24T12:48:00Z">
                    <w:r w:rsidRPr="005A6AA3" w:rsidDel="00AE71EA">
                      <w:rPr>
                        <w:rFonts w:ascii="Calibri" w:hAnsi="Calibri"/>
                        <w:sz w:val="20"/>
                      </w:rPr>
                      <w:delText>41.3 (15.1, 22.7, 67.4, 115.0)</w:delText>
                    </w:r>
                  </w:del>
                </w:p>
              </w:tc>
              <w:tc>
                <w:tcPr>
                  <w:tcW w:w="0" w:type="dxa"/>
                  <w:tcPrChange w:id="77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7B010" w14:textId="16CBD71D" w:rsidR="00066508" w:rsidRPr="005A6AA3" w:rsidDel="00AE71EA" w:rsidRDefault="00000000">
                  <w:pPr>
                    <w:keepNext/>
                    <w:widowControl w:val="0"/>
                    <w:spacing w:after="60"/>
                    <w:jc w:val="center"/>
                    <w:rPr>
                      <w:del w:id="7720" w:author="Lorenzo Fabbri" w:date="2024-09-24T14:48:00Z" w16du:dateUtc="2024-09-24T12:48:00Z"/>
                    </w:rPr>
                  </w:pPr>
                  <w:del w:id="7721" w:author="Lorenzo Fabbri" w:date="2024-09-24T14:48:00Z" w16du:dateUtc="2024-09-24T12:48:00Z">
                    <w:r w:rsidRPr="005A6AA3" w:rsidDel="00AE71EA">
                      <w:rPr>
                        <w:rFonts w:ascii="Calibri" w:hAnsi="Calibri"/>
                        <w:sz w:val="20"/>
                      </w:rPr>
                      <w:delText>21.4 (11.0, 15.3, 32.4, 45.7)</w:delText>
                    </w:r>
                  </w:del>
                </w:p>
              </w:tc>
              <w:tc>
                <w:tcPr>
                  <w:tcW w:w="0" w:type="dxa"/>
                  <w:tcPrChange w:id="77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A599D" w14:textId="763EB022" w:rsidR="00066508" w:rsidRPr="005A6AA3" w:rsidDel="00AE71EA" w:rsidRDefault="00000000">
                  <w:pPr>
                    <w:keepNext/>
                    <w:widowControl w:val="0"/>
                    <w:spacing w:after="60"/>
                    <w:jc w:val="center"/>
                    <w:rPr>
                      <w:del w:id="7723" w:author="Lorenzo Fabbri" w:date="2024-09-24T14:48:00Z" w16du:dateUtc="2024-09-24T12:48:00Z"/>
                    </w:rPr>
                  </w:pPr>
                  <w:del w:id="7724" w:author="Lorenzo Fabbri" w:date="2024-09-24T14:48:00Z" w16du:dateUtc="2024-09-24T12:48:00Z">
                    <w:r w:rsidRPr="005A6AA3" w:rsidDel="00AE71EA">
                      <w:rPr>
                        <w:rFonts w:ascii="Calibri" w:hAnsi="Calibri"/>
                        <w:sz w:val="20"/>
                      </w:rPr>
                      <w:delText>34.4 (17.1, 24.2, 60.5, 101.6)</w:delText>
                    </w:r>
                  </w:del>
                </w:p>
              </w:tc>
              <w:tc>
                <w:tcPr>
                  <w:tcW w:w="0" w:type="dxa"/>
                  <w:tcPrChange w:id="77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CAE62" w14:textId="0F8C9FD7" w:rsidR="00066508" w:rsidRPr="005A6AA3" w:rsidDel="00AE71EA" w:rsidRDefault="00000000">
                  <w:pPr>
                    <w:keepNext/>
                    <w:widowControl w:val="0"/>
                    <w:spacing w:after="60"/>
                    <w:jc w:val="center"/>
                    <w:rPr>
                      <w:del w:id="7726" w:author="Lorenzo Fabbri" w:date="2024-09-24T14:48:00Z" w16du:dateUtc="2024-09-24T12:48:00Z"/>
                    </w:rPr>
                  </w:pPr>
                  <w:del w:id="7727" w:author="Lorenzo Fabbri" w:date="2024-09-24T14:48:00Z" w16du:dateUtc="2024-09-24T12:48:00Z">
                    <w:r w:rsidRPr="005A6AA3" w:rsidDel="00AE71EA">
                      <w:rPr>
                        <w:rFonts w:ascii="Calibri" w:hAnsi="Calibri"/>
                        <w:sz w:val="20"/>
                      </w:rPr>
                      <w:delText>45.3 (22.3, 33.6, 70.7, 103.8)</w:delText>
                    </w:r>
                  </w:del>
                </w:p>
              </w:tc>
              <w:tc>
                <w:tcPr>
                  <w:tcW w:w="0" w:type="dxa"/>
                  <w:tcPrChange w:id="77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AB0FB" w14:textId="4C05C89B" w:rsidR="00066508" w:rsidRPr="005A6AA3" w:rsidDel="00AE71EA" w:rsidRDefault="00000000">
                  <w:pPr>
                    <w:keepNext/>
                    <w:widowControl w:val="0"/>
                    <w:spacing w:after="60"/>
                    <w:jc w:val="center"/>
                    <w:rPr>
                      <w:del w:id="7729" w:author="Lorenzo Fabbri" w:date="2024-09-24T14:48:00Z" w16du:dateUtc="2024-09-24T12:48:00Z"/>
                    </w:rPr>
                  </w:pPr>
                  <w:del w:id="7730" w:author="Lorenzo Fabbri" w:date="2024-09-24T14:48:00Z" w16du:dateUtc="2024-09-24T12:48:00Z">
                    <w:r w:rsidRPr="005A6AA3" w:rsidDel="00AE71EA">
                      <w:rPr>
                        <w:rFonts w:ascii="Calibri" w:hAnsi="Calibri"/>
                        <w:sz w:val="20"/>
                      </w:rPr>
                      <w:delText>19.0 (10.2, 13.5, 29.9, 45.8)</w:delText>
                    </w:r>
                  </w:del>
                </w:p>
              </w:tc>
              <w:tc>
                <w:tcPr>
                  <w:tcW w:w="0" w:type="dxa"/>
                  <w:tcPrChange w:id="773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745CAF" w14:textId="7D2D086F" w:rsidR="00066508" w:rsidRPr="005A6AA3" w:rsidDel="00AE71EA" w:rsidRDefault="00000000">
                  <w:pPr>
                    <w:keepNext/>
                    <w:widowControl w:val="0"/>
                    <w:spacing w:after="60"/>
                    <w:jc w:val="center"/>
                    <w:rPr>
                      <w:del w:id="7732" w:author="Lorenzo Fabbri" w:date="2024-09-24T14:48:00Z" w16du:dateUtc="2024-09-24T12:48:00Z"/>
                    </w:rPr>
                  </w:pPr>
                  <w:del w:id="7733" w:author="Lorenzo Fabbri" w:date="2024-09-24T14:48:00Z" w16du:dateUtc="2024-09-24T12:48:00Z">
                    <w:r w:rsidRPr="005A6AA3" w:rsidDel="00AE71EA">
                      <w:rPr>
                        <w:rFonts w:ascii="Calibri" w:hAnsi="Calibri"/>
                        <w:sz w:val="20"/>
                      </w:rPr>
                      <w:delText>62.3 (26.0, 35.3, 96.9, 146.7)</w:delText>
                    </w:r>
                  </w:del>
                </w:p>
              </w:tc>
            </w:tr>
            <w:tr w:rsidR="00066508" w:rsidRPr="005A6AA3" w:rsidDel="00AE71EA" w14:paraId="2574865C" w14:textId="7445D342" w:rsidTr="006C3DDD">
              <w:trPr>
                <w:del w:id="7734" w:author="Lorenzo Fabbri" w:date="2024-09-24T14:48:00Z"/>
                <w:trPrChange w:id="7735" w:author="Lorenzo Fabbri" w:date="2024-09-19T20:38:00Z" w16du:dateUtc="2024-09-19T18:38:00Z">
                  <w:trPr>
                    <w:gridBefore w:val="1"/>
                    <w:cantSplit/>
                    <w:jc w:val="center"/>
                  </w:trPr>
                </w:trPrChange>
              </w:trPr>
              <w:tc>
                <w:tcPr>
                  <w:tcW w:w="0" w:type="dxa"/>
                  <w:tcPrChange w:id="773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CDC9AC" w14:textId="059BD582" w:rsidR="00066508" w:rsidRPr="005A6AA3" w:rsidDel="00AE71EA" w:rsidRDefault="00000000">
                  <w:pPr>
                    <w:keepNext/>
                    <w:widowControl w:val="0"/>
                    <w:spacing w:after="60"/>
                    <w:rPr>
                      <w:del w:id="7737" w:author="Lorenzo Fabbri" w:date="2024-09-24T14:48:00Z" w16du:dateUtc="2024-09-24T12:48:00Z"/>
                    </w:rPr>
                  </w:pPr>
                  <w:del w:id="7738" w:author="Lorenzo Fabbri" w:date="2024-09-24T14:48:00Z" w16du:dateUtc="2024-09-24T12:48:00Z">
                    <w:r w:rsidRPr="005A6AA3" w:rsidDel="00AE71EA">
                      <w:rPr>
                        <w:rFonts w:ascii="Calibri" w:hAnsi="Calibri"/>
                        <w:sz w:val="20"/>
                      </w:rPr>
                      <w:delText>MEHHP</w:delText>
                    </w:r>
                  </w:del>
                </w:p>
              </w:tc>
              <w:tc>
                <w:tcPr>
                  <w:tcW w:w="0" w:type="dxa"/>
                  <w:tcPrChange w:id="77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BEB2BC" w14:textId="1D026A26" w:rsidR="00066508" w:rsidRPr="005A6AA3" w:rsidDel="00AE71EA" w:rsidRDefault="00000000">
                  <w:pPr>
                    <w:keepNext/>
                    <w:widowControl w:val="0"/>
                    <w:spacing w:after="60"/>
                    <w:jc w:val="center"/>
                    <w:rPr>
                      <w:del w:id="7740" w:author="Lorenzo Fabbri" w:date="2024-09-24T14:48:00Z" w16du:dateUtc="2024-09-24T12:48:00Z"/>
                    </w:rPr>
                  </w:pPr>
                  <w:del w:id="7741" w:author="Lorenzo Fabbri" w:date="2024-09-24T14:48:00Z" w16du:dateUtc="2024-09-24T12:48:00Z">
                    <w:r w:rsidRPr="005A6AA3" w:rsidDel="00AE71EA">
                      <w:rPr>
                        <w:rFonts w:ascii="Calibri" w:hAnsi="Calibri"/>
                        <w:sz w:val="20"/>
                      </w:rPr>
                      <w:delText>19.3 (7.1, 11.4, 33.1, 56.0)</w:delText>
                    </w:r>
                  </w:del>
                </w:p>
              </w:tc>
              <w:tc>
                <w:tcPr>
                  <w:tcW w:w="0" w:type="dxa"/>
                  <w:tcPrChange w:id="77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BBBAE" w14:textId="537AE957" w:rsidR="00066508" w:rsidRPr="005A6AA3" w:rsidDel="00AE71EA" w:rsidRDefault="00000000">
                  <w:pPr>
                    <w:keepNext/>
                    <w:widowControl w:val="0"/>
                    <w:spacing w:after="60"/>
                    <w:jc w:val="center"/>
                    <w:rPr>
                      <w:del w:id="7743" w:author="Lorenzo Fabbri" w:date="2024-09-24T14:48:00Z" w16du:dateUtc="2024-09-24T12:48:00Z"/>
                    </w:rPr>
                  </w:pPr>
                  <w:del w:id="7744" w:author="Lorenzo Fabbri" w:date="2024-09-24T14:48:00Z" w16du:dateUtc="2024-09-24T12:48:00Z">
                    <w:r w:rsidRPr="005A6AA3" w:rsidDel="00AE71EA">
                      <w:rPr>
                        <w:rFonts w:ascii="Calibri" w:hAnsi="Calibri"/>
                        <w:sz w:val="20"/>
                      </w:rPr>
                      <w:delText>22.3 (8.7, 13.2, 38.7, 71.3)</w:delText>
                    </w:r>
                  </w:del>
                </w:p>
              </w:tc>
              <w:tc>
                <w:tcPr>
                  <w:tcW w:w="0" w:type="dxa"/>
                  <w:tcPrChange w:id="77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BAC8B" w14:textId="6E9779B3" w:rsidR="00066508" w:rsidRPr="005A6AA3" w:rsidDel="00AE71EA" w:rsidRDefault="00000000">
                  <w:pPr>
                    <w:keepNext/>
                    <w:widowControl w:val="0"/>
                    <w:spacing w:after="60"/>
                    <w:jc w:val="center"/>
                    <w:rPr>
                      <w:del w:id="7746" w:author="Lorenzo Fabbri" w:date="2024-09-24T14:48:00Z" w16du:dateUtc="2024-09-24T12:48:00Z"/>
                    </w:rPr>
                  </w:pPr>
                  <w:del w:id="7747" w:author="Lorenzo Fabbri" w:date="2024-09-24T14:48:00Z" w16du:dateUtc="2024-09-24T12:48:00Z">
                    <w:r w:rsidRPr="005A6AA3" w:rsidDel="00AE71EA">
                      <w:rPr>
                        <w:rFonts w:ascii="Calibri" w:hAnsi="Calibri"/>
                        <w:sz w:val="20"/>
                      </w:rPr>
                      <w:delText>13.5 (6.6, 9.3, 20.9, 30.8)</w:delText>
                    </w:r>
                  </w:del>
                </w:p>
              </w:tc>
              <w:tc>
                <w:tcPr>
                  <w:tcW w:w="0" w:type="dxa"/>
                  <w:tcPrChange w:id="77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D74264" w14:textId="4F39D29A" w:rsidR="00066508" w:rsidRPr="005A6AA3" w:rsidDel="00AE71EA" w:rsidRDefault="00000000">
                  <w:pPr>
                    <w:keepNext/>
                    <w:widowControl w:val="0"/>
                    <w:spacing w:after="60"/>
                    <w:jc w:val="center"/>
                    <w:rPr>
                      <w:del w:id="7749" w:author="Lorenzo Fabbri" w:date="2024-09-24T14:48:00Z" w16du:dateUtc="2024-09-24T12:48:00Z"/>
                    </w:rPr>
                  </w:pPr>
                  <w:del w:id="7750" w:author="Lorenzo Fabbri" w:date="2024-09-24T14:48:00Z" w16du:dateUtc="2024-09-24T12:48:00Z">
                    <w:r w:rsidRPr="005A6AA3" w:rsidDel="00AE71EA">
                      <w:rPr>
                        <w:rFonts w:ascii="Calibri" w:hAnsi="Calibri"/>
                        <w:sz w:val="20"/>
                      </w:rPr>
                      <w:delText>21.3 (10.1, 14.1, 36.8, 62.7)</w:delText>
                    </w:r>
                  </w:del>
                </w:p>
              </w:tc>
              <w:tc>
                <w:tcPr>
                  <w:tcW w:w="0" w:type="dxa"/>
                  <w:tcPrChange w:id="77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1AAD66" w14:textId="5DBF183C" w:rsidR="00066508" w:rsidRPr="005A6AA3" w:rsidDel="00AE71EA" w:rsidRDefault="00000000">
                  <w:pPr>
                    <w:keepNext/>
                    <w:widowControl w:val="0"/>
                    <w:spacing w:after="60"/>
                    <w:jc w:val="center"/>
                    <w:rPr>
                      <w:del w:id="7752" w:author="Lorenzo Fabbri" w:date="2024-09-24T14:48:00Z" w16du:dateUtc="2024-09-24T12:48:00Z"/>
                    </w:rPr>
                  </w:pPr>
                  <w:del w:id="7753" w:author="Lorenzo Fabbri" w:date="2024-09-24T14:48:00Z" w16du:dateUtc="2024-09-24T12:48:00Z">
                    <w:r w:rsidRPr="005A6AA3" w:rsidDel="00AE71EA">
                      <w:rPr>
                        <w:rFonts w:ascii="Calibri" w:hAnsi="Calibri"/>
                        <w:sz w:val="20"/>
                      </w:rPr>
                      <w:delText>26.1 (11.7, 17.5, 37.9, 55.7)</w:delText>
                    </w:r>
                  </w:del>
                </w:p>
              </w:tc>
              <w:tc>
                <w:tcPr>
                  <w:tcW w:w="0" w:type="dxa"/>
                  <w:tcPrChange w:id="77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7B0F4C" w14:textId="4A1BD6BA" w:rsidR="00066508" w:rsidRPr="005A6AA3" w:rsidDel="00AE71EA" w:rsidRDefault="00000000">
                  <w:pPr>
                    <w:keepNext/>
                    <w:widowControl w:val="0"/>
                    <w:spacing w:after="60"/>
                    <w:jc w:val="center"/>
                    <w:rPr>
                      <w:del w:id="7755" w:author="Lorenzo Fabbri" w:date="2024-09-24T14:48:00Z" w16du:dateUtc="2024-09-24T12:48:00Z"/>
                    </w:rPr>
                  </w:pPr>
                  <w:del w:id="7756" w:author="Lorenzo Fabbri" w:date="2024-09-24T14:48:00Z" w16du:dateUtc="2024-09-24T12:48:00Z">
                    <w:r w:rsidRPr="005A6AA3" w:rsidDel="00AE71EA">
                      <w:rPr>
                        <w:rFonts w:ascii="Calibri" w:hAnsi="Calibri"/>
                        <w:sz w:val="20"/>
                      </w:rPr>
                      <w:delText>10.8 (5.3, 6.8, 17.6, 26.7)</w:delText>
                    </w:r>
                  </w:del>
                </w:p>
              </w:tc>
              <w:tc>
                <w:tcPr>
                  <w:tcW w:w="0" w:type="dxa"/>
                  <w:tcPrChange w:id="775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906D05E" w14:textId="6DAF2C5D" w:rsidR="00066508" w:rsidRPr="005A6AA3" w:rsidDel="00AE71EA" w:rsidRDefault="00000000">
                  <w:pPr>
                    <w:keepNext/>
                    <w:widowControl w:val="0"/>
                    <w:spacing w:after="60"/>
                    <w:jc w:val="center"/>
                    <w:rPr>
                      <w:del w:id="7758" w:author="Lorenzo Fabbri" w:date="2024-09-24T14:48:00Z" w16du:dateUtc="2024-09-24T12:48:00Z"/>
                    </w:rPr>
                  </w:pPr>
                  <w:del w:id="7759" w:author="Lorenzo Fabbri" w:date="2024-09-24T14:48:00Z" w16du:dateUtc="2024-09-24T12:48:00Z">
                    <w:r w:rsidRPr="005A6AA3" w:rsidDel="00AE71EA">
                      <w:rPr>
                        <w:rFonts w:ascii="Calibri" w:hAnsi="Calibri"/>
                        <w:sz w:val="20"/>
                      </w:rPr>
                      <w:delText>34.5 (12.1, 20.7, 54.5, 80.9)</w:delText>
                    </w:r>
                  </w:del>
                </w:p>
              </w:tc>
            </w:tr>
            <w:tr w:rsidR="00066508" w:rsidRPr="005A6AA3" w:rsidDel="00AE71EA" w14:paraId="313B2BE6" w14:textId="5E1D3FB3" w:rsidTr="006C3DDD">
              <w:trPr>
                <w:del w:id="7760" w:author="Lorenzo Fabbri" w:date="2024-09-24T14:48:00Z"/>
                <w:trPrChange w:id="7761" w:author="Lorenzo Fabbri" w:date="2024-09-19T20:38:00Z" w16du:dateUtc="2024-09-19T18:38:00Z">
                  <w:trPr>
                    <w:gridBefore w:val="1"/>
                    <w:cantSplit/>
                    <w:jc w:val="center"/>
                  </w:trPr>
                </w:trPrChange>
              </w:trPr>
              <w:tc>
                <w:tcPr>
                  <w:tcW w:w="0" w:type="dxa"/>
                  <w:tcPrChange w:id="776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533398" w14:textId="1BF5FF8C" w:rsidR="00066508" w:rsidRPr="005A6AA3" w:rsidDel="00AE71EA" w:rsidRDefault="00000000">
                  <w:pPr>
                    <w:keepNext/>
                    <w:widowControl w:val="0"/>
                    <w:spacing w:after="60"/>
                    <w:rPr>
                      <w:del w:id="7763" w:author="Lorenzo Fabbri" w:date="2024-09-24T14:48:00Z" w16du:dateUtc="2024-09-24T12:48:00Z"/>
                    </w:rPr>
                  </w:pPr>
                  <w:del w:id="7764" w:author="Lorenzo Fabbri" w:date="2024-09-24T14:48:00Z" w16du:dateUtc="2024-09-24T12:48:00Z">
                    <w:r w:rsidRPr="005A6AA3" w:rsidDel="00AE71EA">
                      <w:rPr>
                        <w:rFonts w:ascii="Calibri" w:hAnsi="Calibri"/>
                        <w:sz w:val="20"/>
                      </w:rPr>
                      <w:delText>MEHP</w:delText>
                    </w:r>
                  </w:del>
                </w:p>
              </w:tc>
              <w:tc>
                <w:tcPr>
                  <w:tcW w:w="0" w:type="dxa"/>
                  <w:tcPrChange w:id="77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EEFC39" w14:textId="4BB9DD93" w:rsidR="00066508" w:rsidRPr="005A6AA3" w:rsidDel="00AE71EA" w:rsidRDefault="00000000">
                  <w:pPr>
                    <w:keepNext/>
                    <w:widowControl w:val="0"/>
                    <w:spacing w:after="60"/>
                    <w:jc w:val="center"/>
                    <w:rPr>
                      <w:del w:id="7766" w:author="Lorenzo Fabbri" w:date="2024-09-24T14:48:00Z" w16du:dateUtc="2024-09-24T12:48:00Z"/>
                    </w:rPr>
                  </w:pPr>
                  <w:del w:id="7767" w:author="Lorenzo Fabbri" w:date="2024-09-24T14:48:00Z" w16du:dateUtc="2024-09-24T12:48:00Z">
                    <w:r w:rsidRPr="005A6AA3" w:rsidDel="00AE71EA">
                      <w:rPr>
                        <w:rFonts w:ascii="Calibri" w:hAnsi="Calibri"/>
                        <w:sz w:val="20"/>
                      </w:rPr>
                      <w:delText>2.8 (1.0, 1.6, 5.1, 8.8)</w:delText>
                    </w:r>
                  </w:del>
                </w:p>
              </w:tc>
              <w:tc>
                <w:tcPr>
                  <w:tcW w:w="0" w:type="dxa"/>
                  <w:tcPrChange w:id="77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4F04C8" w14:textId="331D0B42" w:rsidR="00066508" w:rsidRPr="005A6AA3" w:rsidDel="00AE71EA" w:rsidRDefault="00000000">
                  <w:pPr>
                    <w:keepNext/>
                    <w:widowControl w:val="0"/>
                    <w:spacing w:after="60"/>
                    <w:jc w:val="center"/>
                    <w:rPr>
                      <w:del w:id="7769" w:author="Lorenzo Fabbri" w:date="2024-09-24T14:48:00Z" w16du:dateUtc="2024-09-24T12:48:00Z"/>
                    </w:rPr>
                  </w:pPr>
                  <w:del w:id="7770" w:author="Lorenzo Fabbri" w:date="2024-09-24T14:48:00Z" w16du:dateUtc="2024-09-24T12:48:00Z">
                    <w:r w:rsidRPr="005A6AA3" w:rsidDel="00AE71EA">
                      <w:rPr>
                        <w:rFonts w:ascii="Calibri" w:hAnsi="Calibri"/>
                        <w:sz w:val="20"/>
                      </w:rPr>
                      <w:delText>3.3 (0.9, 1.7, 6.1, 9.9)</w:delText>
                    </w:r>
                  </w:del>
                </w:p>
              </w:tc>
              <w:tc>
                <w:tcPr>
                  <w:tcW w:w="0" w:type="dxa"/>
                  <w:tcPrChange w:id="77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7309D" w14:textId="197ADA56" w:rsidR="00066508" w:rsidRPr="005A6AA3" w:rsidDel="00AE71EA" w:rsidRDefault="00000000">
                  <w:pPr>
                    <w:keepNext/>
                    <w:widowControl w:val="0"/>
                    <w:spacing w:after="60"/>
                    <w:jc w:val="center"/>
                    <w:rPr>
                      <w:del w:id="7772" w:author="Lorenzo Fabbri" w:date="2024-09-24T14:48:00Z" w16du:dateUtc="2024-09-24T12:48:00Z"/>
                    </w:rPr>
                  </w:pPr>
                  <w:del w:id="7773" w:author="Lorenzo Fabbri" w:date="2024-09-24T14:48:00Z" w16du:dateUtc="2024-09-24T12:48:00Z">
                    <w:r w:rsidRPr="005A6AA3" w:rsidDel="00AE71EA">
                      <w:rPr>
                        <w:rFonts w:ascii="Calibri" w:hAnsi="Calibri"/>
                        <w:sz w:val="20"/>
                      </w:rPr>
                      <w:delText>2.3 (0.9, 1.3, 3.7, 5.6)</w:delText>
                    </w:r>
                  </w:del>
                </w:p>
              </w:tc>
              <w:tc>
                <w:tcPr>
                  <w:tcW w:w="0" w:type="dxa"/>
                  <w:tcPrChange w:id="77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0ED92" w14:textId="199512BA" w:rsidR="00066508" w:rsidRPr="005A6AA3" w:rsidDel="00AE71EA" w:rsidRDefault="00000000">
                  <w:pPr>
                    <w:keepNext/>
                    <w:widowControl w:val="0"/>
                    <w:spacing w:after="60"/>
                    <w:jc w:val="center"/>
                    <w:rPr>
                      <w:del w:id="7775" w:author="Lorenzo Fabbri" w:date="2024-09-24T14:48:00Z" w16du:dateUtc="2024-09-24T12:48:00Z"/>
                    </w:rPr>
                  </w:pPr>
                  <w:del w:id="7776" w:author="Lorenzo Fabbri" w:date="2024-09-24T14:48:00Z" w16du:dateUtc="2024-09-24T12:48:00Z">
                    <w:r w:rsidRPr="005A6AA3" w:rsidDel="00AE71EA">
                      <w:rPr>
                        <w:rFonts w:ascii="Calibri" w:hAnsi="Calibri"/>
                        <w:sz w:val="20"/>
                      </w:rPr>
                      <w:delText>3.3 (1.3, 1.9, 6.0, 10.1)</w:delText>
                    </w:r>
                  </w:del>
                </w:p>
              </w:tc>
              <w:tc>
                <w:tcPr>
                  <w:tcW w:w="0" w:type="dxa"/>
                  <w:tcPrChange w:id="77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6E184" w14:textId="11C7DD77" w:rsidR="00066508" w:rsidRPr="005A6AA3" w:rsidDel="00AE71EA" w:rsidRDefault="00000000">
                  <w:pPr>
                    <w:keepNext/>
                    <w:widowControl w:val="0"/>
                    <w:spacing w:after="60"/>
                    <w:jc w:val="center"/>
                    <w:rPr>
                      <w:del w:id="7778" w:author="Lorenzo Fabbri" w:date="2024-09-24T14:48:00Z" w16du:dateUtc="2024-09-24T12:48:00Z"/>
                    </w:rPr>
                  </w:pPr>
                  <w:del w:id="7779" w:author="Lorenzo Fabbri" w:date="2024-09-24T14:48:00Z" w16du:dateUtc="2024-09-24T12:48:00Z">
                    <w:r w:rsidRPr="005A6AA3" w:rsidDel="00AE71EA">
                      <w:rPr>
                        <w:rFonts w:ascii="Calibri" w:hAnsi="Calibri"/>
                        <w:sz w:val="20"/>
                      </w:rPr>
                      <w:delText>3.2 (1.1, 1.8, 4.8, 8.2)</w:delText>
                    </w:r>
                  </w:del>
                </w:p>
              </w:tc>
              <w:tc>
                <w:tcPr>
                  <w:tcW w:w="0" w:type="dxa"/>
                  <w:tcPrChange w:id="77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3658DF" w14:textId="64BE5BD6" w:rsidR="00066508" w:rsidRPr="005A6AA3" w:rsidDel="00AE71EA" w:rsidRDefault="00000000">
                  <w:pPr>
                    <w:keepNext/>
                    <w:widowControl w:val="0"/>
                    <w:spacing w:after="60"/>
                    <w:jc w:val="center"/>
                    <w:rPr>
                      <w:del w:id="7781" w:author="Lorenzo Fabbri" w:date="2024-09-24T14:48:00Z" w16du:dateUtc="2024-09-24T12:48:00Z"/>
                    </w:rPr>
                  </w:pPr>
                  <w:del w:id="7782" w:author="Lorenzo Fabbri" w:date="2024-09-24T14:48:00Z" w16du:dateUtc="2024-09-24T12:48:00Z">
                    <w:r w:rsidRPr="005A6AA3" w:rsidDel="00AE71EA">
                      <w:rPr>
                        <w:rFonts w:ascii="Calibri" w:hAnsi="Calibri"/>
                        <w:sz w:val="20"/>
                      </w:rPr>
                      <w:delText>1.7 (0.8, 1.1, 2.8, 4.4)</w:delText>
                    </w:r>
                  </w:del>
                </w:p>
              </w:tc>
              <w:tc>
                <w:tcPr>
                  <w:tcW w:w="0" w:type="dxa"/>
                  <w:tcPrChange w:id="778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3FC4DA2" w14:textId="6D4729D8" w:rsidR="00066508" w:rsidRPr="005A6AA3" w:rsidDel="00AE71EA" w:rsidRDefault="00000000">
                  <w:pPr>
                    <w:keepNext/>
                    <w:widowControl w:val="0"/>
                    <w:spacing w:after="60"/>
                    <w:jc w:val="center"/>
                    <w:rPr>
                      <w:del w:id="7784" w:author="Lorenzo Fabbri" w:date="2024-09-24T14:48:00Z" w16du:dateUtc="2024-09-24T12:48:00Z"/>
                    </w:rPr>
                  </w:pPr>
                  <w:del w:id="7785" w:author="Lorenzo Fabbri" w:date="2024-09-24T14:48:00Z" w16du:dateUtc="2024-09-24T12:48:00Z">
                    <w:r w:rsidRPr="005A6AA3" w:rsidDel="00AE71EA">
                      <w:rPr>
                        <w:rFonts w:ascii="Calibri" w:hAnsi="Calibri"/>
                        <w:sz w:val="20"/>
                      </w:rPr>
                      <w:delText>4.7 (1.5, 2.7, 8.3, 15.0)</w:delText>
                    </w:r>
                  </w:del>
                </w:p>
              </w:tc>
            </w:tr>
            <w:tr w:rsidR="00066508" w:rsidRPr="005A6AA3" w:rsidDel="00AE71EA" w14:paraId="57E5BC6C" w14:textId="2EAB3143" w:rsidTr="006C3DDD">
              <w:trPr>
                <w:del w:id="7786" w:author="Lorenzo Fabbri" w:date="2024-09-24T14:48:00Z"/>
                <w:trPrChange w:id="7787" w:author="Lorenzo Fabbri" w:date="2024-09-19T20:38:00Z" w16du:dateUtc="2024-09-19T18:38:00Z">
                  <w:trPr>
                    <w:gridBefore w:val="1"/>
                    <w:cantSplit/>
                    <w:jc w:val="center"/>
                  </w:trPr>
                </w:trPrChange>
              </w:trPr>
              <w:tc>
                <w:tcPr>
                  <w:tcW w:w="0" w:type="dxa"/>
                  <w:tcPrChange w:id="778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0FED8C" w14:textId="5A84BEB7" w:rsidR="00066508" w:rsidRPr="005A6AA3" w:rsidDel="00AE71EA" w:rsidRDefault="00000000">
                  <w:pPr>
                    <w:keepNext/>
                    <w:widowControl w:val="0"/>
                    <w:spacing w:after="60"/>
                    <w:rPr>
                      <w:del w:id="7789" w:author="Lorenzo Fabbri" w:date="2024-09-24T14:48:00Z" w16du:dateUtc="2024-09-24T12:48:00Z"/>
                    </w:rPr>
                  </w:pPr>
                  <w:del w:id="7790" w:author="Lorenzo Fabbri" w:date="2024-09-24T14:48:00Z" w16du:dateUtc="2024-09-24T12:48:00Z">
                    <w:r w:rsidRPr="005A6AA3" w:rsidDel="00AE71EA">
                      <w:rPr>
                        <w:rFonts w:ascii="Calibri" w:hAnsi="Calibri"/>
                        <w:sz w:val="20"/>
                      </w:rPr>
                      <w:delText>MEOHP</w:delText>
                    </w:r>
                  </w:del>
                </w:p>
              </w:tc>
              <w:tc>
                <w:tcPr>
                  <w:tcW w:w="0" w:type="dxa"/>
                  <w:tcPrChange w:id="77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8E946" w14:textId="48A62B90" w:rsidR="00066508" w:rsidRPr="005A6AA3" w:rsidDel="00AE71EA" w:rsidRDefault="00000000">
                  <w:pPr>
                    <w:keepNext/>
                    <w:widowControl w:val="0"/>
                    <w:spacing w:after="60"/>
                    <w:jc w:val="center"/>
                    <w:rPr>
                      <w:del w:id="7792" w:author="Lorenzo Fabbri" w:date="2024-09-24T14:48:00Z" w16du:dateUtc="2024-09-24T12:48:00Z"/>
                    </w:rPr>
                  </w:pPr>
                  <w:del w:id="7793" w:author="Lorenzo Fabbri" w:date="2024-09-24T14:48:00Z" w16du:dateUtc="2024-09-24T12:48:00Z">
                    <w:r w:rsidRPr="005A6AA3" w:rsidDel="00AE71EA">
                      <w:rPr>
                        <w:rFonts w:ascii="Calibri" w:hAnsi="Calibri"/>
                        <w:sz w:val="20"/>
                      </w:rPr>
                      <w:delText>12.2 (4.5, 7.1, 20.4, 34.0)</w:delText>
                    </w:r>
                  </w:del>
                </w:p>
              </w:tc>
              <w:tc>
                <w:tcPr>
                  <w:tcW w:w="0" w:type="dxa"/>
                  <w:tcPrChange w:id="77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BA2555" w14:textId="60BA9BDB" w:rsidR="00066508" w:rsidRPr="005A6AA3" w:rsidDel="00AE71EA" w:rsidRDefault="00000000">
                  <w:pPr>
                    <w:keepNext/>
                    <w:widowControl w:val="0"/>
                    <w:spacing w:after="60"/>
                    <w:jc w:val="center"/>
                    <w:rPr>
                      <w:del w:id="7795" w:author="Lorenzo Fabbri" w:date="2024-09-24T14:48:00Z" w16du:dateUtc="2024-09-24T12:48:00Z"/>
                    </w:rPr>
                  </w:pPr>
                  <w:del w:id="7796" w:author="Lorenzo Fabbri" w:date="2024-09-24T14:48:00Z" w16du:dateUtc="2024-09-24T12:48:00Z">
                    <w:r w:rsidRPr="005A6AA3" w:rsidDel="00AE71EA">
                      <w:rPr>
                        <w:rFonts w:ascii="Calibri" w:hAnsi="Calibri"/>
                        <w:sz w:val="20"/>
                      </w:rPr>
                      <w:delText>13.7 (4.7, 7.9, 24.1, 44.0)</w:delText>
                    </w:r>
                  </w:del>
                </w:p>
              </w:tc>
              <w:tc>
                <w:tcPr>
                  <w:tcW w:w="0" w:type="dxa"/>
                  <w:tcPrChange w:id="77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36EDF2" w14:textId="1F1BE050" w:rsidR="00066508" w:rsidRPr="005A6AA3" w:rsidDel="00AE71EA" w:rsidRDefault="00000000">
                  <w:pPr>
                    <w:keepNext/>
                    <w:widowControl w:val="0"/>
                    <w:spacing w:after="60"/>
                    <w:jc w:val="center"/>
                    <w:rPr>
                      <w:del w:id="7798" w:author="Lorenzo Fabbri" w:date="2024-09-24T14:48:00Z" w16du:dateUtc="2024-09-24T12:48:00Z"/>
                    </w:rPr>
                  </w:pPr>
                  <w:del w:id="7799" w:author="Lorenzo Fabbri" w:date="2024-09-24T14:48:00Z" w16du:dateUtc="2024-09-24T12:48:00Z">
                    <w:r w:rsidRPr="005A6AA3" w:rsidDel="00AE71EA">
                      <w:rPr>
                        <w:rFonts w:ascii="Calibri" w:hAnsi="Calibri"/>
                        <w:sz w:val="20"/>
                      </w:rPr>
                      <w:delText>8.3 (3.9, 5.4, 13.5, 18.4)</w:delText>
                    </w:r>
                  </w:del>
                </w:p>
              </w:tc>
              <w:tc>
                <w:tcPr>
                  <w:tcW w:w="0" w:type="dxa"/>
                  <w:tcPrChange w:id="78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531C00" w14:textId="425EE30F" w:rsidR="00066508" w:rsidRPr="005A6AA3" w:rsidDel="00AE71EA" w:rsidRDefault="00000000">
                  <w:pPr>
                    <w:keepNext/>
                    <w:widowControl w:val="0"/>
                    <w:spacing w:after="60"/>
                    <w:jc w:val="center"/>
                    <w:rPr>
                      <w:del w:id="7801" w:author="Lorenzo Fabbri" w:date="2024-09-24T14:48:00Z" w16du:dateUtc="2024-09-24T12:48:00Z"/>
                    </w:rPr>
                  </w:pPr>
                  <w:del w:id="7802" w:author="Lorenzo Fabbri" w:date="2024-09-24T14:48:00Z" w16du:dateUtc="2024-09-24T12:48:00Z">
                    <w:r w:rsidRPr="005A6AA3" w:rsidDel="00AE71EA">
                      <w:rPr>
                        <w:rFonts w:ascii="Calibri" w:hAnsi="Calibri"/>
                        <w:sz w:val="20"/>
                      </w:rPr>
                      <w:delText>12.7 (6.0, 8.5, 21.4, 37.7)</w:delText>
                    </w:r>
                  </w:del>
                </w:p>
              </w:tc>
              <w:tc>
                <w:tcPr>
                  <w:tcW w:w="0" w:type="dxa"/>
                  <w:tcPrChange w:id="78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6629F5" w14:textId="3358C474" w:rsidR="00066508" w:rsidRPr="005A6AA3" w:rsidDel="00AE71EA" w:rsidRDefault="00000000">
                  <w:pPr>
                    <w:keepNext/>
                    <w:widowControl w:val="0"/>
                    <w:spacing w:after="60"/>
                    <w:jc w:val="center"/>
                    <w:rPr>
                      <w:del w:id="7804" w:author="Lorenzo Fabbri" w:date="2024-09-24T14:48:00Z" w16du:dateUtc="2024-09-24T12:48:00Z"/>
                    </w:rPr>
                  </w:pPr>
                  <w:del w:id="7805" w:author="Lorenzo Fabbri" w:date="2024-09-24T14:48:00Z" w16du:dateUtc="2024-09-24T12:48:00Z">
                    <w:r w:rsidRPr="005A6AA3" w:rsidDel="00AE71EA">
                      <w:rPr>
                        <w:rFonts w:ascii="Calibri" w:hAnsi="Calibri"/>
                        <w:sz w:val="20"/>
                      </w:rPr>
                      <w:delText>16.7 (7.7, 11.3, 24.5, 36.4)</w:delText>
                    </w:r>
                  </w:del>
                </w:p>
              </w:tc>
              <w:tc>
                <w:tcPr>
                  <w:tcW w:w="0" w:type="dxa"/>
                  <w:tcPrChange w:id="78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45C85" w14:textId="06980A65" w:rsidR="00066508" w:rsidRPr="005A6AA3" w:rsidDel="00AE71EA" w:rsidRDefault="00000000">
                  <w:pPr>
                    <w:keepNext/>
                    <w:widowControl w:val="0"/>
                    <w:spacing w:after="60"/>
                    <w:jc w:val="center"/>
                    <w:rPr>
                      <w:del w:id="7807" w:author="Lorenzo Fabbri" w:date="2024-09-24T14:48:00Z" w16du:dateUtc="2024-09-24T12:48:00Z"/>
                    </w:rPr>
                  </w:pPr>
                  <w:del w:id="7808" w:author="Lorenzo Fabbri" w:date="2024-09-24T14:48:00Z" w16du:dateUtc="2024-09-24T12:48:00Z">
                    <w:r w:rsidRPr="005A6AA3" w:rsidDel="00AE71EA">
                      <w:rPr>
                        <w:rFonts w:ascii="Calibri" w:hAnsi="Calibri"/>
                        <w:sz w:val="20"/>
                      </w:rPr>
                      <w:delText>6.8 (3.4, 4.5, 10.7, 16.6)</w:delText>
                    </w:r>
                  </w:del>
                </w:p>
              </w:tc>
              <w:tc>
                <w:tcPr>
                  <w:tcW w:w="0" w:type="dxa"/>
                  <w:tcPrChange w:id="780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63E1CDA" w14:textId="7928D61E" w:rsidR="00066508" w:rsidRPr="005A6AA3" w:rsidDel="00AE71EA" w:rsidRDefault="00000000">
                  <w:pPr>
                    <w:keepNext/>
                    <w:widowControl w:val="0"/>
                    <w:spacing w:after="60"/>
                    <w:jc w:val="center"/>
                    <w:rPr>
                      <w:del w:id="7810" w:author="Lorenzo Fabbri" w:date="2024-09-24T14:48:00Z" w16du:dateUtc="2024-09-24T12:48:00Z"/>
                    </w:rPr>
                  </w:pPr>
                  <w:del w:id="7811" w:author="Lorenzo Fabbri" w:date="2024-09-24T14:48:00Z" w16du:dateUtc="2024-09-24T12:48:00Z">
                    <w:r w:rsidRPr="005A6AA3" w:rsidDel="00AE71EA">
                      <w:rPr>
                        <w:rFonts w:ascii="Calibri" w:hAnsi="Calibri"/>
                        <w:sz w:val="20"/>
                      </w:rPr>
                      <w:delText>21.1 (8.2, 12.9, 33.8, 50.4)</w:delText>
                    </w:r>
                  </w:del>
                </w:p>
              </w:tc>
            </w:tr>
            <w:tr w:rsidR="00066508" w:rsidRPr="005A6AA3" w:rsidDel="00AE71EA" w14:paraId="28078669" w14:textId="5927443A" w:rsidTr="006C3DDD">
              <w:trPr>
                <w:del w:id="7812" w:author="Lorenzo Fabbri" w:date="2024-09-24T14:48:00Z"/>
                <w:trPrChange w:id="7813" w:author="Lorenzo Fabbri" w:date="2024-09-19T20:38:00Z" w16du:dateUtc="2024-09-19T18:38:00Z">
                  <w:trPr>
                    <w:gridBefore w:val="1"/>
                    <w:cantSplit/>
                    <w:jc w:val="center"/>
                  </w:trPr>
                </w:trPrChange>
              </w:trPr>
              <w:tc>
                <w:tcPr>
                  <w:tcW w:w="0" w:type="dxa"/>
                  <w:tcPrChange w:id="78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37A6449" w14:textId="6F573D6E" w:rsidR="00066508" w:rsidRPr="005A6AA3" w:rsidDel="00AE71EA" w:rsidRDefault="00000000">
                  <w:pPr>
                    <w:keepNext/>
                    <w:widowControl w:val="0"/>
                    <w:spacing w:after="60"/>
                    <w:rPr>
                      <w:del w:id="7815" w:author="Lorenzo Fabbri" w:date="2024-09-24T14:48:00Z" w16du:dateUtc="2024-09-24T12:48:00Z"/>
                    </w:rPr>
                  </w:pPr>
                  <w:del w:id="7816" w:author="Lorenzo Fabbri" w:date="2024-09-24T14:48:00Z" w16du:dateUtc="2024-09-24T12:48:00Z">
                    <w:r w:rsidRPr="005A6AA3" w:rsidDel="00AE71EA">
                      <w:rPr>
                        <w:rFonts w:ascii="Calibri" w:hAnsi="Calibri"/>
                        <w:sz w:val="20"/>
                      </w:rPr>
                      <w:delText>MEP</w:delText>
                    </w:r>
                  </w:del>
                </w:p>
              </w:tc>
              <w:tc>
                <w:tcPr>
                  <w:tcW w:w="0" w:type="dxa"/>
                  <w:tcPrChange w:id="78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61153" w14:textId="2BFE0AE7" w:rsidR="00066508" w:rsidRPr="005A6AA3" w:rsidDel="00AE71EA" w:rsidRDefault="00000000">
                  <w:pPr>
                    <w:keepNext/>
                    <w:widowControl w:val="0"/>
                    <w:spacing w:after="60"/>
                    <w:jc w:val="center"/>
                    <w:rPr>
                      <w:del w:id="7818" w:author="Lorenzo Fabbri" w:date="2024-09-24T14:48:00Z" w16du:dateUtc="2024-09-24T12:48:00Z"/>
                    </w:rPr>
                  </w:pPr>
                  <w:del w:id="7819" w:author="Lorenzo Fabbri" w:date="2024-09-24T14:48:00Z" w16du:dateUtc="2024-09-24T12:48:00Z">
                    <w:r w:rsidRPr="005A6AA3" w:rsidDel="00AE71EA">
                      <w:rPr>
                        <w:rFonts w:ascii="Calibri" w:hAnsi="Calibri"/>
                        <w:sz w:val="20"/>
                      </w:rPr>
                      <w:delText>32.5 (8.8, 15.0, 79.2, 173.3)</w:delText>
                    </w:r>
                  </w:del>
                </w:p>
              </w:tc>
              <w:tc>
                <w:tcPr>
                  <w:tcW w:w="0" w:type="dxa"/>
                  <w:tcPrChange w:id="78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B35799" w14:textId="6944C93B" w:rsidR="00066508" w:rsidRPr="005A6AA3" w:rsidDel="00AE71EA" w:rsidRDefault="00000000">
                  <w:pPr>
                    <w:keepNext/>
                    <w:widowControl w:val="0"/>
                    <w:spacing w:after="60"/>
                    <w:jc w:val="center"/>
                    <w:rPr>
                      <w:del w:id="7821" w:author="Lorenzo Fabbri" w:date="2024-09-24T14:48:00Z" w16du:dateUtc="2024-09-24T12:48:00Z"/>
                    </w:rPr>
                  </w:pPr>
                  <w:del w:id="7822" w:author="Lorenzo Fabbri" w:date="2024-09-24T14:48:00Z" w16du:dateUtc="2024-09-24T12:48:00Z">
                    <w:r w:rsidRPr="005A6AA3" w:rsidDel="00AE71EA">
                      <w:rPr>
                        <w:rFonts w:ascii="Calibri" w:hAnsi="Calibri"/>
                        <w:sz w:val="20"/>
                      </w:rPr>
                      <w:delText>45.2 (12.6, 20.4, 113.8, 249.0)</w:delText>
                    </w:r>
                  </w:del>
                </w:p>
              </w:tc>
              <w:tc>
                <w:tcPr>
                  <w:tcW w:w="0" w:type="dxa"/>
                  <w:tcPrChange w:id="78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345622" w14:textId="1220DC09" w:rsidR="00066508" w:rsidRPr="005A6AA3" w:rsidDel="00AE71EA" w:rsidRDefault="00000000">
                  <w:pPr>
                    <w:keepNext/>
                    <w:widowControl w:val="0"/>
                    <w:spacing w:after="60"/>
                    <w:jc w:val="center"/>
                    <w:rPr>
                      <w:del w:id="7824" w:author="Lorenzo Fabbri" w:date="2024-09-24T14:48:00Z" w16du:dateUtc="2024-09-24T12:48:00Z"/>
                    </w:rPr>
                  </w:pPr>
                  <w:del w:id="7825" w:author="Lorenzo Fabbri" w:date="2024-09-24T14:48:00Z" w16du:dateUtc="2024-09-24T12:48:00Z">
                    <w:r w:rsidRPr="005A6AA3" w:rsidDel="00AE71EA">
                      <w:rPr>
                        <w:rFonts w:ascii="Calibri" w:hAnsi="Calibri"/>
                        <w:sz w:val="20"/>
                      </w:rPr>
                      <w:delText>50.0 (13.1, 26.4, 97.6, 225.8)</w:delText>
                    </w:r>
                  </w:del>
                </w:p>
              </w:tc>
              <w:tc>
                <w:tcPr>
                  <w:tcW w:w="0" w:type="dxa"/>
                  <w:tcPrChange w:id="78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D9301F" w14:textId="262AD5BC" w:rsidR="00066508" w:rsidRPr="005A6AA3" w:rsidDel="00AE71EA" w:rsidRDefault="00000000">
                  <w:pPr>
                    <w:keepNext/>
                    <w:widowControl w:val="0"/>
                    <w:spacing w:after="60"/>
                    <w:jc w:val="center"/>
                    <w:rPr>
                      <w:del w:id="7827" w:author="Lorenzo Fabbri" w:date="2024-09-24T14:48:00Z" w16du:dateUtc="2024-09-24T12:48:00Z"/>
                    </w:rPr>
                  </w:pPr>
                  <w:del w:id="7828" w:author="Lorenzo Fabbri" w:date="2024-09-24T14:48:00Z" w16du:dateUtc="2024-09-24T12:48:00Z">
                    <w:r w:rsidRPr="005A6AA3" w:rsidDel="00AE71EA">
                      <w:rPr>
                        <w:rFonts w:ascii="Calibri" w:hAnsi="Calibri"/>
                        <w:sz w:val="20"/>
                      </w:rPr>
                      <w:delText>86.7 (23.1, 41.4, 169.5, 345.1)</w:delText>
                    </w:r>
                  </w:del>
                </w:p>
              </w:tc>
              <w:tc>
                <w:tcPr>
                  <w:tcW w:w="0" w:type="dxa"/>
                  <w:tcPrChange w:id="78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17B99B" w14:textId="0EF69B76" w:rsidR="00066508" w:rsidRPr="005A6AA3" w:rsidDel="00AE71EA" w:rsidRDefault="00000000">
                  <w:pPr>
                    <w:keepNext/>
                    <w:widowControl w:val="0"/>
                    <w:spacing w:after="60"/>
                    <w:jc w:val="center"/>
                    <w:rPr>
                      <w:del w:id="7830" w:author="Lorenzo Fabbri" w:date="2024-09-24T14:48:00Z" w16du:dateUtc="2024-09-24T12:48:00Z"/>
                    </w:rPr>
                  </w:pPr>
                  <w:del w:id="7831" w:author="Lorenzo Fabbri" w:date="2024-09-24T14:48:00Z" w16du:dateUtc="2024-09-24T12:48:00Z">
                    <w:r w:rsidRPr="005A6AA3" w:rsidDel="00AE71EA">
                      <w:rPr>
                        <w:rFonts w:ascii="Calibri" w:hAnsi="Calibri"/>
                        <w:sz w:val="20"/>
                      </w:rPr>
                      <w:delText>26.1 (10.1, 14.0, 54.4, 84.7)</w:delText>
                    </w:r>
                  </w:del>
                </w:p>
              </w:tc>
              <w:tc>
                <w:tcPr>
                  <w:tcW w:w="0" w:type="dxa"/>
                  <w:tcPrChange w:id="78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382674" w14:textId="705BE4FF" w:rsidR="00066508" w:rsidRPr="005A6AA3" w:rsidDel="00AE71EA" w:rsidRDefault="00000000">
                  <w:pPr>
                    <w:keepNext/>
                    <w:widowControl w:val="0"/>
                    <w:spacing w:after="60"/>
                    <w:jc w:val="center"/>
                    <w:rPr>
                      <w:del w:id="7833" w:author="Lorenzo Fabbri" w:date="2024-09-24T14:48:00Z" w16du:dateUtc="2024-09-24T12:48:00Z"/>
                    </w:rPr>
                  </w:pPr>
                  <w:del w:id="7834" w:author="Lorenzo Fabbri" w:date="2024-09-24T14:48:00Z" w16du:dateUtc="2024-09-24T12:48:00Z">
                    <w:r w:rsidRPr="005A6AA3" w:rsidDel="00AE71EA">
                      <w:rPr>
                        <w:rFonts w:ascii="Calibri" w:hAnsi="Calibri"/>
                        <w:sz w:val="20"/>
                      </w:rPr>
                      <w:delText>12.8 (5.8, 8.3, 20.9, 38.8)</w:delText>
                    </w:r>
                  </w:del>
                </w:p>
              </w:tc>
              <w:tc>
                <w:tcPr>
                  <w:tcW w:w="0" w:type="dxa"/>
                  <w:tcPrChange w:id="783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D28245B" w14:textId="3ED053AF" w:rsidR="00066508" w:rsidRPr="005A6AA3" w:rsidDel="00AE71EA" w:rsidRDefault="00000000">
                  <w:pPr>
                    <w:keepNext/>
                    <w:widowControl w:val="0"/>
                    <w:spacing w:after="60"/>
                    <w:jc w:val="center"/>
                    <w:rPr>
                      <w:del w:id="7836" w:author="Lorenzo Fabbri" w:date="2024-09-24T14:48:00Z" w16du:dateUtc="2024-09-24T12:48:00Z"/>
                    </w:rPr>
                  </w:pPr>
                  <w:del w:id="7837" w:author="Lorenzo Fabbri" w:date="2024-09-24T14:48:00Z" w16du:dateUtc="2024-09-24T12:48:00Z">
                    <w:r w:rsidRPr="005A6AA3" w:rsidDel="00AE71EA">
                      <w:rPr>
                        <w:rFonts w:ascii="Calibri" w:hAnsi="Calibri"/>
                        <w:sz w:val="20"/>
                      </w:rPr>
                      <w:delText>28.1 (9.3, 14.2, 62.1, 109.6)</w:delText>
                    </w:r>
                  </w:del>
                </w:p>
              </w:tc>
            </w:tr>
            <w:tr w:rsidR="00066508" w:rsidRPr="005A6AA3" w:rsidDel="00AE71EA" w14:paraId="3EAA89AA" w14:textId="1684B08A" w:rsidTr="006C3DDD">
              <w:trPr>
                <w:del w:id="7838" w:author="Lorenzo Fabbri" w:date="2024-09-24T14:48:00Z"/>
                <w:trPrChange w:id="7839" w:author="Lorenzo Fabbri" w:date="2024-09-19T20:38:00Z" w16du:dateUtc="2024-09-19T18:38:00Z">
                  <w:trPr>
                    <w:gridBefore w:val="1"/>
                    <w:cantSplit/>
                    <w:jc w:val="center"/>
                  </w:trPr>
                </w:trPrChange>
              </w:trPr>
              <w:tc>
                <w:tcPr>
                  <w:tcW w:w="0" w:type="dxa"/>
                  <w:tcPrChange w:id="78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3BC2B55" w14:textId="60DFDBC7" w:rsidR="00066508" w:rsidRPr="005A6AA3" w:rsidDel="00AE71EA" w:rsidRDefault="00000000">
                  <w:pPr>
                    <w:keepNext/>
                    <w:widowControl w:val="0"/>
                    <w:spacing w:after="60"/>
                    <w:rPr>
                      <w:del w:id="7841" w:author="Lorenzo Fabbri" w:date="2024-09-24T14:48:00Z" w16du:dateUtc="2024-09-24T12:48:00Z"/>
                    </w:rPr>
                  </w:pPr>
                  <w:del w:id="7842" w:author="Lorenzo Fabbri" w:date="2024-09-24T14:48:00Z" w16du:dateUtc="2024-09-24T12:48:00Z">
                    <w:r w:rsidRPr="005A6AA3" w:rsidDel="00AE71EA">
                      <w:rPr>
                        <w:rFonts w:ascii="Calibri" w:hAnsi="Calibri"/>
                        <w:sz w:val="20"/>
                      </w:rPr>
                      <w:delText>MiBP</w:delText>
                    </w:r>
                  </w:del>
                </w:p>
              </w:tc>
              <w:tc>
                <w:tcPr>
                  <w:tcW w:w="0" w:type="dxa"/>
                  <w:tcPrChange w:id="78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D736C5" w14:textId="0869DA94" w:rsidR="00066508" w:rsidRPr="005A6AA3" w:rsidDel="00AE71EA" w:rsidRDefault="00000000">
                  <w:pPr>
                    <w:keepNext/>
                    <w:widowControl w:val="0"/>
                    <w:spacing w:after="60"/>
                    <w:jc w:val="center"/>
                    <w:rPr>
                      <w:del w:id="7844" w:author="Lorenzo Fabbri" w:date="2024-09-24T14:48:00Z" w16du:dateUtc="2024-09-24T12:48:00Z"/>
                    </w:rPr>
                  </w:pPr>
                  <w:del w:id="7845" w:author="Lorenzo Fabbri" w:date="2024-09-24T14:48:00Z" w16du:dateUtc="2024-09-24T12:48:00Z">
                    <w:r w:rsidRPr="005A6AA3" w:rsidDel="00AE71EA">
                      <w:rPr>
                        <w:rFonts w:ascii="Calibri" w:hAnsi="Calibri"/>
                        <w:sz w:val="20"/>
                      </w:rPr>
                      <w:delText>40.2 (14.6, 24.5, 71.1, 123.1)</w:delText>
                    </w:r>
                  </w:del>
                </w:p>
              </w:tc>
              <w:tc>
                <w:tcPr>
                  <w:tcW w:w="0" w:type="dxa"/>
                  <w:tcPrChange w:id="78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5CE3B4" w14:textId="0CCE30D6" w:rsidR="00066508" w:rsidRPr="005A6AA3" w:rsidDel="00AE71EA" w:rsidRDefault="00000000">
                  <w:pPr>
                    <w:keepNext/>
                    <w:widowControl w:val="0"/>
                    <w:spacing w:after="60"/>
                    <w:jc w:val="center"/>
                    <w:rPr>
                      <w:del w:id="7847" w:author="Lorenzo Fabbri" w:date="2024-09-24T14:48:00Z" w16du:dateUtc="2024-09-24T12:48:00Z"/>
                    </w:rPr>
                  </w:pPr>
                  <w:del w:id="7848" w:author="Lorenzo Fabbri" w:date="2024-09-24T14:48:00Z" w16du:dateUtc="2024-09-24T12:48:00Z">
                    <w:r w:rsidRPr="005A6AA3" w:rsidDel="00AE71EA">
                      <w:rPr>
                        <w:rFonts w:ascii="Calibri" w:hAnsi="Calibri"/>
                        <w:sz w:val="20"/>
                      </w:rPr>
                      <w:delText>61.9 (24.6, 38.8, 103.2, 168.4)</w:delText>
                    </w:r>
                  </w:del>
                </w:p>
              </w:tc>
              <w:tc>
                <w:tcPr>
                  <w:tcW w:w="0" w:type="dxa"/>
                  <w:tcPrChange w:id="78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85CD0" w14:textId="467C6CB6" w:rsidR="00066508" w:rsidRPr="005A6AA3" w:rsidDel="00AE71EA" w:rsidRDefault="00000000">
                  <w:pPr>
                    <w:keepNext/>
                    <w:widowControl w:val="0"/>
                    <w:spacing w:after="60"/>
                    <w:jc w:val="center"/>
                    <w:rPr>
                      <w:del w:id="7850" w:author="Lorenzo Fabbri" w:date="2024-09-24T14:48:00Z" w16du:dateUtc="2024-09-24T12:48:00Z"/>
                    </w:rPr>
                  </w:pPr>
                  <w:del w:id="7851" w:author="Lorenzo Fabbri" w:date="2024-09-24T14:48:00Z" w16du:dateUtc="2024-09-24T12:48:00Z">
                    <w:r w:rsidRPr="005A6AA3" w:rsidDel="00AE71EA">
                      <w:rPr>
                        <w:rFonts w:ascii="Calibri" w:hAnsi="Calibri"/>
                        <w:sz w:val="20"/>
                      </w:rPr>
                      <w:delText>47.4 (16.3, 27.5, 82.4, 159.2)</w:delText>
                    </w:r>
                  </w:del>
                </w:p>
              </w:tc>
              <w:tc>
                <w:tcPr>
                  <w:tcW w:w="0" w:type="dxa"/>
                  <w:tcPrChange w:id="78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2D6B1C" w14:textId="36EADF3C" w:rsidR="00066508" w:rsidRPr="005A6AA3" w:rsidDel="00AE71EA" w:rsidRDefault="00000000">
                  <w:pPr>
                    <w:keepNext/>
                    <w:widowControl w:val="0"/>
                    <w:spacing w:after="60"/>
                    <w:jc w:val="center"/>
                    <w:rPr>
                      <w:del w:id="7853" w:author="Lorenzo Fabbri" w:date="2024-09-24T14:48:00Z" w16du:dateUtc="2024-09-24T12:48:00Z"/>
                    </w:rPr>
                  </w:pPr>
                  <w:del w:id="7854" w:author="Lorenzo Fabbri" w:date="2024-09-24T14:48:00Z" w16du:dateUtc="2024-09-24T12:48:00Z">
                    <w:r w:rsidRPr="005A6AA3" w:rsidDel="00AE71EA">
                      <w:rPr>
                        <w:rFonts w:ascii="Calibri" w:hAnsi="Calibri"/>
                        <w:sz w:val="20"/>
                      </w:rPr>
                      <w:delText>28.5 (13.1, 17.7, 44.6, 61.4)</w:delText>
                    </w:r>
                  </w:del>
                </w:p>
              </w:tc>
              <w:tc>
                <w:tcPr>
                  <w:tcW w:w="0" w:type="dxa"/>
                  <w:tcPrChange w:id="78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72D8F3" w14:textId="143BA5B6" w:rsidR="00066508" w:rsidRPr="005A6AA3" w:rsidDel="00AE71EA" w:rsidRDefault="00000000">
                  <w:pPr>
                    <w:keepNext/>
                    <w:widowControl w:val="0"/>
                    <w:spacing w:after="60"/>
                    <w:jc w:val="center"/>
                    <w:rPr>
                      <w:del w:id="7856" w:author="Lorenzo Fabbri" w:date="2024-09-24T14:48:00Z" w16du:dateUtc="2024-09-24T12:48:00Z"/>
                    </w:rPr>
                  </w:pPr>
                  <w:del w:id="7857" w:author="Lorenzo Fabbri" w:date="2024-09-24T14:48:00Z" w16du:dateUtc="2024-09-24T12:48:00Z">
                    <w:r w:rsidRPr="005A6AA3" w:rsidDel="00AE71EA">
                      <w:rPr>
                        <w:rFonts w:ascii="Calibri" w:hAnsi="Calibri"/>
                        <w:sz w:val="20"/>
                      </w:rPr>
                      <w:delText>69.9 (28.7, 42.4, 108.6, 164.6)</w:delText>
                    </w:r>
                  </w:del>
                </w:p>
              </w:tc>
              <w:tc>
                <w:tcPr>
                  <w:tcW w:w="0" w:type="dxa"/>
                  <w:tcPrChange w:id="78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F9E2EE" w14:textId="6FE84802" w:rsidR="00066508" w:rsidRPr="005A6AA3" w:rsidDel="00AE71EA" w:rsidRDefault="00000000">
                  <w:pPr>
                    <w:keepNext/>
                    <w:widowControl w:val="0"/>
                    <w:spacing w:after="60"/>
                    <w:jc w:val="center"/>
                    <w:rPr>
                      <w:del w:id="7859" w:author="Lorenzo Fabbri" w:date="2024-09-24T14:48:00Z" w16du:dateUtc="2024-09-24T12:48:00Z"/>
                    </w:rPr>
                  </w:pPr>
                  <w:del w:id="7860" w:author="Lorenzo Fabbri" w:date="2024-09-24T14:48:00Z" w16du:dateUtc="2024-09-24T12:48:00Z">
                    <w:r w:rsidRPr="005A6AA3" w:rsidDel="00AE71EA">
                      <w:rPr>
                        <w:rFonts w:ascii="Calibri" w:hAnsi="Calibri"/>
                        <w:sz w:val="20"/>
                      </w:rPr>
                      <w:delText>23.5 (9.5, 14.2, 36.5, 53.9)</w:delText>
                    </w:r>
                  </w:del>
                </w:p>
              </w:tc>
              <w:tc>
                <w:tcPr>
                  <w:tcW w:w="0" w:type="dxa"/>
                  <w:tcPrChange w:id="786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78399A7" w14:textId="76D64E3F" w:rsidR="00066508" w:rsidRPr="005A6AA3" w:rsidDel="00AE71EA" w:rsidRDefault="00000000">
                  <w:pPr>
                    <w:keepNext/>
                    <w:widowControl w:val="0"/>
                    <w:spacing w:after="60"/>
                    <w:jc w:val="center"/>
                    <w:rPr>
                      <w:del w:id="7862" w:author="Lorenzo Fabbri" w:date="2024-09-24T14:48:00Z" w16du:dateUtc="2024-09-24T12:48:00Z"/>
                    </w:rPr>
                  </w:pPr>
                  <w:del w:id="7863" w:author="Lorenzo Fabbri" w:date="2024-09-24T14:48:00Z" w16du:dateUtc="2024-09-24T12:48:00Z">
                    <w:r w:rsidRPr="005A6AA3" w:rsidDel="00AE71EA">
                      <w:rPr>
                        <w:rFonts w:ascii="Calibri" w:hAnsi="Calibri"/>
                        <w:sz w:val="20"/>
                      </w:rPr>
                      <w:delText>43.2 (22.0, 30.0, 71.8, 117.6)</w:delText>
                    </w:r>
                  </w:del>
                </w:p>
              </w:tc>
            </w:tr>
            <w:tr w:rsidR="00066508" w:rsidRPr="005A6AA3" w:rsidDel="00AE71EA" w14:paraId="17037C3E" w14:textId="39E19FF7" w:rsidTr="006C3DDD">
              <w:trPr>
                <w:del w:id="7864" w:author="Lorenzo Fabbri" w:date="2024-09-24T14:48:00Z"/>
                <w:trPrChange w:id="7865" w:author="Lorenzo Fabbri" w:date="2024-09-19T20:38:00Z" w16du:dateUtc="2024-09-19T18:38:00Z">
                  <w:trPr>
                    <w:gridBefore w:val="1"/>
                    <w:cantSplit/>
                    <w:jc w:val="center"/>
                  </w:trPr>
                </w:trPrChange>
              </w:trPr>
              <w:tc>
                <w:tcPr>
                  <w:tcW w:w="0" w:type="dxa"/>
                  <w:tcPrChange w:id="78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700B1C" w14:textId="5F6F57D7" w:rsidR="00066508" w:rsidRPr="005A6AA3" w:rsidDel="00AE71EA" w:rsidRDefault="00000000">
                  <w:pPr>
                    <w:keepNext/>
                    <w:widowControl w:val="0"/>
                    <w:spacing w:after="60"/>
                    <w:rPr>
                      <w:del w:id="7867" w:author="Lorenzo Fabbri" w:date="2024-09-24T14:48:00Z" w16du:dateUtc="2024-09-24T12:48:00Z"/>
                    </w:rPr>
                  </w:pPr>
                  <w:del w:id="7868" w:author="Lorenzo Fabbri" w:date="2024-09-24T14:48:00Z" w16du:dateUtc="2024-09-24T12:48:00Z">
                    <w:r w:rsidRPr="005A6AA3" w:rsidDel="00AE71EA">
                      <w:rPr>
                        <w:rFonts w:ascii="Calibri" w:hAnsi="Calibri"/>
                        <w:sz w:val="20"/>
                      </w:rPr>
                      <w:delText>MnBP</w:delText>
                    </w:r>
                  </w:del>
                </w:p>
              </w:tc>
              <w:tc>
                <w:tcPr>
                  <w:tcW w:w="0" w:type="dxa"/>
                  <w:tcPrChange w:id="78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670E88" w14:textId="3A17DF68" w:rsidR="00066508" w:rsidRPr="005A6AA3" w:rsidDel="00AE71EA" w:rsidRDefault="00000000">
                  <w:pPr>
                    <w:keepNext/>
                    <w:widowControl w:val="0"/>
                    <w:spacing w:after="60"/>
                    <w:jc w:val="center"/>
                    <w:rPr>
                      <w:del w:id="7870" w:author="Lorenzo Fabbri" w:date="2024-09-24T14:48:00Z" w16du:dateUtc="2024-09-24T12:48:00Z"/>
                    </w:rPr>
                  </w:pPr>
                  <w:del w:id="7871" w:author="Lorenzo Fabbri" w:date="2024-09-24T14:48:00Z" w16du:dateUtc="2024-09-24T12:48:00Z">
                    <w:r w:rsidRPr="005A6AA3" w:rsidDel="00AE71EA">
                      <w:rPr>
                        <w:rFonts w:ascii="Calibri" w:hAnsi="Calibri"/>
                        <w:sz w:val="20"/>
                      </w:rPr>
                      <w:delText>22.7 (9.5, 14.5, 38.8, 66.7)</w:delText>
                    </w:r>
                  </w:del>
                </w:p>
              </w:tc>
              <w:tc>
                <w:tcPr>
                  <w:tcW w:w="0" w:type="dxa"/>
                  <w:tcPrChange w:id="78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A55DAF" w14:textId="4C1A3B00" w:rsidR="00066508" w:rsidRPr="005A6AA3" w:rsidDel="00AE71EA" w:rsidRDefault="00000000">
                  <w:pPr>
                    <w:keepNext/>
                    <w:widowControl w:val="0"/>
                    <w:spacing w:after="60"/>
                    <w:jc w:val="center"/>
                    <w:rPr>
                      <w:del w:id="7873" w:author="Lorenzo Fabbri" w:date="2024-09-24T14:48:00Z" w16du:dateUtc="2024-09-24T12:48:00Z"/>
                    </w:rPr>
                  </w:pPr>
                  <w:del w:id="7874" w:author="Lorenzo Fabbri" w:date="2024-09-24T14:48:00Z" w16du:dateUtc="2024-09-24T12:48:00Z">
                    <w:r w:rsidRPr="005A6AA3" w:rsidDel="00AE71EA">
                      <w:rPr>
                        <w:rFonts w:ascii="Calibri" w:hAnsi="Calibri"/>
                        <w:sz w:val="20"/>
                      </w:rPr>
                      <w:delText>25.4 (8.6, 16.8, 42.0, 65.3)</w:delText>
                    </w:r>
                  </w:del>
                </w:p>
              </w:tc>
              <w:tc>
                <w:tcPr>
                  <w:tcW w:w="0" w:type="dxa"/>
                  <w:tcPrChange w:id="78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7DA2A" w14:textId="7A4C30BD" w:rsidR="00066508" w:rsidRPr="005A6AA3" w:rsidDel="00AE71EA" w:rsidRDefault="00000000">
                  <w:pPr>
                    <w:keepNext/>
                    <w:widowControl w:val="0"/>
                    <w:spacing w:after="60"/>
                    <w:jc w:val="center"/>
                    <w:rPr>
                      <w:del w:id="7876" w:author="Lorenzo Fabbri" w:date="2024-09-24T14:48:00Z" w16du:dateUtc="2024-09-24T12:48:00Z"/>
                    </w:rPr>
                  </w:pPr>
                  <w:del w:id="7877" w:author="Lorenzo Fabbri" w:date="2024-09-24T14:48:00Z" w16du:dateUtc="2024-09-24T12:48:00Z">
                    <w:r w:rsidRPr="005A6AA3" w:rsidDel="00AE71EA">
                      <w:rPr>
                        <w:rFonts w:ascii="Calibri" w:hAnsi="Calibri"/>
                        <w:sz w:val="20"/>
                      </w:rPr>
                      <w:delText>21.7 (10.1, 13.8, 37.5, 55.1)</w:delText>
                    </w:r>
                  </w:del>
                </w:p>
              </w:tc>
              <w:tc>
                <w:tcPr>
                  <w:tcW w:w="0" w:type="dxa"/>
                  <w:tcPrChange w:id="78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96410" w14:textId="367DE20C" w:rsidR="00066508" w:rsidRPr="005A6AA3" w:rsidDel="00AE71EA" w:rsidRDefault="00000000">
                  <w:pPr>
                    <w:keepNext/>
                    <w:widowControl w:val="0"/>
                    <w:spacing w:after="60"/>
                    <w:jc w:val="center"/>
                    <w:rPr>
                      <w:del w:id="7879" w:author="Lorenzo Fabbri" w:date="2024-09-24T14:48:00Z" w16du:dateUtc="2024-09-24T12:48:00Z"/>
                    </w:rPr>
                  </w:pPr>
                  <w:del w:id="7880" w:author="Lorenzo Fabbri" w:date="2024-09-24T14:48:00Z" w16du:dateUtc="2024-09-24T12:48:00Z">
                    <w:r w:rsidRPr="005A6AA3" w:rsidDel="00AE71EA">
                      <w:rPr>
                        <w:rFonts w:ascii="Calibri" w:hAnsi="Calibri"/>
                        <w:sz w:val="20"/>
                      </w:rPr>
                      <w:delText>15.0 (6.6, 10.2, 23.2, 38.0)</w:delText>
                    </w:r>
                  </w:del>
                </w:p>
              </w:tc>
              <w:tc>
                <w:tcPr>
                  <w:tcW w:w="0" w:type="dxa"/>
                  <w:tcPrChange w:id="78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07562" w14:textId="741426AD" w:rsidR="00066508" w:rsidRPr="005A6AA3" w:rsidDel="00AE71EA" w:rsidRDefault="00000000">
                  <w:pPr>
                    <w:keepNext/>
                    <w:widowControl w:val="0"/>
                    <w:spacing w:after="60"/>
                    <w:jc w:val="center"/>
                    <w:rPr>
                      <w:del w:id="7882" w:author="Lorenzo Fabbri" w:date="2024-09-24T14:48:00Z" w16du:dateUtc="2024-09-24T12:48:00Z"/>
                    </w:rPr>
                  </w:pPr>
                  <w:del w:id="7883" w:author="Lorenzo Fabbri" w:date="2024-09-24T14:48:00Z" w16du:dateUtc="2024-09-24T12:48:00Z">
                    <w:r w:rsidRPr="005A6AA3" w:rsidDel="00AE71EA">
                      <w:rPr>
                        <w:rFonts w:ascii="Calibri" w:hAnsi="Calibri"/>
                        <w:sz w:val="20"/>
                      </w:rPr>
                      <w:delText>39.9 (17.7, 25.6, 60.5, 90.7)</w:delText>
                    </w:r>
                  </w:del>
                </w:p>
              </w:tc>
              <w:tc>
                <w:tcPr>
                  <w:tcW w:w="0" w:type="dxa"/>
                  <w:tcPrChange w:id="78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F3F398" w14:textId="1DD06D01" w:rsidR="00066508" w:rsidRPr="005A6AA3" w:rsidDel="00AE71EA" w:rsidRDefault="00000000">
                  <w:pPr>
                    <w:keepNext/>
                    <w:widowControl w:val="0"/>
                    <w:spacing w:after="60"/>
                    <w:jc w:val="center"/>
                    <w:rPr>
                      <w:del w:id="7885" w:author="Lorenzo Fabbri" w:date="2024-09-24T14:48:00Z" w16du:dateUtc="2024-09-24T12:48:00Z"/>
                    </w:rPr>
                  </w:pPr>
                  <w:del w:id="7886" w:author="Lorenzo Fabbri" w:date="2024-09-24T14:48:00Z" w16du:dateUtc="2024-09-24T12:48:00Z">
                    <w:r w:rsidRPr="005A6AA3" w:rsidDel="00AE71EA">
                      <w:rPr>
                        <w:rFonts w:ascii="Calibri" w:hAnsi="Calibri"/>
                        <w:sz w:val="20"/>
                      </w:rPr>
                      <w:delText>20.4 (10.8, 15.0, 32.6, 55.9)</w:delText>
                    </w:r>
                  </w:del>
                </w:p>
              </w:tc>
              <w:tc>
                <w:tcPr>
                  <w:tcW w:w="0" w:type="dxa"/>
                  <w:tcPrChange w:id="788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D4C12B" w14:textId="77C41EE1" w:rsidR="00066508" w:rsidRPr="005A6AA3" w:rsidDel="00AE71EA" w:rsidRDefault="00000000">
                  <w:pPr>
                    <w:keepNext/>
                    <w:widowControl w:val="0"/>
                    <w:spacing w:after="60"/>
                    <w:jc w:val="center"/>
                    <w:rPr>
                      <w:del w:id="7888" w:author="Lorenzo Fabbri" w:date="2024-09-24T14:48:00Z" w16du:dateUtc="2024-09-24T12:48:00Z"/>
                    </w:rPr>
                  </w:pPr>
                  <w:del w:id="7889" w:author="Lorenzo Fabbri" w:date="2024-09-24T14:48:00Z" w16du:dateUtc="2024-09-24T12:48:00Z">
                    <w:r w:rsidRPr="005A6AA3" w:rsidDel="00AE71EA">
                      <w:rPr>
                        <w:rFonts w:ascii="Calibri" w:hAnsi="Calibri"/>
                        <w:sz w:val="20"/>
                      </w:rPr>
                      <w:delText>22.5 (9.7, 14.0, 38.9, 78.4)</w:delText>
                    </w:r>
                  </w:del>
                </w:p>
              </w:tc>
            </w:tr>
            <w:tr w:rsidR="00066508" w:rsidRPr="005A6AA3" w:rsidDel="00AE71EA" w14:paraId="056C542A" w14:textId="2EEA1199" w:rsidTr="006C3DDD">
              <w:trPr>
                <w:del w:id="7890" w:author="Lorenzo Fabbri" w:date="2024-09-24T14:48:00Z"/>
                <w:trPrChange w:id="7891" w:author="Lorenzo Fabbri" w:date="2024-09-19T20:38:00Z" w16du:dateUtc="2024-09-19T18:38:00Z">
                  <w:trPr>
                    <w:gridBefore w:val="1"/>
                    <w:cantSplit/>
                    <w:jc w:val="center"/>
                  </w:trPr>
                </w:trPrChange>
              </w:trPr>
              <w:tc>
                <w:tcPr>
                  <w:tcW w:w="0" w:type="dxa"/>
                  <w:tcPrChange w:id="789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C22665" w14:textId="06D0A726" w:rsidR="00066508" w:rsidRPr="005A6AA3" w:rsidDel="00AE71EA" w:rsidRDefault="00000000">
                  <w:pPr>
                    <w:keepNext/>
                    <w:widowControl w:val="0"/>
                    <w:spacing w:after="60"/>
                    <w:rPr>
                      <w:del w:id="7893" w:author="Lorenzo Fabbri" w:date="2024-09-24T14:48:00Z" w16du:dateUtc="2024-09-24T12:48:00Z"/>
                    </w:rPr>
                  </w:pPr>
                  <w:del w:id="7894" w:author="Lorenzo Fabbri" w:date="2024-09-24T14:48:00Z" w16du:dateUtc="2024-09-24T12:48:00Z">
                    <w:r w:rsidRPr="005A6AA3" w:rsidDel="00AE71EA">
                      <w:rPr>
                        <w:rFonts w:ascii="Calibri" w:hAnsi="Calibri"/>
                        <w:sz w:val="20"/>
                      </w:rPr>
                      <w:delText>oh-MiNP</w:delText>
                    </w:r>
                  </w:del>
                </w:p>
              </w:tc>
              <w:tc>
                <w:tcPr>
                  <w:tcW w:w="0" w:type="dxa"/>
                  <w:tcPrChange w:id="78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7E2A8" w14:textId="29A8EE6B" w:rsidR="00066508" w:rsidRPr="005A6AA3" w:rsidDel="00AE71EA" w:rsidRDefault="00000000">
                  <w:pPr>
                    <w:keepNext/>
                    <w:widowControl w:val="0"/>
                    <w:spacing w:after="60"/>
                    <w:jc w:val="center"/>
                    <w:rPr>
                      <w:del w:id="7896" w:author="Lorenzo Fabbri" w:date="2024-09-24T14:48:00Z" w16du:dateUtc="2024-09-24T12:48:00Z"/>
                    </w:rPr>
                  </w:pPr>
                  <w:del w:id="7897" w:author="Lorenzo Fabbri" w:date="2024-09-24T14:48:00Z" w16du:dateUtc="2024-09-24T12:48:00Z">
                    <w:r w:rsidRPr="005A6AA3" w:rsidDel="00AE71EA">
                      <w:rPr>
                        <w:rFonts w:ascii="Calibri" w:hAnsi="Calibri"/>
                        <w:sz w:val="20"/>
                      </w:rPr>
                      <w:delText>5.0 (2.1, 3.1, 9.3, 17.4)</w:delText>
                    </w:r>
                  </w:del>
                </w:p>
              </w:tc>
              <w:tc>
                <w:tcPr>
                  <w:tcW w:w="0" w:type="dxa"/>
                  <w:tcPrChange w:id="78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CF2B82" w14:textId="389488F4" w:rsidR="00066508" w:rsidRPr="005A6AA3" w:rsidDel="00AE71EA" w:rsidRDefault="00000000">
                  <w:pPr>
                    <w:keepNext/>
                    <w:widowControl w:val="0"/>
                    <w:spacing w:after="60"/>
                    <w:jc w:val="center"/>
                    <w:rPr>
                      <w:del w:id="7899" w:author="Lorenzo Fabbri" w:date="2024-09-24T14:48:00Z" w16du:dateUtc="2024-09-24T12:48:00Z"/>
                    </w:rPr>
                  </w:pPr>
                  <w:del w:id="7900" w:author="Lorenzo Fabbri" w:date="2024-09-24T14:48:00Z" w16du:dateUtc="2024-09-24T12:48:00Z">
                    <w:r w:rsidRPr="005A6AA3" w:rsidDel="00AE71EA">
                      <w:rPr>
                        <w:rFonts w:ascii="Calibri" w:hAnsi="Calibri"/>
                        <w:sz w:val="20"/>
                      </w:rPr>
                      <w:delText>8.2 (2.8, 4.5, 14.4, 27.6)</w:delText>
                    </w:r>
                  </w:del>
                </w:p>
              </w:tc>
              <w:tc>
                <w:tcPr>
                  <w:tcW w:w="0" w:type="dxa"/>
                  <w:tcPrChange w:id="79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50A51" w14:textId="5BC7AD88" w:rsidR="00066508" w:rsidRPr="005A6AA3" w:rsidDel="00AE71EA" w:rsidRDefault="00000000">
                  <w:pPr>
                    <w:keepNext/>
                    <w:widowControl w:val="0"/>
                    <w:spacing w:after="60"/>
                    <w:jc w:val="center"/>
                    <w:rPr>
                      <w:del w:id="7902" w:author="Lorenzo Fabbri" w:date="2024-09-24T14:48:00Z" w16du:dateUtc="2024-09-24T12:48:00Z"/>
                    </w:rPr>
                  </w:pPr>
                  <w:del w:id="7903" w:author="Lorenzo Fabbri" w:date="2024-09-24T14:48:00Z" w16du:dateUtc="2024-09-24T12:48:00Z">
                    <w:r w:rsidRPr="005A6AA3" w:rsidDel="00AE71EA">
                      <w:rPr>
                        <w:rFonts w:ascii="Calibri" w:hAnsi="Calibri"/>
                        <w:sz w:val="20"/>
                      </w:rPr>
                      <w:delText>4.5 (1.9, 2.9, 8.4, 14.2)</w:delText>
                    </w:r>
                  </w:del>
                </w:p>
              </w:tc>
              <w:tc>
                <w:tcPr>
                  <w:tcW w:w="0" w:type="dxa"/>
                  <w:tcPrChange w:id="79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29BB70" w14:textId="739B38D9" w:rsidR="00066508" w:rsidRPr="005A6AA3" w:rsidDel="00AE71EA" w:rsidRDefault="00000000">
                  <w:pPr>
                    <w:keepNext/>
                    <w:widowControl w:val="0"/>
                    <w:spacing w:after="60"/>
                    <w:jc w:val="center"/>
                    <w:rPr>
                      <w:del w:id="7905" w:author="Lorenzo Fabbri" w:date="2024-09-24T14:48:00Z" w16du:dateUtc="2024-09-24T12:48:00Z"/>
                    </w:rPr>
                  </w:pPr>
                  <w:del w:id="7906" w:author="Lorenzo Fabbri" w:date="2024-09-24T14:48:00Z" w16du:dateUtc="2024-09-24T12:48:00Z">
                    <w:r w:rsidRPr="005A6AA3" w:rsidDel="00AE71EA">
                      <w:rPr>
                        <w:rFonts w:ascii="Calibri" w:hAnsi="Calibri"/>
                        <w:sz w:val="20"/>
                      </w:rPr>
                      <w:delText>5.4 (2.2, 3.4, 10.2, 18.0)</w:delText>
                    </w:r>
                  </w:del>
                </w:p>
              </w:tc>
              <w:tc>
                <w:tcPr>
                  <w:tcW w:w="0" w:type="dxa"/>
                  <w:tcPrChange w:id="79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894D2" w14:textId="5F420E66" w:rsidR="00066508" w:rsidRPr="005A6AA3" w:rsidDel="00AE71EA" w:rsidRDefault="00000000">
                  <w:pPr>
                    <w:keepNext/>
                    <w:widowControl w:val="0"/>
                    <w:spacing w:after="60"/>
                    <w:jc w:val="center"/>
                    <w:rPr>
                      <w:del w:id="7908" w:author="Lorenzo Fabbri" w:date="2024-09-24T14:48:00Z" w16du:dateUtc="2024-09-24T12:48:00Z"/>
                    </w:rPr>
                  </w:pPr>
                  <w:del w:id="7909" w:author="Lorenzo Fabbri" w:date="2024-09-24T14:48:00Z" w16du:dateUtc="2024-09-24T12:48:00Z">
                    <w:r w:rsidRPr="005A6AA3" w:rsidDel="00AE71EA">
                      <w:rPr>
                        <w:rFonts w:ascii="Calibri" w:hAnsi="Calibri"/>
                        <w:sz w:val="20"/>
                      </w:rPr>
                      <w:delText>4.5 (1.8, 2.6, 7.5, 14.1)</w:delText>
                    </w:r>
                  </w:del>
                </w:p>
              </w:tc>
              <w:tc>
                <w:tcPr>
                  <w:tcW w:w="0" w:type="dxa"/>
                  <w:tcPrChange w:id="79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423406" w14:textId="2322154E" w:rsidR="00066508" w:rsidRPr="005A6AA3" w:rsidDel="00AE71EA" w:rsidRDefault="00000000">
                  <w:pPr>
                    <w:keepNext/>
                    <w:widowControl w:val="0"/>
                    <w:spacing w:after="60"/>
                    <w:jc w:val="center"/>
                    <w:rPr>
                      <w:del w:id="7911" w:author="Lorenzo Fabbri" w:date="2024-09-24T14:48:00Z" w16du:dateUtc="2024-09-24T12:48:00Z"/>
                    </w:rPr>
                  </w:pPr>
                  <w:del w:id="7912" w:author="Lorenzo Fabbri" w:date="2024-09-24T14:48:00Z" w16du:dateUtc="2024-09-24T12:48:00Z">
                    <w:r w:rsidRPr="005A6AA3" w:rsidDel="00AE71EA">
                      <w:rPr>
                        <w:rFonts w:ascii="Calibri" w:hAnsi="Calibri"/>
                        <w:sz w:val="20"/>
                      </w:rPr>
                      <w:delText>4.4 (2.1, 2.9, 7.7, 15.3)</w:delText>
                    </w:r>
                  </w:del>
                </w:p>
              </w:tc>
              <w:tc>
                <w:tcPr>
                  <w:tcW w:w="0" w:type="dxa"/>
                  <w:tcPrChange w:id="791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8D2AE0F" w14:textId="7E1CB8CA" w:rsidR="00066508" w:rsidRPr="005A6AA3" w:rsidDel="00AE71EA" w:rsidRDefault="00000000">
                  <w:pPr>
                    <w:keepNext/>
                    <w:widowControl w:val="0"/>
                    <w:spacing w:after="60"/>
                    <w:jc w:val="center"/>
                    <w:rPr>
                      <w:del w:id="7914" w:author="Lorenzo Fabbri" w:date="2024-09-24T14:48:00Z" w16du:dateUtc="2024-09-24T12:48:00Z"/>
                    </w:rPr>
                  </w:pPr>
                  <w:del w:id="7915" w:author="Lorenzo Fabbri" w:date="2024-09-24T14:48:00Z" w16du:dateUtc="2024-09-24T12:48:00Z">
                    <w:r w:rsidRPr="005A6AA3" w:rsidDel="00AE71EA">
                      <w:rPr>
                        <w:rFonts w:ascii="Calibri" w:hAnsi="Calibri"/>
                        <w:sz w:val="20"/>
                      </w:rPr>
                      <w:delText>5.3 (2.3, 3.3, 8.6, 14.8)</w:delText>
                    </w:r>
                  </w:del>
                </w:p>
              </w:tc>
            </w:tr>
            <w:tr w:rsidR="00066508" w:rsidRPr="005A6AA3" w:rsidDel="00AE71EA" w14:paraId="1791E6B7" w14:textId="6F16F395" w:rsidTr="006C3DDD">
              <w:trPr>
                <w:del w:id="7916" w:author="Lorenzo Fabbri" w:date="2024-09-24T14:48:00Z"/>
                <w:trPrChange w:id="7917" w:author="Lorenzo Fabbri" w:date="2024-09-19T20:38:00Z" w16du:dateUtc="2024-09-19T18:38:00Z">
                  <w:trPr>
                    <w:gridBefore w:val="1"/>
                    <w:cantSplit/>
                    <w:jc w:val="center"/>
                  </w:trPr>
                </w:trPrChange>
              </w:trPr>
              <w:tc>
                <w:tcPr>
                  <w:tcW w:w="0" w:type="dxa"/>
                  <w:tcPrChange w:id="791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E57326" w14:textId="18683704" w:rsidR="00066508" w:rsidRPr="005A6AA3" w:rsidDel="00AE71EA" w:rsidRDefault="00000000">
                  <w:pPr>
                    <w:keepNext/>
                    <w:widowControl w:val="0"/>
                    <w:spacing w:after="60"/>
                    <w:rPr>
                      <w:del w:id="7919" w:author="Lorenzo Fabbri" w:date="2024-09-24T14:48:00Z" w16du:dateUtc="2024-09-24T12:48:00Z"/>
                    </w:rPr>
                  </w:pPr>
                  <w:del w:id="7920" w:author="Lorenzo Fabbri" w:date="2024-09-24T14:48:00Z" w16du:dateUtc="2024-09-24T12:48:00Z">
                    <w:r w:rsidRPr="005A6AA3" w:rsidDel="00AE71EA">
                      <w:rPr>
                        <w:rFonts w:ascii="Calibri" w:hAnsi="Calibri"/>
                        <w:sz w:val="20"/>
                      </w:rPr>
                      <w:delText>oxo-MiNP</w:delText>
                    </w:r>
                  </w:del>
                </w:p>
              </w:tc>
              <w:tc>
                <w:tcPr>
                  <w:tcW w:w="0" w:type="dxa"/>
                  <w:tcPrChange w:id="79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F52DF" w14:textId="0BE38553" w:rsidR="00066508" w:rsidRPr="005A6AA3" w:rsidDel="00AE71EA" w:rsidRDefault="00000000">
                  <w:pPr>
                    <w:keepNext/>
                    <w:widowControl w:val="0"/>
                    <w:spacing w:after="60"/>
                    <w:jc w:val="center"/>
                    <w:rPr>
                      <w:del w:id="7922" w:author="Lorenzo Fabbri" w:date="2024-09-24T14:48:00Z" w16du:dateUtc="2024-09-24T12:48:00Z"/>
                    </w:rPr>
                  </w:pPr>
                  <w:del w:id="7923" w:author="Lorenzo Fabbri" w:date="2024-09-24T14:48:00Z" w16du:dateUtc="2024-09-24T12:48:00Z">
                    <w:r w:rsidRPr="005A6AA3" w:rsidDel="00AE71EA">
                      <w:rPr>
                        <w:rFonts w:ascii="Calibri" w:hAnsi="Calibri"/>
                        <w:sz w:val="20"/>
                      </w:rPr>
                      <w:delText>2.7 (1.1, 1.7, 5.0, 9.1)</w:delText>
                    </w:r>
                  </w:del>
                </w:p>
              </w:tc>
              <w:tc>
                <w:tcPr>
                  <w:tcW w:w="0" w:type="dxa"/>
                  <w:tcPrChange w:id="79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9AF53A" w14:textId="3B15F617" w:rsidR="00066508" w:rsidRPr="005A6AA3" w:rsidDel="00AE71EA" w:rsidRDefault="00000000">
                  <w:pPr>
                    <w:keepNext/>
                    <w:widowControl w:val="0"/>
                    <w:spacing w:after="60"/>
                    <w:jc w:val="center"/>
                    <w:rPr>
                      <w:del w:id="7925" w:author="Lorenzo Fabbri" w:date="2024-09-24T14:48:00Z" w16du:dateUtc="2024-09-24T12:48:00Z"/>
                    </w:rPr>
                  </w:pPr>
                  <w:del w:id="7926" w:author="Lorenzo Fabbri" w:date="2024-09-24T14:48:00Z" w16du:dateUtc="2024-09-24T12:48:00Z">
                    <w:r w:rsidRPr="005A6AA3" w:rsidDel="00AE71EA">
                      <w:rPr>
                        <w:rFonts w:ascii="Calibri" w:hAnsi="Calibri"/>
                        <w:sz w:val="20"/>
                      </w:rPr>
                      <w:delText>3.1 (1.3, 1.9, 5.7, 8.4)</w:delText>
                    </w:r>
                  </w:del>
                </w:p>
              </w:tc>
              <w:tc>
                <w:tcPr>
                  <w:tcW w:w="0" w:type="dxa"/>
                  <w:tcPrChange w:id="79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BE7F19" w14:textId="7C63FD07" w:rsidR="00066508" w:rsidRPr="005A6AA3" w:rsidDel="00AE71EA" w:rsidRDefault="00000000">
                  <w:pPr>
                    <w:keepNext/>
                    <w:widowControl w:val="0"/>
                    <w:spacing w:after="60"/>
                    <w:jc w:val="center"/>
                    <w:rPr>
                      <w:del w:id="7928" w:author="Lorenzo Fabbri" w:date="2024-09-24T14:48:00Z" w16du:dateUtc="2024-09-24T12:48:00Z"/>
                    </w:rPr>
                  </w:pPr>
                  <w:del w:id="7929" w:author="Lorenzo Fabbri" w:date="2024-09-24T14:48:00Z" w16du:dateUtc="2024-09-24T12:48:00Z">
                    <w:r w:rsidRPr="005A6AA3" w:rsidDel="00AE71EA">
                      <w:rPr>
                        <w:rFonts w:ascii="Calibri" w:hAnsi="Calibri"/>
                        <w:sz w:val="20"/>
                      </w:rPr>
                      <w:delText>2.3 (1.0, 1.5, 3.9, 6.4)</w:delText>
                    </w:r>
                  </w:del>
                </w:p>
              </w:tc>
              <w:tc>
                <w:tcPr>
                  <w:tcW w:w="0" w:type="dxa"/>
                  <w:tcPrChange w:id="79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1EB16D" w14:textId="4392FAEE" w:rsidR="00066508" w:rsidRPr="005A6AA3" w:rsidDel="00AE71EA" w:rsidRDefault="00000000">
                  <w:pPr>
                    <w:keepNext/>
                    <w:widowControl w:val="0"/>
                    <w:spacing w:after="60"/>
                    <w:jc w:val="center"/>
                    <w:rPr>
                      <w:del w:id="7931" w:author="Lorenzo Fabbri" w:date="2024-09-24T14:48:00Z" w16du:dateUtc="2024-09-24T12:48:00Z"/>
                    </w:rPr>
                  </w:pPr>
                  <w:del w:id="7932" w:author="Lorenzo Fabbri" w:date="2024-09-24T14:48:00Z" w16du:dateUtc="2024-09-24T12:48:00Z">
                    <w:r w:rsidRPr="005A6AA3" w:rsidDel="00AE71EA">
                      <w:rPr>
                        <w:rFonts w:ascii="Calibri" w:hAnsi="Calibri"/>
                        <w:sz w:val="20"/>
                      </w:rPr>
                      <w:delText>3.1 (1.4, 2.0, 5.3, 11.7)</w:delText>
                    </w:r>
                  </w:del>
                </w:p>
              </w:tc>
              <w:tc>
                <w:tcPr>
                  <w:tcW w:w="0" w:type="dxa"/>
                  <w:tcPrChange w:id="79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89B084" w14:textId="43435C6F" w:rsidR="00066508" w:rsidRPr="005A6AA3" w:rsidDel="00AE71EA" w:rsidRDefault="00000000">
                  <w:pPr>
                    <w:keepNext/>
                    <w:widowControl w:val="0"/>
                    <w:spacing w:after="60"/>
                    <w:jc w:val="center"/>
                    <w:rPr>
                      <w:del w:id="7934" w:author="Lorenzo Fabbri" w:date="2024-09-24T14:48:00Z" w16du:dateUtc="2024-09-24T12:48:00Z"/>
                    </w:rPr>
                  </w:pPr>
                  <w:del w:id="7935" w:author="Lorenzo Fabbri" w:date="2024-09-24T14:48:00Z" w16du:dateUtc="2024-09-24T12:48:00Z">
                    <w:r w:rsidRPr="005A6AA3" w:rsidDel="00AE71EA">
                      <w:rPr>
                        <w:rFonts w:ascii="Calibri" w:hAnsi="Calibri"/>
                        <w:sz w:val="20"/>
                      </w:rPr>
                      <w:delText>2.4 (1.1, 1.5, 4.3, 8.1)</w:delText>
                    </w:r>
                  </w:del>
                </w:p>
              </w:tc>
              <w:tc>
                <w:tcPr>
                  <w:tcW w:w="0" w:type="dxa"/>
                  <w:tcPrChange w:id="79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456C7A" w14:textId="0359AC6F" w:rsidR="00066508" w:rsidRPr="005A6AA3" w:rsidDel="00AE71EA" w:rsidRDefault="00000000">
                  <w:pPr>
                    <w:keepNext/>
                    <w:widowControl w:val="0"/>
                    <w:spacing w:after="60"/>
                    <w:jc w:val="center"/>
                    <w:rPr>
                      <w:del w:id="7937" w:author="Lorenzo Fabbri" w:date="2024-09-24T14:48:00Z" w16du:dateUtc="2024-09-24T12:48:00Z"/>
                    </w:rPr>
                  </w:pPr>
                  <w:del w:id="7938" w:author="Lorenzo Fabbri" w:date="2024-09-24T14:48:00Z" w16du:dateUtc="2024-09-24T12:48:00Z">
                    <w:r w:rsidRPr="005A6AA3" w:rsidDel="00AE71EA">
                      <w:rPr>
                        <w:rFonts w:ascii="Calibri" w:hAnsi="Calibri"/>
                        <w:sz w:val="20"/>
                      </w:rPr>
                      <w:delText>2.2 (1.0, 1.4, 4.0, 9.3)</w:delText>
                    </w:r>
                  </w:del>
                </w:p>
              </w:tc>
              <w:tc>
                <w:tcPr>
                  <w:tcW w:w="0" w:type="dxa"/>
                  <w:tcPrChange w:id="793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05F6AD2" w14:textId="7A1768A8" w:rsidR="00066508" w:rsidRPr="005A6AA3" w:rsidDel="00AE71EA" w:rsidRDefault="00000000">
                  <w:pPr>
                    <w:keepNext/>
                    <w:widowControl w:val="0"/>
                    <w:spacing w:after="60"/>
                    <w:jc w:val="center"/>
                    <w:rPr>
                      <w:del w:id="7940" w:author="Lorenzo Fabbri" w:date="2024-09-24T14:48:00Z" w16du:dateUtc="2024-09-24T12:48:00Z"/>
                    </w:rPr>
                  </w:pPr>
                  <w:del w:id="7941" w:author="Lorenzo Fabbri" w:date="2024-09-24T14:48:00Z" w16du:dateUtc="2024-09-24T12:48:00Z">
                    <w:r w:rsidRPr="005A6AA3" w:rsidDel="00AE71EA">
                      <w:rPr>
                        <w:rFonts w:ascii="Calibri" w:hAnsi="Calibri"/>
                        <w:sz w:val="20"/>
                      </w:rPr>
                      <w:delText>3.5 (1.4, 2.1, 6.7, 9.5)</w:delText>
                    </w:r>
                  </w:del>
                </w:p>
              </w:tc>
            </w:tr>
            <w:tr w:rsidR="00066508" w:rsidRPr="005A6AA3" w:rsidDel="00AE71EA" w14:paraId="3EC8EC8A" w14:textId="4DA0752E" w:rsidTr="006C3DDD">
              <w:trPr>
                <w:del w:id="7942" w:author="Lorenzo Fabbri" w:date="2024-09-24T14:48:00Z"/>
                <w:trPrChange w:id="7943" w:author="Lorenzo Fabbri" w:date="2024-09-19T20:38:00Z" w16du:dateUtc="2024-09-19T18:38:00Z">
                  <w:trPr>
                    <w:gridBefore w:val="1"/>
                    <w:cantSplit/>
                    <w:jc w:val="center"/>
                  </w:trPr>
                </w:trPrChange>
              </w:trPr>
              <w:tc>
                <w:tcPr>
                  <w:tcW w:w="0" w:type="dxa"/>
                  <w:gridSpan w:val="8"/>
                  <w:tcPrChange w:id="7944" w:author="Lorenzo Fabbri" w:date="2024-09-19T20:38:00Z" w16du:dateUtc="2024-09-19T18:38:00Z">
                    <w:tcPr>
                      <w:tcW w:w="9143" w:type="dxa"/>
                      <w:gridSpan w:val="16"/>
                    </w:tcPr>
                  </w:tcPrChange>
                </w:tcPr>
                <w:p w14:paraId="534CA7A9" w14:textId="53FDE0A8" w:rsidR="00066508" w:rsidRPr="005A6AA3" w:rsidDel="00AE71EA" w:rsidRDefault="00000000">
                  <w:pPr>
                    <w:keepNext/>
                    <w:widowControl w:val="0"/>
                    <w:spacing w:after="60"/>
                    <w:rPr>
                      <w:del w:id="7945" w:author="Lorenzo Fabbri" w:date="2024-09-24T14:48:00Z" w16du:dateUtc="2024-09-24T12:48:00Z"/>
                    </w:rPr>
                  </w:pPr>
                  <w:del w:id="7946"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Median (10%, IQR, 90%)</w:delText>
                    </w:r>
                  </w:del>
                </w:p>
              </w:tc>
            </w:tr>
          </w:tbl>
          <w:p w14:paraId="3D27446C" w14:textId="088E120F" w:rsidR="00066508" w:rsidRPr="005A6AA3" w:rsidDel="00AE71EA" w:rsidRDefault="00000000">
            <w:pPr>
              <w:pStyle w:val="ImageCaption"/>
              <w:widowControl w:val="0"/>
              <w:spacing w:before="200"/>
              <w:rPr>
                <w:del w:id="7947" w:author="Lorenzo Fabbri" w:date="2024-09-24T14:48:00Z" w16du:dateUtc="2024-09-24T12:48:00Z"/>
              </w:rPr>
            </w:pPr>
            <w:del w:id="7948" w:author="Lorenzo Fabbri" w:date="2024-09-24T14:48:00Z" w16du:dateUtc="2024-09-24T12:48:00Z">
              <w:r w:rsidRPr="005A6AA3" w:rsidDel="00AE71EA">
                <w:delText xml:space="preserve">Table </w:delText>
              </w:r>
            </w:del>
            <w:del w:id="7949" w:author="Lorenzo Fabbri" w:date="2024-09-24T11:06:00Z" w16du:dateUtc="2024-09-24T09:06:00Z">
              <w:r w:rsidRPr="005A6AA3" w:rsidDel="0020742D">
                <w:delText>S</w:delText>
              </w:r>
            </w:del>
            <w:del w:id="7950" w:author="Lorenzo Fabbri" w:date="2024-09-24T14:48:00Z" w16du:dateUtc="2024-09-24T12:48:00Z">
              <w:r w:rsidRPr="005A6AA3" w:rsidDel="00AE71EA">
                <w:delText>6</w:delText>
              </w:r>
            </w:del>
            <w:del w:id="7951" w:author="Lorenzo Fabbri" w:date="2024-09-19T18:30:00Z" w16du:dateUtc="2024-09-19T16:30:00Z">
              <w:r w:rsidRPr="005A6AA3" w:rsidDel="00A42D3A">
                <w:delText>:</w:delText>
              </w:r>
            </w:del>
            <w:del w:id="7952" w:author="Lorenzo Fabbri" w:date="2024-09-24T14:48:00Z" w16du:dateUtc="2024-09-24T12:48:00Z">
              <w:r w:rsidRPr="005A6AA3" w:rsidDel="00AE71EA">
                <w:delText xml:space="preserve"> </w:delText>
              </w:r>
              <w:r w:rsidRPr="005A6AA3" w:rsidDel="00AE71EA">
                <w:rPr>
                  <w:b/>
                  <w:bCs/>
                </w:rPr>
                <w:delText>Participants non-persistent endocrine disrupting chemicals (EDCs) concentrations, by cohort and overall (HELIX subcohort; 2013-2016).</w:delText>
              </w:r>
              <w:bookmarkEnd w:id="7358"/>
            </w:del>
          </w:p>
        </w:tc>
      </w:tr>
    </w:tbl>
    <w:p w14:paraId="00453BBA" w14:textId="433BBA2E" w:rsidR="00066508" w:rsidRPr="005A6AA3" w:rsidDel="00AE71EA" w:rsidRDefault="00000000">
      <w:pPr>
        <w:pStyle w:val="Heading3"/>
        <w:rPr>
          <w:del w:id="7953" w:author="Lorenzo Fabbri" w:date="2024-09-24T14:48:00Z" w16du:dateUtc="2024-09-24T12:48:00Z"/>
        </w:rPr>
      </w:pPr>
      <w:del w:id="7954" w:author="Lorenzo Fabbri" w:date="2024-09-24T14:45:00Z" w16du:dateUtc="2024-09-24T12:45:00Z">
        <w:r w:rsidRPr="005A6AA3" w:rsidDel="00386E56">
          <w:delText xml:space="preserve">11.1.7 </w:delText>
        </w:r>
      </w:del>
      <w:del w:id="7955" w:author="Lorenzo Fabbri" w:date="2024-09-24T14:48:00Z" w16du:dateUtc="2024-09-24T12:48:00Z">
        <w:r w:rsidRPr="005A6AA3" w:rsidDel="00AE71EA">
          <w:delText>Concentrations of the glucocorticosteroids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7C09A169" w14:textId="6546D10E" w:rsidTr="00066508">
        <w:trPr>
          <w:del w:id="7956" w:author="Lorenzo Fabbri" w:date="2024-09-24T14:48:00Z"/>
        </w:trPr>
        <w:tc>
          <w:tcPr>
            <w:tcW w:w="9360" w:type="dxa"/>
          </w:tcPr>
          <w:tbl>
            <w:tblPr>
              <w:tblStyle w:val="ListTable6Colorful"/>
              <w:tblW w:w="5000" w:type="pct"/>
              <w:tblLayout w:type="fixed"/>
              <w:tblLook w:val="0600" w:firstRow="0" w:lastRow="0" w:firstColumn="0" w:lastColumn="0" w:noHBand="1" w:noVBand="1"/>
              <w:tblPrChange w:id="7957"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775"/>
              <w:gridCol w:w="1092"/>
              <w:gridCol w:w="1092"/>
              <w:gridCol w:w="1092"/>
              <w:gridCol w:w="1033"/>
              <w:gridCol w:w="1092"/>
              <w:gridCol w:w="1092"/>
              <w:gridCol w:w="1092"/>
              <w:tblGridChange w:id="7958">
                <w:tblGrid>
                  <w:gridCol w:w="56"/>
                  <w:gridCol w:w="1423"/>
                  <w:gridCol w:w="296"/>
                  <w:gridCol w:w="835"/>
                  <w:gridCol w:w="257"/>
                  <w:gridCol w:w="875"/>
                  <w:gridCol w:w="217"/>
                  <w:gridCol w:w="915"/>
                  <w:gridCol w:w="177"/>
                  <w:gridCol w:w="953"/>
                  <w:gridCol w:w="80"/>
                  <w:gridCol w:w="1052"/>
                  <w:gridCol w:w="40"/>
                  <w:gridCol w:w="1092"/>
                  <w:gridCol w:w="1092"/>
                  <w:gridCol w:w="40"/>
                </w:tblGrid>
              </w:tblGridChange>
            </w:tblGrid>
            <w:tr w:rsidR="00066508" w:rsidRPr="005A6AA3" w:rsidDel="00AE71EA" w14:paraId="46C256BE" w14:textId="65C54618" w:rsidTr="006C3DDD">
              <w:trPr>
                <w:del w:id="7959" w:author="Lorenzo Fabbri" w:date="2024-09-24T14:48:00Z"/>
                <w:trPrChange w:id="7960" w:author="Lorenzo Fabbri" w:date="2024-09-19T20:38:00Z" w16du:dateUtc="2024-09-19T18:38:00Z">
                  <w:trPr>
                    <w:gridBefore w:val="1"/>
                    <w:cantSplit/>
                    <w:tblHeader/>
                    <w:jc w:val="center"/>
                  </w:trPr>
                </w:trPrChange>
              </w:trPr>
              <w:tc>
                <w:tcPr>
                  <w:tcW w:w="0" w:type="dxa"/>
                  <w:tcPrChange w:id="7961"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7B10F8AD" w14:textId="074EA7AF" w:rsidR="00066508" w:rsidRPr="005A6AA3" w:rsidDel="00AE71EA" w:rsidRDefault="00000000">
                  <w:pPr>
                    <w:keepNext/>
                    <w:widowControl w:val="0"/>
                    <w:spacing w:after="60"/>
                    <w:rPr>
                      <w:del w:id="7962" w:author="Lorenzo Fabbri" w:date="2024-09-24T14:48:00Z" w16du:dateUtc="2024-09-24T12:48:00Z"/>
                    </w:rPr>
                  </w:pPr>
                  <w:bookmarkStart w:id="7963" w:name="supptbl-met-desc"/>
                  <w:del w:id="7964" w:author="Lorenzo Fabbri" w:date="2024-09-24T14:48:00Z" w16du:dateUtc="2024-09-24T12:48:00Z">
                    <w:r w:rsidRPr="005A6AA3" w:rsidDel="00AE71EA">
                      <w:rPr>
                        <w:rFonts w:ascii="Calibri" w:hAnsi="Calibri"/>
                        <w:b/>
                        <w:sz w:val="20"/>
                      </w:rPr>
                      <w:delText>Characteristic</w:delText>
                    </w:r>
                  </w:del>
                </w:p>
              </w:tc>
              <w:tc>
                <w:tcPr>
                  <w:tcW w:w="0" w:type="dxa"/>
                  <w:tcPrChange w:id="7965" w:author="Lorenzo Fabbri" w:date="2024-09-19T20:38:00Z" w16du:dateUtc="2024-09-19T18:38:00Z">
                    <w:tcPr>
                      <w:tcW w:w="1143" w:type="dxa"/>
                      <w:gridSpan w:val="2"/>
                      <w:tcBorders>
                        <w:top w:val="single" w:sz="16" w:space="0" w:color="D3D3D3"/>
                        <w:bottom w:val="single" w:sz="16" w:space="0" w:color="D3D3D3"/>
                      </w:tcBorders>
                    </w:tcPr>
                  </w:tcPrChange>
                </w:tcPr>
                <w:p w14:paraId="55210833" w14:textId="029947E0" w:rsidR="00066508" w:rsidRPr="005A6AA3" w:rsidDel="00AE71EA" w:rsidRDefault="00000000">
                  <w:pPr>
                    <w:keepNext/>
                    <w:widowControl w:val="0"/>
                    <w:spacing w:after="60"/>
                    <w:jc w:val="center"/>
                    <w:rPr>
                      <w:del w:id="7966" w:author="Lorenzo Fabbri" w:date="2024-09-24T14:48:00Z" w16du:dateUtc="2024-09-24T12:48:00Z"/>
                    </w:rPr>
                  </w:pPr>
                  <w:del w:id="7967" w:author="Lorenzo Fabbri" w:date="2024-09-24T14:48:00Z" w16du:dateUtc="2024-09-24T12:48:00Z">
                    <w:r w:rsidRPr="005A6AA3" w:rsidDel="00AE71EA">
                      <w:rPr>
                        <w:rFonts w:ascii="Calibri" w:hAnsi="Calibri"/>
                        <w:b/>
                        <w:sz w:val="20"/>
                      </w:rPr>
                      <w:delText>Overall</w:delText>
                    </w:r>
                    <w:r w:rsidRPr="005A6AA3" w:rsidDel="00AE71EA">
                      <w:rPr>
                        <w:rFonts w:ascii="Calibri" w:hAnsi="Calibri"/>
                        <w:sz w:val="20"/>
                      </w:rPr>
                      <w:delText>, N = 1,004</w:delText>
                    </w:r>
                    <w:r w:rsidRPr="005A6AA3" w:rsidDel="00AE71EA">
                      <w:rPr>
                        <w:rFonts w:ascii="Calibri" w:hAnsi="Calibri"/>
                        <w:i/>
                        <w:sz w:val="20"/>
                        <w:vertAlign w:val="superscript"/>
                      </w:rPr>
                      <w:delText>a</w:delText>
                    </w:r>
                  </w:del>
                </w:p>
              </w:tc>
              <w:tc>
                <w:tcPr>
                  <w:tcW w:w="0" w:type="dxa"/>
                  <w:tcPrChange w:id="7968" w:author="Lorenzo Fabbri" w:date="2024-09-19T20:38:00Z" w16du:dateUtc="2024-09-19T18:38:00Z">
                    <w:tcPr>
                      <w:tcW w:w="1143" w:type="dxa"/>
                      <w:gridSpan w:val="2"/>
                      <w:tcBorders>
                        <w:top w:val="single" w:sz="16" w:space="0" w:color="D3D3D3"/>
                        <w:bottom w:val="single" w:sz="16" w:space="0" w:color="D3D3D3"/>
                      </w:tcBorders>
                    </w:tcPr>
                  </w:tcPrChange>
                </w:tcPr>
                <w:p w14:paraId="6F445E46" w14:textId="723E0B07" w:rsidR="00066508" w:rsidRPr="005A6AA3" w:rsidDel="00AE71EA" w:rsidRDefault="00000000">
                  <w:pPr>
                    <w:keepNext/>
                    <w:widowControl w:val="0"/>
                    <w:spacing w:after="60"/>
                    <w:jc w:val="center"/>
                    <w:rPr>
                      <w:del w:id="7969" w:author="Lorenzo Fabbri" w:date="2024-09-24T14:48:00Z" w16du:dateUtc="2024-09-24T12:48:00Z"/>
                    </w:rPr>
                  </w:pPr>
                  <w:del w:id="7970" w:author="Lorenzo Fabbri" w:date="2024-09-24T14:48:00Z" w16du:dateUtc="2024-09-24T12:48:00Z">
                    <w:r w:rsidRPr="005A6AA3" w:rsidDel="00AE71EA">
                      <w:rPr>
                        <w:rFonts w:ascii="Calibri" w:hAnsi="Calibri"/>
                        <w:b/>
                        <w:sz w:val="20"/>
                      </w:rPr>
                      <w:delText>BIB</w:delText>
                    </w:r>
                    <w:r w:rsidRPr="005A6AA3" w:rsidDel="00AE71EA">
                      <w:rPr>
                        <w:rFonts w:ascii="Calibri" w:hAnsi="Calibri"/>
                        <w:sz w:val="20"/>
                      </w:rPr>
                      <w:delText>, N = 154</w:delText>
                    </w:r>
                    <w:r w:rsidRPr="005A6AA3" w:rsidDel="00AE71EA">
                      <w:rPr>
                        <w:rFonts w:ascii="Calibri" w:hAnsi="Calibri"/>
                        <w:i/>
                        <w:sz w:val="20"/>
                        <w:vertAlign w:val="superscript"/>
                      </w:rPr>
                      <w:delText>a</w:delText>
                    </w:r>
                  </w:del>
                </w:p>
              </w:tc>
              <w:tc>
                <w:tcPr>
                  <w:tcW w:w="0" w:type="dxa"/>
                  <w:tcPrChange w:id="7971" w:author="Lorenzo Fabbri" w:date="2024-09-19T20:38:00Z" w16du:dateUtc="2024-09-19T18:38:00Z">
                    <w:tcPr>
                      <w:tcW w:w="1143" w:type="dxa"/>
                      <w:gridSpan w:val="2"/>
                      <w:tcBorders>
                        <w:top w:val="single" w:sz="16" w:space="0" w:color="D3D3D3"/>
                        <w:bottom w:val="single" w:sz="16" w:space="0" w:color="D3D3D3"/>
                      </w:tcBorders>
                    </w:tcPr>
                  </w:tcPrChange>
                </w:tcPr>
                <w:p w14:paraId="2CE183CA" w14:textId="244265F0" w:rsidR="00066508" w:rsidRPr="005A6AA3" w:rsidDel="00AE71EA" w:rsidRDefault="00000000">
                  <w:pPr>
                    <w:keepNext/>
                    <w:widowControl w:val="0"/>
                    <w:spacing w:after="60"/>
                    <w:jc w:val="center"/>
                    <w:rPr>
                      <w:del w:id="7972" w:author="Lorenzo Fabbri" w:date="2024-09-24T14:48:00Z" w16du:dateUtc="2024-09-24T12:48:00Z"/>
                    </w:rPr>
                  </w:pPr>
                  <w:del w:id="7973" w:author="Lorenzo Fabbri" w:date="2024-09-24T14:48:00Z" w16du:dateUtc="2024-09-24T12:48:00Z">
                    <w:r w:rsidRPr="005A6AA3" w:rsidDel="00AE71EA">
                      <w:rPr>
                        <w:rFonts w:ascii="Calibri" w:hAnsi="Calibri"/>
                        <w:b/>
                        <w:sz w:val="20"/>
                      </w:rPr>
                      <w:delText>EDEN</w:delText>
                    </w:r>
                    <w:r w:rsidRPr="005A6AA3" w:rsidDel="00AE71EA">
                      <w:rPr>
                        <w:rFonts w:ascii="Calibri" w:hAnsi="Calibri"/>
                        <w:sz w:val="20"/>
                      </w:rPr>
                      <w:delText>, N = 137</w:delText>
                    </w:r>
                    <w:r w:rsidRPr="005A6AA3" w:rsidDel="00AE71EA">
                      <w:rPr>
                        <w:rFonts w:ascii="Calibri" w:hAnsi="Calibri"/>
                        <w:i/>
                        <w:sz w:val="20"/>
                        <w:vertAlign w:val="superscript"/>
                      </w:rPr>
                      <w:delText>a</w:delText>
                    </w:r>
                  </w:del>
                </w:p>
              </w:tc>
              <w:tc>
                <w:tcPr>
                  <w:tcW w:w="0" w:type="dxa"/>
                  <w:tcPrChange w:id="7974" w:author="Lorenzo Fabbri" w:date="2024-09-19T20:38:00Z" w16du:dateUtc="2024-09-19T18:38:00Z">
                    <w:tcPr>
                      <w:tcW w:w="1143" w:type="dxa"/>
                      <w:gridSpan w:val="2"/>
                      <w:tcBorders>
                        <w:top w:val="single" w:sz="16" w:space="0" w:color="D3D3D3"/>
                        <w:bottom w:val="single" w:sz="16" w:space="0" w:color="D3D3D3"/>
                      </w:tcBorders>
                    </w:tcPr>
                  </w:tcPrChange>
                </w:tcPr>
                <w:p w14:paraId="6289A67C" w14:textId="27B8504D" w:rsidR="00066508" w:rsidRPr="005A6AA3" w:rsidDel="00AE71EA" w:rsidRDefault="00000000">
                  <w:pPr>
                    <w:keepNext/>
                    <w:widowControl w:val="0"/>
                    <w:spacing w:after="60"/>
                    <w:jc w:val="center"/>
                    <w:rPr>
                      <w:del w:id="7975" w:author="Lorenzo Fabbri" w:date="2024-09-24T14:48:00Z" w16du:dateUtc="2024-09-24T12:48:00Z"/>
                    </w:rPr>
                  </w:pPr>
                  <w:del w:id="7976" w:author="Lorenzo Fabbri" w:date="2024-09-24T14:48:00Z" w16du:dateUtc="2024-09-24T12:48:00Z">
                    <w:r w:rsidRPr="005A6AA3" w:rsidDel="00AE71EA">
                      <w:rPr>
                        <w:rFonts w:ascii="Calibri" w:hAnsi="Calibri"/>
                        <w:b/>
                        <w:sz w:val="20"/>
                      </w:rPr>
                      <w:delText>INMA</w:delText>
                    </w:r>
                    <w:r w:rsidRPr="005A6AA3" w:rsidDel="00AE71EA">
                      <w:rPr>
                        <w:rFonts w:ascii="Calibri" w:hAnsi="Calibri"/>
                        <w:sz w:val="20"/>
                      </w:rPr>
                      <w:delText>, N = 205</w:delText>
                    </w:r>
                    <w:r w:rsidRPr="005A6AA3" w:rsidDel="00AE71EA">
                      <w:rPr>
                        <w:rFonts w:ascii="Calibri" w:hAnsi="Calibri"/>
                        <w:i/>
                        <w:sz w:val="20"/>
                        <w:vertAlign w:val="superscript"/>
                      </w:rPr>
                      <w:delText>a</w:delText>
                    </w:r>
                  </w:del>
                </w:p>
              </w:tc>
              <w:tc>
                <w:tcPr>
                  <w:tcW w:w="0" w:type="dxa"/>
                  <w:tcPrChange w:id="7977" w:author="Lorenzo Fabbri" w:date="2024-09-19T20:38:00Z" w16du:dateUtc="2024-09-19T18:38:00Z">
                    <w:tcPr>
                      <w:tcW w:w="1143" w:type="dxa"/>
                      <w:gridSpan w:val="2"/>
                      <w:tcBorders>
                        <w:top w:val="single" w:sz="16" w:space="0" w:color="D3D3D3"/>
                        <w:bottom w:val="single" w:sz="16" w:space="0" w:color="D3D3D3"/>
                      </w:tcBorders>
                    </w:tcPr>
                  </w:tcPrChange>
                </w:tcPr>
                <w:p w14:paraId="55C4D589" w14:textId="605E5547" w:rsidR="00066508" w:rsidRPr="005A6AA3" w:rsidDel="00AE71EA" w:rsidRDefault="00000000">
                  <w:pPr>
                    <w:keepNext/>
                    <w:widowControl w:val="0"/>
                    <w:spacing w:after="60"/>
                    <w:jc w:val="center"/>
                    <w:rPr>
                      <w:del w:id="7978" w:author="Lorenzo Fabbri" w:date="2024-09-24T14:48:00Z" w16du:dateUtc="2024-09-24T12:48:00Z"/>
                    </w:rPr>
                  </w:pPr>
                  <w:del w:id="7979" w:author="Lorenzo Fabbri" w:date="2024-09-24T14:48:00Z" w16du:dateUtc="2024-09-24T12:48:00Z">
                    <w:r w:rsidRPr="005A6AA3" w:rsidDel="00AE71EA">
                      <w:rPr>
                        <w:rFonts w:ascii="Calibri" w:hAnsi="Calibri"/>
                        <w:b/>
                        <w:sz w:val="20"/>
                      </w:rPr>
                      <w:delText>KANC</w:delText>
                    </w:r>
                    <w:r w:rsidRPr="005A6AA3" w:rsidDel="00AE71EA">
                      <w:rPr>
                        <w:rFonts w:ascii="Calibri" w:hAnsi="Calibri"/>
                        <w:sz w:val="20"/>
                      </w:rPr>
                      <w:delText>, N = 180</w:delText>
                    </w:r>
                    <w:r w:rsidRPr="005A6AA3" w:rsidDel="00AE71EA">
                      <w:rPr>
                        <w:rFonts w:ascii="Calibri" w:hAnsi="Calibri"/>
                        <w:i/>
                        <w:sz w:val="20"/>
                        <w:vertAlign w:val="superscript"/>
                      </w:rPr>
                      <w:delText>a</w:delText>
                    </w:r>
                  </w:del>
                </w:p>
              </w:tc>
              <w:tc>
                <w:tcPr>
                  <w:tcW w:w="0" w:type="dxa"/>
                  <w:tcPrChange w:id="7980" w:author="Lorenzo Fabbri" w:date="2024-09-19T20:38:00Z" w16du:dateUtc="2024-09-19T18:38:00Z">
                    <w:tcPr>
                      <w:tcW w:w="1143" w:type="dxa"/>
                      <w:gridSpan w:val="2"/>
                      <w:tcBorders>
                        <w:top w:val="single" w:sz="16" w:space="0" w:color="D3D3D3"/>
                        <w:bottom w:val="single" w:sz="16" w:space="0" w:color="D3D3D3"/>
                      </w:tcBorders>
                    </w:tcPr>
                  </w:tcPrChange>
                </w:tcPr>
                <w:p w14:paraId="7B40D796" w14:textId="1E6FA341" w:rsidR="00066508" w:rsidRPr="005A6AA3" w:rsidDel="00AE71EA" w:rsidRDefault="00000000">
                  <w:pPr>
                    <w:keepNext/>
                    <w:widowControl w:val="0"/>
                    <w:spacing w:after="60"/>
                    <w:jc w:val="center"/>
                    <w:rPr>
                      <w:del w:id="7981" w:author="Lorenzo Fabbri" w:date="2024-09-24T14:48:00Z" w16du:dateUtc="2024-09-24T12:48:00Z"/>
                    </w:rPr>
                  </w:pPr>
                  <w:del w:id="7982" w:author="Lorenzo Fabbri" w:date="2024-09-24T14:48:00Z" w16du:dateUtc="2024-09-24T12:48:00Z">
                    <w:r w:rsidRPr="005A6AA3" w:rsidDel="00AE71EA">
                      <w:rPr>
                        <w:rFonts w:ascii="Calibri" w:hAnsi="Calibri"/>
                        <w:b/>
                        <w:sz w:val="20"/>
                      </w:rPr>
                      <w:delText>MOBA</w:delText>
                    </w:r>
                    <w:r w:rsidRPr="005A6AA3" w:rsidDel="00AE71EA">
                      <w:rPr>
                        <w:rFonts w:ascii="Calibri" w:hAnsi="Calibri"/>
                        <w:sz w:val="20"/>
                      </w:rPr>
                      <w:delText>, N = 200</w:delText>
                    </w:r>
                    <w:r w:rsidRPr="005A6AA3" w:rsidDel="00AE71EA">
                      <w:rPr>
                        <w:rFonts w:ascii="Calibri" w:hAnsi="Calibri"/>
                        <w:i/>
                        <w:sz w:val="20"/>
                        <w:vertAlign w:val="superscript"/>
                      </w:rPr>
                      <w:delText>a</w:delText>
                    </w:r>
                  </w:del>
                </w:p>
              </w:tc>
              <w:tc>
                <w:tcPr>
                  <w:tcW w:w="0" w:type="dxa"/>
                  <w:tcPrChange w:id="7983" w:author="Lorenzo Fabbri" w:date="2024-09-19T20:38:00Z" w16du:dateUtc="2024-09-19T18:38:00Z">
                    <w:tcPr>
                      <w:tcW w:w="1143" w:type="dxa"/>
                      <w:gridSpan w:val="2"/>
                      <w:tcBorders>
                        <w:top w:val="single" w:sz="16" w:space="0" w:color="D3D3D3"/>
                        <w:bottom w:val="single" w:sz="16" w:space="0" w:color="D3D3D3"/>
                        <w:right w:val="single" w:sz="6" w:space="0" w:color="D3D3D3"/>
                      </w:tcBorders>
                    </w:tcPr>
                  </w:tcPrChange>
                </w:tcPr>
                <w:p w14:paraId="019B8823" w14:textId="7836B4DC" w:rsidR="00066508" w:rsidRPr="005A6AA3" w:rsidDel="00AE71EA" w:rsidRDefault="00000000">
                  <w:pPr>
                    <w:keepNext/>
                    <w:widowControl w:val="0"/>
                    <w:spacing w:after="60"/>
                    <w:jc w:val="center"/>
                    <w:rPr>
                      <w:del w:id="7984" w:author="Lorenzo Fabbri" w:date="2024-09-24T14:48:00Z" w16du:dateUtc="2024-09-24T12:48:00Z"/>
                    </w:rPr>
                  </w:pPr>
                  <w:del w:id="7985" w:author="Lorenzo Fabbri" w:date="2024-09-24T14:48:00Z" w16du:dateUtc="2024-09-24T12:48:00Z">
                    <w:r w:rsidRPr="005A6AA3" w:rsidDel="00AE71EA">
                      <w:rPr>
                        <w:rFonts w:ascii="Calibri" w:hAnsi="Calibri"/>
                        <w:b/>
                        <w:sz w:val="20"/>
                      </w:rPr>
                      <w:delText>RHEA</w:delText>
                    </w:r>
                    <w:r w:rsidRPr="005A6AA3" w:rsidDel="00AE71EA">
                      <w:rPr>
                        <w:rFonts w:ascii="Calibri" w:hAnsi="Calibri"/>
                        <w:sz w:val="20"/>
                      </w:rPr>
                      <w:delText>, N = 128</w:delText>
                    </w:r>
                    <w:r w:rsidRPr="005A6AA3" w:rsidDel="00AE71EA">
                      <w:rPr>
                        <w:rFonts w:ascii="Calibri" w:hAnsi="Calibri"/>
                        <w:i/>
                        <w:sz w:val="20"/>
                        <w:vertAlign w:val="superscript"/>
                      </w:rPr>
                      <w:delText>a</w:delText>
                    </w:r>
                  </w:del>
                </w:p>
              </w:tc>
            </w:tr>
            <w:tr w:rsidR="00066508" w:rsidRPr="005A6AA3" w:rsidDel="00AE71EA" w14:paraId="4FEB8ED7" w14:textId="16035681" w:rsidTr="006C3DDD">
              <w:trPr>
                <w:del w:id="7986" w:author="Lorenzo Fabbri" w:date="2024-09-24T14:48:00Z"/>
                <w:trPrChange w:id="7987" w:author="Lorenzo Fabbri" w:date="2024-09-19T20:38:00Z" w16du:dateUtc="2024-09-19T18:38:00Z">
                  <w:trPr>
                    <w:gridBefore w:val="1"/>
                    <w:cantSplit/>
                    <w:jc w:val="center"/>
                  </w:trPr>
                </w:trPrChange>
              </w:trPr>
              <w:tc>
                <w:tcPr>
                  <w:tcW w:w="0" w:type="dxa"/>
                  <w:gridSpan w:val="8"/>
                  <w:tcPrChange w:id="7988"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2886A16D" w14:textId="29D2C604" w:rsidR="00066508" w:rsidRPr="005A6AA3" w:rsidDel="00AE71EA" w:rsidRDefault="00000000">
                  <w:pPr>
                    <w:keepNext/>
                    <w:widowControl w:val="0"/>
                    <w:spacing w:after="60"/>
                    <w:rPr>
                      <w:del w:id="7989" w:author="Lorenzo Fabbri" w:date="2024-09-24T14:48:00Z" w16du:dateUtc="2024-09-24T12:48:00Z"/>
                    </w:rPr>
                  </w:pPr>
                  <w:del w:id="7990" w:author="Lorenzo Fabbri" w:date="2024-09-24T14:48:00Z" w16du:dateUtc="2024-09-24T12:48:00Z">
                    <w:r w:rsidRPr="005A6AA3" w:rsidDel="00AE71EA">
                      <w:rPr>
                        <w:rFonts w:ascii="Calibri" w:hAnsi="Calibri"/>
                        <w:b/>
                        <w:sz w:val="20"/>
                      </w:rPr>
                      <w:delText>Glucocorticosteroid</w:delText>
                    </w:r>
                  </w:del>
                </w:p>
              </w:tc>
            </w:tr>
            <w:tr w:rsidR="00066508" w:rsidRPr="005A6AA3" w:rsidDel="00AE71EA" w14:paraId="7B3F8793" w14:textId="6D183513" w:rsidTr="006C3DDD">
              <w:trPr>
                <w:del w:id="7991" w:author="Lorenzo Fabbri" w:date="2024-09-24T14:48:00Z"/>
                <w:trPrChange w:id="7992" w:author="Lorenzo Fabbri" w:date="2024-09-19T20:38:00Z" w16du:dateUtc="2024-09-19T18:38:00Z">
                  <w:trPr>
                    <w:gridBefore w:val="1"/>
                    <w:cantSplit/>
                    <w:jc w:val="center"/>
                  </w:trPr>
                </w:trPrChange>
              </w:trPr>
              <w:tc>
                <w:tcPr>
                  <w:tcW w:w="0" w:type="dxa"/>
                  <w:tcPrChange w:id="79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AD3A972" w14:textId="23A9BF82" w:rsidR="00066508" w:rsidRPr="005A6AA3" w:rsidDel="00AE71EA" w:rsidRDefault="00000000">
                  <w:pPr>
                    <w:keepNext/>
                    <w:widowControl w:val="0"/>
                    <w:spacing w:after="60"/>
                    <w:rPr>
                      <w:del w:id="7994" w:author="Lorenzo Fabbri" w:date="2024-09-24T14:48:00Z" w16du:dateUtc="2024-09-24T12:48:00Z"/>
                    </w:rPr>
                  </w:pPr>
                  <w:del w:id="7995" w:author="Lorenzo Fabbri" w:date="2024-09-24T14:48:00Z" w16du:dateUtc="2024-09-24T12:48:00Z">
                    <w:r w:rsidRPr="005A6AA3" w:rsidDel="00AE71EA">
                      <w:rPr>
                        <w:rFonts w:ascii="Calibri" w:hAnsi="Calibri"/>
                        <w:sz w:val="20"/>
                      </w:rPr>
                      <w:delText>A</w:delText>
                    </w:r>
                  </w:del>
                </w:p>
              </w:tc>
              <w:tc>
                <w:tcPr>
                  <w:tcW w:w="0" w:type="dxa"/>
                  <w:tcPrChange w:id="79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83E00" w14:textId="11A2C4CC" w:rsidR="00066508" w:rsidRPr="005A6AA3" w:rsidDel="00AE71EA" w:rsidRDefault="00000000">
                  <w:pPr>
                    <w:keepNext/>
                    <w:widowControl w:val="0"/>
                    <w:spacing w:after="60"/>
                    <w:jc w:val="center"/>
                    <w:rPr>
                      <w:del w:id="7997" w:author="Lorenzo Fabbri" w:date="2024-09-24T14:48:00Z" w16du:dateUtc="2024-09-24T12:48:00Z"/>
                    </w:rPr>
                  </w:pPr>
                  <w:del w:id="7998" w:author="Lorenzo Fabbri" w:date="2024-09-24T14:48:00Z" w16du:dateUtc="2024-09-24T12:48:00Z">
                    <w:r w:rsidRPr="005A6AA3" w:rsidDel="00AE71EA">
                      <w:rPr>
                        <w:rFonts w:ascii="Calibri" w:hAnsi="Calibri"/>
                        <w:sz w:val="20"/>
                      </w:rPr>
                      <w:delText>4.3 (1.4, 2.4, 8.2, 16.4)</w:delText>
                    </w:r>
                  </w:del>
                </w:p>
              </w:tc>
              <w:tc>
                <w:tcPr>
                  <w:tcW w:w="0" w:type="dxa"/>
                  <w:tcPrChange w:id="79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0F59B2" w14:textId="257F6254" w:rsidR="00066508" w:rsidRPr="005A6AA3" w:rsidDel="00AE71EA" w:rsidRDefault="00000000">
                  <w:pPr>
                    <w:keepNext/>
                    <w:widowControl w:val="0"/>
                    <w:spacing w:after="60"/>
                    <w:jc w:val="center"/>
                    <w:rPr>
                      <w:del w:id="8000" w:author="Lorenzo Fabbri" w:date="2024-09-24T14:48:00Z" w16du:dateUtc="2024-09-24T12:48:00Z"/>
                    </w:rPr>
                  </w:pPr>
                  <w:del w:id="8001" w:author="Lorenzo Fabbri" w:date="2024-09-24T14:48:00Z" w16du:dateUtc="2024-09-24T12:48:00Z">
                    <w:r w:rsidRPr="005A6AA3" w:rsidDel="00AE71EA">
                      <w:rPr>
                        <w:rFonts w:ascii="Calibri" w:hAnsi="Calibri"/>
                        <w:sz w:val="20"/>
                      </w:rPr>
                      <w:delText>4.8 (1.5, 2.8, 9.0, 18.6)</w:delText>
                    </w:r>
                  </w:del>
                </w:p>
              </w:tc>
              <w:tc>
                <w:tcPr>
                  <w:tcW w:w="0" w:type="dxa"/>
                  <w:tcPrChange w:id="80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F0D762" w14:textId="5413F9B4" w:rsidR="00066508" w:rsidRPr="005A6AA3" w:rsidDel="00AE71EA" w:rsidRDefault="00000000">
                  <w:pPr>
                    <w:keepNext/>
                    <w:widowControl w:val="0"/>
                    <w:spacing w:after="60"/>
                    <w:jc w:val="center"/>
                    <w:rPr>
                      <w:del w:id="8003" w:author="Lorenzo Fabbri" w:date="2024-09-24T14:48:00Z" w16du:dateUtc="2024-09-24T12:48:00Z"/>
                    </w:rPr>
                  </w:pPr>
                  <w:del w:id="8004" w:author="Lorenzo Fabbri" w:date="2024-09-24T14:48:00Z" w16du:dateUtc="2024-09-24T12:48:00Z">
                    <w:r w:rsidRPr="005A6AA3" w:rsidDel="00AE71EA">
                      <w:rPr>
                        <w:rFonts w:ascii="Calibri" w:hAnsi="Calibri"/>
                        <w:sz w:val="20"/>
                      </w:rPr>
                      <w:delText>5.1 (1.7, 2.6, 9.1, 18.0)</w:delText>
                    </w:r>
                  </w:del>
                </w:p>
              </w:tc>
              <w:tc>
                <w:tcPr>
                  <w:tcW w:w="0" w:type="dxa"/>
                  <w:tcPrChange w:id="80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839CA6" w14:textId="6E0652B6" w:rsidR="00066508" w:rsidRPr="005A6AA3" w:rsidDel="00AE71EA" w:rsidRDefault="00000000">
                  <w:pPr>
                    <w:keepNext/>
                    <w:widowControl w:val="0"/>
                    <w:spacing w:after="60"/>
                    <w:jc w:val="center"/>
                    <w:rPr>
                      <w:del w:id="8006" w:author="Lorenzo Fabbri" w:date="2024-09-24T14:48:00Z" w16du:dateUtc="2024-09-24T12:48:00Z"/>
                    </w:rPr>
                  </w:pPr>
                  <w:del w:id="8007" w:author="Lorenzo Fabbri" w:date="2024-09-24T14:48:00Z" w16du:dateUtc="2024-09-24T12:48:00Z">
                    <w:r w:rsidRPr="005A6AA3" w:rsidDel="00AE71EA">
                      <w:rPr>
                        <w:rFonts w:ascii="Calibri" w:hAnsi="Calibri"/>
                        <w:sz w:val="20"/>
                      </w:rPr>
                      <w:delText>3.0 (0.7, 1.6, 5.6, 9.9)</w:delText>
                    </w:r>
                  </w:del>
                </w:p>
              </w:tc>
              <w:tc>
                <w:tcPr>
                  <w:tcW w:w="0" w:type="dxa"/>
                  <w:tcPrChange w:id="80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1D622C" w14:textId="2D265C67" w:rsidR="00066508" w:rsidRPr="005A6AA3" w:rsidDel="00AE71EA" w:rsidRDefault="00000000">
                  <w:pPr>
                    <w:keepNext/>
                    <w:widowControl w:val="0"/>
                    <w:spacing w:after="60"/>
                    <w:jc w:val="center"/>
                    <w:rPr>
                      <w:del w:id="8009" w:author="Lorenzo Fabbri" w:date="2024-09-24T14:48:00Z" w16du:dateUtc="2024-09-24T12:48:00Z"/>
                    </w:rPr>
                  </w:pPr>
                  <w:del w:id="8010" w:author="Lorenzo Fabbri" w:date="2024-09-24T14:48:00Z" w16du:dateUtc="2024-09-24T12:48:00Z">
                    <w:r w:rsidRPr="005A6AA3" w:rsidDel="00AE71EA">
                      <w:rPr>
                        <w:rFonts w:ascii="Calibri" w:hAnsi="Calibri"/>
                        <w:sz w:val="20"/>
                      </w:rPr>
                      <w:delText>3.8 (1.1, 2.0, 7.3, 15.1)</w:delText>
                    </w:r>
                  </w:del>
                </w:p>
              </w:tc>
              <w:tc>
                <w:tcPr>
                  <w:tcW w:w="0" w:type="dxa"/>
                  <w:tcPrChange w:id="80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4C11F7" w14:textId="7B846A4D" w:rsidR="00066508" w:rsidRPr="005A6AA3" w:rsidDel="00AE71EA" w:rsidRDefault="00000000">
                  <w:pPr>
                    <w:keepNext/>
                    <w:widowControl w:val="0"/>
                    <w:spacing w:after="60"/>
                    <w:jc w:val="center"/>
                    <w:rPr>
                      <w:del w:id="8012" w:author="Lorenzo Fabbri" w:date="2024-09-24T14:48:00Z" w16du:dateUtc="2024-09-24T12:48:00Z"/>
                    </w:rPr>
                  </w:pPr>
                  <w:del w:id="8013" w:author="Lorenzo Fabbri" w:date="2024-09-24T14:48:00Z" w16du:dateUtc="2024-09-24T12:48:00Z">
                    <w:r w:rsidRPr="005A6AA3" w:rsidDel="00AE71EA">
                      <w:rPr>
                        <w:rFonts w:ascii="Calibri" w:hAnsi="Calibri"/>
                        <w:sz w:val="20"/>
                      </w:rPr>
                      <w:delText>4.3 (2.0, 2.7, 8.4, 14.7)</w:delText>
                    </w:r>
                  </w:del>
                </w:p>
              </w:tc>
              <w:tc>
                <w:tcPr>
                  <w:tcW w:w="0" w:type="dxa"/>
                  <w:tcPrChange w:id="80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5A24B7" w14:textId="6AB2EC18" w:rsidR="00066508" w:rsidRPr="005A6AA3" w:rsidDel="00AE71EA" w:rsidRDefault="00000000">
                  <w:pPr>
                    <w:keepNext/>
                    <w:widowControl w:val="0"/>
                    <w:spacing w:after="60"/>
                    <w:jc w:val="center"/>
                    <w:rPr>
                      <w:del w:id="8015" w:author="Lorenzo Fabbri" w:date="2024-09-24T14:48:00Z" w16du:dateUtc="2024-09-24T12:48:00Z"/>
                    </w:rPr>
                  </w:pPr>
                  <w:del w:id="8016" w:author="Lorenzo Fabbri" w:date="2024-09-24T14:48:00Z" w16du:dateUtc="2024-09-24T12:48:00Z">
                    <w:r w:rsidRPr="005A6AA3" w:rsidDel="00AE71EA">
                      <w:rPr>
                        <w:rFonts w:ascii="Calibri" w:hAnsi="Calibri"/>
                        <w:sz w:val="20"/>
                      </w:rPr>
                      <w:delText>5.9 (2.1, 3.5, 14.9, 23.6)</w:delText>
                    </w:r>
                  </w:del>
                </w:p>
              </w:tc>
            </w:tr>
            <w:tr w:rsidR="00066508" w:rsidRPr="005A6AA3" w:rsidDel="00AE71EA" w14:paraId="58B72095" w14:textId="50FFBEB9" w:rsidTr="006C3DDD">
              <w:trPr>
                <w:del w:id="8017" w:author="Lorenzo Fabbri" w:date="2024-09-24T14:48:00Z"/>
                <w:trPrChange w:id="8018" w:author="Lorenzo Fabbri" w:date="2024-09-19T20:38:00Z" w16du:dateUtc="2024-09-19T18:38:00Z">
                  <w:trPr>
                    <w:gridBefore w:val="1"/>
                    <w:cantSplit/>
                    <w:jc w:val="center"/>
                  </w:trPr>
                </w:trPrChange>
              </w:trPr>
              <w:tc>
                <w:tcPr>
                  <w:tcW w:w="0" w:type="dxa"/>
                  <w:tcPrChange w:id="80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F40FF6C" w14:textId="59CFAAB6" w:rsidR="00066508" w:rsidRPr="005A6AA3" w:rsidDel="00AE71EA" w:rsidRDefault="00000000">
                  <w:pPr>
                    <w:keepNext/>
                    <w:widowControl w:val="0"/>
                    <w:spacing w:after="60"/>
                    <w:rPr>
                      <w:del w:id="8020" w:author="Lorenzo Fabbri" w:date="2024-09-24T14:48:00Z" w16du:dateUtc="2024-09-24T12:48:00Z"/>
                    </w:rPr>
                  </w:pPr>
                  <w:del w:id="8021" w:author="Lorenzo Fabbri" w:date="2024-09-24T14:48:00Z" w16du:dateUtc="2024-09-24T12:48:00Z">
                    <w:r w:rsidRPr="005A6AA3" w:rsidDel="00AE71EA">
                      <w:rPr>
                        <w:rFonts w:ascii="Calibri" w:hAnsi="Calibri"/>
                        <w:sz w:val="20"/>
                      </w:rPr>
                      <w:delText>    Unknown</w:delText>
                    </w:r>
                  </w:del>
                </w:p>
              </w:tc>
              <w:tc>
                <w:tcPr>
                  <w:tcW w:w="0" w:type="dxa"/>
                  <w:tcPrChange w:id="80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93B72B" w14:textId="1C1D7571" w:rsidR="00066508" w:rsidRPr="005A6AA3" w:rsidDel="00AE71EA" w:rsidRDefault="00000000">
                  <w:pPr>
                    <w:keepNext/>
                    <w:widowControl w:val="0"/>
                    <w:spacing w:after="60"/>
                    <w:jc w:val="center"/>
                    <w:rPr>
                      <w:del w:id="8023" w:author="Lorenzo Fabbri" w:date="2024-09-24T14:48:00Z" w16du:dateUtc="2024-09-24T12:48:00Z"/>
                    </w:rPr>
                  </w:pPr>
                  <w:del w:id="8024" w:author="Lorenzo Fabbri" w:date="2024-09-24T14:48:00Z" w16du:dateUtc="2024-09-24T12:48:00Z">
                    <w:r w:rsidRPr="005A6AA3" w:rsidDel="00AE71EA">
                      <w:rPr>
                        <w:rFonts w:ascii="Calibri" w:hAnsi="Calibri"/>
                        <w:sz w:val="20"/>
                      </w:rPr>
                      <w:delText>1</w:delText>
                    </w:r>
                  </w:del>
                </w:p>
              </w:tc>
              <w:tc>
                <w:tcPr>
                  <w:tcW w:w="0" w:type="dxa"/>
                  <w:tcPrChange w:id="80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E6936F" w14:textId="77FCE904" w:rsidR="00066508" w:rsidRPr="005A6AA3" w:rsidDel="00AE71EA" w:rsidRDefault="00000000">
                  <w:pPr>
                    <w:keepNext/>
                    <w:widowControl w:val="0"/>
                    <w:spacing w:after="60"/>
                    <w:jc w:val="center"/>
                    <w:rPr>
                      <w:del w:id="8026" w:author="Lorenzo Fabbri" w:date="2024-09-24T14:48:00Z" w16du:dateUtc="2024-09-24T12:48:00Z"/>
                    </w:rPr>
                  </w:pPr>
                  <w:del w:id="8027" w:author="Lorenzo Fabbri" w:date="2024-09-24T14:48:00Z" w16du:dateUtc="2024-09-24T12:48:00Z">
                    <w:r w:rsidRPr="005A6AA3" w:rsidDel="00AE71EA">
                      <w:rPr>
                        <w:rFonts w:ascii="Calibri" w:hAnsi="Calibri"/>
                        <w:sz w:val="20"/>
                      </w:rPr>
                      <w:delText>0</w:delText>
                    </w:r>
                  </w:del>
                </w:p>
              </w:tc>
              <w:tc>
                <w:tcPr>
                  <w:tcW w:w="0" w:type="dxa"/>
                  <w:tcPrChange w:id="80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2E69B" w14:textId="34E68CED" w:rsidR="00066508" w:rsidRPr="005A6AA3" w:rsidDel="00AE71EA" w:rsidRDefault="00000000">
                  <w:pPr>
                    <w:keepNext/>
                    <w:widowControl w:val="0"/>
                    <w:spacing w:after="60"/>
                    <w:jc w:val="center"/>
                    <w:rPr>
                      <w:del w:id="8029" w:author="Lorenzo Fabbri" w:date="2024-09-24T14:48:00Z" w16du:dateUtc="2024-09-24T12:48:00Z"/>
                    </w:rPr>
                  </w:pPr>
                  <w:del w:id="8030" w:author="Lorenzo Fabbri" w:date="2024-09-24T14:48:00Z" w16du:dateUtc="2024-09-24T12:48:00Z">
                    <w:r w:rsidRPr="005A6AA3" w:rsidDel="00AE71EA">
                      <w:rPr>
                        <w:rFonts w:ascii="Calibri" w:hAnsi="Calibri"/>
                        <w:sz w:val="20"/>
                      </w:rPr>
                      <w:delText>0</w:delText>
                    </w:r>
                  </w:del>
                </w:p>
              </w:tc>
              <w:tc>
                <w:tcPr>
                  <w:tcW w:w="0" w:type="dxa"/>
                  <w:tcPrChange w:id="80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45CDFC" w14:textId="587845D2" w:rsidR="00066508" w:rsidRPr="005A6AA3" w:rsidDel="00AE71EA" w:rsidRDefault="00000000">
                  <w:pPr>
                    <w:keepNext/>
                    <w:widowControl w:val="0"/>
                    <w:spacing w:after="60"/>
                    <w:jc w:val="center"/>
                    <w:rPr>
                      <w:del w:id="8032" w:author="Lorenzo Fabbri" w:date="2024-09-24T14:48:00Z" w16du:dateUtc="2024-09-24T12:48:00Z"/>
                    </w:rPr>
                  </w:pPr>
                  <w:del w:id="8033" w:author="Lorenzo Fabbri" w:date="2024-09-24T14:48:00Z" w16du:dateUtc="2024-09-24T12:48:00Z">
                    <w:r w:rsidRPr="005A6AA3" w:rsidDel="00AE71EA">
                      <w:rPr>
                        <w:rFonts w:ascii="Calibri" w:hAnsi="Calibri"/>
                        <w:sz w:val="20"/>
                      </w:rPr>
                      <w:delText>1</w:delText>
                    </w:r>
                  </w:del>
                </w:p>
              </w:tc>
              <w:tc>
                <w:tcPr>
                  <w:tcW w:w="0" w:type="dxa"/>
                  <w:tcPrChange w:id="80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BF1D3" w14:textId="4BC20EA2" w:rsidR="00066508" w:rsidRPr="005A6AA3" w:rsidDel="00AE71EA" w:rsidRDefault="00000000">
                  <w:pPr>
                    <w:keepNext/>
                    <w:widowControl w:val="0"/>
                    <w:spacing w:after="60"/>
                    <w:jc w:val="center"/>
                    <w:rPr>
                      <w:del w:id="8035" w:author="Lorenzo Fabbri" w:date="2024-09-24T14:48:00Z" w16du:dateUtc="2024-09-24T12:48:00Z"/>
                    </w:rPr>
                  </w:pPr>
                  <w:del w:id="8036" w:author="Lorenzo Fabbri" w:date="2024-09-24T14:48:00Z" w16du:dateUtc="2024-09-24T12:48:00Z">
                    <w:r w:rsidRPr="005A6AA3" w:rsidDel="00AE71EA">
                      <w:rPr>
                        <w:rFonts w:ascii="Calibri" w:hAnsi="Calibri"/>
                        <w:sz w:val="20"/>
                      </w:rPr>
                      <w:delText>0</w:delText>
                    </w:r>
                  </w:del>
                </w:p>
              </w:tc>
              <w:tc>
                <w:tcPr>
                  <w:tcW w:w="0" w:type="dxa"/>
                  <w:tcPrChange w:id="80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78E4C0" w14:textId="2C14161A" w:rsidR="00066508" w:rsidRPr="005A6AA3" w:rsidDel="00AE71EA" w:rsidRDefault="00000000">
                  <w:pPr>
                    <w:keepNext/>
                    <w:widowControl w:val="0"/>
                    <w:spacing w:after="60"/>
                    <w:jc w:val="center"/>
                    <w:rPr>
                      <w:del w:id="8038" w:author="Lorenzo Fabbri" w:date="2024-09-24T14:48:00Z" w16du:dateUtc="2024-09-24T12:48:00Z"/>
                    </w:rPr>
                  </w:pPr>
                  <w:del w:id="8039" w:author="Lorenzo Fabbri" w:date="2024-09-24T14:48:00Z" w16du:dateUtc="2024-09-24T12:48:00Z">
                    <w:r w:rsidRPr="005A6AA3" w:rsidDel="00AE71EA">
                      <w:rPr>
                        <w:rFonts w:ascii="Calibri" w:hAnsi="Calibri"/>
                        <w:sz w:val="20"/>
                      </w:rPr>
                      <w:delText>0</w:delText>
                    </w:r>
                  </w:del>
                </w:p>
              </w:tc>
              <w:tc>
                <w:tcPr>
                  <w:tcW w:w="0" w:type="dxa"/>
                  <w:tcPrChange w:id="80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EC5CF5" w14:textId="471A24BA" w:rsidR="00066508" w:rsidRPr="005A6AA3" w:rsidDel="00AE71EA" w:rsidRDefault="00000000">
                  <w:pPr>
                    <w:keepNext/>
                    <w:widowControl w:val="0"/>
                    <w:spacing w:after="60"/>
                    <w:jc w:val="center"/>
                    <w:rPr>
                      <w:del w:id="8041" w:author="Lorenzo Fabbri" w:date="2024-09-24T14:48:00Z" w16du:dateUtc="2024-09-24T12:48:00Z"/>
                    </w:rPr>
                  </w:pPr>
                  <w:del w:id="8042" w:author="Lorenzo Fabbri" w:date="2024-09-24T14:48:00Z" w16du:dateUtc="2024-09-24T12:48:00Z">
                    <w:r w:rsidRPr="005A6AA3" w:rsidDel="00AE71EA">
                      <w:rPr>
                        <w:rFonts w:ascii="Calibri" w:hAnsi="Calibri"/>
                        <w:sz w:val="20"/>
                      </w:rPr>
                      <w:delText>0</w:delText>
                    </w:r>
                  </w:del>
                </w:p>
              </w:tc>
            </w:tr>
            <w:tr w:rsidR="00066508" w:rsidRPr="005A6AA3" w:rsidDel="00AE71EA" w14:paraId="4418B5B6" w14:textId="39717417" w:rsidTr="006C3DDD">
              <w:trPr>
                <w:del w:id="8043" w:author="Lorenzo Fabbri" w:date="2024-09-24T14:48:00Z"/>
                <w:trPrChange w:id="8044" w:author="Lorenzo Fabbri" w:date="2024-09-19T20:38:00Z" w16du:dateUtc="2024-09-19T18:38:00Z">
                  <w:trPr>
                    <w:gridBefore w:val="1"/>
                    <w:cantSplit/>
                    <w:jc w:val="center"/>
                  </w:trPr>
                </w:trPrChange>
              </w:trPr>
              <w:tc>
                <w:tcPr>
                  <w:tcW w:w="0" w:type="dxa"/>
                  <w:tcPrChange w:id="804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69DE75" w14:textId="29C146BF" w:rsidR="00066508" w:rsidRPr="005A6AA3" w:rsidDel="00AE71EA" w:rsidRDefault="00000000">
                  <w:pPr>
                    <w:keepNext/>
                    <w:widowControl w:val="0"/>
                    <w:spacing w:after="60"/>
                    <w:rPr>
                      <w:del w:id="8046" w:author="Lorenzo Fabbri" w:date="2024-09-24T14:48:00Z" w16du:dateUtc="2024-09-24T12:48:00Z"/>
                    </w:rPr>
                  </w:pPr>
                  <w:del w:id="8047" w:author="Lorenzo Fabbri" w:date="2024-09-24T14:48:00Z" w16du:dateUtc="2024-09-24T12:48:00Z">
                    <w:r w:rsidRPr="005A6AA3" w:rsidDel="00AE71EA">
                      <w:rPr>
                        <w:rFonts w:ascii="Calibri" w:hAnsi="Calibri"/>
                        <w:sz w:val="20"/>
                      </w:rPr>
                      <w:delText>E</w:delText>
                    </w:r>
                  </w:del>
                </w:p>
              </w:tc>
              <w:tc>
                <w:tcPr>
                  <w:tcW w:w="0" w:type="dxa"/>
                  <w:tcPrChange w:id="80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87D850" w14:textId="534E3BF8" w:rsidR="00066508" w:rsidRPr="005A6AA3" w:rsidDel="00AE71EA" w:rsidRDefault="00000000">
                  <w:pPr>
                    <w:keepNext/>
                    <w:widowControl w:val="0"/>
                    <w:spacing w:after="60"/>
                    <w:jc w:val="center"/>
                    <w:rPr>
                      <w:del w:id="8049" w:author="Lorenzo Fabbri" w:date="2024-09-24T14:48:00Z" w16du:dateUtc="2024-09-24T12:48:00Z"/>
                    </w:rPr>
                  </w:pPr>
                  <w:del w:id="8050" w:author="Lorenzo Fabbri" w:date="2024-09-24T14:48:00Z" w16du:dateUtc="2024-09-24T12:48:00Z">
                    <w:r w:rsidRPr="005A6AA3" w:rsidDel="00AE71EA">
                      <w:rPr>
                        <w:rFonts w:ascii="Calibri" w:hAnsi="Calibri"/>
                        <w:sz w:val="20"/>
                      </w:rPr>
                      <w:delText>22.9 (7.7, 13.1, 38.5, 62.9)</w:delText>
                    </w:r>
                  </w:del>
                </w:p>
              </w:tc>
              <w:tc>
                <w:tcPr>
                  <w:tcW w:w="0" w:type="dxa"/>
                  <w:tcPrChange w:id="80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825C8A" w14:textId="16A9996E" w:rsidR="00066508" w:rsidRPr="005A6AA3" w:rsidDel="00AE71EA" w:rsidRDefault="00000000">
                  <w:pPr>
                    <w:keepNext/>
                    <w:widowControl w:val="0"/>
                    <w:spacing w:after="60"/>
                    <w:jc w:val="center"/>
                    <w:rPr>
                      <w:del w:id="8052" w:author="Lorenzo Fabbri" w:date="2024-09-24T14:48:00Z" w16du:dateUtc="2024-09-24T12:48:00Z"/>
                    </w:rPr>
                  </w:pPr>
                  <w:del w:id="8053" w:author="Lorenzo Fabbri" w:date="2024-09-24T14:48:00Z" w16du:dateUtc="2024-09-24T12:48:00Z">
                    <w:r w:rsidRPr="005A6AA3" w:rsidDel="00AE71EA">
                      <w:rPr>
                        <w:rFonts w:ascii="Calibri" w:hAnsi="Calibri"/>
                        <w:sz w:val="20"/>
                      </w:rPr>
                      <w:delText>25.7 (8.0, 14.5, 41.4, 61.2)</w:delText>
                    </w:r>
                  </w:del>
                </w:p>
              </w:tc>
              <w:tc>
                <w:tcPr>
                  <w:tcW w:w="0" w:type="dxa"/>
                  <w:tcPrChange w:id="80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4EE20" w14:textId="7602DDFD" w:rsidR="00066508" w:rsidRPr="005A6AA3" w:rsidDel="00AE71EA" w:rsidRDefault="00000000">
                  <w:pPr>
                    <w:keepNext/>
                    <w:widowControl w:val="0"/>
                    <w:spacing w:after="60"/>
                    <w:jc w:val="center"/>
                    <w:rPr>
                      <w:del w:id="8055" w:author="Lorenzo Fabbri" w:date="2024-09-24T14:48:00Z" w16du:dateUtc="2024-09-24T12:48:00Z"/>
                    </w:rPr>
                  </w:pPr>
                  <w:del w:id="8056" w:author="Lorenzo Fabbri" w:date="2024-09-24T14:48:00Z" w16du:dateUtc="2024-09-24T12:48:00Z">
                    <w:r w:rsidRPr="005A6AA3" w:rsidDel="00AE71EA">
                      <w:rPr>
                        <w:rFonts w:ascii="Calibri" w:hAnsi="Calibri"/>
                        <w:sz w:val="20"/>
                      </w:rPr>
                      <w:delText>28.6 (9.1, 14.1, 42.0, 73.6)</w:delText>
                    </w:r>
                  </w:del>
                </w:p>
              </w:tc>
              <w:tc>
                <w:tcPr>
                  <w:tcW w:w="0" w:type="dxa"/>
                  <w:tcPrChange w:id="80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D03337" w14:textId="32A0BDB3" w:rsidR="00066508" w:rsidRPr="005A6AA3" w:rsidDel="00AE71EA" w:rsidRDefault="00000000">
                  <w:pPr>
                    <w:keepNext/>
                    <w:widowControl w:val="0"/>
                    <w:spacing w:after="60"/>
                    <w:jc w:val="center"/>
                    <w:rPr>
                      <w:del w:id="8058" w:author="Lorenzo Fabbri" w:date="2024-09-24T14:48:00Z" w16du:dateUtc="2024-09-24T12:48:00Z"/>
                    </w:rPr>
                  </w:pPr>
                  <w:del w:id="8059" w:author="Lorenzo Fabbri" w:date="2024-09-24T14:48:00Z" w16du:dateUtc="2024-09-24T12:48:00Z">
                    <w:r w:rsidRPr="005A6AA3" w:rsidDel="00AE71EA">
                      <w:rPr>
                        <w:rFonts w:ascii="Calibri" w:hAnsi="Calibri"/>
                        <w:sz w:val="20"/>
                      </w:rPr>
                      <w:delText>17.1 (6.6, 10.3, 27.4, 40.9)</w:delText>
                    </w:r>
                  </w:del>
                </w:p>
              </w:tc>
              <w:tc>
                <w:tcPr>
                  <w:tcW w:w="0" w:type="dxa"/>
                  <w:tcPrChange w:id="80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49ACE8" w14:textId="47E33997" w:rsidR="00066508" w:rsidRPr="005A6AA3" w:rsidDel="00AE71EA" w:rsidRDefault="00000000">
                  <w:pPr>
                    <w:keepNext/>
                    <w:widowControl w:val="0"/>
                    <w:spacing w:after="60"/>
                    <w:jc w:val="center"/>
                    <w:rPr>
                      <w:del w:id="8061" w:author="Lorenzo Fabbri" w:date="2024-09-24T14:48:00Z" w16du:dateUtc="2024-09-24T12:48:00Z"/>
                    </w:rPr>
                  </w:pPr>
                  <w:del w:id="8062" w:author="Lorenzo Fabbri" w:date="2024-09-24T14:48:00Z" w16du:dateUtc="2024-09-24T12:48:00Z">
                    <w:r w:rsidRPr="005A6AA3" w:rsidDel="00AE71EA">
                      <w:rPr>
                        <w:rFonts w:ascii="Calibri" w:hAnsi="Calibri"/>
                        <w:sz w:val="20"/>
                      </w:rPr>
                      <w:delText>21.4 (7.4, 12.0, 33.7, 51.5)</w:delText>
                    </w:r>
                  </w:del>
                </w:p>
              </w:tc>
              <w:tc>
                <w:tcPr>
                  <w:tcW w:w="0" w:type="dxa"/>
                  <w:tcPrChange w:id="80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7B17B8" w14:textId="77415333" w:rsidR="00066508" w:rsidRPr="005A6AA3" w:rsidDel="00AE71EA" w:rsidRDefault="00000000">
                  <w:pPr>
                    <w:keepNext/>
                    <w:widowControl w:val="0"/>
                    <w:spacing w:after="60"/>
                    <w:jc w:val="center"/>
                    <w:rPr>
                      <w:del w:id="8064" w:author="Lorenzo Fabbri" w:date="2024-09-24T14:48:00Z" w16du:dateUtc="2024-09-24T12:48:00Z"/>
                    </w:rPr>
                  </w:pPr>
                  <w:del w:id="8065" w:author="Lorenzo Fabbri" w:date="2024-09-24T14:48:00Z" w16du:dateUtc="2024-09-24T12:48:00Z">
                    <w:r w:rsidRPr="005A6AA3" w:rsidDel="00AE71EA">
                      <w:rPr>
                        <w:rFonts w:ascii="Calibri" w:hAnsi="Calibri"/>
                        <w:sz w:val="20"/>
                      </w:rPr>
                      <w:delText>23.3 (8.5, 14.1, 38.1, 62.2)</w:delText>
                    </w:r>
                  </w:del>
                </w:p>
              </w:tc>
              <w:tc>
                <w:tcPr>
                  <w:tcW w:w="0" w:type="dxa"/>
                  <w:tcPrChange w:id="80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49ED13" w14:textId="0DCE2BC2" w:rsidR="00066508" w:rsidRPr="005A6AA3" w:rsidDel="00AE71EA" w:rsidRDefault="00000000">
                  <w:pPr>
                    <w:keepNext/>
                    <w:widowControl w:val="0"/>
                    <w:spacing w:after="60"/>
                    <w:jc w:val="center"/>
                    <w:rPr>
                      <w:del w:id="8067" w:author="Lorenzo Fabbri" w:date="2024-09-24T14:48:00Z" w16du:dateUtc="2024-09-24T12:48:00Z"/>
                    </w:rPr>
                  </w:pPr>
                  <w:del w:id="8068" w:author="Lorenzo Fabbri" w:date="2024-09-24T14:48:00Z" w16du:dateUtc="2024-09-24T12:48:00Z">
                    <w:r w:rsidRPr="005A6AA3" w:rsidDel="00AE71EA">
                      <w:rPr>
                        <w:rFonts w:ascii="Calibri" w:hAnsi="Calibri"/>
                        <w:sz w:val="20"/>
                      </w:rPr>
                      <w:delText>28.9 (10.0, 19.3, 59.4, 98.8)</w:delText>
                    </w:r>
                  </w:del>
                </w:p>
              </w:tc>
            </w:tr>
            <w:tr w:rsidR="00066508" w:rsidRPr="005A6AA3" w:rsidDel="00AE71EA" w14:paraId="291208F5" w14:textId="7F9FD798" w:rsidTr="006C3DDD">
              <w:trPr>
                <w:del w:id="8069" w:author="Lorenzo Fabbri" w:date="2024-09-24T14:48:00Z"/>
                <w:trPrChange w:id="8070" w:author="Lorenzo Fabbri" w:date="2024-09-19T20:38:00Z" w16du:dateUtc="2024-09-19T18:38:00Z">
                  <w:trPr>
                    <w:gridBefore w:val="1"/>
                    <w:cantSplit/>
                    <w:jc w:val="center"/>
                  </w:trPr>
                </w:trPrChange>
              </w:trPr>
              <w:tc>
                <w:tcPr>
                  <w:tcW w:w="0" w:type="dxa"/>
                  <w:tcPrChange w:id="807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FFEFB9" w14:textId="4100825E" w:rsidR="00066508" w:rsidRPr="005A6AA3" w:rsidDel="00AE71EA" w:rsidRDefault="00000000">
                  <w:pPr>
                    <w:keepNext/>
                    <w:widowControl w:val="0"/>
                    <w:spacing w:after="60"/>
                    <w:rPr>
                      <w:del w:id="8072" w:author="Lorenzo Fabbri" w:date="2024-09-24T14:48:00Z" w16du:dateUtc="2024-09-24T12:48:00Z"/>
                    </w:rPr>
                  </w:pPr>
                  <w:del w:id="8073" w:author="Lorenzo Fabbri" w:date="2024-09-24T14:48:00Z" w16du:dateUtc="2024-09-24T12:48:00Z">
                    <w:r w:rsidRPr="005A6AA3" w:rsidDel="00AE71EA">
                      <w:rPr>
                        <w:rFonts w:ascii="Calibri" w:hAnsi="Calibri"/>
                        <w:sz w:val="20"/>
                      </w:rPr>
                      <w:delText>F</w:delText>
                    </w:r>
                  </w:del>
                </w:p>
              </w:tc>
              <w:tc>
                <w:tcPr>
                  <w:tcW w:w="0" w:type="dxa"/>
                  <w:tcPrChange w:id="80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9C2F33" w14:textId="58EFD670" w:rsidR="00066508" w:rsidRPr="005A6AA3" w:rsidDel="00AE71EA" w:rsidRDefault="00000000">
                  <w:pPr>
                    <w:keepNext/>
                    <w:widowControl w:val="0"/>
                    <w:spacing w:after="60"/>
                    <w:jc w:val="center"/>
                    <w:rPr>
                      <w:del w:id="8075" w:author="Lorenzo Fabbri" w:date="2024-09-24T14:48:00Z" w16du:dateUtc="2024-09-24T12:48:00Z"/>
                    </w:rPr>
                  </w:pPr>
                  <w:del w:id="8076" w:author="Lorenzo Fabbri" w:date="2024-09-24T14:48:00Z" w16du:dateUtc="2024-09-24T12:48:00Z">
                    <w:r w:rsidRPr="005A6AA3" w:rsidDel="00AE71EA">
                      <w:rPr>
                        <w:rFonts w:ascii="Calibri" w:hAnsi="Calibri"/>
                        <w:sz w:val="20"/>
                      </w:rPr>
                      <w:delText>5.5 (1.9, 3.2, 9.5, 16.4)</w:delText>
                    </w:r>
                  </w:del>
                </w:p>
              </w:tc>
              <w:tc>
                <w:tcPr>
                  <w:tcW w:w="0" w:type="dxa"/>
                  <w:tcPrChange w:id="80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B8AB4" w14:textId="6B0FC346" w:rsidR="00066508" w:rsidRPr="005A6AA3" w:rsidDel="00AE71EA" w:rsidRDefault="00000000">
                  <w:pPr>
                    <w:keepNext/>
                    <w:widowControl w:val="0"/>
                    <w:spacing w:after="60"/>
                    <w:jc w:val="center"/>
                    <w:rPr>
                      <w:del w:id="8078" w:author="Lorenzo Fabbri" w:date="2024-09-24T14:48:00Z" w16du:dateUtc="2024-09-24T12:48:00Z"/>
                    </w:rPr>
                  </w:pPr>
                  <w:del w:id="8079" w:author="Lorenzo Fabbri" w:date="2024-09-24T14:48:00Z" w16du:dateUtc="2024-09-24T12:48:00Z">
                    <w:r w:rsidRPr="005A6AA3" w:rsidDel="00AE71EA">
                      <w:rPr>
                        <w:rFonts w:ascii="Calibri" w:hAnsi="Calibri"/>
                        <w:sz w:val="20"/>
                      </w:rPr>
                      <w:delText>6.3 (2.2, 4.2, 10.4, 16.1)</w:delText>
                    </w:r>
                  </w:del>
                </w:p>
              </w:tc>
              <w:tc>
                <w:tcPr>
                  <w:tcW w:w="0" w:type="dxa"/>
                  <w:tcPrChange w:id="80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4D755" w14:textId="19AA750B" w:rsidR="00066508" w:rsidRPr="005A6AA3" w:rsidDel="00AE71EA" w:rsidRDefault="00000000">
                  <w:pPr>
                    <w:keepNext/>
                    <w:widowControl w:val="0"/>
                    <w:spacing w:after="60"/>
                    <w:jc w:val="center"/>
                    <w:rPr>
                      <w:del w:id="8081" w:author="Lorenzo Fabbri" w:date="2024-09-24T14:48:00Z" w16du:dateUtc="2024-09-24T12:48:00Z"/>
                    </w:rPr>
                  </w:pPr>
                  <w:del w:id="8082" w:author="Lorenzo Fabbri" w:date="2024-09-24T14:48:00Z" w16du:dateUtc="2024-09-24T12:48:00Z">
                    <w:r w:rsidRPr="005A6AA3" w:rsidDel="00AE71EA">
                      <w:rPr>
                        <w:rFonts w:ascii="Calibri" w:hAnsi="Calibri"/>
                        <w:sz w:val="20"/>
                      </w:rPr>
                      <w:delText>7.8 (2.8, 4.2, 11.4, 19.8)</w:delText>
                    </w:r>
                  </w:del>
                </w:p>
              </w:tc>
              <w:tc>
                <w:tcPr>
                  <w:tcW w:w="0" w:type="dxa"/>
                  <w:tcPrChange w:id="80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15BDB5" w14:textId="5A5D8A27" w:rsidR="00066508" w:rsidRPr="005A6AA3" w:rsidDel="00AE71EA" w:rsidRDefault="00000000">
                  <w:pPr>
                    <w:keepNext/>
                    <w:widowControl w:val="0"/>
                    <w:spacing w:after="60"/>
                    <w:jc w:val="center"/>
                    <w:rPr>
                      <w:del w:id="8084" w:author="Lorenzo Fabbri" w:date="2024-09-24T14:48:00Z" w16du:dateUtc="2024-09-24T12:48:00Z"/>
                    </w:rPr>
                  </w:pPr>
                  <w:del w:id="8085" w:author="Lorenzo Fabbri" w:date="2024-09-24T14:48:00Z" w16du:dateUtc="2024-09-24T12:48:00Z">
                    <w:r w:rsidRPr="005A6AA3" w:rsidDel="00AE71EA">
                      <w:rPr>
                        <w:rFonts w:ascii="Calibri" w:hAnsi="Calibri"/>
                        <w:sz w:val="20"/>
                      </w:rPr>
                      <w:delText>4.6 (1.6, 2.9, 7.1, 11.1)</w:delText>
                    </w:r>
                  </w:del>
                </w:p>
              </w:tc>
              <w:tc>
                <w:tcPr>
                  <w:tcW w:w="0" w:type="dxa"/>
                  <w:tcPrChange w:id="80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1B9CD3" w14:textId="33E410DE" w:rsidR="00066508" w:rsidRPr="005A6AA3" w:rsidDel="00AE71EA" w:rsidRDefault="00000000">
                  <w:pPr>
                    <w:keepNext/>
                    <w:widowControl w:val="0"/>
                    <w:spacing w:after="60"/>
                    <w:jc w:val="center"/>
                    <w:rPr>
                      <w:del w:id="8087" w:author="Lorenzo Fabbri" w:date="2024-09-24T14:48:00Z" w16du:dateUtc="2024-09-24T12:48:00Z"/>
                    </w:rPr>
                  </w:pPr>
                  <w:del w:id="8088" w:author="Lorenzo Fabbri" w:date="2024-09-24T14:48:00Z" w16du:dateUtc="2024-09-24T12:48:00Z">
                    <w:r w:rsidRPr="005A6AA3" w:rsidDel="00AE71EA">
                      <w:rPr>
                        <w:rFonts w:ascii="Calibri" w:hAnsi="Calibri"/>
                        <w:sz w:val="20"/>
                      </w:rPr>
                      <w:delText>4.9 (1.7, 2.7, 8.2, 14.9)</w:delText>
                    </w:r>
                  </w:del>
                </w:p>
              </w:tc>
              <w:tc>
                <w:tcPr>
                  <w:tcW w:w="0" w:type="dxa"/>
                  <w:tcPrChange w:id="80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5C1CDA" w14:textId="6051ED4C" w:rsidR="00066508" w:rsidRPr="005A6AA3" w:rsidDel="00AE71EA" w:rsidRDefault="00000000">
                  <w:pPr>
                    <w:keepNext/>
                    <w:widowControl w:val="0"/>
                    <w:spacing w:after="60"/>
                    <w:jc w:val="center"/>
                    <w:rPr>
                      <w:del w:id="8090" w:author="Lorenzo Fabbri" w:date="2024-09-24T14:48:00Z" w16du:dateUtc="2024-09-24T12:48:00Z"/>
                    </w:rPr>
                  </w:pPr>
                  <w:del w:id="8091" w:author="Lorenzo Fabbri" w:date="2024-09-24T14:48:00Z" w16du:dateUtc="2024-09-24T12:48:00Z">
                    <w:r w:rsidRPr="005A6AA3" w:rsidDel="00AE71EA">
                      <w:rPr>
                        <w:rFonts w:ascii="Calibri" w:hAnsi="Calibri"/>
                        <w:sz w:val="20"/>
                      </w:rPr>
                      <w:delText>5.2 (1.6, 3.0, 9.1, 15.7)</w:delText>
                    </w:r>
                  </w:del>
                </w:p>
              </w:tc>
              <w:tc>
                <w:tcPr>
                  <w:tcW w:w="0" w:type="dxa"/>
                  <w:tcPrChange w:id="80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CB94A2" w14:textId="7E00CC05" w:rsidR="00066508" w:rsidRPr="005A6AA3" w:rsidDel="00AE71EA" w:rsidRDefault="00000000">
                  <w:pPr>
                    <w:keepNext/>
                    <w:widowControl w:val="0"/>
                    <w:spacing w:after="60"/>
                    <w:jc w:val="center"/>
                    <w:rPr>
                      <w:del w:id="8093" w:author="Lorenzo Fabbri" w:date="2024-09-24T14:48:00Z" w16du:dateUtc="2024-09-24T12:48:00Z"/>
                    </w:rPr>
                  </w:pPr>
                  <w:del w:id="8094" w:author="Lorenzo Fabbri" w:date="2024-09-24T14:48:00Z" w16du:dateUtc="2024-09-24T12:48:00Z">
                    <w:r w:rsidRPr="005A6AA3" w:rsidDel="00AE71EA">
                      <w:rPr>
                        <w:rFonts w:ascii="Calibri" w:hAnsi="Calibri"/>
                        <w:sz w:val="20"/>
                      </w:rPr>
                      <w:delText>6.2 (2.2, 3.4, 13.1, 18.7)</w:delText>
                    </w:r>
                  </w:del>
                </w:p>
              </w:tc>
            </w:tr>
            <w:tr w:rsidR="00066508" w:rsidRPr="005A6AA3" w:rsidDel="00AE71EA" w14:paraId="0436E334" w14:textId="7C6A9CA7" w:rsidTr="006C3DDD">
              <w:trPr>
                <w:del w:id="8095" w:author="Lorenzo Fabbri" w:date="2024-09-24T14:48:00Z"/>
                <w:trPrChange w:id="8096" w:author="Lorenzo Fabbri" w:date="2024-09-19T20:38:00Z" w16du:dateUtc="2024-09-19T18:38:00Z">
                  <w:trPr>
                    <w:gridBefore w:val="1"/>
                    <w:cantSplit/>
                    <w:jc w:val="center"/>
                  </w:trPr>
                </w:trPrChange>
              </w:trPr>
              <w:tc>
                <w:tcPr>
                  <w:tcW w:w="0" w:type="dxa"/>
                  <w:tcPrChange w:id="80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3EE6D74" w14:textId="66489653" w:rsidR="00066508" w:rsidRPr="005A6AA3" w:rsidDel="00AE71EA" w:rsidRDefault="00000000">
                  <w:pPr>
                    <w:keepNext/>
                    <w:widowControl w:val="0"/>
                    <w:spacing w:after="60"/>
                    <w:rPr>
                      <w:del w:id="8098" w:author="Lorenzo Fabbri" w:date="2024-09-24T14:48:00Z" w16du:dateUtc="2024-09-24T12:48:00Z"/>
                    </w:rPr>
                  </w:pPr>
                  <w:del w:id="8099" w:author="Lorenzo Fabbri" w:date="2024-09-24T14:48:00Z" w16du:dateUtc="2024-09-24T12:48:00Z">
                    <w:r w:rsidRPr="005A6AA3" w:rsidDel="00AE71EA">
                      <w:rPr>
                        <w:rFonts w:ascii="Calibri" w:hAnsi="Calibri"/>
                        <w:sz w:val="20"/>
                      </w:rPr>
                      <w:delText>    Unknown</w:delText>
                    </w:r>
                  </w:del>
                </w:p>
              </w:tc>
              <w:tc>
                <w:tcPr>
                  <w:tcW w:w="0" w:type="dxa"/>
                  <w:tcPrChange w:id="81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9DBCC" w14:textId="05B1B8E7" w:rsidR="00066508" w:rsidRPr="005A6AA3" w:rsidDel="00AE71EA" w:rsidRDefault="00000000">
                  <w:pPr>
                    <w:keepNext/>
                    <w:widowControl w:val="0"/>
                    <w:spacing w:after="60"/>
                    <w:jc w:val="center"/>
                    <w:rPr>
                      <w:del w:id="8101" w:author="Lorenzo Fabbri" w:date="2024-09-24T14:48:00Z" w16du:dateUtc="2024-09-24T12:48:00Z"/>
                    </w:rPr>
                  </w:pPr>
                  <w:del w:id="8102" w:author="Lorenzo Fabbri" w:date="2024-09-24T14:48:00Z" w16du:dateUtc="2024-09-24T12:48:00Z">
                    <w:r w:rsidRPr="005A6AA3" w:rsidDel="00AE71EA">
                      <w:rPr>
                        <w:rFonts w:ascii="Calibri" w:hAnsi="Calibri"/>
                        <w:sz w:val="20"/>
                      </w:rPr>
                      <w:delText>2</w:delText>
                    </w:r>
                  </w:del>
                </w:p>
              </w:tc>
              <w:tc>
                <w:tcPr>
                  <w:tcW w:w="0" w:type="dxa"/>
                  <w:tcPrChange w:id="81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20717" w14:textId="78A522FD" w:rsidR="00066508" w:rsidRPr="005A6AA3" w:rsidDel="00AE71EA" w:rsidRDefault="00000000">
                  <w:pPr>
                    <w:keepNext/>
                    <w:widowControl w:val="0"/>
                    <w:spacing w:after="60"/>
                    <w:jc w:val="center"/>
                    <w:rPr>
                      <w:del w:id="8104" w:author="Lorenzo Fabbri" w:date="2024-09-24T14:48:00Z" w16du:dateUtc="2024-09-24T12:48:00Z"/>
                    </w:rPr>
                  </w:pPr>
                  <w:del w:id="8105" w:author="Lorenzo Fabbri" w:date="2024-09-24T14:48:00Z" w16du:dateUtc="2024-09-24T12:48:00Z">
                    <w:r w:rsidRPr="005A6AA3" w:rsidDel="00AE71EA">
                      <w:rPr>
                        <w:rFonts w:ascii="Calibri" w:hAnsi="Calibri"/>
                        <w:sz w:val="20"/>
                      </w:rPr>
                      <w:delText>0</w:delText>
                    </w:r>
                  </w:del>
                </w:p>
              </w:tc>
              <w:tc>
                <w:tcPr>
                  <w:tcW w:w="0" w:type="dxa"/>
                  <w:tcPrChange w:id="81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F6B8FF" w14:textId="09A125A8" w:rsidR="00066508" w:rsidRPr="005A6AA3" w:rsidDel="00AE71EA" w:rsidRDefault="00000000">
                  <w:pPr>
                    <w:keepNext/>
                    <w:widowControl w:val="0"/>
                    <w:spacing w:after="60"/>
                    <w:jc w:val="center"/>
                    <w:rPr>
                      <w:del w:id="8107" w:author="Lorenzo Fabbri" w:date="2024-09-24T14:48:00Z" w16du:dateUtc="2024-09-24T12:48:00Z"/>
                    </w:rPr>
                  </w:pPr>
                  <w:del w:id="8108" w:author="Lorenzo Fabbri" w:date="2024-09-24T14:48:00Z" w16du:dateUtc="2024-09-24T12:48:00Z">
                    <w:r w:rsidRPr="005A6AA3" w:rsidDel="00AE71EA">
                      <w:rPr>
                        <w:rFonts w:ascii="Calibri" w:hAnsi="Calibri"/>
                        <w:sz w:val="20"/>
                      </w:rPr>
                      <w:delText>0</w:delText>
                    </w:r>
                  </w:del>
                </w:p>
              </w:tc>
              <w:tc>
                <w:tcPr>
                  <w:tcW w:w="0" w:type="dxa"/>
                  <w:tcPrChange w:id="81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23FEF4" w14:textId="388F8A32" w:rsidR="00066508" w:rsidRPr="005A6AA3" w:rsidDel="00AE71EA" w:rsidRDefault="00000000">
                  <w:pPr>
                    <w:keepNext/>
                    <w:widowControl w:val="0"/>
                    <w:spacing w:after="60"/>
                    <w:jc w:val="center"/>
                    <w:rPr>
                      <w:del w:id="8110" w:author="Lorenzo Fabbri" w:date="2024-09-24T14:48:00Z" w16du:dateUtc="2024-09-24T12:48:00Z"/>
                    </w:rPr>
                  </w:pPr>
                  <w:del w:id="8111" w:author="Lorenzo Fabbri" w:date="2024-09-24T14:48:00Z" w16du:dateUtc="2024-09-24T12:48:00Z">
                    <w:r w:rsidRPr="005A6AA3" w:rsidDel="00AE71EA">
                      <w:rPr>
                        <w:rFonts w:ascii="Calibri" w:hAnsi="Calibri"/>
                        <w:sz w:val="20"/>
                      </w:rPr>
                      <w:delText>0</w:delText>
                    </w:r>
                  </w:del>
                </w:p>
              </w:tc>
              <w:tc>
                <w:tcPr>
                  <w:tcW w:w="0" w:type="dxa"/>
                  <w:tcPrChange w:id="81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F8BB46" w14:textId="4B58E997" w:rsidR="00066508" w:rsidRPr="005A6AA3" w:rsidDel="00AE71EA" w:rsidRDefault="00000000">
                  <w:pPr>
                    <w:keepNext/>
                    <w:widowControl w:val="0"/>
                    <w:spacing w:after="60"/>
                    <w:jc w:val="center"/>
                    <w:rPr>
                      <w:del w:id="8113" w:author="Lorenzo Fabbri" w:date="2024-09-24T14:48:00Z" w16du:dateUtc="2024-09-24T12:48:00Z"/>
                    </w:rPr>
                  </w:pPr>
                  <w:del w:id="8114" w:author="Lorenzo Fabbri" w:date="2024-09-24T14:48:00Z" w16du:dateUtc="2024-09-24T12:48:00Z">
                    <w:r w:rsidRPr="005A6AA3" w:rsidDel="00AE71EA">
                      <w:rPr>
                        <w:rFonts w:ascii="Calibri" w:hAnsi="Calibri"/>
                        <w:sz w:val="20"/>
                      </w:rPr>
                      <w:delText>1</w:delText>
                    </w:r>
                  </w:del>
                </w:p>
              </w:tc>
              <w:tc>
                <w:tcPr>
                  <w:tcW w:w="0" w:type="dxa"/>
                  <w:tcPrChange w:id="81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51DBB" w14:textId="601FF425" w:rsidR="00066508" w:rsidRPr="005A6AA3" w:rsidDel="00AE71EA" w:rsidRDefault="00000000">
                  <w:pPr>
                    <w:keepNext/>
                    <w:widowControl w:val="0"/>
                    <w:spacing w:after="60"/>
                    <w:jc w:val="center"/>
                    <w:rPr>
                      <w:del w:id="8116" w:author="Lorenzo Fabbri" w:date="2024-09-24T14:48:00Z" w16du:dateUtc="2024-09-24T12:48:00Z"/>
                    </w:rPr>
                  </w:pPr>
                  <w:del w:id="8117" w:author="Lorenzo Fabbri" w:date="2024-09-24T14:48:00Z" w16du:dateUtc="2024-09-24T12:48:00Z">
                    <w:r w:rsidRPr="005A6AA3" w:rsidDel="00AE71EA">
                      <w:rPr>
                        <w:rFonts w:ascii="Calibri" w:hAnsi="Calibri"/>
                        <w:sz w:val="20"/>
                      </w:rPr>
                      <w:delText>1</w:delText>
                    </w:r>
                  </w:del>
                </w:p>
              </w:tc>
              <w:tc>
                <w:tcPr>
                  <w:tcW w:w="0" w:type="dxa"/>
                  <w:tcPrChange w:id="81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C27CB5" w14:textId="482CDEC2" w:rsidR="00066508" w:rsidRPr="005A6AA3" w:rsidDel="00AE71EA" w:rsidRDefault="00000000">
                  <w:pPr>
                    <w:keepNext/>
                    <w:widowControl w:val="0"/>
                    <w:spacing w:after="60"/>
                    <w:jc w:val="center"/>
                    <w:rPr>
                      <w:del w:id="8119" w:author="Lorenzo Fabbri" w:date="2024-09-24T14:48:00Z" w16du:dateUtc="2024-09-24T12:48:00Z"/>
                    </w:rPr>
                  </w:pPr>
                  <w:del w:id="8120" w:author="Lorenzo Fabbri" w:date="2024-09-24T14:48:00Z" w16du:dateUtc="2024-09-24T12:48:00Z">
                    <w:r w:rsidRPr="005A6AA3" w:rsidDel="00AE71EA">
                      <w:rPr>
                        <w:rFonts w:ascii="Calibri" w:hAnsi="Calibri"/>
                        <w:sz w:val="20"/>
                      </w:rPr>
                      <w:delText>0</w:delText>
                    </w:r>
                  </w:del>
                </w:p>
              </w:tc>
            </w:tr>
            <w:tr w:rsidR="00066508" w:rsidRPr="005A6AA3" w:rsidDel="00AE71EA" w14:paraId="30514D68" w14:textId="32779B2A" w:rsidTr="006C3DDD">
              <w:trPr>
                <w:del w:id="8121" w:author="Lorenzo Fabbri" w:date="2024-09-24T14:48:00Z"/>
                <w:trPrChange w:id="8122" w:author="Lorenzo Fabbri" w:date="2024-09-19T20:38:00Z" w16du:dateUtc="2024-09-19T18:38:00Z">
                  <w:trPr>
                    <w:gridBefore w:val="1"/>
                    <w:cantSplit/>
                    <w:jc w:val="center"/>
                  </w:trPr>
                </w:trPrChange>
              </w:trPr>
              <w:tc>
                <w:tcPr>
                  <w:tcW w:w="0" w:type="dxa"/>
                  <w:gridSpan w:val="8"/>
                  <w:tcPrChange w:id="8123"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48B70540" w14:textId="64EB5062" w:rsidR="00066508" w:rsidRPr="005A6AA3" w:rsidDel="00AE71EA" w:rsidRDefault="00000000">
                  <w:pPr>
                    <w:keepNext/>
                    <w:widowControl w:val="0"/>
                    <w:spacing w:after="60"/>
                    <w:rPr>
                      <w:del w:id="8124" w:author="Lorenzo Fabbri" w:date="2024-09-24T14:48:00Z" w16du:dateUtc="2024-09-24T12:48:00Z"/>
                    </w:rPr>
                  </w:pPr>
                  <w:del w:id="8125" w:author="Lorenzo Fabbri" w:date="2024-09-24T14:48:00Z" w16du:dateUtc="2024-09-24T12:48:00Z">
                    <w:r w:rsidRPr="005A6AA3" w:rsidDel="00AE71EA">
                      <w:rPr>
                        <w:rFonts w:ascii="Calibri" w:hAnsi="Calibri"/>
                        <w:b/>
                        <w:sz w:val="20"/>
                      </w:rPr>
                      <w:delText>Glucocorticosteroid metabolite</w:delText>
                    </w:r>
                  </w:del>
                </w:p>
              </w:tc>
            </w:tr>
            <w:tr w:rsidR="00066508" w:rsidRPr="005A6AA3" w:rsidDel="00AE71EA" w14:paraId="32EBDDB2" w14:textId="1D0829AC" w:rsidTr="006C3DDD">
              <w:trPr>
                <w:del w:id="8126" w:author="Lorenzo Fabbri" w:date="2024-09-24T14:48:00Z"/>
                <w:trPrChange w:id="8127" w:author="Lorenzo Fabbri" w:date="2024-09-19T20:38:00Z" w16du:dateUtc="2024-09-19T18:38:00Z">
                  <w:trPr>
                    <w:gridBefore w:val="1"/>
                    <w:cantSplit/>
                    <w:jc w:val="center"/>
                  </w:trPr>
                </w:trPrChange>
              </w:trPr>
              <w:tc>
                <w:tcPr>
                  <w:tcW w:w="0" w:type="dxa"/>
                  <w:tcPrChange w:id="812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A134A80" w14:textId="5AA6F715" w:rsidR="00066508" w:rsidRPr="005A6AA3" w:rsidDel="00AE71EA" w:rsidRDefault="00000000">
                  <w:pPr>
                    <w:keepNext/>
                    <w:widowControl w:val="0"/>
                    <w:spacing w:after="60"/>
                    <w:rPr>
                      <w:del w:id="8129" w:author="Lorenzo Fabbri" w:date="2024-09-24T14:48:00Z" w16du:dateUtc="2024-09-24T12:48:00Z"/>
                    </w:rPr>
                  </w:pPr>
                  <w:del w:id="8130" w:author="Lorenzo Fabbri" w:date="2024-09-24T14:48:00Z" w16du:dateUtc="2024-09-24T12:48:00Z">
                    <w:r w:rsidRPr="005A6AA3" w:rsidDel="00AE71EA">
                      <w:rPr>
                        <w:rFonts w:ascii="Calibri" w:hAnsi="Calibri"/>
                        <w:sz w:val="20"/>
                      </w:rPr>
                      <w:delText>11OHAndros</w:delText>
                    </w:r>
                  </w:del>
                </w:p>
              </w:tc>
              <w:tc>
                <w:tcPr>
                  <w:tcW w:w="0" w:type="dxa"/>
                  <w:tcPrChange w:id="81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DE16D" w14:textId="09C86471" w:rsidR="00066508" w:rsidRPr="005A6AA3" w:rsidDel="00AE71EA" w:rsidRDefault="00000000">
                  <w:pPr>
                    <w:keepNext/>
                    <w:widowControl w:val="0"/>
                    <w:spacing w:after="60"/>
                    <w:jc w:val="center"/>
                    <w:rPr>
                      <w:del w:id="8132" w:author="Lorenzo Fabbri" w:date="2024-09-24T14:48:00Z" w16du:dateUtc="2024-09-24T12:48:00Z"/>
                    </w:rPr>
                  </w:pPr>
                  <w:del w:id="8133" w:author="Lorenzo Fabbri" w:date="2024-09-24T14:48:00Z" w16du:dateUtc="2024-09-24T12:48:00Z">
                    <w:r w:rsidRPr="005A6AA3" w:rsidDel="00AE71EA">
                      <w:rPr>
                        <w:rFonts w:ascii="Calibri" w:hAnsi="Calibri"/>
                        <w:sz w:val="20"/>
                      </w:rPr>
                      <w:delText>234.2 (72.3, 130.3, 390.5, 565.2)</w:delText>
                    </w:r>
                  </w:del>
                </w:p>
              </w:tc>
              <w:tc>
                <w:tcPr>
                  <w:tcW w:w="0" w:type="dxa"/>
                  <w:tcPrChange w:id="81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CCAB" w14:textId="18BF17D6" w:rsidR="00066508" w:rsidRPr="005A6AA3" w:rsidDel="00AE71EA" w:rsidRDefault="00000000">
                  <w:pPr>
                    <w:keepNext/>
                    <w:widowControl w:val="0"/>
                    <w:spacing w:after="60"/>
                    <w:jc w:val="center"/>
                    <w:rPr>
                      <w:del w:id="8135" w:author="Lorenzo Fabbri" w:date="2024-09-24T14:48:00Z" w16du:dateUtc="2024-09-24T12:48:00Z"/>
                    </w:rPr>
                  </w:pPr>
                  <w:del w:id="8136" w:author="Lorenzo Fabbri" w:date="2024-09-24T14:48:00Z" w16du:dateUtc="2024-09-24T12:48:00Z">
                    <w:r w:rsidRPr="005A6AA3" w:rsidDel="00AE71EA">
                      <w:rPr>
                        <w:rFonts w:ascii="Calibri" w:hAnsi="Calibri"/>
                        <w:sz w:val="20"/>
                      </w:rPr>
                      <w:delText>259.7 (86.5, 151.9, 375.0, 475.1)</w:delText>
                    </w:r>
                  </w:del>
                </w:p>
              </w:tc>
              <w:tc>
                <w:tcPr>
                  <w:tcW w:w="0" w:type="dxa"/>
                  <w:tcPrChange w:id="81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818D32" w14:textId="4C5B41D7" w:rsidR="00066508" w:rsidRPr="005A6AA3" w:rsidDel="00AE71EA" w:rsidRDefault="00000000">
                  <w:pPr>
                    <w:keepNext/>
                    <w:widowControl w:val="0"/>
                    <w:spacing w:after="60"/>
                    <w:jc w:val="center"/>
                    <w:rPr>
                      <w:del w:id="8138" w:author="Lorenzo Fabbri" w:date="2024-09-24T14:48:00Z" w16du:dateUtc="2024-09-24T12:48:00Z"/>
                    </w:rPr>
                  </w:pPr>
                  <w:del w:id="8139" w:author="Lorenzo Fabbri" w:date="2024-09-24T14:48:00Z" w16du:dateUtc="2024-09-24T12:48:00Z">
                    <w:r w:rsidRPr="005A6AA3" w:rsidDel="00AE71EA">
                      <w:rPr>
                        <w:rFonts w:ascii="Calibri" w:hAnsi="Calibri"/>
                        <w:sz w:val="20"/>
                      </w:rPr>
                      <w:delText>413.0 (161.6, 221.7, 617.0, 786.7)</w:delText>
                    </w:r>
                  </w:del>
                </w:p>
              </w:tc>
              <w:tc>
                <w:tcPr>
                  <w:tcW w:w="0" w:type="dxa"/>
                  <w:tcPrChange w:id="81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127F2C" w14:textId="7E0C7C52" w:rsidR="00066508" w:rsidRPr="005A6AA3" w:rsidDel="00AE71EA" w:rsidRDefault="00000000">
                  <w:pPr>
                    <w:keepNext/>
                    <w:widowControl w:val="0"/>
                    <w:spacing w:after="60"/>
                    <w:jc w:val="center"/>
                    <w:rPr>
                      <w:del w:id="8141" w:author="Lorenzo Fabbri" w:date="2024-09-24T14:48:00Z" w16du:dateUtc="2024-09-24T12:48:00Z"/>
                    </w:rPr>
                  </w:pPr>
                  <w:del w:id="8142" w:author="Lorenzo Fabbri" w:date="2024-09-24T14:48:00Z" w16du:dateUtc="2024-09-24T12:48:00Z">
                    <w:r w:rsidRPr="005A6AA3" w:rsidDel="00AE71EA">
                      <w:rPr>
                        <w:rFonts w:ascii="Calibri" w:hAnsi="Calibri"/>
                        <w:sz w:val="20"/>
                      </w:rPr>
                      <w:delText>256.7 (80.1, 142.9, 365.1, 512.1)</w:delText>
                    </w:r>
                  </w:del>
                </w:p>
              </w:tc>
              <w:tc>
                <w:tcPr>
                  <w:tcW w:w="0" w:type="dxa"/>
                  <w:tcPrChange w:id="81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A583D1" w14:textId="695DAE53" w:rsidR="00066508" w:rsidRPr="005A6AA3" w:rsidDel="00AE71EA" w:rsidRDefault="00000000">
                  <w:pPr>
                    <w:keepNext/>
                    <w:widowControl w:val="0"/>
                    <w:spacing w:after="60"/>
                    <w:jc w:val="center"/>
                    <w:rPr>
                      <w:del w:id="8144" w:author="Lorenzo Fabbri" w:date="2024-09-24T14:48:00Z" w16du:dateUtc="2024-09-24T12:48:00Z"/>
                    </w:rPr>
                  </w:pPr>
                  <w:del w:id="8145" w:author="Lorenzo Fabbri" w:date="2024-09-24T14:48:00Z" w16du:dateUtc="2024-09-24T12:48:00Z">
                    <w:r w:rsidRPr="005A6AA3" w:rsidDel="00AE71EA">
                      <w:rPr>
                        <w:rFonts w:ascii="Calibri" w:hAnsi="Calibri"/>
                        <w:sz w:val="20"/>
                      </w:rPr>
                      <w:delText>163.3 (38.9, 80.7, 298.5, 421.0)</w:delText>
                    </w:r>
                  </w:del>
                </w:p>
              </w:tc>
              <w:tc>
                <w:tcPr>
                  <w:tcW w:w="0" w:type="dxa"/>
                  <w:tcPrChange w:id="81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EB1AE" w14:textId="6FE1E3E4" w:rsidR="00066508" w:rsidRPr="005A6AA3" w:rsidDel="00AE71EA" w:rsidRDefault="00000000">
                  <w:pPr>
                    <w:keepNext/>
                    <w:widowControl w:val="0"/>
                    <w:spacing w:after="60"/>
                    <w:jc w:val="center"/>
                    <w:rPr>
                      <w:del w:id="8147" w:author="Lorenzo Fabbri" w:date="2024-09-24T14:48:00Z" w16du:dateUtc="2024-09-24T12:48:00Z"/>
                    </w:rPr>
                  </w:pPr>
                  <w:del w:id="8148" w:author="Lorenzo Fabbri" w:date="2024-09-24T14:48:00Z" w16du:dateUtc="2024-09-24T12:48:00Z">
                    <w:r w:rsidRPr="005A6AA3" w:rsidDel="00AE71EA">
                      <w:rPr>
                        <w:rFonts w:ascii="Calibri" w:hAnsi="Calibri"/>
                        <w:sz w:val="20"/>
                      </w:rPr>
                      <w:delText>254.4 (89.3, 151.5, 408.4, 531.4)</w:delText>
                    </w:r>
                  </w:del>
                </w:p>
              </w:tc>
              <w:tc>
                <w:tcPr>
                  <w:tcW w:w="0" w:type="dxa"/>
                  <w:tcPrChange w:id="81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3485E" w14:textId="7542C18D" w:rsidR="00066508" w:rsidRPr="005A6AA3" w:rsidDel="00AE71EA" w:rsidRDefault="00000000">
                  <w:pPr>
                    <w:keepNext/>
                    <w:widowControl w:val="0"/>
                    <w:spacing w:after="60"/>
                    <w:jc w:val="center"/>
                    <w:rPr>
                      <w:del w:id="8150" w:author="Lorenzo Fabbri" w:date="2024-09-24T14:48:00Z" w16du:dateUtc="2024-09-24T12:48:00Z"/>
                    </w:rPr>
                  </w:pPr>
                  <w:del w:id="8151" w:author="Lorenzo Fabbri" w:date="2024-09-24T14:48:00Z" w16du:dateUtc="2024-09-24T12:48:00Z">
                    <w:r w:rsidRPr="005A6AA3" w:rsidDel="00AE71EA">
                      <w:rPr>
                        <w:rFonts w:ascii="Calibri" w:hAnsi="Calibri"/>
                        <w:sz w:val="20"/>
                      </w:rPr>
                      <w:delText>165.4 (62.3, 95.9, 304.2, 470.7)</w:delText>
                    </w:r>
                  </w:del>
                </w:p>
              </w:tc>
            </w:tr>
            <w:tr w:rsidR="00066508" w:rsidRPr="005A6AA3" w:rsidDel="00AE71EA" w14:paraId="06298202" w14:textId="0DEAABED" w:rsidTr="006C3DDD">
              <w:trPr>
                <w:del w:id="8152" w:author="Lorenzo Fabbri" w:date="2024-09-24T14:48:00Z"/>
                <w:trPrChange w:id="8153" w:author="Lorenzo Fabbri" w:date="2024-09-19T20:38:00Z" w16du:dateUtc="2024-09-19T18:38:00Z">
                  <w:trPr>
                    <w:gridBefore w:val="1"/>
                    <w:cantSplit/>
                    <w:jc w:val="center"/>
                  </w:trPr>
                </w:trPrChange>
              </w:trPr>
              <w:tc>
                <w:tcPr>
                  <w:tcW w:w="0" w:type="dxa"/>
                  <w:tcPrChange w:id="815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A4BB34" w14:textId="198675BF" w:rsidR="00066508" w:rsidRPr="005A6AA3" w:rsidDel="00AE71EA" w:rsidRDefault="00000000">
                  <w:pPr>
                    <w:keepNext/>
                    <w:widowControl w:val="0"/>
                    <w:spacing w:after="60"/>
                    <w:rPr>
                      <w:del w:id="8155" w:author="Lorenzo Fabbri" w:date="2024-09-24T14:48:00Z" w16du:dateUtc="2024-09-24T12:48:00Z"/>
                    </w:rPr>
                  </w:pPr>
                  <w:del w:id="8156" w:author="Lorenzo Fabbri" w:date="2024-09-24T14:48:00Z" w16du:dateUtc="2024-09-24T12:48:00Z">
                    <w:r w:rsidRPr="005A6AA3" w:rsidDel="00AE71EA">
                      <w:rPr>
                        <w:rFonts w:ascii="Calibri" w:hAnsi="Calibri"/>
                        <w:sz w:val="20"/>
                      </w:rPr>
                      <w:delText>    Unknown</w:delText>
                    </w:r>
                  </w:del>
                </w:p>
              </w:tc>
              <w:tc>
                <w:tcPr>
                  <w:tcW w:w="0" w:type="dxa"/>
                  <w:tcPrChange w:id="81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AE7396" w14:textId="3544177A" w:rsidR="00066508" w:rsidRPr="005A6AA3" w:rsidDel="00AE71EA" w:rsidRDefault="00000000">
                  <w:pPr>
                    <w:keepNext/>
                    <w:widowControl w:val="0"/>
                    <w:spacing w:after="60"/>
                    <w:jc w:val="center"/>
                    <w:rPr>
                      <w:del w:id="8158" w:author="Lorenzo Fabbri" w:date="2024-09-24T14:48:00Z" w16du:dateUtc="2024-09-24T12:48:00Z"/>
                    </w:rPr>
                  </w:pPr>
                  <w:del w:id="8159" w:author="Lorenzo Fabbri" w:date="2024-09-24T14:48:00Z" w16du:dateUtc="2024-09-24T12:48:00Z">
                    <w:r w:rsidRPr="005A6AA3" w:rsidDel="00AE71EA">
                      <w:rPr>
                        <w:rFonts w:ascii="Calibri" w:hAnsi="Calibri"/>
                        <w:sz w:val="20"/>
                      </w:rPr>
                      <w:delText>3</w:delText>
                    </w:r>
                  </w:del>
                </w:p>
              </w:tc>
              <w:tc>
                <w:tcPr>
                  <w:tcW w:w="0" w:type="dxa"/>
                  <w:tcPrChange w:id="81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951616" w14:textId="5186C61B" w:rsidR="00066508" w:rsidRPr="005A6AA3" w:rsidDel="00AE71EA" w:rsidRDefault="00000000">
                  <w:pPr>
                    <w:keepNext/>
                    <w:widowControl w:val="0"/>
                    <w:spacing w:after="60"/>
                    <w:jc w:val="center"/>
                    <w:rPr>
                      <w:del w:id="8161" w:author="Lorenzo Fabbri" w:date="2024-09-24T14:48:00Z" w16du:dateUtc="2024-09-24T12:48:00Z"/>
                    </w:rPr>
                  </w:pPr>
                  <w:del w:id="8162" w:author="Lorenzo Fabbri" w:date="2024-09-24T14:48:00Z" w16du:dateUtc="2024-09-24T12:48:00Z">
                    <w:r w:rsidRPr="005A6AA3" w:rsidDel="00AE71EA">
                      <w:rPr>
                        <w:rFonts w:ascii="Calibri" w:hAnsi="Calibri"/>
                        <w:sz w:val="20"/>
                      </w:rPr>
                      <w:delText>0</w:delText>
                    </w:r>
                  </w:del>
                </w:p>
              </w:tc>
              <w:tc>
                <w:tcPr>
                  <w:tcW w:w="0" w:type="dxa"/>
                  <w:tcPrChange w:id="81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7D269C" w14:textId="2F4658FA" w:rsidR="00066508" w:rsidRPr="005A6AA3" w:rsidDel="00AE71EA" w:rsidRDefault="00000000">
                  <w:pPr>
                    <w:keepNext/>
                    <w:widowControl w:val="0"/>
                    <w:spacing w:after="60"/>
                    <w:jc w:val="center"/>
                    <w:rPr>
                      <w:del w:id="8164" w:author="Lorenzo Fabbri" w:date="2024-09-24T14:48:00Z" w16du:dateUtc="2024-09-24T12:48:00Z"/>
                    </w:rPr>
                  </w:pPr>
                  <w:del w:id="8165" w:author="Lorenzo Fabbri" w:date="2024-09-24T14:48:00Z" w16du:dateUtc="2024-09-24T12:48:00Z">
                    <w:r w:rsidRPr="005A6AA3" w:rsidDel="00AE71EA">
                      <w:rPr>
                        <w:rFonts w:ascii="Calibri" w:hAnsi="Calibri"/>
                        <w:sz w:val="20"/>
                      </w:rPr>
                      <w:delText>0</w:delText>
                    </w:r>
                  </w:del>
                </w:p>
              </w:tc>
              <w:tc>
                <w:tcPr>
                  <w:tcW w:w="0" w:type="dxa"/>
                  <w:tcPrChange w:id="81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3ECF44" w14:textId="296F0DD8" w:rsidR="00066508" w:rsidRPr="005A6AA3" w:rsidDel="00AE71EA" w:rsidRDefault="00000000">
                  <w:pPr>
                    <w:keepNext/>
                    <w:widowControl w:val="0"/>
                    <w:spacing w:after="60"/>
                    <w:jc w:val="center"/>
                    <w:rPr>
                      <w:del w:id="8167" w:author="Lorenzo Fabbri" w:date="2024-09-24T14:48:00Z" w16du:dateUtc="2024-09-24T12:48:00Z"/>
                    </w:rPr>
                  </w:pPr>
                  <w:del w:id="8168" w:author="Lorenzo Fabbri" w:date="2024-09-24T14:48:00Z" w16du:dateUtc="2024-09-24T12:48:00Z">
                    <w:r w:rsidRPr="005A6AA3" w:rsidDel="00AE71EA">
                      <w:rPr>
                        <w:rFonts w:ascii="Calibri" w:hAnsi="Calibri"/>
                        <w:sz w:val="20"/>
                      </w:rPr>
                      <w:delText>0</w:delText>
                    </w:r>
                  </w:del>
                </w:p>
              </w:tc>
              <w:tc>
                <w:tcPr>
                  <w:tcW w:w="0" w:type="dxa"/>
                  <w:tcPrChange w:id="81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A23E11" w14:textId="6683CDAF" w:rsidR="00066508" w:rsidRPr="005A6AA3" w:rsidDel="00AE71EA" w:rsidRDefault="00000000">
                  <w:pPr>
                    <w:keepNext/>
                    <w:widowControl w:val="0"/>
                    <w:spacing w:after="60"/>
                    <w:jc w:val="center"/>
                    <w:rPr>
                      <w:del w:id="8170" w:author="Lorenzo Fabbri" w:date="2024-09-24T14:48:00Z" w16du:dateUtc="2024-09-24T12:48:00Z"/>
                    </w:rPr>
                  </w:pPr>
                  <w:del w:id="8171" w:author="Lorenzo Fabbri" w:date="2024-09-24T14:48:00Z" w16du:dateUtc="2024-09-24T12:48:00Z">
                    <w:r w:rsidRPr="005A6AA3" w:rsidDel="00AE71EA">
                      <w:rPr>
                        <w:rFonts w:ascii="Calibri" w:hAnsi="Calibri"/>
                        <w:sz w:val="20"/>
                      </w:rPr>
                      <w:delText>3</w:delText>
                    </w:r>
                  </w:del>
                </w:p>
              </w:tc>
              <w:tc>
                <w:tcPr>
                  <w:tcW w:w="0" w:type="dxa"/>
                  <w:tcPrChange w:id="81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33F9BB" w14:textId="0503C407" w:rsidR="00066508" w:rsidRPr="005A6AA3" w:rsidDel="00AE71EA" w:rsidRDefault="00000000">
                  <w:pPr>
                    <w:keepNext/>
                    <w:widowControl w:val="0"/>
                    <w:spacing w:after="60"/>
                    <w:jc w:val="center"/>
                    <w:rPr>
                      <w:del w:id="8173" w:author="Lorenzo Fabbri" w:date="2024-09-24T14:48:00Z" w16du:dateUtc="2024-09-24T12:48:00Z"/>
                    </w:rPr>
                  </w:pPr>
                  <w:del w:id="8174" w:author="Lorenzo Fabbri" w:date="2024-09-24T14:48:00Z" w16du:dateUtc="2024-09-24T12:48:00Z">
                    <w:r w:rsidRPr="005A6AA3" w:rsidDel="00AE71EA">
                      <w:rPr>
                        <w:rFonts w:ascii="Calibri" w:hAnsi="Calibri"/>
                        <w:sz w:val="20"/>
                      </w:rPr>
                      <w:delText>0</w:delText>
                    </w:r>
                  </w:del>
                </w:p>
              </w:tc>
              <w:tc>
                <w:tcPr>
                  <w:tcW w:w="0" w:type="dxa"/>
                  <w:tcPrChange w:id="81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002F76" w14:textId="6C943CBA" w:rsidR="00066508" w:rsidRPr="005A6AA3" w:rsidDel="00AE71EA" w:rsidRDefault="00000000">
                  <w:pPr>
                    <w:keepNext/>
                    <w:widowControl w:val="0"/>
                    <w:spacing w:after="60"/>
                    <w:jc w:val="center"/>
                    <w:rPr>
                      <w:del w:id="8176" w:author="Lorenzo Fabbri" w:date="2024-09-24T14:48:00Z" w16du:dateUtc="2024-09-24T12:48:00Z"/>
                    </w:rPr>
                  </w:pPr>
                  <w:del w:id="8177" w:author="Lorenzo Fabbri" w:date="2024-09-24T14:48:00Z" w16du:dateUtc="2024-09-24T12:48:00Z">
                    <w:r w:rsidRPr="005A6AA3" w:rsidDel="00AE71EA">
                      <w:rPr>
                        <w:rFonts w:ascii="Calibri" w:hAnsi="Calibri"/>
                        <w:sz w:val="20"/>
                      </w:rPr>
                      <w:delText>0</w:delText>
                    </w:r>
                  </w:del>
                </w:p>
              </w:tc>
            </w:tr>
            <w:tr w:rsidR="00066508" w:rsidRPr="005A6AA3" w:rsidDel="00AE71EA" w14:paraId="524F4390" w14:textId="6A77F398" w:rsidTr="006C3DDD">
              <w:trPr>
                <w:del w:id="8178" w:author="Lorenzo Fabbri" w:date="2024-09-24T14:48:00Z"/>
                <w:trPrChange w:id="8179" w:author="Lorenzo Fabbri" w:date="2024-09-19T20:38:00Z" w16du:dateUtc="2024-09-19T18:38:00Z">
                  <w:trPr>
                    <w:gridBefore w:val="1"/>
                    <w:cantSplit/>
                    <w:jc w:val="center"/>
                  </w:trPr>
                </w:trPrChange>
              </w:trPr>
              <w:tc>
                <w:tcPr>
                  <w:tcW w:w="0" w:type="dxa"/>
                  <w:tcPrChange w:id="818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D4CCA" w14:textId="67304CFC" w:rsidR="00066508" w:rsidRPr="005A6AA3" w:rsidDel="00AE71EA" w:rsidRDefault="00000000">
                  <w:pPr>
                    <w:keepNext/>
                    <w:widowControl w:val="0"/>
                    <w:spacing w:after="60"/>
                    <w:rPr>
                      <w:del w:id="8181" w:author="Lorenzo Fabbri" w:date="2024-09-24T14:48:00Z" w16du:dateUtc="2024-09-24T12:48:00Z"/>
                    </w:rPr>
                  </w:pPr>
                  <w:del w:id="8182" w:author="Lorenzo Fabbri" w:date="2024-09-24T14:48:00Z" w16du:dateUtc="2024-09-24T12:48:00Z">
                    <w:r w:rsidRPr="005A6AA3" w:rsidDel="00AE71EA">
                      <w:rPr>
                        <w:rFonts w:ascii="Calibri" w:hAnsi="Calibri"/>
                        <w:sz w:val="20"/>
                      </w:rPr>
                      <w:delText>17-DO-cortolone</w:delText>
                    </w:r>
                  </w:del>
                </w:p>
              </w:tc>
              <w:tc>
                <w:tcPr>
                  <w:tcW w:w="0" w:type="dxa"/>
                  <w:tcPrChange w:id="81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278E7D" w14:textId="64553449" w:rsidR="00066508" w:rsidRPr="005A6AA3" w:rsidDel="00AE71EA" w:rsidRDefault="00000000">
                  <w:pPr>
                    <w:keepNext/>
                    <w:widowControl w:val="0"/>
                    <w:spacing w:after="60"/>
                    <w:jc w:val="center"/>
                    <w:rPr>
                      <w:del w:id="8184" w:author="Lorenzo Fabbri" w:date="2024-09-24T14:48:00Z" w16du:dateUtc="2024-09-24T12:48:00Z"/>
                    </w:rPr>
                  </w:pPr>
                  <w:del w:id="8185" w:author="Lorenzo Fabbri" w:date="2024-09-24T14:48:00Z" w16du:dateUtc="2024-09-24T12:48:00Z">
                    <w:r w:rsidRPr="005A6AA3" w:rsidDel="00AE71EA">
                      <w:rPr>
                        <w:rFonts w:ascii="Calibri" w:hAnsi="Calibri"/>
                        <w:sz w:val="20"/>
                      </w:rPr>
                      <w:delText>57.5 (10.7, 29.1, 101.7, 158.8)</w:delText>
                    </w:r>
                  </w:del>
                </w:p>
              </w:tc>
              <w:tc>
                <w:tcPr>
                  <w:tcW w:w="0" w:type="dxa"/>
                  <w:tcPrChange w:id="81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23896" w14:textId="77BC71CB" w:rsidR="00066508" w:rsidRPr="005A6AA3" w:rsidDel="00AE71EA" w:rsidRDefault="00000000">
                  <w:pPr>
                    <w:keepNext/>
                    <w:widowControl w:val="0"/>
                    <w:spacing w:after="60"/>
                    <w:jc w:val="center"/>
                    <w:rPr>
                      <w:del w:id="8187" w:author="Lorenzo Fabbri" w:date="2024-09-24T14:48:00Z" w16du:dateUtc="2024-09-24T12:48:00Z"/>
                    </w:rPr>
                  </w:pPr>
                  <w:del w:id="8188" w:author="Lorenzo Fabbri" w:date="2024-09-24T14:48:00Z" w16du:dateUtc="2024-09-24T12:48:00Z">
                    <w:r w:rsidRPr="005A6AA3" w:rsidDel="00AE71EA">
                      <w:rPr>
                        <w:rFonts w:ascii="Calibri" w:hAnsi="Calibri"/>
                        <w:sz w:val="20"/>
                      </w:rPr>
                      <w:delText>56.1 (11.2, 32.8, 100.6, 170.9)</w:delText>
                    </w:r>
                  </w:del>
                </w:p>
              </w:tc>
              <w:tc>
                <w:tcPr>
                  <w:tcW w:w="0" w:type="dxa"/>
                  <w:tcPrChange w:id="81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1BC5E" w14:textId="5D2F548A" w:rsidR="00066508" w:rsidRPr="005A6AA3" w:rsidDel="00AE71EA" w:rsidRDefault="00000000">
                  <w:pPr>
                    <w:keepNext/>
                    <w:widowControl w:val="0"/>
                    <w:spacing w:after="60"/>
                    <w:jc w:val="center"/>
                    <w:rPr>
                      <w:del w:id="8190" w:author="Lorenzo Fabbri" w:date="2024-09-24T14:48:00Z" w16du:dateUtc="2024-09-24T12:48:00Z"/>
                    </w:rPr>
                  </w:pPr>
                  <w:del w:id="8191" w:author="Lorenzo Fabbri" w:date="2024-09-24T14:48:00Z" w16du:dateUtc="2024-09-24T12:48:00Z">
                    <w:r w:rsidRPr="005A6AA3" w:rsidDel="00AE71EA">
                      <w:rPr>
                        <w:rFonts w:ascii="Calibri" w:hAnsi="Calibri"/>
                        <w:sz w:val="20"/>
                      </w:rPr>
                      <w:delText>76.5 (22.9, 46.0, 137.6, 236.6)</w:delText>
                    </w:r>
                  </w:del>
                </w:p>
              </w:tc>
              <w:tc>
                <w:tcPr>
                  <w:tcW w:w="0" w:type="dxa"/>
                  <w:tcPrChange w:id="81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F42EDF" w14:textId="3B09996D" w:rsidR="00066508" w:rsidRPr="005A6AA3" w:rsidDel="00AE71EA" w:rsidRDefault="00000000">
                  <w:pPr>
                    <w:keepNext/>
                    <w:widowControl w:val="0"/>
                    <w:spacing w:after="60"/>
                    <w:jc w:val="center"/>
                    <w:rPr>
                      <w:del w:id="8193" w:author="Lorenzo Fabbri" w:date="2024-09-24T14:48:00Z" w16du:dateUtc="2024-09-24T12:48:00Z"/>
                    </w:rPr>
                  </w:pPr>
                  <w:del w:id="8194" w:author="Lorenzo Fabbri" w:date="2024-09-24T14:48:00Z" w16du:dateUtc="2024-09-24T12:48:00Z">
                    <w:r w:rsidRPr="005A6AA3" w:rsidDel="00AE71EA">
                      <w:rPr>
                        <w:rFonts w:ascii="Calibri" w:hAnsi="Calibri"/>
                        <w:sz w:val="20"/>
                      </w:rPr>
                      <w:delText>61.3 (17.1, 32.5, 102.1, 145.7)</w:delText>
                    </w:r>
                  </w:del>
                </w:p>
              </w:tc>
              <w:tc>
                <w:tcPr>
                  <w:tcW w:w="0" w:type="dxa"/>
                  <w:tcPrChange w:id="81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B72137" w14:textId="61410D95" w:rsidR="00066508" w:rsidRPr="005A6AA3" w:rsidDel="00AE71EA" w:rsidRDefault="00000000">
                  <w:pPr>
                    <w:keepNext/>
                    <w:widowControl w:val="0"/>
                    <w:spacing w:after="60"/>
                    <w:jc w:val="center"/>
                    <w:rPr>
                      <w:del w:id="8196" w:author="Lorenzo Fabbri" w:date="2024-09-24T14:48:00Z" w16du:dateUtc="2024-09-24T12:48:00Z"/>
                    </w:rPr>
                  </w:pPr>
                  <w:del w:id="8197" w:author="Lorenzo Fabbri" w:date="2024-09-24T14:48:00Z" w16du:dateUtc="2024-09-24T12:48:00Z">
                    <w:r w:rsidRPr="005A6AA3" w:rsidDel="00AE71EA">
                      <w:rPr>
                        <w:rFonts w:ascii="Calibri" w:hAnsi="Calibri"/>
                        <w:sz w:val="20"/>
                      </w:rPr>
                      <w:delText>43.7 (4.7, 15.1, 93.4, 133.7)</w:delText>
                    </w:r>
                  </w:del>
                </w:p>
              </w:tc>
              <w:tc>
                <w:tcPr>
                  <w:tcW w:w="0" w:type="dxa"/>
                  <w:tcPrChange w:id="81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20CB9" w14:textId="0141CA5A" w:rsidR="00066508" w:rsidRPr="005A6AA3" w:rsidDel="00AE71EA" w:rsidRDefault="00000000">
                  <w:pPr>
                    <w:keepNext/>
                    <w:widowControl w:val="0"/>
                    <w:spacing w:after="60"/>
                    <w:jc w:val="center"/>
                    <w:rPr>
                      <w:del w:id="8199" w:author="Lorenzo Fabbri" w:date="2024-09-24T14:48:00Z" w16du:dateUtc="2024-09-24T12:48:00Z"/>
                    </w:rPr>
                  </w:pPr>
                  <w:del w:id="8200" w:author="Lorenzo Fabbri" w:date="2024-09-24T14:48:00Z" w16du:dateUtc="2024-09-24T12:48:00Z">
                    <w:r w:rsidRPr="005A6AA3" w:rsidDel="00AE71EA">
                      <w:rPr>
                        <w:rFonts w:ascii="Calibri" w:hAnsi="Calibri"/>
                        <w:sz w:val="20"/>
                      </w:rPr>
                      <w:delText>56.4 (11.7, 26.4, 92.0, 136.1)</w:delText>
                    </w:r>
                  </w:del>
                </w:p>
              </w:tc>
              <w:tc>
                <w:tcPr>
                  <w:tcW w:w="0" w:type="dxa"/>
                  <w:tcPrChange w:id="82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2F1BEE" w14:textId="1DE4B81D" w:rsidR="00066508" w:rsidRPr="005A6AA3" w:rsidDel="00AE71EA" w:rsidRDefault="00000000">
                  <w:pPr>
                    <w:keepNext/>
                    <w:widowControl w:val="0"/>
                    <w:spacing w:after="60"/>
                    <w:jc w:val="center"/>
                    <w:rPr>
                      <w:del w:id="8202" w:author="Lorenzo Fabbri" w:date="2024-09-24T14:48:00Z" w16du:dateUtc="2024-09-24T12:48:00Z"/>
                    </w:rPr>
                  </w:pPr>
                  <w:del w:id="8203" w:author="Lorenzo Fabbri" w:date="2024-09-24T14:48:00Z" w16du:dateUtc="2024-09-24T12:48:00Z">
                    <w:r w:rsidRPr="005A6AA3" w:rsidDel="00AE71EA">
                      <w:rPr>
                        <w:rFonts w:ascii="Calibri" w:hAnsi="Calibri"/>
                        <w:sz w:val="20"/>
                      </w:rPr>
                      <w:delText>51.2 (9.4, 28.5, 94.3, 148.8)</w:delText>
                    </w:r>
                  </w:del>
                </w:p>
              </w:tc>
            </w:tr>
            <w:tr w:rsidR="00066508" w:rsidRPr="005A6AA3" w:rsidDel="00AE71EA" w14:paraId="47B1D4CE" w14:textId="0F503DFC" w:rsidTr="006C3DDD">
              <w:trPr>
                <w:del w:id="8204" w:author="Lorenzo Fabbri" w:date="2024-09-24T14:48:00Z"/>
                <w:trPrChange w:id="8205" w:author="Lorenzo Fabbri" w:date="2024-09-19T20:38:00Z" w16du:dateUtc="2024-09-19T18:38:00Z">
                  <w:trPr>
                    <w:gridBefore w:val="1"/>
                    <w:cantSplit/>
                    <w:jc w:val="center"/>
                  </w:trPr>
                </w:trPrChange>
              </w:trPr>
              <w:tc>
                <w:tcPr>
                  <w:tcW w:w="0" w:type="dxa"/>
                  <w:tcPrChange w:id="820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FDDCE" w14:textId="37BFD37D" w:rsidR="00066508" w:rsidRPr="005A6AA3" w:rsidDel="00AE71EA" w:rsidRDefault="00000000">
                  <w:pPr>
                    <w:keepNext/>
                    <w:widowControl w:val="0"/>
                    <w:spacing w:after="60"/>
                    <w:rPr>
                      <w:del w:id="8207" w:author="Lorenzo Fabbri" w:date="2024-09-24T14:48:00Z" w16du:dateUtc="2024-09-24T12:48:00Z"/>
                    </w:rPr>
                  </w:pPr>
                  <w:del w:id="8208" w:author="Lorenzo Fabbri" w:date="2024-09-24T14:48:00Z" w16du:dateUtc="2024-09-24T12:48:00Z">
                    <w:r w:rsidRPr="005A6AA3" w:rsidDel="00AE71EA">
                      <w:rPr>
                        <w:rFonts w:ascii="Calibri" w:hAnsi="Calibri"/>
                        <w:sz w:val="20"/>
                      </w:rPr>
                      <w:delText>    Unknown</w:delText>
                    </w:r>
                  </w:del>
                </w:p>
              </w:tc>
              <w:tc>
                <w:tcPr>
                  <w:tcW w:w="0" w:type="dxa"/>
                  <w:tcPrChange w:id="82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4CF04B" w14:textId="7581A6E5" w:rsidR="00066508" w:rsidRPr="005A6AA3" w:rsidDel="00AE71EA" w:rsidRDefault="00000000">
                  <w:pPr>
                    <w:keepNext/>
                    <w:widowControl w:val="0"/>
                    <w:spacing w:after="60"/>
                    <w:jc w:val="center"/>
                    <w:rPr>
                      <w:del w:id="8210" w:author="Lorenzo Fabbri" w:date="2024-09-24T14:48:00Z" w16du:dateUtc="2024-09-24T12:48:00Z"/>
                    </w:rPr>
                  </w:pPr>
                  <w:del w:id="8211" w:author="Lorenzo Fabbri" w:date="2024-09-24T14:48:00Z" w16du:dateUtc="2024-09-24T12:48:00Z">
                    <w:r w:rsidRPr="005A6AA3" w:rsidDel="00AE71EA">
                      <w:rPr>
                        <w:rFonts w:ascii="Calibri" w:hAnsi="Calibri"/>
                        <w:sz w:val="20"/>
                      </w:rPr>
                      <w:delText>2</w:delText>
                    </w:r>
                  </w:del>
                </w:p>
              </w:tc>
              <w:tc>
                <w:tcPr>
                  <w:tcW w:w="0" w:type="dxa"/>
                  <w:tcPrChange w:id="82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B3985" w14:textId="5535DCAA" w:rsidR="00066508" w:rsidRPr="005A6AA3" w:rsidDel="00AE71EA" w:rsidRDefault="00000000">
                  <w:pPr>
                    <w:keepNext/>
                    <w:widowControl w:val="0"/>
                    <w:spacing w:after="60"/>
                    <w:jc w:val="center"/>
                    <w:rPr>
                      <w:del w:id="8213" w:author="Lorenzo Fabbri" w:date="2024-09-24T14:48:00Z" w16du:dateUtc="2024-09-24T12:48:00Z"/>
                    </w:rPr>
                  </w:pPr>
                  <w:del w:id="8214" w:author="Lorenzo Fabbri" w:date="2024-09-24T14:48:00Z" w16du:dateUtc="2024-09-24T12:48:00Z">
                    <w:r w:rsidRPr="005A6AA3" w:rsidDel="00AE71EA">
                      <w:rPr>
                        <w:rFonts w:ascii="Calibri" w:hAnsi="Calibri"/>
                        <w:sz w:val="20"/>
                      </w:rPr>
                      <w:delText>0</w:delText>
                    </w:r>
                  </w:del>
                </w:p>
              </w:tc>
              <w:tc>
                <w:tcPr>
                  <w:tcW w:w="0" w:type="dxa"/>
                  <w:tcPrChange w:id="82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AA013" w14:textId="79596842" w:rsidR="00066508" w:rsidRPr="005A6AA3" w:rsidDel="00AE71EA" w:rsidRDefault="00000000">
                  <w:pPr>
                    <w:keepNext/>
                    <w:widowControl w:val="0"/>
                    <w:spacing w:after="60"/>
                    <w:jc w:val="center"/>
                    <w:rPr>
                      <w:del w:id="8216" w:author="Lorenzo Fabbri" w:date="2024-09-24T14:48:00Z" w16du:dateUtc="2024-09-24T12:48:00Z"/>
                    </w:rPr>
                  </w:pPr>
                  <w:del w:id="8217" w:author="Lorenzo Fabbri" w:date="2024-09-24T14:48:00Z" w16du:dateUtc="2024-09-24T12:48:00Z">
                    <w:r w:rsidRPr="005A6AA3" w:rsidDel="00AE71EA">
                      <w:rPr>
                        <w:rFonts w:ascii="Calibri" w:hAnsi="Calibri"/>
                        <w:sz w:val="20"/>
                      </w:rPr>
                      <w:delText>0</w:delText>
                    </w:r>
                  </w:del>
                </w:p>
              </w:tc>
              <w:tc>
                <w:tcPr>
                  <w:tcW w:w="0" w:type="dxa"/>
                  <w:tcPrChange w:id="82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BBD04" w14:textId="35BEFA58" w:rsidR="00066508" w:rsidRPr="005A6AA3" w:rsidDel="00AE71EA" w:rsidRDefault="00000000">
                  <w:pPr>
                    <w:keepNext/>
                    <w:widowControl w:val="0"/>
                    <w:spacing w:after="60"/>
                    <w:jc w:val="center"/>
                    <w:rPr>
                      <w:del w:id="8219" w:author="Lorenzo Fabbri" w:date="2024-09-24T14:48:00Z" w16du:dateUtc="2024-09-24T12:48:00Z"/>
                    </w:rPr>
                  </w:pPr>
                  <w:del w:id="8220" w:author="Lorenzo Fabbri" w:date="2024-09-24T14:48:00Z" w16du:dateUtc="2024-09-24T12:48:00Z">
                    <w:r w:rsidRPr="005A6AA3" w:rsidDel="00AE71EA">
                      <w:rPr>
                        <w:rFonts w:ascii="Calibri" w:hAnsi="Calibri"/>
                        <w:sz w:val="20"/>
                      </w:rPr>
                      <w:delText>0</w:delText>
                    </w:r>
                  </w:del>
                </w:p>
              </w:tc>
              <w:tc>
                <w:tcPr>
                  <w:tcW w:w="0" w:type="dxa"/>
                  <w:tcPrChange w:id="82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3EFA33" w14:textId="098999B8" w:rsidR="00066508" w:rsidRPr="005A6AA3" w:rsidDel="00AE71EA" w:rsidRDefault="00000000">
                  <w:pPr>
                    <w:keepNext/>
                    <w:widowControl w:val="0"/>
                    <w:spacing w:after="60"/>
                    <w:jc w:val="center"/>
                    <w:rPr>
                      <w:del w:id="8222" w:author="Lorenzo Fabbri" w:date="2024-09-24T14:48:00Z" w16du:dateUtc="2024-09-24T12:48:00Z"/>
                    </w:rPr>
                  </w:pPr>
                  <w:del w:id="8223" w:author="Lorenzo Fabbri" w:date="2024-09-24T14:48:00Z" w16du:dateUtc="2024-09-24T12:48:00Z">
                    <w:r w:rsidRPr="005A6AA3" w:rsidDel="00AE71EA">
                      <w:rPr>
                        <w:rFonts w:ascii="Calibri" w:hAnsi="Calibri"/>
                        <w:sz w:val="20"/>
                      </w:rPr>
                      <w:delText>1</w:delText>
                    </w:r>
                  </w:del>
                </w:p>
              </w:tc>
              <w:tc>
                <w:tcPr>
                  <w:tcW w:w="0" w:type="dxa"/>
                  <w:tcPrChange w:id="82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155C2" w14:textId="2C7BB1B4" w:rsidR="00066508" w:rsidRPr="005A6AA3" w:rsidDel="00AE71EA" w:rsidRDefault="00000000">
                  <w:pPr>
                    <w:keepNext/>
                    <w:widowControl w:val="0"/>
                    <w:spacing w:after="60"/>
                    <w:jc w:val="center"/>
                    <w:rPr>
                      <w:del w:id="8225" w:author="Lorenzo Fabbri" w:date="2024-09-24T14:48:00Z" w16du:dateUtc="2024-09-24T12:48:00Z"/>
                    </w:rPr>
                  </w:pPr>
                  <w:del w:id="8226" w:author="Lorenzo Fabbri" w:date="2024-09-24T14:48:00Z" w16du:dateUtc="2024-09-24T12:48:00Z">
                    <w:r w:rsidRPr="005A6AA3" w:rsidDel="00AE71EA">
                      <w:rPr>
                        <w:rFonts w:ascii="Calibri" w:hAnsi="Calibri"/>
                        <w:sz w:val="20"/>
                      </w:rPr>
                      <w:delText>0</w:delText>
                    </w:r>
                  </w:del>
                </w:p>
              </w:tc>
              <w:tc>
                <w:tcPr>
                  <w:tcW w:w="0" w:type="dxa"/>
                  <w:tcPrChange w:id="82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13EE82" w14:textId="2FB008D9" w:rsidR="00066508" w:rsidRPr="005A6AA3" w:rsidDel="00AE71EA" w:rsidRDefault="00000000">
                  <w:pPr>
                    <w:keepNext/>
                    <w:widowControl w:val="0"/>
                    <w:spacing w:after="60"/>
                    <w:jc w:val="center"/>
                    <w:rPr>
                      <w:del w:id="8228" w:author="Lorenzo Fabbri" w:date="2024-09-24T14:48:00Z" w16du:dateUtc="2024-09-24T12:48:00Z"/>
                    </w:rPr>
                  </w:pPr>
                  <w:del w:id="8229" w:author="Lorenzo Fabbri" w:date="2024-09-24T14:48:00Z" w16du:dateUtc="2024-09-24T12:48:00Z">
                    <w:r w:rsidRPr="005A6AA3" w:rsidDel="00AE71EA">
                      <w:rPr>
                        <w:rFonts w:ascii="Calibri" w:hAnsi="Calibri"/>
                        <w:sz w:val="20"/>
                      </w:rPr>
                      <w:delText>1</w:delText>
                    </w:r>
                  </w:del>
                </w:p>
              </w:tc>
            </w:tr>
            <w:tr w:rsidR="00066508" w:rsidRPr="005A6AA3" w:rsidDel="00AE71EA" w14:paraId="5DF92F86" w14:textId="6AA1653C" w:rsidTr="006C3DDD">
              <w:trPr>
                <w:del w:id="8230" w:author="Lorenzo Fabbri" w:date="2024-09-24T14:48:00Z"/>
                <w:trPrChange w:id="8231" w:author="Lorenzo Fabbri" w:date="2024-09-19T20:38:00Z" w16du:dateUtc="2024-09-19T18:38:00Z">
                  <w:trPr>
                    <w:gridBefore w:val="1"/>
                    <w:cantSplit/>
                    <w:jc w:val="center"/>
                  </w:trPr>
                </w:trPrChange>
              </w:trPr>
              <w:tc>
                <w:tcPr>
                  <w:tcW w:w="0" w:type="dxa"/>
                  <w:tcPrChange w:id="823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C3DCC1D" w14:textId="3E750A9B" w:rsidR="00066508" w:rsidRPr="005A6AA3" w:rsidDel="00AE71EA" w:rsidRDefault="00000000">
                  <w:pPr>
                    <w:keepNext/>
                    <w:widowControl w:val="0"/>
                    <w:spacing w:after="60"/>
                    <w:rPr>
                      <w:del w:id="8233" w:author="Lorenzo Fabbri" w:date="2024-09-24T14:48:00Z" w16du:dateUtc="2024-09-24T12:48:00Z"/>
                    </w:rPr>
                  </w:pPr>
                  <w:del w:id="8234" w:author="Lorenzo Fabbri" w:date="2024-09-24T14:48:00Z" w16du:dateUtc="2024-09-24T12:48:00Z">
                    <w:r w:rsidRPr="005A6AA3" w:rsidDel="00AE71EA">
                      <w:rPr>
                        <w:rFonts w:ascii="Calibri" w:hAnsi="Calibri"/>
                        <w:sz w:val="20"/>
                      </w:rPr>
                      <w:delText>20aDHE</w:delText>
                    </w:r>
                  </w:del>
                </w:p>
              </w:tc>
              <w:tc>
                <w:tcPr>
                  <w:tcW w:w="0" w:type="dxa"/>
                  <w:tcPrChange w:id="82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CC2FE1" w14:textId="37EB9E51" w:rsidR="00066508" w:rsidRPr="005A6AA3" w:rsidDel="00AE71EA" w:rsidRDefault="00000000">
                  <w:pPr>
                    <w:keepNext/>
                    <w:widowControl w:val="0"/>
                    <w:spacing w:after="60"/>
                    <w:jc w:val="center"/>
                    <w:rPr>
                      <w:del w:id="8236" w:author="Lorenzo Fabbri" w:date="2024-09-24T14:48:00Z" w16du:dateUtc="2024-09-24T12:48:00Z"/>
                    </w:rPr>
                  </w:pPr>
                  <w:del w:id="8237" w:author="Lorenzo Fabbri" w:date="2024-09-24T14:48:00Z" w16du:dateUtc="2024-09-24T12:48:00Z">
                    <w:r w:rsidRPr="005A6AA3" w:rsidDel="00AE71EA">
                      <w:rPr>
                        <w:rFonts w:ascii="Calibri" w:hAnsi="Calibri"/>
                        <w:sz w:val="20"/>
                      </w:rPr>
                      <w:delText>16.6 (5.9, 9.7, 27.5, 40.8)</w:delText>
                    </w:r>
                  </w:del>
                </w:p>
              </w:tc>
              <w:tc>
                <w:tcPr>
                  <w:tcW w:w="0" w:type="dxa"/>
                  <w:tcPrChange w:id="82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59F2E" w14:textId="660A9D20" w:rsidR="00066508" w:rsidRPr="005A6AA3" w:rsidDel="00AE71EA" w:rsidRDefault="00000000">
                  <w:pPr>
                    <w:keepNext/>
                    <w:widowControl w:val="0"/>
                    <w:spacing w:after="60"/>
                    <w:jc w:val="center"/>
                    <w:rPr>
                      <w:del w:id="8239" w:author="Lorenzo Fabbri" w:date="2024-09-24T14:48:00Z" w16du:dateUtc="2024-09-24T12:48:00Z"/>
                    </w:rPr>
                  </w:pPr>
                  <w:del w:id="8240" w:author="Lorenzo Fabbri" w:date="2024-09-24T14:48:00Z" w16du:dateUtc="2024-09-24T12:48:00Z">
                    <w:r w:rsidRPr="005A6AA3" w:rsidDel="00AE71EA">
                      <w:rPr>
                        <w:rFonts w:ascii="Calibri" w:hAnsi="Calibri"/>
                        <w:sz w:val="20"/>
                      </w:rPr>
                      <w:delText>14.2 (3.2, 7.0, 25.8, 38.1)</w:delText>
                    </w:r>
                  </w:del>
                </w:p>
              </w:tc>
              <w:tc>
                <w:tcPr>
                  <w:tcW w:w="0" w:type="dxa"/>
                  <w:tcPrChange w:id="82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C89CC0" w14:textId="26DC360D" w:rsidR="00066508" w:rsidRPr="005A6AA3" w:rsidDel="00AE71EA" w:rsidRDefault="00000000">
                  <w:pPr>
                    <w:keepNext/>
                    <w:widowControl w:val="0"/>
                    <w:spacing w:after="60"/>
                    <w:jc w:val="center"/>
                    <w:rPr>
                      <w:del w:id="8242" w:author="Lorenzo Fabbri" w:date="2024-09-24T14:48:00Z" w16du:dateUtc="2024-09-24T12:48:00Z"/>
                    </w:rPr>
                  </w:pPr>
                  <w:del w:id="8243" w:author="Lorenzo Fabbri" w:date="2024-09-24T14:48:00Z" w16du:dateUtc="2024-09-24T12:48:00Z">
                    <w:r w:rsidRPr="005A6AA3" w:rsidDel="00AE71EA">
                      <w:rPr>
                        <w:rFonts w:ascii="Calibri" w:hAnsi="Calibri"/>
                        <w:sz w:val="20"/>
                      </w:rPr>
                      <w:delText>25.8 (10.2, 15.1, 37.8, 49.8)</w:delText>
                    </w:r>
                  </w:del>
                </w:p>
              </w:tc>
              <w:tc>
                <w:tcPr>
                  <w:tcW w:w="0" w:type="dxa"/>
                  <w:tcPrChange w:id="82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240F2" w14:textId="7E8136AB" w:rsidR="00066508" w:rsidRPr="005A6AA3" w:rsidDel="00AE71EA" w:rsidRDefault="00000000">
                  <w:pPr>
                    <w:keepNext/>
                    <w:widowControl w:val="0"/>
                    <w:spacing w:after="60"/>
                    <w:jc w:val="center"/>
                    <w:rPr>
                      <w:del w:id="8245" w:author="Lorenzo Fabbri" w:date="2024-09-24T14:48:00Z" w16du:dateUtc="2024-09-24T12:48:00Z"/>
                    </w:rPr>
                  </w:pPr>
                  <w:del w:id="8246" w:author="Lorenzo Fabbri" w:date="2024-09-24T14:48:00Z" w16du:dateUtc="2024-09-24T12:48:00Z">
                    <w:r w:rsidRPr="005A6AA3" w:rsidDel="00AE71EA">
                      <w:rPr>
                        <w:rFonts w:ascii="Calibri" w:hAnsi="Calibri"/>
                        <w:sz w:val="20"/>
                      </w:rPr>
                      <w:delText>15.6 (6.0, 10.2, 23.0, 34.0)</w:delText>
                    </w:r>
                  </w:del>
                </w:p>
              </w:tc>
              <w:tc>
                <w:tcPr>
                  <w:tcW w:w="0" w:type="dxa"/>
                  <w:tcPrChange w:id="82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F283E3" w14:textId="34DCB737" w:rsidR="00066508" w:rsidRPr="005A6AA3" w:rsidDel="00AE71EA" w:rsidRDefault="00000000">
                  <w:pPr>
                    <w:keepNext/>
                    <w:widowControl w:val="0"/>
                    <w:spacing w:after="60"/>
                    <w:jc w:val="center"/>
                    <w:rPr>
                      <w:del w:id="8248" w:author="Lorenzo Fabbri" w:date="2024-09-24T14:48:00Z" w16du:dateUtc="2024-09-24T12:48:00Z"/>
                    </w:rPr>
                  </w:pPr>
                  <w:del w:id="8249" w:author="Lorenzo Fabbri" w:date="2024-09-24T14:48:00Z" w16du:dateUtc="2024-09-24T12:48:00Z">
                    <w:r w:rsidRPr="005A6AA3" w:rsidDel="00AE71EA">
                      <w:rPr>
                        <w:rFonts w:ascii="Calibri" w:hAnsi="Calibri"/>
                        <w:sz w:val="20"/>
                      </w:rPr>
                      <w:delText>14.8 (4.3, 7.7, 25.6, 40.8)</w:delText>
                    </w:r>
                  </w:del>
                </w:p>
              </w:tc>
              <w:tc>
                <w:tcPr>
                  <w:tcW w:w="0" w:type="dxa"/>
                  <w:tcPrChange w:id="82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BAA4F5" w14:textId="71C1788C" w:rsidR="00066508" w:rsidRPr="005A6AA3" w:rsidDel="00AE71EA" w:rsidRDefault="00000000">
                  <w:pPr>
                    <w:keepNext/>
                    <w:widowControl w:val="0"/>
                    <w:spacing w:after="60"/>
                    <w:jc w:val="center"/>
                    <w:rPr>
                      <w:del w:id="8251" w:author="Lorenzo Fabbri" w:date="2024-09-24T14:48:00Z" w16du:dateUtc="2024-09-24T12:48:00Z"/>
                    </w:rPr>
                  </w:pPr>
                  <w:del w:id="8252" w:author="Lorenzo Fabbri" w:date="2024-09-24T14:48:00Z" w16du:dateUtc="2024-09-24T12:48:00Z">
                    <w:r w:rsidRPr="005A6AA3" w:rsidDel="00AE71EA">
                      <w:rPr>
                        <w:rFonts w:ascii="Calibri" w:hAnsi="Calibri"/>
                        <w:sz w:val="20"/>
                      </w:rPr>
                      <w:delText>17.5 (8.1, 11.7, 26.1, 38.1)</w:delText>
                    </w:r>
                  </w:del>
                </w:p>
              </w:tc>
              <w:tc>
                <w:tcPr>
                  <w:tcW w:w="0" w:type="dxa"/>
                  <w:tcPrChange w:id="82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5730D5" w14:textId="2D993C0C" w:rsidR="00066508" w:rsidRPr="005A6AA3" w:rsidDel="00AE71EA" w:rsidRDefault="00000000">
                  <w:pPr>
                    <w:keepNext/>
                    <w:widowControl w:val="0"/>
                    <w:spacing w:after="60"/>
                    <w:jc w:val="center"/>
                    <w:rPr>
                      <w:del w:id="8254" w:author="Lorenzo Fabbri" w:date="2024-09-24T14:48:00Z" w16du:dateUtc="2024-09-24T12:48:00Z"/>
                    </w:rPr>
                  </w:pPr>
                  <w:del w:id="8255" w:author="Lorenzo Fabbri" w:date="2024-09-24T14:48:00Z" w16du:dateUtc="2024-09-24T12:48:00Z">
                    <w:r w:rsidRPr="005A6AA3" w:rsidDel="00AE71EA">
                      <w:rPr>
                        <w:rFonts w:ascii="Calibri" w:hAnsi="Calibri"/>
                        <w:sz w:val="20"/>
                      </w:rPr>
                      <w:delText>14.8 (5.3, 8.7, 27.6, 41.9)</w:delText>
                    </w:r>
                  </w:del>
                </w:p>
              </w:tc>
            </w:tr>
            <w:tr w:rsidR="00066508" w:rsidRPr="005A6AA3" w:rsidDel="00AE71EA" w14:paraId="0E8DDCE4" w14:textId="31688848" w:rsidTr="006C3DDD">
              <w:trPr>
                <w:del w:id="8256" w:author="Lorenzo Fabbri" w:date="2024-09-24T14:48:00Z"/>
                <w:trPrChange w:id="8257" w:author="Lorenzo Fabbri" w:date="2024-09-19T20:38:00Z" w16du:dateUtc="2024-09-19T18:38:00Z">
                  <w:trPr>
                    <w:gridBefore w:val="1"/>
                    <w:cantSplit/>
                    <w:jc w:val="center"/>
                  </w:trPr>
                </w:trPrChange>
              </w:trPr>
              <w:tc>
                <w:tcPr>
                  <w:tcW w:w="0" w:type="dxa"/>
                  <w:tcPrChange w:id="825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100D8" w14:textId="6D5E4ED4" w:rsidR="00066508" w:rsidRPr="005A6AA3" w:rsidDel="00AE71EA" w:rsidRDefault="00000000">
                  <w:pPr>
                    <w:keepNext/>
                    <w:widowControl w:val="0"/>
                    <w:spacing w:after="60"/>
                    <w:rPr>
                      <w:del w:id="8259" w:author="Lorenzo Fabbri" w:date="2024-09-24T14:48:00Z" w16du:dateUtc="2024-09-24T12:48:00Z"/>
                    </w:rPr>
                  </w:pPr>
                  <w:del w:id="8260" w:author="Lorenzo Fabbri" w:date="2024-09-24T14:48:00Z" w16du:dateUtc="2024-09-24T12:48:00Z">
                    <w:r w:rsidRPr="005A6AA3" w:rsidDel="00AE71EA">
                      <w:rPr>
                        <w:rFonts w:ascii="Calibri" w:hAnsi="Calibri"/>
                        <w:sz w:val="20"/>
                      </w:rPr>
                      <w:delText>    Unknown</w:delText>
                    </w:r>
                  </w:del>
                </w:p>
              </w:tc>
              <w:tc>
                <w:tcPr>
                  <w:tcW w:w="0" w:type="dxa"/>
                  <w:tcPrChange w:id="82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AA3E27" w14:textId="50438493" w:rsidR="00066508" w:rsidRPr="005A6AA3" w:rsidDel="00AE71EA" w:rsidRDefault="00000000">
                  <w:pPr>
                    <w:keepNext/>
                    <w:widowControl w:val="0"/>
                    <w:spacing w:after="60"/>
                    <w:jc w:val="center"/>
                    <w:rPr>
                      <w:del w:id="8262" w:author="Lorenzo Fabbri" w:date="2024-09-24T14:48:00Z" w16du:dateUtc="2024-09-24T12:48:00Z"/>
                    </w:rPr>
                  </w:pPr>
                  <w:del w:id="8263" w:author="Lorenzo Fabbri" w:date="2024-09-24T14:48:00Z" w16du:dateUtc="2024-09-24T12:48:00Z">
                    <w:r w:rsidRPr="005A6AA3" w:rsidDel="00AE71EA">
                      <w:rPr>
                        <w:rFonts w:ascii="Calibri" w:hAnsi="Calibri"/>
                        <w:sz w:val="20"/>
                      </w:rPr>
                      <w:delText>11</w:delText>
                    </w:r>
                  </w:del>
                </w:p>
              </w:tc>
              <w:tc>
                <w:tcPr>
                  <w:tcW w:w="0" w:type="dxa"/>
                  <w:tcPrChange w:id="82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1F3648" w14:textId="7C202E64" w:rsidR="00066508" w:rsidRPr="005A6AA3" w:rsidDel="00AE71EA" w:rsidRDefault="00000000">
                  <w:pPr>
                    <w:keepNext/>
                    <w:widowControl w:val="0"/>
                    <w:spacing w:after="60"/>
                    <w:jc w:val="center"/>
                    <w:rPr>
                      <w:del w:id="8265" w:author="Lorenzo Fabbri" w:date="2024-09-24T14:48:00Z" w16du:dateUtc="2024-09-24T12:48:00Z"/>
                    </w:rPr>
                  </w:pPr>
                  <w:del w:id="8266" w:author="Lorenzo Fabbri" w:date="2024-09-24T14:48:00Z" w16du:dateUtc="2024-09-24T12:48:00Z">
                    <w:r w:rsidRPr="005A6AA3" w:rsidDel="00AE71EA">
                      <w:rPr>
                        <w:rFonts w:ascii="Calibri" w:hAnsi="Calibri"/>
                        <w:sz w:val="20"/>
                      </w:rPr>
                      <w:delText>7</w:delText>
                    </w:r>
                  </w:del>
                </w:p>
              </w:tc>
              <w:tc>
                <w:tcPr>
                  <w:tcW w:w="0" w:type="dxa"/>
                  <w:tcPrChange w:id="82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25960" w14:textId="26832AD8" w:rsidR="00066508" w:rsidRPr="005A6AA3" w:rsidDel="00AE71EA" w:rsidRDefault="00000000">
                  <w:pPr>
                    <w:keepNext/>
                    <w:widowControl w:val="0"/>
                    <w:spacing w:after="60"/>
                    <w:jc w:val="center"/>
                    <w:rPr>
                      <w:del w:id="8268" w:author="Lorenzo Fabbri" w:date="2024-09-24T14:48:00Z" w16du:dateUtc="2024-09-24T12:48:00Z"/>
                    </w:rPr>
                  </w:pPr>
                  <w:del w:id="8269" w:author="Lorenzo Fabbri" w:date="2024-09-24T14:48:00Z" w16du:dateUtc="2024-09-24T12:48:00Z">
                    <w:r w:rsidRPr="005A6AA3" w:rsidDel="00AE71EA">
                      <w:rPr>
                        <w:rFonts w:ascii="Calibri" w:hAnsi="Calibri"/>
                        <w:sz w:val="20"/>
                      </w:rPr>
                      <w:delText>0</w:delText>
                    </w:r>
                  </w:del>
                </w:p>
              </w:tc>
              <w:tc>
                <w:tcPr>
                  <w:tcW w:w="0" w:type="dxa"/>
                  <w:tcPrChange w:id="82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DB7CF5" w14:textId="18EE04B8" w:rsidR="00066508" w:rsidRPr="005A6AA3" w:rsidDel="00AE71EA" w:rsidRDefault="00000000">
                  <w:pPr>
                    <w:keepNext/>
                    <w:widowControl w:val="0"/>
                    <w:spacing w:after="60"/>
                    <w:jc w:val="center"/>
                    <w:rPr>
                      <w:del w:id="8271" w:author="Lorenzo Fabbri" w:date="2024-09-24T14:48:00Z" w16du:dateUtc="2024-09-24T12:48:00Z"/>
                    </w:rPr>
                  </w:pPr>
                  <w:del w:id="8272" w:author="Lorenzo Fabbri" w:date="2024-09-24T14:48:00Z" w16du:dateUtc="2024-09-24T12:48:00Z">
                    <w:r w:rsidRPr="005A6AA3" w:rsidDel="00AE71EA">
                      <w:rPr>
                        <w:rFonts w:ascii="Calibri" w:hAnsi="Calibri"/>
                        <w:sz w:val="20"/>
                      </w:rPr>
                      <w:delText>0</w:delText>
                    </w:r>
                  </w:del>
                </w:p>
              </w:tc>
              <w:tc>
                <w:tcPr>
                  <w:tcW w:w="0" w:type="dxa"/>
                  <w:tcPrChange w:id="82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55AEFB" w14:textId="3E4C46EC" w:rsidR="00066508" w:rsidRPr="005A6AA3" w:rsidDel="00AE71EA" w:rsidRDefault="00000000">
                  <w:pPr>
                    <w:keepNext/>
                    <w:widowControl w:val="0"/>
                    <w:spacing w:after="60"/>
                    <w:jc w:val="center"/>
                    <w:rPr>
                      <w:del w:id="8274" w:author="Lorenzo Fabbri" w:date="2024-09-24T14:48:00Z" w16du:dateUtc="2024-09-24T12:48:00Z"/>
                    </w:rPr>
                  </w:pPr>
                  <w:del w:id="8275" w:author="Lorenzo Fabbri" w:date="2024-09-24T14:48:00Z" w16du:dateUtc="2024-09-24T12:48:00Z">
                    <w:r w:rsidRPr="005A6AA3" w:rsidDel="00AE71EA">
                      <w:rPr>
                        <w:rFonts w:ascii="Calibri" w:hAnsi="Calibri"/>
                        <w:sz w:val="20"/>
                      </w:rPr>
                      <w:delText>4</w:delText>
                    </w:r>
                  </w:del>
                </w:p>
              </w:tc>
              <w:tc>
                <w:tcPr>
                  <w:tcW w:w="0" w:type="dxa"/>
                  <w:tcPrChange w:id="82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267CD8" w14:textId="173F4BA1" w:rsidR="00066508" w:rsidRPr="005A6AA3" w:rsidDel="00AE71EA" w:rsidRDefault="00000000">
                  <w:pPr>
                    <w:keepNext/>
                    <w:widowControl w:val="0"/>
                    <w:spacing w:after="60"/>
                    <w:jc w:val="center"/>
                    <w:rPr>
                      <w:del w:id="8277" w:author="Lorenzo Fabbri" w:date="2024-09-24T14:48:00Z" w16du:dateUtc="2024-09-24T12:48:00Z"/>
                    </w:rPr>
                  </w:pPr>
                  <w:del w:id="8278" w:author="Lorenzo Fabbri" w:date="2024-09-24T14:48:00Z" w16du:dateUtc="2024-09-24T12:48:00Z">
                    <w:r w:rsidRPr="005A6AA3" w:rsidDel="00AE71EA">
                      <w:rPr>
                        <w:rFonts w:ascii="Calibri" w:hAnsi="Calibri"/>
                        <w:sz w:val="20"/>
                      </w:rPr>
                      <w:delText>0</w:delText>
                    </w:r>
                  </w:del>
                </w:p>
              </w:tc>
              <w:tc>
                <w:tcPr>
                  <w:tcW w:w="0" w:type="dxa"/>
                  <w:tcPrChange w:id="82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04402" w14:textId="608D8D09" w:rsidR="00066508" w:rsidRPr="005A6AA3" w:rsidDel="00AE71EA" w:rsidRDefault="00000000">
                  <w:pPr>
                    <w:keepNext/>
                    <w:widowControl w:val="0"/>
                    <w:spacing w:after="60"/>
                    <w:jc w:val="center"/>
                    <w:rPr>
                      <w:del w:id="8280" w:author="Lorenzo Fabbri" w:date="2024-09-24T14:48:00Z" w16du:dateUtc="2024-09-24T12:48:00Z"/>
                    </w:rPr>
                  </w:pPr>
                  <w:del w:id="8281" w:author="Lorenzo Fabbri" w:date="2024-09-24T14:48:00Z" w16du:dateUtc="2024-09-24T12:48:00Z">
                    <w:r w:rsidRPr="005A6AA3" w:rsidDel="00AE71EA">
                      <w:rPr>
                        <w:rFonts w:ascii="Calibri" w:hAnsi="Calibri"/>
                        <w:sz w:val="20"/>
                      </w:rPr>
                      <w:delText>0</w:delText>
                    </w:r>
                  </w:del>
                </w:p>
              </w:tc>
            </w:tr>
            <w:tr w:rsidR="00066508" w:rsidRPr="005A6AA3" w:rsidDel="00AE71EA" w14:paraId="74C0E836" w14:textId="043A8AE8" w:rsidTr="006C3DDD">
              <w:trPr>
                <w:del w:id="8282" w:author="Lorenzo Fabbri" w:date="2024-09-24T14:48:00Z"/>
                <w:trPrChange w:id="8283" w:author="Lorenzo Fabbri" w:date="2024-09-19T20:38:00Z" w16du:dateUtc="2024-09-19T18:38:00Z">
                  <w:trPr>
                    <w:gridBefore w:val="1"/>
                    <w:cantSplit/>
                    <w:jc w:val="center"/>
                  </w:trPr>
                </w:trPrChange>
              </w:trPr>
              <w:tc>
                <w:tcPr>
                  <w:tcW w:w="0" w:type="dxa"/>
                  <w:tcPrChange w:id="828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5FDA56" w14:textId="64F1A1BF" w:rsidR="00066508" w:rsidRPr="005A6AA3" w:rsidDel="00AE71EA" w:rsidRDefault="00000000">
                  <w:pPr>
                    <w:keepNext/>
                    <w:widowControl w:val="0"/>
                    <w:spacing w:after="60"/>
                    <w:rPr>
                      <w:del w:id="8285" w:author="Lorenzo Fabbri" w:date="2024-09-24T14:48:00Z" w16du:dateUtc="2024-09-24T12:48:00Z"/>
                    </w:rPr>
                  </w:pPr>
                  <w:del w:id="8286" w:author="Lorenzo Fabbri" w:date="2024-09-24T14:48:00Z" w16du:dateUtc="2024-09-24T12:48:00Z">
                    <w:r w:rsidRPr="005A6AA3" w:rsidDel="00AE71EA">
                      <w:rPr>
                        <w:rFonts w:ascii="Calibri" w:hAnsi="Calibri"/>
                        <w:sz w:val="20"/>
                      </w:rPr>
                      <w:delText>20aDHF</w:delText>
                    </w:r>
                  </w:del>
                </w:p>
              </w:tc>
              <w:tc>
                <w:tcPr>
                  <w:tcW w:w="0" w:type="dxa"/>
                  <w:tcPrChange w:id="82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480855" w14:textId="67D0284C" w:rsidR="00066508" w:rsidRPr="005A6AA3" w:rsidDel="00AE71EA" w:rsidRDefault="00000000">
                  <w:pPr>
                    <w:keepNext/>
                    <w:widowControl w:val="0"/>
                    <w:spacing w:after="60"/>
                    <w:jc w:val="center"/>
                    <w:rPr>
                      <w:del w:id="8288" w:author="Lorenzo Fabbri" w:date="2024-09-24T14:48:00Z" w16du:dateUtc="2024-09-24T12:48:00Z"/>
                    </w:rPr>
                  </w:pPr>
                  <w:del w:id="8289" w:author="Lorenzo Fabbri" w:date="2024-09-24T14:48:00Z" w16du:dateUtc="2024-09-24T12:48:00Z">
                    <w:r w:rsidRPr="005A6AA3" w:rsidDel="00AE71EA">
                      <w:rPr>
                        <w:rFonts w:ascii="Calibri" w:hAnsi="Calibri"/>
                        <w:sz w:val="20"/>
                      </w:rPr>
                      <w:delText>6.6 (1.8, 3.3, 13.3, 23.0)</w:delText>
                    </w:r>
                  </w:del>
                </w:p>
              </w:tc>
              <w:tc>
                <w:tcPr>
                  <w:tcW w:w="0" w:type="dxa"/>
                  <w:tcPrChange w:id="82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47EB8" w14:textId="17E2910F" w:rsidR="00066508" w:rsidRPr="005A6AA3" w:rsidDel="00AE71EA" w:rsidRDefault="00000000">
                  <w:pPr>
                    <w:keepNext/>
                    <w:widowControl w:val="0"/>
                    <w:spacing w:after="60"/>
                    <w:jc w:val="center"/>
                    <w:rPr>
                      <w:del w:id="8291" w:author="Lorenzo Fabbri" w:date="2024-09-24T14:48:00Z" w16du:dateUtc="2024-09-24T12:48:00Z"/>
                    </w:rPr>
                  </w:pPr>
                  <w:del w:id="8292" w:author="Lorenzo Fabbri" w:date="2024-09-24T14:48:00Z" w16du:dateUtc="2024-09-24T12:48:00Z">
                    <w:r w:rsidRPr="005A6AA3" w:rsidDel="00AE71EA">
                      <w:rPr>
                        <w:rFonts w:ascii="Calibri" w:hAnsi="Calibri"/>
                        <w:sz w:val="20"/>
                      </w:rPr>
                      <w:delText>7.2 (1.8, 3.8, 14.0, 24.0)</w:delText>
                    </w:r>
                  </w:del>
                </w:p>
              </w:tc>
              <w:tc>
                <w:tcPr>
                  <w:tcW w:w="0" w:type="dxa"/>
                  <w:tcPrChange w:id="82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2E2A85" w14:textId="5E1BE604" w:rsidR="00066508" w:rsidRPr="005A6AA3" w:rsidDel="00AE71EA" w:rsidRDefault="00000000">
                  <w:pPr>
                    <w:keepNext/>
                    <w:widowControl w:val="0"/>
                    <w:spacing w:after="60"/>
                    <w:jc w:val="center"/>
                    <w:rPr>
                      <w:del w:id="8294" w:author="Lorenzo Fabbri" w:date="2024-09-24T14:48:00Z" w16du:dateUtc="2024-09-24T12:48:00Z"/>
                    </w:rPr>
                  </w:pPr>
                  <w:del w:id="8295" w:author="Lorenzo Fabbri" w:date="2024-09-24T14:48:00Z" w16du:dateUtc="2024-09-24T12:48:00Z">
                    <w:r w:rsidRPr="005A6AA3" w:rsidDel="00AE71EA">
                      <w:rPr>
                        <w:rFonts w:ascii="Calibri" w:hAnsi="Calibri"/>
                        <w:sz w:val="20"/>
                      </w:rPr>
                      <w:delText>10.0 (2.9, 5.7, 19.5, 31.5)</w:delText>
                    </w:r>
                  </w:del>
                </w:p>
              </w:tc>
              <w:tc>
                <w:tcPr>
                  <w:tcW w:w="0" w:type="dxa"/>
                  <w:tcPrChange w:id="82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21E358" w14:textId="0720F0A2" w:rsidR="00066508" w:rsidRPr="005A6AA3" w:rsidDel="00AE71EA" w:rsidRDefault="00000000">
                  <w:pPr>
                    <w:keepNext/>
                    <w:widowControl w:val="0"/>
                    <w:spacing w:after="60"/>
                    <w:jc w:val="center"/>
                    <w:rPr>
                      <w:del w:id="8297" w:author="Lorenzo Fabbri" w:date="2024-09-24T14:48:00Z" w16du:dateUtc="2024-09-24T12:48:00Z"/>
                    </w:rPr>
                  </w:pPr>
                  <w:del w:id="8298" w:author="Lorenzo Fabbri" w:date="2024-09-24T14:48:00Z" w16du:dateUtc="2024-09-24T12:48:00Z">
                    <w:r w:rsidRPr="005A6AA3" w:rsidDel="00AE71EA">
                      <w:rPr>
                        <w:rFonts w:ascii="Calibri" w:hAnsi="Calibri"/>
                        <w:sz w:val="20"/>
                      </w:rPr>
                      <w:delText>5.5 (1.8, 3.0, 9.4, 15.7)</w:delText>
                    </w:r>
                  </w:del>
                </w:p>
              </w:tc>
              <w:tc>
                <w:tcPr>
                  <w:tcW w:w="0" w:type="dxa"/>
                  <w:tcPrChange w:id="82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B7531" w14:textId="708DD4B7" w:rsidR="00066508" w:rsidRPr="005A6AA3" w:rsidDel="00AE71EA" w:rsidRDefault="00000000">
                  <w:pPr>
                    <w:keepNext/>
                    <w:widowControl w:val="0"/>
                    <w:spacing w:after="60"/>
                    <w:jc w:val="center"/>
                    <w:rPr>
                      <w:del w:id="8300" w:author="Lorenzo Fabbri" w:date="2024-09-24T14:48:00Z" w16du:dateUtc="2024-09-24T12:48:00Z"/>
                    </w:rPr>
                  </w:pPr>
                  <w:del w:id="8301" w:author="Lorenzo Fabbri" w:date="2024-09-24T14:48:00Z" w16du:dateUtc="2024-09-24T12:48:00Z">
                    <w:r w:rsidRPr="005A6AA3" w:rsidDel="00AE71EA">
                      <w:rPr>
                        <w:rFonts w:ascii="Calibri" w:hAnsi="Calibri"/>
                        <w:sz w:val="20"/>
                      </w:rPr>
                      <w:delText>4.8 (1.1, 2.2, 11.4, 21.4)</w:delText>
                    </w:r>
                  </w:del>
                </w:p>
              </w:tc>
              <w:tc>
                <w:tcPr>
                  <w:tcW w:w="0" w:type="dxa"/>
                  <w:tcPrChange w:id="83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CAEA" w14:textId="3AA3B0FA" w:rsidR="00066508" w:rsidRPr="005A6AA3" w:rsidDel="00AE71EA" w:rsidRDefault="00000000">
                  <w:pPr>
                    <w:keepNext/>
                    <w:widowControl w:val="0"/>
                    <w:spacing w:after="60"/>
                    <w:jc w:val="center"/>
                    <w:rPr>
                      <w:del w:id="8303" w:author="Lorenzo Fabbri" w:date="2024-09-24T14:48:00Z" w16du:dateUtc="2024-09-24T12:48:00Z"/>
                    </w:rPr>
                  </w:pPr>
                  <w:del w:id="8304" w:author="Lorenzo Fabbri" w:date="2024-09-24T14:48:00Z" w16du:dateUtc="2024-09-24T12:48:00Z">
                    <w:r w:rsidRPr="005A6AA3" w:rsidDel="00AE71EA">
                      <w:rPr>
                        <w:rFonts w:ascii="Calibri" w:hAnsi="Calibri"/>
                        <w:sz w:val="20"/>
                      </w:rPr>
                      <w:delText>7.4 (2.4, 4.2, 14.0, 24.1)</w:delText>
                    </w:r>
                  </w:del>
                </w:p>
              </w:tc>
              <w:tc>
                <w:tcPr>
                  <w:tcW w:w="0" w:type="dxa"/>
                  <w:tcPrChange w:id="83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546559" w14:textId="6DFC544A" w:rsidR="00066508" w:rsidRPr="005A6AA3" w:rsidDel="00AE71EA" w:rsidRDefault="00000000">
                  <w:pPr>
                    <w:keepNext/>
                    <w:widowControl w:val="0"/>
                    <w:spacing w:after="60"/>
                    <w:jc w:val="center"/>
                    <w:rPr>
                      <w:del w:id="8306" w:author="Lorenzo Fabbri" w:date="2024-09-24T14:48:00Z" w16du:dateUtc="2024-09-24T12:48:00Z"/>
                    </w:rPr>
                  </w:pPr>
                  <w:del w:id="8307" w:author="Lorenzo Fabbri" w:date="2024-09-24T14:48:00Z" w16du:dateUtc="2024-09-24T12:48:00Z">
                    <w:r w:rsidRPr="005A6AA3" w:rsidDel="00AE71EA">
                      <w:rPr>
                        <w:rFonts w:ascii="Calibri" w:hAnsi="Calibri"/>
                        <w:sz w:val="20"/>
                      </w:rPr>
                      <w:delText>6.5 (1.8, 2.9, 13.8, 23.2)</w:delText>
                    </w:r>
                  </w:del>
                </w:p>
              </w:tc>
            </w:tr>
            <w:tr w:rsidR="00066508" w:rsidRPr="005A6AA3" w:rsidDel="00AE71EA" w14:paraId="3A977BD9" w14:textId="5B625BDE" w:rsidTr="006C3DDD">
              <w:trPr>
                <w:del w:id="8308" w:author="Lorenzo Fabbri" w:date="2024-09-24T14:48:00Z"/>
                <w:trPrChange w:id="8309" w:author="Lorenzo Fabbri" w:date="2024-09-19T20:38:00Z" w16du:dateUtc="2024-09-19T18:38:00Z">
                  <w:trPr>
                    <w:gridBefore w:val="1"/>
                    <w:cantSplit/>
                    <w:jc w:val="center"/>
                  </w:trPr>
                </w:trPrChange>
              </w:trPr>
              <w:tc>
                <w:tcPr>
                  <w:tcW w:w="0" w:type="dxa"/>
                  <w:tcPrChange w:id="831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95A80" w14:textId="045B16A3" w:rsidR="00066508" w:rsidRPr="005A6AA3" w:rsidDel="00AE71EA" w:rsidRDefault="00000000">
                  <w:pPr>
                    <w:keepNext/>
                    <w:widowControl w:val="0"/>
                    <w:spacing w:after="60"/>
                    <w:rPr>
                      <w:del w:id="8311" w:author="Lorenzo Fabbri" w:date="2024-09-24T14:48:00Z" w16du:dateUtc="2024-09-24T12:48:00Z"/>
                    </w:rPr>
                  </w:pPr>
                  <w:del w:id="8312" w:author="Lorenzo Fabbri" w:date="2024-09-24T14:48:00Z" w16du:dateUtc="2024-09-24T12:48:00Z">
                    <w:r w:rsidRPr="005A6AA3" w:rsidDel="00AE71EA">
                      <w:rPr>
                        <w:rFonts w:ascii="Calibri" w:hAnsi="Calibri"/>
                        <w:sz w:val="20"/>
                      </w:rPr>
                      <w:delText>    Unknown</w:delText>
                    </w:r>
                  </w:del>
                </w:p>
              </w:tc>
              <w:tc>
                <w:tcPr>
                  <w:tcW w:w="0" w:type="dxa"/>
                  <w:tcPrChange w:id="83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1B625" w14:textId="11E95E29" w:rsidR="00066508" w:rsidRPr="005A6AA3" w:rsidDel="00AE71EA" w:rsidRDefault="00000000">
                  <w:pPr>
                    <w:keepNext/>
                    <w:widowControl w:val="0"/>
                    <w:spacing w:after="60"/>
                    <w:jc w:val="center"/>
                    <w:rPr>
                      <w:del w:id="8314" w:author="Lorenzo Fabbri" w:date="2024-09-24T14:48:00Z" w16du:dateUtc="2024-09-24T12:48:00Z"/>
                    </w:rPr>
                  </w:pPr>
                  <w:del w:id="8315" w:author="Lorenzo Fabbri" w:date="2024-09-24T14:48:00Z" w16du:dateUtc="2024-09-24T12:48:00Z">
                    <w:r w:rsidRPr="005A6AA3" w:rsidDel="00AE71EA">
                      <w:rPr>
                        <w:rFonts w:ascii="Calibri" w:hAnsi="Calibri"/>
                        <w:sz w:val="20"/>
                      </w:rPr>
                      <w:delText>7</w:delText>
                    </w:r>
                  </w:del>
                </w:p>
              </w:tc>
              <w:tc>
                <w:tcPr>
                  <w:tcW w:w="0" w:type="dxa"/>
                  <w:tcPrChange w:id="83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257485" w14:textId="3CE02EF0" w:rsidR="00066508" w:rsidRPr="005A6AA3" w:rsidDel="00AE71EA" w:rsidRDefault="00000000">
                  <w:pPr>
                    <w:keepNext/>
                    <w:widowControl w:val="0"/>
                    <w:spacing w:after="60"/>
                    <w:jc w:val="center"/>
                    <w:rPr>
                      <w:del w:id="8317" w:author="Lorenzo Fabbri" w:date="2024-09-24T14:48:00Z" w16du:dateUtc="2024-09-24T12:48:00Z"/>
                    </w:rPr>
                  </w:pPr>
                  <w:del w:id="8318" w:author="Lorenzo Fabbri" w:date="2024-09-24T14:48:00Z" w16du:dateUtc="2024-09-24T12:48:00Z">
                    <w:r w:rsidRPr="005A6AA3" w:rsidDel="00AE71EA">
                      <w:rPr>
                        <w:rFonts w:ascii="Calibri" w:hAnsi="Calibri"/>
                        <w:sz w:val="20"/>
                      </w:rPr>
                      <w:delText>4</w:delText>
                    </w:r>
                  </w:del>
                </w:p>
              </w:tc>
              <w:tc>
                <w:tcPr>
                  <w:tcW w:w="0" w:type="dxa"/>
                  <w:tcPrChange w:id="83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F3EC4E" w14:textId="5B14A5DA" w:rsidR="00066508" w:rsidRPr="005A6AA3" w:rsidDel="00AE71EA" w:rsidRDefault="00000000">
                  <w:pPr>
                    <w:keepNext/>
                    <w:widowControl w:val="0"/>
                    <w:spacing w:after="60"/>
                    <w:jc w:val="center"/>
                    <w:rPr>
                      <w:del w:id="8320" w:author="Lorenzo Fabbri" w:date="2024-09-24T14:48:00Z" w16du:dateUtc="2024-09-24T12:48:00Z"/>
                    </w:rPr>
                  </w:pPr>
                  <w:del w:id="8321" w:author="Lorenzo Fabbri" w:date="2024-09-24T14:48:00Z" w16du:dateUtc="2024-09-24T12:48:00Z">
                    <w:r w:rsidRPr="005A6AA3" w:rsidDel="00AE71EA">
                      <w:rPr>
                        <w:rFonts w:ascii="Calibri" w:hAnsi="Calibri"/>
                        <w:sz w:val="20"/>
                      </w:rPr>
                      <w:delText>0</w:delText>
                    </w:r>
                  </w:del>
                </w:p>
              </w:tc>
              <w:tc>
                <w:tcPr>
                  <w:tcW w:w="0" w:type="dxa"/>
                  <w:tcPrChange w:id="83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BD4BF1" w14:textId="197B7C03" w:rsidR="00066508" w:rsidRPr="005A6AA3" w:rsidDel="00AE71EA" w:rsidRDefault="00000000">
                  <w:pPr>
                    <w:keepNext/>
                    <w:widowControl w:val="0"/>
                    <w:spacing w:after="60"/>
                    <w:jc w:val="center"/>
                    <w:rPr>
                      <w:del w:id="8323" w:author="Lorenzo Fabbri" w:date="2024-09-24T14:48:00Z" w16du:dateUtc="2024-09-24T12:48:00Z"/>
                    </w:rPr>
                  </w:pPr>
                  <w:del w:id="8324" w:author="Lorenzo Fabbri" w:date="2024-09-24T14:48:00Z" w16du:dateUtc="2024-09-24T12:48:00Z">
                    <w:r w:rsidRPr="005A6AA3" w:rsidDel="00AE71EA">
                      <w:rPr>
                        <w:rFonts w:ascii="Calibri" w:hAnsi="Calibri"/>
                        <w:sz w:val="20"/>
                      </w:rPr>
                      <w:delText>0</w:delText>
                    </w:r>
                  </w:del>
                </w:p>
              </w:tc>
              <w:tc>
                <w:tcPr>
                  <w:tcW w:w="0" w:type="dxa"/>
                  <w:tcPrChange w:id="83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175411" w14:textId="1477E60E" w:rsidR="00066508" w:rsidRPr="005A6AA3" w:rsidDel="00AE71EA" w:rsidRDefault="00000000">
                  <w:pPr>
                    <w:keepNext/>
                    <w:widowControl w:val="0"/>
                    <w:spacing w:after="60"/>
                    <w:jc w:val="center"/>
                    <w:rPr>
                      <w:del w:id="8326" w:author="Lorenzo Fabbri" w:date="2024-09-24T14:48:00Z" w16du:dateUtc="2024-09-24T12:48:00Z"/>
                    </w:rPr>
                  </w:pPr>
                  <w:del w:id="8327" w:author="Lorenzo Fabbri" w:date="2024-09-24T14:48:00Z" w16du:dateUtc="2024-09-24T12:48:00Z">
                    <w:r w:rsidRPr="005A6AA3" w:rsidDel="00AE71EA">
                      <w:rPr>
                        <w:rFonts w:ascii="Calibri" w:hAnsi="Calibri"/>
                        <w:sz w:val="20"/>
                      </w:rPr>
                      <w:delText>3</w:delText>
                    </w:r>
                  </w:del>
                </w:p>
              </w:tc>
              <w:tc>
                <w:tcPr>
                  <w:tcW w:w="0" w:type="dxa"/>
                  <w:tcPrChange w:id="83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00B8CA" w14:textId="5556F9FB" w:rsidR="00066508" w:rsidRPr="005A6AA3" w:rsidDel="00AE71EA" w:rsidRDefault="00000000">
                  <w:pPr>
                    <w:keepNext/>
                    <w:widowControl w:val="0"/>
                    <w:spacing w:after="60"/>
                    <w:jc w:val="center"/>
                    <w:rPr>
                      <w:del w:id="8329" w:author="Lorenzo Fabbri" w:date="2024-09-24T14:48:00Z" w16du:dateUtc="2024-09-24T12:48:00Z"/>
                    </w:rPr>
                  </w:pPr>
                  <w:del w:id="8330" w:author="Lorenzo Fabbri" w:date="2024-09-24T14:48:00Z" w16du:dateUtc="2024-09-24T12:48:00Z">
                    <w:r w:rsidRPr="005A6AA3" w:rsidDel="00AE71EA">
                      <w:rPr>
                        <w:rFonts w:ascii="Calibri" w:hAnsi="Calibri"/>
                        <w:sz w:val="20"/>
                      </w:rPr>
                      <w:delText>0</w:delText>
                    </w:r>
                  </w:del>
                </w:p>
              </w:tc>
              <w:tc>
                <w:tcPr>
                  <w:tcW w:w="0" w:type="dxa"/>
                  <w:tcPrChange w:id="83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BDE218" w14:textId="788D2F74" w:rsidR="00066508" w:rsidRPr="005A6AA3" w:rsidDel="00AE71EA" w:rsidRDefault="00000000">
                  <w:pPr>
                    <w:keepNext/>
                    <w:widowControl w:val="0"/>
                    <w:spacing w:after="60"/>
                    <w:jc w:val="center"/>
                    <w:rPr>
                      <w:del w:id="8332" w:author="Lorenzo Fabbri" w:date="2024-09-24T14:48:00Z" w16du:dateUtc="2024-09-24T12:48:00Z"/>
                    </w:rPr>
                  </w:pPr>
                  <w:del w:id="8333" w:author="Lorenzo Fabbri" w:date="2024-09-24T14:48:00Z" w16du:dateUtc="2024-09-24T12:48:00Z">
                    <w:r w:rsidRPr="005A6AA3" w:rsidDel="00AE71EA">
                      <w:rPr>
                        <w:rFonts w:ascii="Calibri" w:hAnsi="Calibri"/>
                        <w:sz w:val="20"/>
                      </w:rPr>
                      <w:delText>0</w:delText>
                    </w:r>
                  </w:del>
                </w:p>
              </w:tc>
            </w:tr>
            <w:tr w:rsidR="00066508" w:rsidRPr="005A6AA3" w:rsidDel="00AE71EA" w14:paraId="58CD10AF" w14:textId="0256B8EB" w:rsidTr="006C3DDD">
              <w:trPr>
                <w:del w:id="8334" w:author="Lorenzo Fabbri" w:date="2024-09-24T14:48:00Z"/>
                <w:trPrChange w:id="8335" w:author="Lorenzo Fabbri" w:date="2024-09-19T20:38:00Z" w16du:dateUtc="2024-09-19T18:38:00Z">
                  <w:trPr>
                    <w:gridBefore w:val="1"/>
                    <w:cantSplit/>
                    <w:jc w:val="center"/>
                  </w:trPr>
                </w:trPrChange>
              </w:trPr>
              <w:tc>
                <w:tcPr>
                  <w:tcW w:w="0" w:type="dxa"/>
                  <w:tcPrChange w:id="833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0771876" w14:textId="15EAE404" w:rsidR="00066508" w:rsidRPr="005A6AA3" w:rsidDel="00AE71EA" w:rsidRDefault="00000000">
                  <w:pPr>
                    <w:keepNext/>
                    <w:widowControl w:val="0"/>
                    <w:spacing w:after="60"/>
                    <w:rPr>
                      <w:del w:id="8337" w:author="Lorenzo Fabbri" w:date="2024-09-24T14:48:00Z" w16du:dateUtc="2024-09-24T12:48:00Z"/>
                    </w:rPr>
                  </w:pPr>
                  <w:del w:id="8338" w:author="Lorenzo Fabbri" w:date="2024-09-24T14:48:00Z" w16du:dateUtc="2024-09-24T12:48:00Z">
                    <w:r w:rsidRPr="005A6AA3" w:rsidDel="00AE71EA">
                      <w:rPr>
                        <w:rFonts w:ascii="Calibri" w:hAnsi="Calibri"/>
                        <w:sz w:val="20"/>
                      </w:rPr>
                      <w:delText>20bDHE</w:delText>
                    </w:r>
                  </w:del>
                </w:p>
              </w:tc>
              <w:tc>
                <w:tcPr>
                  <w:tcW w:w="0" w:type="dxa"/>
                  <w:tcPrChange w:id="83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F23E88" w14:textId="259ACA4A" w:rsidR="00066508" w:rsidRPr="005A6AA3" w:rsidDel="00AE71EA" w:rsidRDefault="00000000">
                  <w:pPr>
                    <w:keepNext/>
                    <w:widowControl w:val="0"/>
                    <w:spacing w:after="60"/>
                    <w:jc w:val="center"/>
                    <w:rPr>
                      <w:del w:id="8340" w:author="Lorenzo Fabbri" w:date="2024-09-24T14:48:00Z" w16du:dateUtc="2024-09-24T12:48:00Z"/>
                    </w:rPr>
                  </w:pPr>
                  <w:del w:id="8341" w:author="Lorenzo Fabbri" w:date="2024-09-24T14:48:00Z" w16du:dateUtc="2024-09-24T12:48:00Z">
                    <w:r w:rsidRPr="005A6AA3" w:rsidDel="00AE71EA">
                      <w:rPr>
                        <w:rFonts w:ascii="Calibri" w:hAnsi="Calibri"/>
                        <w:sz w:val="20"/>
                      </w:rPr>
                      <w:delText>9.5 (3.7, 6.2, 14.3, 20.0)</w:delText>
                    </w:r>
                  </w:del>
                </w:p>
              </w:tc>
              <w:tc>
                <w:tcPr>
                  <w:tcW w:w="0" w:type="dxa"/>
                  <w:tcPrChange w:id="83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D52E" w14:textId="7F570C3A" w:rsidR="00066508" w:rsidRPr="005A6AA3" w:rsidDel="00AE71EA" w:rsidRDefault="00000000">
                  <w:pPr>
                    <w:keepNext/>
                    <w:widowControl w:val="0"/>
                    <w:spacing w:after="60"/>
                    <w:jc w:val="center"/>
                    <w:rPr>
                      <w:del w:id="8343" w:author="Lorenzo Fabbri" w:date="2024-09-24T14:48:00Z" w16du:dateUtc="2024-09-24T12:48:00Z"/>
                    </w:rPr>
                  </w:pPr>
                  <w:del w:id="8344" w:author="Lorenzo Fabbri" w:date="2024-09-24T14:48:00Z" w16du:dateUtc="2024-09-24T12:48:00Z">
                    <w:r w:rsidRPr="005A6AA3" w:rsidDel="00AE71EA">
                      <w:rPr>
                        <w:rFonts w:ascii="Calibri" w:hAnsi="Calibri"/>
                        <w:sz w:val="20"/>
                      </w:rPr>
                      <w:delText>8.7 (2.3, 4.8, 14.8, 22.2)</w:delText>
                    </w:r>
                  </w:del>
                </w:p>
              </w:tc>
              <w:tc>
                <w:tcPr>
                  <w:tcW w:w="0" w:type="dxa"/>
                  <w:tcPrChange w:id="83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DFFD28" w14:textId="5D3F4A81" w:rsidR="00066508" w:rsidRPr="005A6AA3" w:rsidDel="00AE71EA" w:rsidRDefault="00000000">
                  <w:pPr>
                    <w:keepNext/>
                    <w:widowControl w:val="0"/>
                    <w:spacing w:after="60"/>
                    <w:jc w:val="center"/>
                    <w:rPr>
                      <w:del w:id="8346" w:author="Lorenzo Fabbri" w:date="2024-09-24T14:48:00Z" w16du:dateUtc="2024-09-24T12:48:00Z"/>
                    </w:rPr>
                  </w:pPr>
                  <w:del w:id="8347" w:author="Lorenzo Fabbri" w:date="2024-09-24T14:48:00Z" w16du:dateUtc="2024-09-24T12:48:00Z">
                    <w:r w:rsidRPr="005A6AA3" w:rsidDel="00AE71EA">
                      <w:rPr>
                        <w:rFonts w:ascii="Calibri" w:hAnsi="Calibri"/>
                        <w:sz w:val="20"/>
                      </w:rPr>
                      <w:delText>13.2 (7.5, 9.7, 17.3, 22.7)</w:delText>
                    </w:r>
                  </w:del>
                </w:p>
              </w:tc>
              <w:tc>
                <w:tcPr>
                  <w:tcW w:w="0" w:type="dxa"/>
                  <w:tcPrChange w:id="83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FFD142" w14:textId="6397F435" w:rsidR="00066508" w:rsidRPr="005A6AA3" w:rsidDel="00AE71EA" w:rsidRDefault="00000000">
                  <w:pPr>
                    <w:keepNext/>
                    <w:widowControl w:val="0"/>
                    <w:spacing w:after="60"/>
                    <w:jc w:val="center"/>
                    <w:rPr>
                      <w:del w:id="8349" w:author="Lorenzo Fabbri" w:date="2024-09-24T14:48:00Z" w16du:dateUtc="2024-09-24T12:48:00Z"/>
                    </w:rPr>
                  </w:pPr>
                  <w:del w:id="8350" w:author="Lorenzo Fabbri" w:date="2024-09-24T14:48:00Z" w16du:dateUtc="2024-09-24T12:48:00Z">
                    <w:r w:rsidRPr="005A6AA3" w:rsidDel="00AE71EA">
                      <w:rPr>
                        <w:rFonts w:ascii="Calibri" w:hAnsi="Calibri"/>
                        <w:sz w:val="20"/>
                      </w:rPr>
                      <w:delText>9.0 (4.7, 6.6, 11.7, 15.6)</w:delText>
                    </w:r>
                  </w:del>
                </w:p>
              </w:tc>
              <w:tc>
                <w:tcPr>
                  <w:tcW w:w="0" w:type="dxa"/>
                  <w:tcPrChange w:id="83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0B8FD7" w14:textId="76E4C9DC" w:rsidR="00066508" w:rsidRPr="005A6AA3" w:rsidDel="00AE71EA" w:rsidRDefault="00000000">
                  <w:pPr>
                    <w:keepNext/>
                    <w:widowControl w:val="0"/>
                    <w:spacing w:after="60"/>
                    <w:jc w:val="center"/>
                    <w:rPr>
                      <w:del w:id="8352" w:author="Lorenzo Fabbri" w:date="2024-09-24T14:48:00Z" w16du:dateUtc="2024-09-24T12:48:00Z"/>
                    </w:rPr>
                  </w:pPr>
                  <w:del w:id="8353" w:author="Lorenzo Fabbri" w:date="2024-09-24T14:48:00Z" w16du:dateUtc="2024-09-24T12:48:00Z">
                    <w:r w:rsidRPr="005A6AA3" w:rsidDel="00AE71EA">
                      <w:rPr>
                        <w:rFonts w:ascii="Calibri" w:hAnsi="Calibri"/>
                        <w:sz w:val="20"/>
                      </w:rPr>
                      <w:delText>8.9 (3.2, 5.1, 13.7, 19.4)</w:delText>
                    </w:r>
                  </w:del>
                </w:p>
              </w:tc>
              <w:tc>
                <w:tcPr>
                  <w:tcW w:w="0" w:type="dxa"/>
                  <w:tcPrChange w:id="83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A1428" w14:textId="054575B1" w:rsidR="00066508" w:rsidRPr="005A6AA3" w:rsidDel="00AE71EA" w:rsidRDefault="00000000">
                  <w:pPr>
                    <w:keepNext/>
                    <w:widowControl w:val="0"/>
                    <w:spacing w:after="60"/>
                    <w:jc w:val="center"/>
                    <w:rPr>
                      <w:del w:id="8355" w:author="Lorenzo Fabbri" w:date="2024-09-24T14:48:00Z" w16du:dateUtc="2024-09-24T12:48:00Z"/>
                    </w:rPr>
                  </w:pPr>
                  <w:del w:id="8356" w:author="Lorenzo Fabbri" w:date="2024-09-24T14:48:00Z" w16du:dateUtc="2024-09-24T12:48:00Z">
                    <w:r w:rsidRPr="005A6AA3" w:rsidDel="00AE71EA">
                      <w:rPr>
                        <w:rFonts w:ascii="Calibri" w:hAnsi="Calibri"/>
                        <w:sz w:val="20"/>
                      </w:rPr>
                      <w:delText>9.0 (3.4, 5.9, 14.3, 19.1)</w:delText>
                    </w:r>
                  </w:del>
                </w:p>
              </w:tc>
              <w:tc>
                <w:tcPr>
                  <w:tcW w:w="0" w:type="dxa"/>
                  <w:tcPrChange w:id="83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040F56" w14:textId="7F79E518" w:rsidR="00066508" w:rsidRPr="005A6AA3" w:rsidDel="00AE71EA" w:rsidRDefault="00000000">
                  <w:pPr>
                    <w:keepNext/>
                    <w:widowControl w:val="0"/>
                    <w:spacing w:after="60"/>
                    <w:jc w:val="center"/>
                    <w:rPr>
                      <w:del w:id="8358" w:author="Lorenzo Fabbri" w:date="2024-09-24T14:48:00Z" w16du:dateUtc="2024-09-24T12:48:00Z"/>
                    </w:rPr>
                  </w:pPr>
                  <w:del w:id="8359" w:author="Lorenzo Fabbri" w:date="2024-09-24T14:48:00Z" w16du:dateUtc="2024-09-24T12:48:00Z">
                    <w:r w:rsidRPr="005A6AA3" w:rsidDel="00AE71EA">
                      <w:rPr>
                        <w:rFonts w:ascii="Calibri" w:hAnsi="Calibri"/>
                        <w:sz w:val="20"/>
                      </w:rPr>
                      <w:delText>8.7 (3.3, 5.3, 15.2, 21.9)</w:delText>
                    </w:r>
                  </w:del>
                </w:p>
              </w:tc>
            </w:tr>
            <w:tr w:rsidR="00066508" w:rsidRPr="005A6AA3" w:rsidDel="00AE71EA" w14:paraId="7BC29BBB" w14:textId="37BC2065" w:rsidTr="006C3DDD">
              <w:trPr>
                <w:del w:id="8360" w:author="Lorenzo Fabbri" w:date="2024-09-24T14:48:00Z"/>
                <w:trPrChange w:id="8361" w:author="Lorenzo Fabbri" w:date="2024-09-19T20:38:00Z" w16du:dateUtc="2024-09-19T18:38:00Z">
                  <w:trPr>
                    <w:gridBefore w:val="1"/>
                    <w:cantSplit/>
                    <w:jc w:val="center"/>
                  </w:trPr>
                </w:trPrChange>
              </w:trPr>
              <w:tc>
                <w:tcPr>
                  <w:tcW w:w="0" w:type="dxa"/>
                  <w:tcPrChange w:id="836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05FD7D" w14:textId="39B06DFE" w:rsidR="00066508" w:rsidRPr="005A6AA3" w:rsidDel="00AE71EA" w:rsidRDefault="00000000">
                  <w:pPr>
                    <w:keepNext/>
                    <w:widowControl w:val="0"/>
                    <w:spacing w:after="60"/>
                    <w:rPr>
                      <w:del w:id="8363" w:author="Lorenzo Fabbri" w:date="2024-09-24T14:48:00Z" w16du:dateUtc="2024-09-24T12:48:00Z"/>
                    </w:rPr>
                  </w:pPr>
                  <w:del w:id="8364" w:author="Lorenzo Fabbri" w:date="2024-09-24T14:48:00Z" w16du:dateUtc="2024-09-24T12:48:00Z">
                    <w:r w:rsidRPr="005A6AA3" w:rsidDel="00AE71EA">
                      <w:rPr>
                        <w:rFonts w:ascii="Calibri" w:hAnsi="Calibri"/>
                        <w:sz w:val="20"/>
                      </w:rPr>
                      <w:delText>    Unknown</w:delText>
                    </w:r>
                  </w:del>
                </w:p>
              </w:tc>
              <w:tc>
                <w:tcPr>
                  <w:tcW w:w="0" w:type="dxa"/>
                  <w:tcPrChange w:id="83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DA7E2C" w14:textId="6AC09BE7" w:rsidR="00066508" w:rsidRPr="005A6AA3" w:rsidDel="00AE71EA" w:rsidRDefault="00000000">
                  <w:pPr>
                    <w:keepNext/>
                    <w:widowControl w:val="0"/>
                    <w:spacing w:after="60"/>
                    <w:jc w:val="center"/>
                    <w:rPr>
                      <w:del w:id="8366" w:author="Lorenzo Fabbri" w:date="2024-09-24T14:48:00Z" w16du:dateUtc="2024-09-24T12:48:00Z"/>
                    </w:rPr>
                  </w:pPr>
                  <w:del w:id="8367" w:author="Lorenzo Fabbri" w:date="2024-09-24T14:48:00Z" w16du:dateUtc="2024-09-24T12:48:00Z">
                    <w:r w:rsidRPr="005A6AA3" w:rsidDel="00AE71EA">
                      <w:rPr>
                        <w:rFonts w:ascii="Calibri" w:hAnsi="Calibri"/>
                        <w:sz w:val="20"/>
                      </w:rPr>
                      <w:delText>17</w:delText>
                    </w:r>
                  </w:del>
                </w:p>
              </w:tc>
              <w:tc>
                <w:tcPr>
                  <w:tcW w:w="0" w:type="dxa"/>
                  <w:tcPrChange w:id="83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74F0E" w14:textId="33164B7B" w:rsidR="00066508" w:rsidRPr="005A6AA3" w:rsidDel="00AE71EA" w:rsidRDefault="00000000">
                  <w:pPr>
                    <w:keepNext/>
                    <w:widowControl w:val="0"/>
                    <w:spacing w:after="60"/>
                    <w:jc w:val="center"/>
                    <w:rPr>
                      <w:del w:id="8369" w:author="Lorenzo Fabbri" w:date="2024-09-24T14:48:00Z" w16du:dateUtc="2024-09-24T12:48:00Z"/>
                    </w:rPr>
                  </w:pPr>
                  <w:del w:id="8370" w:author="Lorenzo Fabbri" w:date="2024-09-24T14:48:00Z" w16du:dateUtc="2024-09-24T12:48:00Z">
                    <w:r w:rsidRPr="005A6AA3" w:rsidDel="00AE71EA">
                      <w:rPr>
                        <w:rFonts w:ascii="Calibri" w:hAnsi="Calibri"/>
                        <w:sz w:val="20"/>
                      </w:rPr>
                      <w:delText>14</w:delText>
                    </w:r>
                  </w:del>
                </w:p>
              </w:tc>
              <w:tc>
                <w:tcPr>
                  <w:tcW w:w="0" w:type="dxa"/>
                  <w:tcPrChange w:id="83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0833B" w14:textId="205039E4" w:rsidR="00066508" w:rsidRPr="005A6AA3" w:rsidDel="00AE71EA" w:rsidRDefault="00000000">
                  <w:pPr>
                    <w:keepNext/>
                    <w:widowControl w:val="0"/>
                    <w:spacing w:after="60"/>
                    <w:jc w:val="center"/>
                    <w:rPr>
                      <w:del w:id="8372" w:author="Lorenzo Fabbri" w:date="2024-09-24T14:48:00Z" w16du:dateUtc="2024-09-24T12:48:00Z"/>
                    </w:rPr>
                  </w:pPr>
                  <w:del w:id="8373" w:author="Lorenzo Fabbri" w:date="2024-09-24T14:48:00Z" w16du:dateUtc="2024-09-24T12:48:00Z">
                    <w:r w:rsidRPr="005A6AA3" w:rsidDel="00AE71EA">
                      <w:rPr>
                        <w:rFonts w:ascii="Calibri" w:hAnsi="Calibri"/>
                        <w:sz w:val="20"/>
                      </w:rPr>
                      <w:delText>0</w:delText>
                    </w:r>
                  </w:del>
                </w:p>
              </w:tc>
              <w:tc>
                <w:tcPr>
                  <w:tcW w:w="0" w:type="dxa"/>
                  <w:tcPrChange w:id="83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8762A6" w14:textId="1097E3D7" w:rsidR="00066508" w:rsidRPr="005A6AA3" w:rsidDel="00AE71EA" w:rsidRDefault="00000000">
                  <w:pPr>
                    <w:keepNext/>
                    <w:widowControl w:val="0"/>
                    <w:spacing w:after="60"/>
                    <w:jc w:val="center"/>
                    <w:rPr>
                      <w:del w:id="8375" w:author="Lorenzo Fabbri" w:date="2024-09-24T14:48:00Z" w16du:dateUtc="2024-09-24T12:48:00Z"/>
                    </w:rPr>
                  </w:pPr>
                  <w:del w:id="8376" w:author="Lorenzo Fabbri" w:date="2024-09-24T14:48:00Z" w16du:dateUtc="2024-09-24T12:48:00Z">
                    <w:r w:rsidRPr="005A6AA3" w:rsidDel="00AE71EA">
                      <w:rPr>
                        <w:rFonts w:ascii="Calibri" w:hAnsi="Calibri"/>
                        <w:sz w:val="20"/>
                      </w:rPr>
                      <w:delText>0</w:delText>
                    </w:r>
                  </w:del>
                </w:p>
              </w:tc>
              <w:tc>
                <w:tcPr>
                  <w:tcW w:w="0" w:type="dxa"/>
                  <w:tcPrChange w:id="83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E04994" w14:textId="2A68943C" w:rsidR="00066508" w:rsidRPr="005A6AA3" w:rsidDel="00AE71EA" w:rsidRDefault="00000000">
                  <w:pPr>
                    <w:keepNext/>
                    <w:widowControl w:val="0"/>
                    <w:spacing w:after="60"/>
                    <w:jc w:val="center"/>
                    <w:rPr>
                      <w:del w:id="8378" w:author="Lorenzo Fabbri" w:date="2024-09-24T14:48:00Z" w16du:dateUtc="2024-09-24T12:48:00Z"/>
                    </w:rPr>
                  </w:pPr>
                  <w:del w:id="8379" w:author="Lorenzo Fabbri" w:date="2024-09-24T14:48:00Z" w16du:dateUtc="2024-09-24T12:48:00Z">
                    <w:r w:rsidRPr="005A6AA3" w:rsidDel="00AE71EA">
                      <w:rPr>
                        <w:rFonts w:ascii="Calibri" w:hAnsi="Calibri"/>
                        <w:sz w:val="20"/>
                      </w:rPr>
                      <w:delText>3</w:delText>
                    </w:r>
                  </w:del>
                </w:p>
              </w:tc>
              <w:tc>
                <w:tcPr>
                  <w:tcW w:w="0" w:type="dxa"/>
                  <w:tcPrChange w:id="83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3935A" w14:textId="1D25107A" w:rsidR="00066508" w:rsidRPr="005A6AA3" w:rsidDel="00AE71EA" w:rsidRDefault="00000000">
                  <w:pPr>
                    <w:keepNext/>
                    <w:widowControl w:val="0"/>
                    <w:spacing w:after="60"/>
                    <w:jc w:val="center"/>
                    <w:rPr>
                      <w:del w:id="8381" w:author="Lorenzo Fabbri" w:date="2024-09-24T14:48:00Z" w16du:dateUtc="2024-09-24T12:48:00Z"/>
                    </w:rPr>
                  </w:pPr>
                  <w:del w:id="8382" w:author="Lorenzo Fabbri" w:date="2024-09-24T14:48:00Z" w16du:dateUtc="2024-09-24T12:48:00Z">
                    <w:r w:rsidRPr="005A6AA3" w:rsidDel="00AE71EA">
                      <w:rPr>
                        <w:rFonts w:ascii="Calibri" w:hAnsi="Calibri"/>
                        <w:sz w:val="20"/>
                      </w:rPr>
                      <w:delText>0</w:delText>
                    </w:r>
                  </w:del>
                </w:p>
              </w:tc>
              <w:tc>
                <w:tcPr>
                  <w:tcW w:w="0" w:type="dxa"/>
                  <w:tcPrChange w:id="83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E89C57" w14:textId="3E6159BB" w:rsidR="00066508" w:rsidRPr="005A6AA3" w:rsidDel="00AE71EA" w:rsidRDefault="00000000">
                  <w:pPr>
                    <w:keepNext/>
                    <w:widowControl w:val="0"/>
                    <w:spacing w:after="60"/>
                    <w:jc w:val="center"/>
                    <w:rPr>
                      <w:del w:id="8384" w:author="Lorenzo Fabbri" w:date="2024-09-24T14:48:00Z" w16du:dateUtc="2024-09-24T12:48:00Z"/>
                    </w:rPr>
                  </w:pPr>
                  <w:del w:id="8385" w:author="Lorenzo Fabbri" w:date="2024-09-24T14:48:00Z" w16du:dateUtc="2024-09-24T12:48:00Z">
                    <w:r w:rsidRPr="005A6AA3" w:rsidDel="00AE71EA">
                      <w:rPr>
                        <w:rFonts w:ascii="Calibri" w:hAnsi="Calibri"/>
                        <w:sz w:val="20"/>
                      </w:rPr>
                      <w:delText>0</w:delText>
                    </w:r>
                  </w:del>
                </w:p>
              </w:tc>
            </w:tr>
            <w:tr w:rsidR="00066508" w:rsidRPr="005A6AA3" w:rsidDel="00AE71EA" w14:paraId="147521BC" w14:textId="75032DA0" w:rsidTr="006C3DDD">
              <w:trPr>
                <w:del w:id="8386" w:author="Lorenzo Fabbri" w:date="2024-09-24T14:48:00Z"/>
                <w:trPrChange w:id="8387" w:author="Lorenzo Fabbri" w:date="2024-09-19T20:38:00Z" w16du:dateUtc="2024-09-19T18:38:00Z">
                  <w:trPr>
                    <w:gridBefore w:val="1"/>
                    <w:cantSplit/>
                    <w:jc w:val="center"/>
                  </w:trPr>
                </w:trPrChange>
              </w:trPr>
              <w:tc>
                <w:tcPr>
                  <w:tcW w:w="0" w:type="dxa"/>
                  <w:tcPrChange w:id="838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DD5056" w14:textId="1E79A814" w:rsidR="00066508" w:rsidRPr="005A6AA3" w:rsidDel="00AE71EA" w:rsidRDefault="00000000">
                  <w:pPr>
                    <w:keepNext/>
                    <w:widowControl w:val="0"/>
                    <w:spacing w:after="60"/>
                    <w:rPr>
                      <w:del w:id="8389" w:author="Lorenzo Fabbri" w:date="2024-09-24T14:48:00Z" w16du:dateUtc="2024-09-24T12:48:00Z"/>
                    </w:rPr>
                  </w:pPr>
                  <w:del w:id="8390" w:author="Lorenzo Fabbri" w:date="2024-09-24T14:48:00Z" w16du:dateUtc="2024-09-24T12:48:00Z">
                    <w:r w:rsidRPr="005A6AA3" w:rsidDel="00AE71EA">
                      <w:rPr>
                        <w:rFonts w:ascii="Calibri" w:hAnsi="Calibri"/>
                        <w:sz w:val="20"/>
                      </w:rPr>
                      <w:delText>20bDHF</w:delText>
                    </w:r>
                  </w:del>
                </w:p>
              </w:tc>
              <w:tc>
                <w:tcPr>
                  <w:tcW w:w="0" w:type="dxa"/>
                  <w:tcPrChange w:id="83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FF9BE" w14:textId="5B1239FA" w:rsidR="00066508" w:rsidRPr="005A6AA3" w:rsidDel="00AE71EA" w:rsidRDefault="00000000">
                  <w:pPr>
                    <w:keepNext/>
                    <w:widowControl w:val="0"/>
                    <w:spacing w:after="60"/>
                    <w:jc w:val="center"/>
                    <w:rPr>
                      <w:del w:id="8392" w:author="Lorenzo Fabbri" w:date="2024-09-24T14:48:00Z" w16du:dateUtc="2024-09-24T12:48:00Z"/>
                    </w:rPr>
                  </w:pPr>
                  <w:del w:id="8393" w:author="Lorenzo Fabbri" w:date="2024-09-24T14:48:00Z" w16du:dateUtc="2024-09-24T12:48:00Z">
                    <w:r w:rsidRPr="005A6AA3" w:rsidDel="00AE71EA">
                      <w:rPr>
                        <w:rFonts w:ascii="Calibri" w:hAnsi="Calibri"/>
                        <w:sz w:val="20"/>
                      </w:rPr>
                      <w:delText>15.2 (5.3, 9.1, 24.8, 37.3)</w:delText>
                    </w:r>
                  </w:del>
                </w:p>
              </w:tc>
              <w:tc>
                <w:tcPr>
                  <w:tcW w:w="0" w:type="dxa"/>
                  <w:tcPrChange w:id="83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FCA34C" w14:textId="74E6E591" w:rsidR="00066508" w:rsidRPr="005A6AA3" w:rsidDel="00AE71EA" w:rsidRDefault="00000000">
                  <w:pPr>
                    <w:keepNext/>
                    <w:widowControl w:val="0"/>
                    <w:spacing w:after="60"/>
                    <w:jc w:val="center"/>
                    <w:rPr>
                      <w:del w:id="8395" w:author="Lorenzo Fabbri" w:date="2024-09-24T14:48:00Z" w16du:dateUtc="2024-09-24T12:48:00Z"/>
                    </w:rPr>
                  </w:pPr>
                  <w:del w:id="8396" w:author="Lorenzo Fabbri" w:date="2024-09-24T14:48:00Z" w16du:dateUtc="2024-09-24T12:48:00Z">
                    <w:r w:rsidRPr="005A6AA3" w:rsidDel="00AE71EA">
                      <w:rPr>
                        <w:rFonts w:ascii="Calibri" w:hAnsi="Calibri"/>
                        <w:sz w:val="20"/>
                      </w:rPr>
                      <w:delText>16.5 (6.7, 10.8, 26.5, 38.5)</w:delText>
                    </w:r>
                  </w:del>
                </w:p>
              </w:tc>
              <w:tc>
                <w:tcPr>
                  <w:tcW w:w="0" w:type="dxa"/>
                  <w:tcPrChange w:id="83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117A11" w14:textId="3810DBF0" w:rsidR="00066508" w:rsidRPr="005A6AA3" w:rsidDel="00AE71EA" w:rsidRDefault="00000000">
                  <w:pPr>
                    <w:keepNext/>
                    <w:widowControl w:val="0"/>
                    <w:spacing w:after="60"/>
                    <w:jc w:val="center"/>
                    <w:rPr>
                      <w:del w:id="8398" w:author="Lorenzo Fabbri" w:date="2024-09-24T14:48:00Z" w16du:dateUtc="2024-09-24T12:48:00Z"/>
                    </w:rPr>
                  </w:pPr>
                  <w:del w:id="8399" w:author="Lorenzo Fabbri" w:date="2024-09-24T14:48:00Z" w16du:dateUtc="2024-09-24T12:48:00Z">
                    <w:r w:rsidRPr="005A6AA3" w:rsidDel="00AE71EA">
                      <w:rPr>
                        <w:rFonts w:ascii="Calibri" w:hAnsi="Calibri"/>
                        <w:sz w:val="20"/>
                      </w:rPr>
                      <w:delText>19.9 (7.8, 12.0, 32.0, 44.0)</w:delText>
                    </w:r>
                  </w:del>
                </w:p>
              </w:tc>
              <w:tc>
                <w:tcPr>
                  <w:tcW w:w="0" w:type="dxa"/>
                  <w:tcPrChange w:id="84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84C7C1" w14:textId="17EE5061" w:rsidR="00066508" w:rsidRPr="005A6AA3" w:rsidDel="00AE71EA" w:rsidRDefault="00000000">
                  <w:pPr>
                    <w:keepNext/>
                    <w:widowControl w:val="0"/>
                    <w:spacing w:after="60"/>
                    <w:jc w:val="center"/>
                    <w:rPr>
                      <w:del w:id="8401" w:author="Lorenzo Fabbri" w:date="2024-09-24T14:48:00Z" w16du:dateUtc="2024-09-24T12:48:00Z"/>
                    </w:rPr>
                  </w:pPr>
                  <w:del w:id="8402" w:author="Lorenzo Fabbri" w:date="2024-09-24T14:48:00Z" w16du:dateUtc="2024-09-24T12:48:00Z">
                    <w:r w:rsidRPr="005A6AA3" w:rsidDel="00AE71EA">
                      <w:rPr>
                        <w:rFonts w:ascii="Calibri" w:hAnsi="Calibri"/>
                        <w:sz w:val="20"/>
                      </w:rPr>
                      <w:delText>13.0 (4.4, 8.0, 18.1, 26.9)</w:delText>
                    </w:r>
                  </w:del>
                </w:p>
              </w:tc>
              <w:tc>
                <w:tcPr>
                  <w:tcW w:w="0" w:type="dxa"/>
                  <w:tcPrChange w:id="84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FE80A" w14:textId="6CFBF94D" w:rsidR="00066508" w:rsidRPr="005A6AA3" w:rsidDel="00AE71EA" w:rsidRDefault="00000000">
                  <w:pPr>
                    <w:keepNext/>
                    <w:widowControl w:val="0"/>
                    <w:spacing w:after="60"/>
                    <w:jc w:val="center"/>
                    <w:rPr>
                      <w:del w:id="8404" w:author="Lorenzo Fabbri" w:date="2024-09-24T14:48:00Z" w16du:dateUtc="2024-09-24T12:48:00Z"/>
                    </w:rPr>
                  </w:pPr>
                  <w:del w:id="8405" w:author="Lorenzo Fabbri" w:date="2024-09-24T14:48:00Z" w16du:dateUtc="2024-09-24T12:48:00Z">
                    <w:r w:rsidRPr="005A6AA3" w:rsidDel="00AE71EA">
                      <w:rPr>
                        <w:rFonts w:ascii="Calibri" w:hAnsi="Calibri"/>
                        <w:sz w:val="20"/>
                      </w:rPr>
                      <w:delText>14.0 (4.9, 8.5, 24.5, 36.5)</w:delText>
                    </w:r>
                  </w:del>
                </w:p>
              </w:tc>
              <w:tc>
                <w:tcPr>
                  <w:tcW w:w="0" w:type="dxa"/>
                  <w:tcPrChange w:id="84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5B8EC" w14:textId="757046C0" w:rsidR="00066508" w:rsidRPr="005A6AA3" w:rsidDel="00AE71EA" w:rsidRDefault="00000000">
                  <w:pPr>
                    <w:keepNext/>
                    <w:widowControl w:val="0"/>
                    <w:spacing w:after="60"/>
                    <w:jc w:val="center"/>
                    <w:rPr>
                      <w:del w:id="8407" w:author="Lorenzo Fabbri" w:date="2024-09-24T14:48:00Z" w16du:dateUtc="2024-09-24T12:48:00Z"/>
                    </w:rPr>
                  </w:pPr>
                  <w:del w:id="8408" w:author="Lorenzo Fabbri" w:date="2024-09-24T14:48:00Z" w16du:dateUtc="2024-09-24T12:48:00Z">
                    <w:r w:rsidRPr="005A6AA3" w:rsidDel="00AE71EA">
                      <w:rPr>
                        <w:rFonts w:ascii="Calibri" w:hAnsi="Calibri"/>
                        <w:sz w:val="20"/>
                      </w:rPr>
                      <w:delText>14.2 (4.7, 8.4, 23.5, 34.2)</w:delText>
                    </w:r>
                  </w:del>
                </w:p>
              </w:tc>
              <w:tc>
                <w:tcPr>
                  <w:tcW w:w="0" w:type="dxa"/>
                  <w:tcPrChange w:id="84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B42826" w14:textId="7C8E2A8C" w:rsidR="00066508" w:rsidRPr="005A6AA3" w:rsidDel="00AE71EA" w:rsidRDefault="00000000">
                  <w:pPr>
                    <w:keepNext/>
                    <w:widowControl w:val="0"/>
                    <w:spacing w:after="60"/>
                    <w:jc w:val="center"/>
                    <w:rPr>
                      <w:del w:id="8410" w:author="Lorenzo Fabbri" w:date="2024-09-24T14:48:00Z" w16du:dateUtc="2024-09-24T12:48:00Z"/>
                    </w:rPr>
                  </w:pPr>
                  <w:del w:id="8411" w:author="Lorenzo Fabbri" w:date="2024-09-24T14:48:00Z" w16du:dateUtc="2024-09-24T12:48:00Z">
                    <w:r w:rsidRPr="005A6AA3" w:rsidDel="00AE71EA">
                      <w:rPr>
                        <w:rFonts w:ascii="Calibri" w:hAnsi="Calibri"/>
                        <w:sz w:val="20"/>
                      </w:rPr>
                      <w:delText>14.3 (5.5, 7.9, 27.5, 42.4)</w:delText>
                    </w:r>
                  </w:del>
                </w:p>
              </w:tc>
            </w:tr>
            <w:tr w:rsidR="00066508" w:rsidRPr="005A6AA3" w:rsidDel="00AE71EA" w14:paraId="5048CDC6" w14:textId="78D86CFF" w:rsidTr="006C3DDD">
              <w:trPr>
                <w:del w:id="8412" w:author="Lorenzo Fabbri" w:date="2024-09-24T14:48:00Z"/>
                <w:trPrChange w:id="8413" w:author="Lorenzo Fabbri" w:date="2024-09-19T20:38:00Z" w16du:dateUtc="2024-09-19T18:38:00Z">
                  <w:trPr>
                    <w:gridBefore w:val="1"/>
                    <w:cantSplit/>
                    <w:jc w:val="center"/>
                  </w:trPr>
                </w:trPrChange>
              </w:trPr>
              <w:tc>
                <w:tcPr>
                  <w:tcW w:w="0" w:type="dxa"/>
                  <w:tcPrChange w:id="84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9BDA4C" w14:textId="3BBDF8E8" w:rsidR="00066508" w:rsidRPr="005A6AA3" w:rsidDel="00AE71EA" w:rsidRDefault="00000000">
                  <w:pPr>
                    <w:keepNext/>
                    <w:widowControl w:val="0"/>
                    <w:spacing w:after="60"/>
                    <w:rPr>
                      <w:del w:id="8415" w:author="Lorenzo Fabbri" w:date="2024-09-24T14:48:00Z" w16du:dateUtc="2024-09-24T12:48:00Z"/>
                    </w:rPr>
                  </w:pPr>
                  <w:del w:id="8416" w:author="Lorenzo Fabbri" w:date="2024-09-24T14:48:00Z" w16du:dateUtc="2024-09-24T12:48:00Z">
                    <w:r w:rsidRPr="005A6AA3" w:rsidDel="00AE71EA">
                      <w:rPr>
                        <w:rFonts w:ascii="Calibri" w:hAnsi="Calibri"/>
                        <w:sz w:val="20"/>
                      </w:rPr>
                      <w:delText>5a20acortol</w:delText>
                    </w:r>
                  </w:del>
                </w:p>
              </w:tc>
              <w:tc>
                <w:tcPr>
                  <w:tcW w:w="0" w:type="dxa"/>
                  <w:tcPrChange w:id="84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128DDF" w14:textId="3BB004D7" w:rsidR="00066508" w:rsidRPr="005A6AA3" w:rsidDel="00AE71EA" w:rsidRDefault="00000000">
                  <w:pPr>
                    <w:keepNext/>
                    <w:widowControl w:val="0"/>
                    <w:spacing w:after="60"/>
                    <w:jc w:val="center"/>
                    <w:rPr>
                      <w:del w:id="8418" w:author="Lorenzo Fabbri" w:date="2024-09-24T14:48:00Z" w16du:dateUtc="2024-09-24T12:48:00Z"/>
                    </w:rPr>
                  </w:pPr>
                  <w:del w:id="8419" w:author="Lorenzo Fabbri" w:date="2024-09-24T14:48:00Z" w16du:dateUtc="2024-09-24T12:48:00Z">
                    <w:r w:rsidRPr="005A6AA3" w:rsidDel="00AE71EA">
                      <w:rPr>
                        <w:rFonts w:ascii="Calibri" w:hAnsi="Calibri"/>
                        <w:sz w:val="20"/>
                      </w:rPr>
                      <w:delText>88.9 (31.1, 52.1, 141.6, 208.0)</w:delText>
                    </w:r>
                  </w:del>
                </w:p>
              </w:tc>
              <w:tc>
                <w:tcPr>
                  <w:tcW w:w="0" w:type="dxa"/>
                  <w:tcPrChange w:id="84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96C05" w14:textId="78659044" w:rsidR="00066508" w:rsidRPr="005A6AA3" w:rsidDel="00AE71EA" w:rsidRDefault="00000000">
                  <w:pPr>
                    <w:keepNext/>
                    <w:widowControl w:val="0"/>
                    <w:spacing w:after="60"/>
                    <w:jc w:val="center"/>
                    <w:rPr>
                      <w:del w:id="8421" w:author="Lorenzo Fabbri" w:date="2024-09-24T14:48:00Z" w16du:dateUtc="2024-09-24T12:48:00Z"/>
                    </w:rPr>
                  </w:pPr>
                  <w:del w:id="8422" w:author="Lorenzo Fabbri" w:date="2024-09-24T14:48:00Z" w16du:dateUtc="2024-09-24T12:48:00Z">
                    <w:r w:rsidRPr="005A6AA3" w:rsidDel="00AE71EA">
                      <w:rPr>
                        <w:rFonts w:ascii="Calibri" w:hAnsi="Calibri"/>
                        <w:sz w:val="20"/>
                      </w:rPr>
                      <w:delText>109.8 (36.4, 61.7, 177.3, 283.2)</w:delText>
                    </w:r>
                  </w:del>
                </w:p>
              </w:tc>
              <w:tc>
                <w:tcPr>
                  <w:tcW w:w="0" w:type="dxa"/>
                  <w:tcPrChange w:id="84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1C4A6" w14:textId="54FE2AB8" w:rsidR="00066508" w:rsidRPr="005A6AA3" w:rsidDel="00AE71EA" w:rsidRDefault="00000000">
                  <w:pPr>
                    <w:keepNext/>
                    <w:widowControl w:val="0"/>
                    <w:spacing w:after="60"/>
                    <w:jc w:val="center"/>
                    <w:rPr>
                      <w:del w:id="8424" w:author="Lorenzo Fabbri" w:date="2024-09-24T14:48:00Z" w16du:dateUtc="2024-09-24T12:48:00Z"/>
                    </w:rPr>
                  </w:pPr>
                  <w:del w:id="8425" w:author="Lorenzo Fabbri" w:date="2024-09-24T14:48:00Z" w16du:dateUtc="2024-09-24T12:48:00Z">
                    <w:r w:rsidRPr="005A6AA3" w:rsidDel="00AE71EA">
                      <w:rPr>
                        <w:rFonts w:ascii="Calibri" w:hAnsi="Calibri"/>
                        <w:sz w:val="20"/>
                      </w:rPr>
                      <w:delText>103.0 (35.1, 58.0, 153.8, 213.2)</w:delText>
                    </w:r>
                  </w:del>
                </w:p>
              </w:tc>
              <w:tc>
                <w:tcPr>
                  <w:tcW w:w="0" w:type="dxa"/>
                  <w:tcPrChange w:id="84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B1DD10" w14:textId="31802974" w:rsidR="00066508" w:rsidRPr="005A6AA3" w:rsidDel="00AE71EA" w:rsidRDefault="00000000">
                  <w:pPr>
                    <w:keepNext/>
                    <w:widowControl w:val="0"/>
                    <w:spacing w:after="60"/>
                    <w:jc w:val="center"/>
                    <w:rPr>
                      <w:del w:id="8427" w:author="Lorenzo Fabbri" w:date="2024-09-24T14:48:00Z" w16du:dateUtc="2024-09-24T12:48:00Z"/>
                    </w:rPr>
                  </w:pPr>
                  <w:del w:id="8428" w:author="Lorenzo Fabbri" w:date="2024-09-24T14:48:00Z" w16du:dateUtc="2024-09-24T12:48:00Z">
                    <w:r w:rsidRPr="005A6AA3" w:rsidDel="00AE71EA">
                      <w:rPr>
                        <w:rFonts w:ascii="Calibri" w:hAnsi="Calibri"/>
                        <w:sz w:val="20"/>
                      </w:rPr>
                      <w:delText>83.0 (22.8, 45.9, 118.7, 171.4)</w:delText>
                    </w:r>
                  </w:del>
                </w:p>
              </w:tc>
              <w:tc>
                <w:tcPr>
                  <w:tcW w:w="0" w:type="dxa"/>
                  <w:tcPrChange w:id="84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A7099" w14:textId="005D0255" w:rsidR="00066508" w:rsidRPr="005A6AA3" w:rsidDel="00AE71EA" w:rsidRDefault="00000000">
                  <w:pPr>
                    <w:keepNext/>
                    <w:widowControl w:val="0"/>
                    <w:spacing w:after="60"/>
                    <w:jc w:val="center"/>
                    <w:rPr>
                      <w:del w:id="8430" w:author="Lorenzo Fabbri" w:date="2024-09-24T14:48:00Z" w16du:dateUtc="2024-09-24T12:48:00Z"/>
                    </w:rPr>
                  </w:pPr>
                  <w:del w:id="8431" w:author="Lorenzo Fabbri" w:date="2024-09-24T14:48:00Z" w16du:dateUtc="2024-09-24T12:48:00Z">
                    <w:r w:rsidRPr="005A6AA3" w:rsidDel="00AE71EA">
                      <w:rPr>
                        <w:rFonts w:ascii="Calibri" w:hAnsi="Calibri"/>
                        <w:sz w:val="20"/>
                      </w:rPr>
                      <w:delText>84.7 (28.3, 46.9, 145.9, 221.9)</w:delText>
                    </w:r>
                  </w:del>
                </w:p>
              </w:tc>
              <w:tc>
                <w:tcPr>
                  <w:tcW w:w="0" w:type="dxa"/>
                  <w:tcPrChange w:id="84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3E89DB" w14:textId="29FD47CE" w:rsidR="00066508" w:rsidRPr="005A6AA3" w:rsidDel="00AE71EA" w:rsidRDefault="00000000">
                  <w:pPr>
                    <w:keepNext/>
                    <w:widowControl w:val="0"/>
                    <w:spacing w:after="60"/>
                    <w:jc w:val="center"/>
                    <w:rPr>
                      <w:del w:id="8433" w:author="Lorenzo Fabbri" w:date="2024-09-24T14:48:00Z" w16du:dateUtc="2024-09-24T12:48:00Z"/>
                    </w:rPr>
                  </w:pPr>
                  <w:del w:id="8434" w:author="Lorenzo Fabbri" w:date="2024-09-24T14:48:00Z" w16du:dateUtc="2024-09-24T12:48:00Z">
                    <w:r w:rsidRPr="005A6AA3" w:rsidDel="00AE71EA">
                      <w:rPr>
                        <w:rFonts w:ascii="Calibri" w:hAnsi="Calibri"/>
                        <w:sz w:val="20"/>
                      </w:rPr>
                      <w:delText>88.6 (35.7, 53.7, 138.2, 182.3)</w:delText>
                    </w:r>
                  </w:del>
                </w:p>
              </w:tc>
              <w:tc>
                <w:tcPr>
                  <w:tcW w:w="0" w:type="dxa"/>
                  <w:tcPrChange w:id="84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3B5C18" w14:textId="62FF57CE" w:rsidR="00066508" w:rsidRPr="005A6AA3" w:rsidDel="00AE71EA" w:rsidRDefault="00000000">
                  <w:pPr>
                    <w:keepNext/>
                    <w:widowControl w:val="0"/>
                    <w:spacing w:after="60"/>
                    <w:jc w:val="center"/>
                    <w:rPr>
                      <w:del w:id="8436" w:author="Lorenzo Fabbri" w:date="2024-09-24T14:48:00Z" w16du:dateUtc="2024-09-24T12:48:00Z"/>
                    </w:rPr>
                  </w:pPr>
                  <w:del w:id="8437" w:author="Lorenzo Fabbri" w:date="2024-09-24T14:48:00Z" w16du:dateUtc="2024-09-24T12:48:00Z">
                    <w:r w:rsidRPr="005A6AA3" w:rsidDel="00AE71EA">
                      <w:rPr>
                        <w:rFonts w:ascii="Calibri" w:hAnsi="Calibri"/>
                        <w:sz w:val="20"/>
                      </w:rPr>
                      <w:delText>72.4 (29.0, 47.2, 130.2, 211.4)</w:delText>
                    </w:r>
                  </w:del>
                </w:p>
              </w:tc>
            </w:tr>
            <w:tr w:rsidR="00066508" w:rsidRPr="005A6AA3" w:rsidDel="00AE71EA" w14:paraId="063067E7" w14:textId="51B9CC3A" w:rsidTr="006C3DDD">
              <w:trPr>
                <w:del w:id="8438" w:author="Lorenzo Fabbri" w:date="2024-09-24T14:48:00Z"/>
                <w:trPrChange w:id="8439" w:author="Lorenzo Fabbri" w:date="2024-09-19T20:38:00Z" w16du:dateUtc="2024-09-19T18:38:00Z">
                  <w:trPr>
                    <w:gridBefore w:val="1"/>
                    <w:cantSplit/>
                    <w:jc w:val="center"/>
                  </w:trPr>
                </w:trPrChange>
              </w:trPr>
              <w:tc>
                <w:tcPr>
                  <w:tcW w:w="0" w:type="dxa"/>
                  <w:tcPrChange w:id="84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0B0298" w14:textId="557FC7C0" w:rsidR="00066508" w:rsidRPr="005A6AA3" w:rsidDel="00AE71EA" w:rsidRDefault="00000000">
                  <w:pPr>
                    <w:keepNext/>
                    <w:widowControl w:val="0"/>
                    <w:spacing w:after="60"/>
                    <w:rPr>
                      <w:del w:id="8441" w:author="Lorenzo Fabbri" w:date="2024-09-24T14:48:00Z" w16du:dateUtc="2024-09-24T12:48:00Z"/>
                    </w:rPr>
                  </w:pPr>
                  <w:del w:id="8442" w:author="Lorenzo Fabbri" w:date="2024-09-24T14:48:00Z" w16du:dateUtc="2024-09-24T12:48:00Z">
                    <w:r w:rsidRPr="005A6AA3" w:rsidDel="00AE71EA">
                      <w:rPr>
                        <w:rFonts w:ascii="Calibri" w:hAnsi="Calibri"/>
                        <w:sz w:val="20"/>
                      </w:rPr>
                      <w:delText>    Unknown</w:delText>
                    </w:r>
                  </w:del>
                </w:p>
              </w:tc>
              <w:tc>
                <w:tcPr>
                  <w:tcW w:w="0" w:type="dxa"/>
                  <w:tcPrChange w:id="84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6F36A6" w14:textId="171794A9" w:rsidR="00066508" w:rsidRPr="005A6AA3" w:rsidDel="00AE71EA" w:rsidRDefault="00000000">
                  <w:pPr>
                    <w:keepNext/>
                    <w:widowControl w:val="0"/>
                    <w:spacing w:after="60"/>
                    <w:jc w:val="center"/>
                    <w:rPr>
                      <w:del w:id="8444" w:author="Lorenzo Fabbri" w:date="2024-09-24T14:48:00Z" w16du:dateUtc="2024-09-24T12:48:00Z"/>
                    </w:rPr>
                  </w:pPr>
                  <w:del w:id="8445" w:author="Lorenzo Fabbri" w:date="2024-09-24T14:48:00Z" w16du:dateUtc="2024-09-24T12:48:00Z">
                    <w:r w:rsidRPr="005A6AA3" w:rsidDel="00AE71EA">
                      <w:rPr>
                        <w:rFonts w:ascii="Calibri" w:hAnsi="Calibri"/>
                        <w:sz w:val="20"/>
                      </w:rPr>
                      <w:delText>9</w:delText>
                    </w:r>
                  </w:del>
                </w:p>
              </w:tc>
              <w:tc>
                <w:tcPr>
                  <w:tcW w:w="0" w:type="dxa"/>
                  <w:tcPrChange w:id="84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901EFA" w14:textId="1336785A" w:rsidR="00066508" w:rsidRPr="005A6AA3" w:rsidDel="00AE71EA" w:rsidRDefault="00000000">
                  <w:pPr>
                    <w:keepNext/>
                    <w:widowControl w:val="0"/>
                    <w:spacing w:after="60"/>
                    <w:jc w:val="center"/>
                    <w:rPr>
                      <w:del w:id="8447" w:author="Lorenzo Fabbri" w:date="2024-09-24T14:48:00Z" w16du:dateUtc="2024-09-24T12:48:00Z"/>
                    </w:rPr>
                  </w:pPr>
                  <w:del w:id="8448" w:author="Lorenzo Fabbri" w:date="2024-09-24T14:48:00Z" w16du:dateUtc="2024-09-24T12:48:00Z">
                    <w:r w:rsidRPr="005A6AA3" w:rsidDel="00AE71EA">
                      <w:rPr>
                        <w:rFonts w:ascii="Calibri" w:hAnsi="Calibri"/>
                        <w:sz w:val="20"/>
                      </w:rPr>
                      <w:delText>9</w:delText>
                    </w:r>
                  </w:del>
                </w:p>
              </w:tc>
              <w:tc>
                <w:tcPr>
                  <w:tcW w:w="0" w:type="dxa"/>
                  <w:tcPrChange w:id="84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117CA" w14:textId="2980A3C3" w:rsidR="00066508" w:rsidRPr="005A6AA3" w:rsidDel="00AE71EA" w:rsidRDefault="00000000">
                  <w:pPr>
                    <w:keepNext/>
                    <w:widowControl w:val="0"/>
                    <w:spacing w:after="60"/>
                    <w:jc w:val="center"/>
                    <w:rPr>
                      <w:del w:id="8450" w:author="Lorenzo Fabbri" w:date="2024-09-24T14:48:00Z" w16du:dateUtc="2024-09-24T12:48:00Z"/>
                    </w:rPr>
                  </w:pPr>
                  <w:del w:id="8451" w:author="Lorenzo Fabbri" w:date="2024-09-24T14:48:00Z" w16du:dateUtc="2024-09-24T12:48:00Z">
                    <w:r w:rsidRPr="005A6AA3" w:rsidDel="00AE71EA">
                      <w:rPr>
                        <w:rFonts w:ascii="Calibri" w:hAnsi="Calibri"/>
                        <w:sz w:val="20"/>
                      </w:rPr>
                      <w:delText>0</w:delText>
                    </w:r>
                  </w:del>
                </w:p>
              </w:tc>
              <w:tc>
                <w:tcPr>
                  <w:tcW w:w="0" w:type="dxa"/>
                  <w:tcPrChange w:id="84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A7859" w14:textId="639AA812" w:rsidR="00066508" w:rsidRPr="005A6AA3" w:rsidDel="00AE71EA" w:rsidRDefault="00000000">
                  <w:pPr>
                    <w:keepNext/>
                    <w:widowControl w:val="0"/>
                    <w:spacing w:after="60"/>
                    <w:jc w:val="center"/>
                    <w:rPr>
                      <w:del w:id="8453" w:author="Lorenzo Fabbri" w:date="2024-09-24T14:48:00Z" w16du:dateUtc="2024-09-24T12:48:00Z"/>
                    </w:rPr>
                  </w:pPr>
                  <w:del w:id="8454" w:author="Lorenzo Fabbri" w:date="2024-09-24T14:48:00Z" w16du:dateUtc="2024-09-24T12:48:00Z">
                    <w:r w:rsidRPr="005A6AA3" w:rsidDel="00AE71EA">
                      <w:rPr>
                        <w:rFonts w:ascii="Calibri" w:hAnsi="Calibri"/>
                        <w:sz w:val="20"/>
                      </w:rPr>
                      <w:delText>0</w:delText>
                    </w:r>
                  </w:del>
                </w:p>
              </w:tc>
              <w:tc>
                <w:tcPr>
                  <w:tcW w:w="0" w:type="dxa"/>
                  <w:tcPrChange w:id="84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7D19D" w14:textId="7BC7FED5" w:rsidR="00066508" w:rsidRPr="005A6AA3" w:rsidDel="00AE71EA" w:rsidRDefault="00000000">
                  <w:pPr>
                    <w:keepNext/>
                    <w:widowControl w:val="0"/>
                    <w:spacing w:after="60"/>
                    <w:jc w:val="center"/>
                    <w:rPr>
                      <w:del w:id="8456" w:author="Lorenzo Fabbri" w:date="2024-09-24T14:48:00Z" w16du:dateUtc="2024-09-24T12:48:00Z"/>
                    </w:rPr>
                  </w:pPr>
                  <w:del w:id="8457" w:author="Lorenzo Fabbri" w:date="2024-09-24T14:48:00Z" w16du:dateUtc="2024-09-24T12:48:00Z">
                    <w:r w:rsidRPr="005A6AA3" w:rsidDel="00AE71EA">
                      <w:rPr>
                        <w:rFonts w:ascii="Calibri" w:hAnsi="Calibri"/>
                        <w:sz w:val="20"/>
                      </w:rPr>
                      <w:delText>0</w:delText>
                    </w:r>
                  </w:del>
                </w:p>
              </w:tc>
              <w:tc>
                <w:tcPr>
                  <w:tcW w:w="0" w:type="dxa"/>
                  <w:tcPrChange w:id="84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1416F" w14:textId="7FE29BDA" w:rsidR="00066508" w:rsidRPr="005A6AA3" w:rsidDel="00AE71EA" w:rsidRDefault="00000000">
                  <w:pPr>
                    <w:keepNext/>
                    <w:widowControl w:val="0"/>
                    <w:spacing w:after="60"/>
                    <w:jc w:val="center"/>
                    <w:rPr>
                      <w:del w:id="8459" w:author="Lorenzo Fabbri" w:date="2024-09-24T14:48:00Z" w16du:dateUtc="2024-09-24T12:48:00Z"/>
                    </w:rPr>
                  </w:pPr>
                  <w:del w:id="8460" w:author="Lorenzo Fabbri" w:date="2024-09-24T14:48:00Z" w16du:dateUtc="2024-09-24T12:48:00Z">
                    <w:r w:rsidRPr="005A6AA3" w:rsidDel="00AE71EA">
                      <w:rPr>
                        <w:rFonts w:ascii="Calibri" w:hAnsi="Calibri"/>
                        <w:sz w:val="20"/>
                      </w:rPr>
                      <w:delText>0</w:delText>
                    </w:r>
                  </w:del>
                </w:p>
              </w:tc>
              <w:tc>
                <w:tcPr>
                  <w:tcW w:w="0" w:type="dxa"/>
                  <w:tcPrChange w:id="84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183184" w14:textId="1CB7C97F" w:rsidR="00066508" w:rsidRPr="005A6AA3" w:rsidDel="00AE71EA" w:rsidRDefault="00000000">
                  <w:pPr>
                    <w:keepNext/>
                    <w:widowControl w:val="0"/>
                    <w:spacing w:after="60"/>
                    <w:jc w:val="center"/>
                    <w:rPr>
                      <w:del w:id="8462" w:author="Lorenzo Fabbri" w:date="2024-09-24T14:48:00Z" w16du:dateUtc="2024-09-24T12:48:00Z"/>
                    </w:rPr>
                  </w:pPr>
                  <w:del w:id="8463" w:author="Lorenzo Fabbri" w:date="2024-09-24T14:48:00Z" w16du:dateUtc="2024-09-24T12:48:00Z">
                    <w:r w:rsidRPr="005A6AA3" w:rsidDel="00AE71EA">
                      <w:rPr>
                        <w:rFonts w:ascii="Calibri" w:hAnsi="Calibri"/>
                        <w:sz w:val="20"/>
                      </w:rPr>
                      <w:delText>0</w:delText>
                    </w:r>
                  </w:del>
                </w:p>
              </w:tc>
            </w:tr>
            <w:tr w:rsidR="00066508" w:rsidRPr="005A6AA3" w:rsidDel="00AE71EA" w14:paraId="2729516E" w14:textId="4138A1D1" w:rsidTr="006C3DDD">
              <w:trPr>
                <w:del w:id="8464" w:author="Lorenzo Fabbri" w:date="2024-09-24T14:48:00Z"/>
                <w:trPrChange w:id="8465" w:author="Lorenzo Fabbri" w:date="2024-09-19T20:38:00Z" w16du:dateUtc="2024-09-19T18:38:00Z">
                  <w:trPr>
                    <w:gridBefore w:val="1"/>
                    <w:cantSplit/>
                    <w:jc w:val="center"/>
                  </w:trPr>
                </w:trPrChange>
              </w:trPr>
              <w:tc>
                <w:tcPr>
                  <w:tcW w:w="0" w:type="dxa"/>
                  <w:tcPrChange w:id="84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0EBF52" w14:textId="2EA5CE33" w:rsidR="00066508" w:rsidRPr="005A6AA3" w:rsidDel="00AE71EA" w:rsidRDefault="00000000">
                  <w:pPr>
                    <w:keepNext/>
                    <w:widowControl w:val="0"/>
                    <w:spacing w:after="60"/>
                    <w:rPr>
                      <w:del w:id="8467" w:author="Lorenzo Fabbri" w:date="2024-09-24T14:48:00Z" w16du:dateUtc="2024-09-24T12:48:00Z"/>
                    </w:rPr>
                  </w:pPr>
                  <w:del w:id="8468" w:author="Lorenzo Fabbri" w:date="2024-09-24T14:48:00Z" w16du:dateUtc="2024-09-24T12:48:00Z">
                    <w:r w:rsidRPr="005A6AA3" w:rsidDel="00AE71EA">
                      <w:rPr>
                        <w:rFonts w:ascii="Calibri" w:hAnsi="Calibri"/>
                        <w:sz w:val="20"/>
                      </w:rPr>
                      <w:delText>5a20bcortol</w:delText>
                    </w:r>
                  </w:del>
                </w:p>
              </w:tc>
              <w:tc>
                <w:tcPr>
                  <w:tcW w:w="0" w:type="dxa"/>
                  <w:tcPrChange w:id="84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E5B51" w14:textId="32FC2012" w:rsidR="00066508" w:rsidRPr="005A6AA3" w:rsidDel="00AE71EA" w:rsidRDefault="00000000">
                  <w:pPr>
                    <w:keepNext/>
                    <w:widowControl w:val="0"/>
                    <w:spacing w:after="60"/>
                    <w:jc w:val="center"/>
                    <w:rPr>
                      <w:del w:id="8470" w:author="Lorenzo Fabbri" w:date="2024-09-24T14:48:00Z" w16du:dateUtc="2024-09-24T12:48:00Z"/>
                    </w:rPr>
                  </w:pPr>
                  <w:del w:id="8471" w:author="Lorenzo Fabbri" w:date="2024-09-24T14:48:00Z" w16du:dateUtc="2024-09-24T12:48:00Z">
                    <w:r w:rsidRPr="005A6AA3" w:rsidDel="00AE71EA">
                      <w:rPr>
                        <w:rFonts w:ascii="Calibri" w:hAnsi="Calibri"/>
                        <w:sz w:val="20"/>
                      </w:rPr>
                      <w:delText>122.4 (43.8, 70.4, 185.0, 262.5)</w:delText>
                    </w:r>
                  </w:del>
                </w:p>
              </w:tc>
              <w:tc>
                <w:tcPr>
                  <w:tcW w:w="0" w:type="dxa"/>
                  <w:tcPrChange w:id="84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922AE8" w14:textId="4697BF85" w:rsidR="00066508" w:rsidRPr="005A6AA3" w:rsidDel="00AE71EA" w:rsidRDefault="00000000">
                  <w:pPr>
                    <w:keepNext/>
                    <w:widowControl w:val="0"/>
                    <w:spacing w:after="60"/>
                    <w:jc w:val="center"/>
                    <w:rPr>
                      <w:del w:id="8473" w:author="Lorenzo Fabbri" w:date="2024-09-24T14:48:00Z" w16du:dateUtc="2024-09-24T12:48:00Z"/>
                    </w:rPr>
                  </w:pPr>
                  <w:del w:id="8474" w:author="Lorenzo Fabbri" w:date="2024-09-24T14:48:00Z" w16du:dateUtc="2024-09-24T12:48:00Z">
                    <w:r w:rsidRPr="005A6AA3" w:rsidDel="00AE71EA">
                      <w:rPr>
                        <w:rFonts w:ascii="Calibri" w:hAnsi="Calibri"/>
                        <w:sz w:val="20"/>
                      </w:rPr>
                      <w:delText>131.0 (41.7, 66.3, 182.3, 279.0)</w:delText>
                    </w:r>
                  </w:del>
                </w:p>
              </w:tc>
              <w:tc>
                <w:tcPr>
                  <w:tcW w:w="0" w:type="dxa"/>
                  <w:tcPrChange w:id="84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5097C" w14:textId="483581D3" w:rsidR="00066508" w:rsidRPr="005A6AA3" w:rsidDel="00AE71EA" w:rsidRDefault="00000000">
                  <w:pPr>
                    <w:keepNext/>
                    <w:widowControl w:val="0"/>
                    <w:spacing w:after="60"/>
                    <w:jc w:val="center"/>
                    <w:rPr>
                      <w:del w:id="8476" w:author="Lorenzo Fabbri" w:date="2024-09-24T14:48:00Z" w16du:dateUtc="2024-09-24T12:48:00Z"/>
                    </w:rPr>
                  </w:pPr>
                  <w:del w:id="8477" w:author="Lorenzo Fabbri" w:date="2024-09-24T14:48:00Z" w16du:dateUtc="2024-09-24T12:48:00Z">
                    <w:r w:rsidRPr="005A6AA3" w:rsidDel="00AE71EA">
                      <w:rPr>
                        <w:rFonts w:ascii="Calibri" w:hAnsi="Calibri"/>
                        <w:sz w:val="20"/>
                      </w:rPr>
                      <w:delText>148.8 (64.2, 108.8, 226.1, 291.5)</w:delText>
                    </w:r>
                  </w:del>
                </w:p>
              </w:tc>
              <w:tc>
                <w:tcPr>
                  <w:tcW w:w="0" w:type="dxa"/>
                  <w:tcPrChange w:id="84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C98F9E" w14:textId="07F73630" w:rsidR="00066508" w:rsidRPr="005A6AA3" w:rsidDel="00AE71EA" w:rsidRDefault="00000000">
                  <w:pPr>
                    <w:keepNext/>
                    <w:widowControl w:val="0"/>
                    <w:spacing w:after="60"/>
                    <w:jc w:val="center"/>
                    <w:rPr>
                      <w:del w:id="8479" w:author="Lorenzo Fabbri" w:date="2024-09-24T14:48:00Z" w16du:dateUtc="2024-09-24T12:48:00Z"/>
                    </w:rPr>
                  </w:pPr>
                  <w:del w:id="8480" w:author="Lorenzo Fabbri" w:date="2024-09-24T14:48:00Z" w16du:dateUtc="2024-09-24T12:48:00Z">
                    <w:r w:rsidRPr="005A6AA3" w:rsidDel="00AE71EA">
                      <w:rPr>
                        <w:rFonts w:ascii="Calibri" w:hAnsi="Calibri"/>
                        <w:sz w:val="20"/>
                      </w:rPr>
                      <w:delText>124.3 (41.4, 68.9, 178.8, 241.6)</w:delText>
                    </w:r>
                  </w:del>
                </w:p>
              </w:tc>
              <w:tc>
                <w:tcPr>
                  <w:tcW w:w="0" w:type="dxa"/>
                  <w:tcPrChange w:id="84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79BBB" w14:textId="725EA681" w:rsidR="00066508" w:rsidRPr="005A6AA3" w:rsidDel="00AE71EA" w:rsidRDefault="00000000">
                  <w:pPr>
                    <w:keepNext/>
                    <w:widowControl w:val="0"/>
                    <w:spacing w:after="60"/>
                    <w:jc w:val="center"/>
                    <w:rPr>
                      <w:del w:id="8482" w:author="Lorenzo Fabbri" w:date="2024-09-24T14:48:00Z" w16du:dateUtc="2024-09-24T12:48:00Z"/>
                    </w:rPr>
                  </w:pPr>
                  <w:del w:id="8483" w:author="Lorenzo Fabbri" w:date="2024-09-24T14:48:00Z" w16du:dateUtc="2024-09-24T12:48:00Z">
                    <w:r w:rsidRPr="005A6AA3" w:rsidDel="00AE71EA">
                      <w:rPr>
                        <w:rFonts w:ascii="Calibri" w:hAnsi="Calibri"/>
                        <w:sz w:val="20"/>
                      </w:rPr>
                      <w:delText>115.2 (40.5, 62.9, 189.2, 272.4)</w:delText>
                    </w:r>
                  </w:del>
                </w:p>
              </w:tc>
              <w:tc>
                <w:tcPr>
                  <w:tcW w:w="0" w:type="dxa"/>
                  <w:tcPrChange w:id="84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E2E06" w14:textId="4A2ACAD6" w:rsidR="00066508" w:rsidRPr="005A6AA3" w:rsidDel="00AE71EA" w:rsidRDefault="00000000">
                  <w:pPr>
                    <w:keepNext/>
                    <w:widowControl w:val="0"/>
                    <w:spacing w:after="60"/>
                    <w:jc w:val="center"/>
                    <w:rPr>
                      <w:del w:id="8485" w:author="Lorenzo Fabbri" w:date="2024-09-24T14:48:00Z" w16du:dateUtc="2024-09-24T12:48:00Z"/>
                    </w:rPr>
                  </w:pPr>
                  <w:del w:id="8486" w:author="Lorenzo Fabbri" w:date="2024-09-24T14:48:00Z" w16du:dateUtc="2024-09-24T12:48:00Z">
                    <w:r w:rsidRPr="005A6AA3" w:rsidDel="00AE71EA">
                      <w:rPr>
                        <w:rFonts w:ascii="Calibri" w:hAnsi="Calibri"/>
                        <w:sz w:val="20"/>
                      </w:rPr>
                      <w:delText>114.7 (44.3, 67.8, 172.7, 236.0)</w:delText>
                    </w:r>
                  </w:del>
                </w:p>
              </w:tc>
              <w:tc>
                <w:tcPr>
                  <w:tcW w:w="0" w:type="dxa"/>
                  <w:tcPrChange w:id="84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7874E6" w14:textId="4A693590" w:rsidR="00066508" w:rsidRPr="005A6AA3" w:rsidDel="00AE71EA" w:rsidRDefault="00000000">
                  <w:pPr>
                    <w:keepNext/>
                    <w:widowControl w:val="0"/>
                    <w:spacing w:after="60"/>
                    <w:jc w:val="center"/>
                    <w:rPr>
                      <w:del w:id="8488" w:author="Lorenzo Fabbri" w:date="2024-09-24T14:48:00Z" w16du:dateUtc="2024-09-24T12:48:00Z"/>
                    </w:rPr>
                  </w:pPr>
                  <w:del w:id="8489" w:author="Lorenzo Fabbri" w:date="2024-09-24T14:48:00Z" w16du:dateUtc="2024-09-24T12:48:00Z">
                    <w:r w:rsidRPr="005A6AA3" w:rsidDel="00AE71EA">
                      <w:rPr>
                        <w:rFonts w:ascii="Calibri" w:hAnsi="Calibri"/>
                        <w:sz w:val="20"/>
                      </w:rPr>
                      <w:delText>105.3 (43.3, 72.6, 175.0, 239.8)</w:delText>
                    </w:r>
                  </w:del>
                </w:p>
              </w:tc>
            </w:tr>
            <w:tr w:rsidR="00066508" w:rsidRPr="005A6AA3" w:rsidDel="00AE71EA" w14:paraId="06833DDC" w14:textId="19ED3C62" w:rsidTr="006C3DDD">
              <w:trPr>
                <w:del w:id="8490" w:author="Lorenzo Fabbri" w:date="2024-09-24T14:48:00Z"/>
                <w:trPrChange w:id="8491" w:author="Lorenzo Fabbri" w:date="2024-09-19T20:38:00Z" w16du:dateUtc="2024-09-19T18:38:00Z">
                  <w:trPr>
                    <w:gridBefore w:val="1"/>
                    <w:cantSplit/>
                    <w:jc w:val="center"/>
                  </w:trPr>
                </w:trPrChange>
              </w:trPr>
              <w:tc>
                <w:tcPr>
                  <w:tcW w:w="0" w:type="dxa"/>
                  <w:tcPrChange w:id="849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25B370" w14:textId="28C93CF5" w:rsidR="00066508" w:rsidRPr="005A6AA3" w:rsidDel="00AE71EA" w:rsidRDefault="00000000">
                  <w:pPr>
                    <w:keepNext/>
                    <w:widowControl w:val="0"/>
                    <w:spacing w:after="60"/>
                    <w:rPr>
                      <w:del w:id="8493" w:author="Lorenzo Fabbri" w:date="2024-09-24T14:48:00Z" w16du:dateUtc="2024-09-24T12:48:00Z"/>
                    </w:rPr>
                  </w:pPr>
                  <w:del w:id="8494" w:author="Lorenzo Fabbri" w:date="2024-09-24T14:48:00Z" w16du:dateUtc="2024-09-24T12:48:00Z">
                    <w:r w:rsidRPr="005A6AA3" w:rsidDel="00AE71EA">
                      <w:rPr>
                        <w:rFonts w:ascii="Calibri" w:hAnsi="Calibri"/>
                        <w:sz w:val="20"/>
                      </w:rPr>
                      <w:delText>    Unknown</w:delText>
                    </w:r>
                  </w:del>
                </w:p>
              </w:tc>
              <w:tc>
                <w:tcPr>
                  <w:tcW w:w="0" w:type="dxa"/>
                  <w:tcPrChange w:id="84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61BEA7" w14:textId="329E3EDC" w:rsidR="00066508" w:rsidRPr="005A6AA3" w:rsidDel="00AE71EA" w:rsidRDefault="00000000">
                  <w:pPr>
                    <w:keepNext/>
                    <w:widowControl w:val="0"/>
                    <w:spacing w:after="60"/>
                    <w:jc w:val="center"/>
                    <w:rPr>
                      <w:del w:id="8496" w:author="Lorenzo Fabbri" w:date="2024-09-24T14:48:00Z" w16du:dateUtc="2024-09-24T12:48:00Z"/>
                    </w:rPr>
                  </w:pPr>
                  <w:del w:id="8497" w:author="Lorenzo Fabbri" w:date="2024-09-24T14:48:00Z" w16du:dateUtc="2024-09-24T12:48:00Z">
                    <w:r w:rsidRPr="005A6AA3" w:rsidDel="00AE71EA">
                      <w:rPr>
                        <w:rFonts w:ascii="Calibri" w:hAnsi="Calibri"/>
                        <w:sz w:val="20"/>
                      </w:rPr>
                      <w:delText>5</w:delText>
                    </w:r>
                  </w:del>
                </w:p>
              </w:tc>
              <w:tc>
                <w:tcPr>
                  <w:tcW w:w="0" w:type="dxa"/>
                  <w:tcPrChange w:id="84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DC0D52" w14:textId="17813790" w:rsidR="00066508" w:rsidRPr="005A6AA3" w:rsidDel="00AE71EA" w:rsidRDefault="00000000">
                  <w:pPr>
                    <w:keepNext/>
                    <w:widowControl w:val="0"/>
                    <w:spacing w:after="60"/>
                    <w:jc w:val="center"/>
                    <w:rPr>
                      <w:del w:id="8499" w:author="Lorenzo Fabbri" w:date="2024-09-24T14:48:00Z" w16du:dateUtc="2024-09-24T12:48:00Z"/>
                    </w:rPr>
                  </w:pPr>
                  <w:del w:id="8500" w:author="Lorenzo Fabbri" w:date="2024-09-24T14:48:00Z" w16du:dateUtc="2024-09-24T12:48:00Z">
                    <w:r w:rsidRPr="005A6AA3" w:rsidDel="00AE71EA">
                      <w:rPr>
                        <w:rFonts w:ascii="Calibri" w:hAnsi="Calibri"/>
                        <w:sz w:val="20"/>
                      </w:rPr>
                      <w:delText>5</w:delText>
                    </w:r>
                  </w:del>
                </w:p>
              </w:tc>
              <w:tc>
                <w:tcPr>
                  <w:tcW w:w="0" w:type="dxa"/>
                  <w:tcPrChange w:id="85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7D7FC" w14:textId="7373EBCE" w:rsidR="00066508" w:rsidRPr="005A6AA3" w:rsidDel="00AE71EA" w:rsidRDefault="00000000">
                  <w:pPr>
                    <w:keepNext/>
                    <w:widowControl w:val="0"/>
                    <w:spacing w:after="60"/>
                    <w:jc w:val="center"/>
                    <w:rPr>
                      <w:del w:id="8502" w:author="Lorenzo Fabbri" w:date="2024-09-24T14:48:00Z" w16du:dateUtc="2024-09-24T12:48:00Z"/>
                    </w:rPr>
                  </w:pPr>
                  <w:del w:id="8503" w:author="Lorenzo Fabbri" w:date="2024-09-24T14:48:00Z" w16du:dateUtc="2024-09-24T12:48:00Z">
                    <w:r w:rsidRPr="005A6AA3" w:rsidDel="00AE71EA">
                      <w:rPr>
                        <w:rFonts w:ascii="Calibri" w:hAnsi="Calibri"/>
                        <w:sz w:val="20"/>
                      </w:rPr>
                      <w:delText>0</w:delText>
                    </w:r>
                  </w:del>
                </w:p>
              </w:tc>
              <w:tc>
                <w:tcPr>
                  <w:tcW w:w="0" w:type="dxa"/>
                  <w:tcPrChange w:id="85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5A62E" w14:textId="0CE59405" w:rsidR="00066508" w:rsidRPr="005A6AA3" w:rsidDel="00AE71EA" w:rsidRDefault="00000000">
                  <w:pPr>
                    <w:keepNext/>
                    <w:widowControl w:val="0"/>
                    <w:spacing w:after="60"/>
                    <w:jc w:val="center"/>
                    <w:rPr>
                      <w:del w:id="8505" w:author="Lorenzo Fabbri" w:date="2024-09-24T14:48:00Z" w16du:dateUtc="2024-09-24T12:48:00Z"/>
                    </w:rPr>
                  </w:pPr>
                  <w:del w:id="8506" w:author="Lorenzo Fabbri" w:date="2024-09-24T14:48:00Z" w16du:dateUtc="2024-09-24T12:48:00Z">
                    <w:r w:rsidRPr="005A6AA3" w:rsidDel="00AE71EA">
                      <w:rPr>
                        <w:rFonts w:ascii="Calibri" w:hAnsi="Calibri"/>
                        <w:sz w:val="20"/>
                      </w:rPr>
                      <w:delText>0</w:delText>
                    </w:r>
                  </w:del>
                </w:p>
              </w:tc>
              <w:tc>
                <w:tcPr>
                  <w:tcW w:w="0" w:type="dxa"/>
                  <w:tcPrChange w:id="85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64FF10" w14:textId="7ABCD0F4" w:rsidR="00066508" w:rsidRPr="005A6AA3" w:rsidDel="00AE71EA" w:rsidRDefault="00000000">
                  <w:pPr>
                    <w:keepNext/>
                    <w:widowControl w:val="0"/>
                    <w:spacing w:after="60"/>
                    <w:jc w:val="center"/>
                    <w:rPr>
                      <w:del w:id="8508" w:author="Lorenzo Fabbri" w:date="2024-09-24T14:48:00Z" w16du:dateUtc="2024-09-24T12:48:00Z"/>
                    </w:rPr>
                  </w:pPr>
                  <w:del w:id="8509" w:author="Lorenzo Fabbri" w:date="2024-09-24T14:48:00Z" w16du:dateUtc="2024-09-24T12:48:00Z">
                    <w:r w:rsidRPr="005A6AA3" w:rsidDel="00AE71EA">
                      <w:rPr>
                        <w:rFonts w:ascii="Calibri" w:hAnsi="Calibri"/>
                        <w:sz w:val="20"/>
                      </w:rPr>
                      <w:delText>0</w:delText>
                    </w:r>
                  </w:del>
                </w:p>
              </w:tc>
              <w:tc>
                <w:tcPr>
                  <w:tcW w:w="0" w:type="dxa"/>
                  <w:tcPrChange w:id="85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9E62D" w14:textId="4CD65F33" w:rsidR="00066508" w:rsidRPr="005A6AA3" w:rsidDel="00AE71EA" w:rsidRDefault="00000000">
                  <w:pPr>
                    <w:keepNext/>
                    <w:widowControl w:val="0"/>
                    <w:spacing w:after="60"/>
                    <w:jc w:val="center"/>
                    <w:rPr>
                      <w:del w:id="8511" w:author="Lorenzo Fabbri" w:date="2024-09-24T14:48:00Z" w16du:dateUtc="2024-09-24T12:48:00Z"/>
                    </w:rPr>
                  </w:pPr>
                  <w:del w:id="8512" w:author="Lorenzo Fabbri" w:date="2024-09-24T14:48:00Z" w16du:dateUtc="2024-09-24T12:48:00Z">
                    <w:r w:rsidRPr="005A6AA3" w:rsidDel="00AE71EA">
                      <w:rPr>
                        <w:rFonts w:ascii="Calibri" w:hAnsi="Calibri"/>
                        <w:sz w:val="20"/>
                      </w:rPr>
                      <w:delText>0</w:delText>
                    </w:r>
                  </w:del>
                </w:p>
              </w:tc>
              <w:tc>
                <w:tcPr>
                  <w:tcW w:w="0" w:type="dxa"/>
                  <w:tcPrChange w:id="85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200C43" w14:textId="7538AA61" w:rsidR="00066508" w:rsidRPr="005A6AA3" w:rsidDel="00AE71EA" w:rsidRDefault="00000000">
                  <w:pPr>
                    <w:keepNext/>
                    <w:widowControl w:val="0"/>
                    <w:spacing w:after="60"/>
                    <w:jc w:val="center"/>
                    <w:rPr>
                      <w:del w:id="8514" w:author="Lorenzo Fabbri" w:date="2024-09-24T14:48:00Z" w16du:dateUtc="2024-09-24T12:48:00Z"/>
                    </w:rPr>
                  </w:pPr>
                  <w:del w:id="8515" w:author="Lorenzo Fabbri" w:date="2024-09-24T14:48:00Z" w16du:dateUtc="2024-09-24T12:48:00Z">
                    <w:r w:rsidRPr="005A6AA3" w:rsidDel="00AE71EA">
                      <w:rPr>
                        <w:rFonts w:ascii="Calibri" w:hAnsi="Calibri"/>
                        <w:sz w:val="20"/>
                      </w:rPr>
                      <w:delText>0</w:delText>
                    </w:r>
                  </w:del>
                </w:p>
              </w:tc>
            </w:tr>
            <w:tr w:rsidR="00066508" w:rsidRPr="005A6AA3" w:rsidDel="00AE71EA" w14:paraId="152C3867" w14:textId="5DF6F55F" w:rsidTr="006C3DDD">
              <w:trPr>
                <w:del w:id="8516" w:author="Lorenzo Fabbri" w:date="2024-09-24T14:48:00Z"/>
                <w:trPrChange w:id="8517" w:author="Lorenzo Fabbri" w:date="2024-09-19T20:38:00Z" w16du:dateUtc="2024-09-19T18:38:00Z">
                  <w:trPr>
                    <w:gridBefore w:val="1"/>
                    <w:cantSplit/>
                    <w:jc w:val="center"/>
                  </w:trPr>
                </w:trPrChange>
              </w:trPr>
              <w:tc>
                <w:tcPr>
                  <w:tcW w:w="0" w:type="dxa"/>
                  <w:tcPrChange w:id="851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E8DA64" w14:textId="4ADD1193" w:rsidR="00066508" w:rsidRPr="005A6AA3" w:rsidDel="00AE71EA" w:rsidRDefault="00000000">
                  <w:pPr>
                    <w:keepNext/>
                    <w:widowControl w:val="0"/>
                    <w:spacing w:after="60"/>
                    <w:rPr>
                      <w:del w:id="8519" w:author="Lorenzo Fabbri" w:date="2024-09-24T14:48:00Z" w16du:dateUtc="2024-09-24T12:48:00Z"/>
                    </w:rPr>
                  </w:pPr>
                  <w:del w:id="8520" w:author="Lorenzo Fabbri" w:date="2024-09-24T14:48:00Z" w16du:dateUtc="2024-09-24T12:48:00Z">
                    <w:r w:rsidRPr="005A6AA3" w:rsidDel="00AE71EA">
                      <w:rPr>
                        <w:rFonts w:ascii="Calibri" w:hAnsi="Calibri"/>
                        <w:sz w:val="20"/>
                      </w:rPr>
                      <w:delText>5aTHB</w:delText>
                    </w:r>
                  </w:del>
                </w:p>
              </w:tc>
              <w:tc>
                <w:tcPr>
                  <w:tcW w:w="0" w:type="dxa"/>
                  <w:tcPrChange w:id="85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0F1461" w14:textId="4EC043C8" w:rsidR="00066508" w:rsidRPr="005A6AA3" w:rsidDel="00AE71EA" w:rsidRDefault="00000000">
                  <w:pPr>
                    <w:keepNext/>
                    <w:widowControl w:val="0"/>
                    <w:spacing w:after="60"/>
                    <w:jc w:val="center"/>
                    <w:rPr>
                      <w:del w:id="8522" w:author="Lorenzo Fabbri" w:date="2024-09-24T14:48:00Z" w16du:dateUtc="2024-09-24T12:48:00Z"/>
                    </w:rPr>
                  </w:pPr>
                  <w:del w:id="8523" w:author="Lorenzo Fabbri" w:date="2024-09-24T14:48:00Z" w16du:dateUtc="2024-09-24T12:48:00Z">
                    <w:r w:rsidRPr="005A6AA3" w:rsidDel="00AE71EA">
                      <w:rPr>
                        <w:rFonts w:ascii="Calibri" w:hAnsi="Calibri"/>
                        <w:sz w:val="20"/>
                      </w:rPr>
                      <w:delText>133.1 (43.3, 76.1, 222.4, 359.7)</w:delText>
                    </w:r>
                  </w:del>
                </w:p>
              </w:tc>
              <w:tc>
                <w:tcPr>
                  <w:tcW w:w="0" w:type="dxa"/>
                  <w:tcPrChange w:id="85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8DB637" w14:textId="1BB5573D" w:rsidR="00066508" w:rsidRPr="005A6AA3" w:rsidDel="00AE71EA" w:rsidRDefault="00000000">
                  <w:pPr>
                    <w:keepNext/>
                    <w:widowControl w:val="0"/>
                    <w:spacing w:after="60"/>
                    <w:jc w:val="center"/>
                    <w:rPr>
                      <w:del w:id="8525" w:author="Lorenzo Fabbri" w:date="2024-09-24T14:48:00Z" w16du:dateUtc="2024-09-24T12:48:00Z"/>
                    </w:rPr>
                  </w:pPr>
                  <w:del w:id="8526" w:author="Lorenzo Fabbri" w:date="2024-09-24T14:48:00Z" w16du:dateUtc="2024-09-24T12:48:00Z">
                    <w:r w:rsidRPr="005A6AA3" w:rsidDel="00AE71EA">
                      <w:rPr>
                        <w:rFonts w:ascii="Calibri" w:hAnsi="Calibri"/>
                        <w:sz w:val="20"/>
                      </w:rPr>
                      <w:delText>159.8 (59.2, 101.7, 241.3, 428.4)</w:delText>
                    </w:r>
                  </w:del>
                </w:p>
              </w:tc>
              <w:tc>
                <w:tcPr>
                  <w:tcW w:w="0" w:type="dxa"/>
                  <w:tcPrChange w:id="85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9421D0" w14:textId="3C472121" w:rsidR="00066508" w:rsidRPr="005A6AA3" w:rsidDel="00AE71EA" w:rsidRDefault="00000000">
                  <w:pPr>
                    <w:keepNext/>
                    <w:widowControl w:val="0"/>
                    <w:spacing w:after="60"/>
                    <w:jc w:val="center"/>
                    <w:rPr>
                      <w:del w:id="8528" w:author="Lorenzo Fabbri" w:date="2024-09-24T14:48:00Z" w16du:dateUtc="2024-09-24T12:48:00Z"/>
                    </w:rPr>
                  </w:pPr>
                  <w:del w:id="8529" w:author="Lorenzo Fabbri" w:date="2024-09-24T14:48:00Z" w16du:dateUtc="2024-09-24T12:48:00Z">
                    <w:r w:rsidRPr="005A6AA3" w:rsidDel="00AE71EA">
                      <w:rPr>
                        <w:rFonts w:ascii="Calibri" w:hAnsi="Calibri"/>
                        <w:sz w:val="20"/>
                      </w:rPr>
                      <w:delText>144.2 (58.7, 87.9, 255.3, 365.2)</w:delText>
                    </w:r>
                  </w:del>
                </w:p>
              </w:tc>
              <w:tc>
                <w:tcPr>
                  <w:tcW w:w="0" w:type="dxa"/>
                  <w:tcPrChange w:id="85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20D7D" w14:textId="085A9CF4" w:rsidR="00066508" w:rsidRPr="005A6AA3" w:rsidDel="00AE71EA" w:rsidRDefault="00000000">
                  <w:pPr>
                    <w:keepNext/>
                    <w:widowControl w:val="0"/>
                    <w:spacing w:after="60"/>
                    <w:jc w:val="center"/>
                    <w:rPr>
                      <w:del w:id="8531" w:author="Lorenzo Fabbri" w:date="2024-09-24T14:48:00Z" w16du:dateUtc="2024-09-24T12:48:00Z"/>
                    </w:rPr>
                  </w:pPr>
                  <w:del w:id="8532" w:author="Lorenzo Fabbri" w:date="2024-09-24T14:48:00Z" w16du:dateUtc="2024-09-24T12:48:00Z">
                    <w:r w:rsidRPr="005A6AA3" w:rsidDel="00AE71EA">
                      <w:rPr>
                        <w:rFonts w:ascii="Calibri" w:hAnsi="Calibri"/>
                        <w:sz w:val="20"/>
                      </w:rPr>
                      <w:delText>115.7 (34.2, 73.3, 171.7, 256.8)</w:delText>
                    </w:r>
                  </w:del>
                </w:p>
              </w:tc>
              <w:tc>
                <w:tcPr>
                  <w:tcW w:w="0" w:type="dxa"/>
                  <w:tcPrChange w:id="85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2C67F4" w14:textId="2517784C" w:rsidR="00066508" w:rsidRPr="005A6AA3" w:rsidDel="00AE71EA" w:rsidRDefault="00000000">
                  <w:pPr>
                    <w:keepNext/>
                    <w:widowControl w:val="0"/>
                    <w:spacing w:after="60"/>
                    <w:jc w:val="center"/>
                    <w:rPr>
                      <w:del w:id="8534" w:author="Lorenzo Fabbri" w:date="2024-09-24T14:48:00Z" w16du:dateUtc="2024-09-24T12:48:00Z"/>
                    </w:rPr>
                  </w:pPr>
                  <w:del w:id="8535" w:author="Lorenzo Fabbri" w:date="2024-09-24T14:48:00Z" w16du:dateUtc="2024-09-24T12:48:00Z">
                    <w:r w:rsidRPr="005A6AA3" w:rsidDel="00AE71EA">
                      <w:rPr>
                        <w:rFonts w:ascii="Calibri" w:hAnsi="Calibri"/>
                        <w:sz w:val="20"/>
                      </w:rPr>
                      <w:delText>148.0 (42.6, 82.6, 245.6, 411.5)</w:delText>
                    </w:r>
                  </w:del>
                </w:p>
              </w:tc>
              <w:tc>
                <w:tcPr>
                  <w:tcW w:w="0" w:type="dxa"/>
                  <w:tcPrChange w:id="85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9CB290" w14:textId="7F5D40CD" w:rsidR="00066508" w:rsidRPr="005A6AA3" w:rsidDel="00AE71EA" w:rsidRDefault="00000000">
                  <w:pPr>
                    <w:keepNext/>
                    <w:widowControl w:val="0"/>
                    <w:spacing w:after="60"/>
                    <w:jc w:val="center"/>
                    <w:rPr>
                      <w:del w:id="8537" w:author="Lorenzo Fabbri" w:date="2024-09-24T14:48:00Z" w16du:dateUtc="2024-09-24T12:48:00Z"/>
                    </w:rPr>
                  </w:pPr>
                  <w:del w:id="8538" w:author="Lorenzo Fabbri" w:date="2024-09-24T14:48:00Z" w16du:dateUtc="2024-09-24T12:48:00Z">
                    <w:r w:rsidRPr="005A6AA3" w:rsidDel="00AE71EA">
                      <w:rPr>
                        <w:rFonts w:ascii="Calibri" w:hAnsi="Calibri"/>
                        <w:sz w:val="20"/>
                      </w:rPr>
                      <w:delText>106.1 (38.0, 61.1, 184.9, 293.4)</w:delText>
                    </w:r>
                  </w:del>
                </w:p>
              </w:tc>
              <w:tc>
                <w:tcPr>
                  <w:tcW w:w="0" w:type="dxa"/>
                  <w:tcPrChange w:id="85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7B1D9F" w14:textId="1153FBFE" w:rsidR="00066508" w:rsidRPr="005A6AA3" w:rsidDel="00AE71EA" w:rsidRDefault="00000000">
                  <w:pPr>
                    <w:keepNext/>
                    <w:widowControl w:val="0"/>
                    <w:spacing w:after="60"/>
                    <w:jc w:val="center"/>
                    <w:rPr>
                      <w:del w:id="8540" w:author="Lorenzo Fabbri" w:date="2024-09-24T14:48:00Z" w16du:dateUtc="2024-09-24T12:48:00Z"/>
                    </w:rPr>
                  </w:pPr>
                  <w:del w:id="8541" w:author="Lorenzo Fabbri" w:date="2024-09-24T14:48:00Z" w16du:dateUtc="2024-09-24T12:48:00Z">
                    <w:r w:rsidRPr="005A6AA3" w:rsidDel="00AE71EA">
                      <w:rPr>
                        <w:rFonts w:ascii="Calibri" w:hAnsi="Calibri"/>
                        <w:sz w:val="20"/>
                      </w:rPr>
                      <w:delText>139.9 (48.8, 74.6, 260.5, 385.0)</w:delText>
                    </w:r>
                  </w:del>
                </w:p>
              </w:tc>
            </w:tr>
            <w:tr w:rsidR="00066508" w:rsidRPr="005A6AA3" w:rsidDel="00AE71EA" w14:paraId="2620032C" w14:textId="34B21D1B" w:rsidTr="006C3DDD">
              <w:trPr>
                <w:del w:id="8542" w:author="Lorenzo Fabbri" w:date="2024-09-24T14:48:00Z"/>
                <w:trPrChange w:id="8543" w:author="Lorenzo Fabbri" w:date="2024-09-19T20:38:00Z" w16du:dateUtc="2024-09-19T18:38:00Z">
                  <w:trPr>
                    <w:gridBefore w:val="1"/>
                    <w:cantSplit/>
                    <w:jc w:val="center"/>
                  </w:trPr>
                </w:trPrChange>
              </w:trPr>
              <w:tc>
                <w:tcPr>
                  <w:tcW w:w="0" w:type="dxa"/>
                  <w:tcPrChange w:id="854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C7C8083" w14:textId="5ED15FCC" w:rsidR="00066508" w:rsidRPr="005A6AA3" w:rsidDel="00AE71EA" w:rsidRDefault="00000000">
                  <w:pPr>
                    <w:keepNext/>
                    <w:widowControl w:val="0"/>
                    <w:spacing w:after="60"/>
                    <w:rPr>
                      <w:del w:id="8545" w:author="Lorenzo Fabbri" w:date="2024-09-24T14:48:00Z" w16du:dateUtc="2024-09-24T12:48:00Z"/>
                    </w:rPr>
                  </w:pPr>
                  <w:del w:id="8546" w:author="Lorenzo Fabbri" w:date="2024-09-24T14:48:00Z" w16du:dateUtc="2024-09-24T12:48:00Z">
                    <w:r w:rsidRPr="005A6AA3" w:rsidDel="00AE71EA">
                      <w:rPr>
                        <w:rFonts w:ascii="Calibri" w:hAnsi="Calibri"/>
                        <w:sz w:val="20"/>
                      </w:rPr>
                      <w:delText>5aTHE</w:delText>
                    </w:r>
                  </w:del>
                </w:p>
              </w:tc>
              <w:tc>
                <w:tcPr>
                  <w:tcW w:w="0" w:type="dxa"/>
                  <w:tcPrChange w:id="85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5B0B2A" w14:textId="52992F5D" w:rsidR="00066508" w:rsidRPr="005A6AA3" w:rsidDel="00AE71EA" w:rsidRDefault="00000000">
                  <w:pPr>
                    <w:keepNext/>
                    <w:widowControl w:val="0"/>
                    <w:spacing w:after="60"/>
                    <w:jc w:val="center"/>
                    <w:rPr>
                      <w:del w:id="8548" w:author="Lorenzo Fabbri" w:date="2024-09-24T14:48:00Z" w16du:dateUtc="2024-09-24T12:48:00Z"/>
                    </w:rPr>
                  </w:pPr>
                  <w:del w:id="8549" w:author="Lorenzo Fabbri" w:date="2024-09-24T14:48:00Z" w16du:dateUtc="2024-09-24T12:48:00Z">
                    <w:r w:rsidRPr="005A6AA3" w:rsidDel="00AE71EA">
                      <w:rPr>
                        <w:rFonts w:ascii="Calibri" w:hAnsi="Calibri"/>
                        <w:sz w:val="20"/>
                      </w:rPr>
                      <w:delText>73.9 (22.3, 39.7, 124.0, 195.9)</w:delText>
                    </w:r>
                  </w:del>
                </w:p>
              </w:tc>
              <w:tc>
                <w:tcPr>
                  <w:tcW w:w="0" w:type="dxa"/>
                  <w:tcPrChange w:id="85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C82179" w14:textId="6FC30266" w:rsidR="00066508" w:rsidRPr="005A6AA3" w:rsidDel="00AE71EA" w:rsidRDefault="00000000">
                  <w:pPr>
                    <w:keepNext/>
                    <w:widowControl w:val="0"/>
                    <w:spacing w:after="60"/>
                    <w:jc w:val="center"/>
                    <w:rPr>
                      <w:del w:id="8551" w:author="Lorenzo Fabbri" w:date="2024-09-24T14:48:00Z" w16du:dateUtc="2024-09-24T12:48:00Z"/>
                    </w:rPr>
                  </w:pPr>
                  <w:del w:id="8552" w:author="Lorenzo Fabbri" w:date="2024-09-24T14:48:00Z" w16du:dateUtc="2024-09-24T12:48:00Z">
                    <w:r w:rsidRPr="005A6AA3" w:rsidDel="00AE71EA">
                      <w:rPr>
                        <w:rFonts w:ascii="Calibri" w:hAnsi="Calibri"/>
                        <w:sz w:val="20"/>
                      </w:rPr>
                      <w:delText>82.0 (25.7, 52.1, 145.7, 214.4)</w:delText>
                    </w:r>
                  </w:del>
                </w:p>
              </w:tc>
              <w:tc>
                <w:tcPr>
                  <w:tcW w:w="0" w:type="dxa"/>
                  <w:tcPrChange w:id="85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B90947" w14:textId="5C9EDA2C" w:rsidR="00066508" w:rsidRPr="005A6AA3" w:rsidDel="00AE71EA" w:rsidRDefault="00000000">
                  <w:pPr>
                    <w:keepNext/>
                    <w:widowControl w:val="0"/>
                    <w:spacing w:after="60"/>
                    <w:jc w:val="center"/>
                    <w:rPr>
                      <w:del w:id="8554" w:author="Lorenzo Fabbri" w:date="2024-09-24T14:48:00Z" w16du:dateUtc="2024-09-24T12:48:00Z"/>
                    </w:rPr>
                  </w:pPr>
                  <w:del w:id="8555" w:author="Lorenzo Fabbri" w:date="2024-09-24T14:48:00Z" w16du:dateUtc="2024-09-24T12:48:00Z">
                    <w:r w:rsidRPr="005A6AA3" w:rsidDel="00AE71EA">
                      <w:rPr>
                        <w:rFonts w:ascii="Calibri" w:hAnsi="Calibri"/>
                        <w:sz w:val="20"/>
                      </w:rPr>
                      <w:delText>83.9 (27.0, 41.5, 132.7, 203.9)</w:delText>
                    </w:r>
                  </w:del>
                </w:p>
              </w:tc>
              <w:tc>
                <w:tcPr>
                  <w:tcW w:w="0" w:type="dxa"/>
                  <w:tcPrChange w:id="85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A5DF54" w14:textId="7BA4B0B0" w:rsidR="00066508" w:rsidRPr="005A6AA3" w:rsidDel="00AE71EA" w:rsidRDefault="00000000">
                  <w:pPr>
                    <w:keepNext/>
                    <w:widowControl w:val="0"/>
                    <w:spacing w:after="60"/>
                    <w:jc w:val="center"/>
                    <w:rPr>
                      <w:del w:id="8557" w:author="Lorenzo Fabbri" w:date="2024-09-24T14:48:00Z" w16du:dateUtc="2024-09-24T12:48:00Z"/>
                    </w:rPr>
                  </w:pPr>
                  <w:del w:id="8558" w:author="Lorenzo Fabbri" w:date="2024-09-24T14:48:00Z" w16du:dateUtc="2024-09-24T12:48:00Z">
                    <w:r w:rsidRPr="005A6AA3" w:rsidDel="00AE71EA">
                      <w:rPr>
                        <w:rFonts w:ascii="Calibri" w:hAnsi="Calibri"/>
                        <w:sz w:val="20"/>
                      </w:rPr>
                      <w:delText>62.2 (15.5, 32.3, 97.3, 141.2)</w:delText>
                    </w:r>
                  </w:del>
                </w:p>
              </w:tc>
              <w:tc>
                <w:tcPr>
                  <w:tcW w:w="0" w:type="dxa"/>
                  <w:tcPrChange w:id="85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580FE" w14:textId="4BF51A34" w:rsidR="00066508" w:rsidRPr="005A6AA3" w:rsidDel="00AE71EA" w:rsidRDefault="00000000">
                  <w:pPr>
                    <w:keepNext/>
                    <w:widowControl w:val="0"/>
                    <w:spacing w:after="60"/>
                    <w:jc w:val="center"/>
                    <w:rPr>
                      <w:del w:id="8560" w:author="Lorenzo Fabbri" w:date="2024-09-24T14:48:00Z" w16du:dateUtc="2024-09-24T12:48:00Z"/>
                    </w:rPr>
                  </w:pPr>
                  <w:del w:id="8561" w:author="Lorenzo Fabbri" w:date="2024-09-24T14:48:00Z" w16du:dateUtc="2024-09-24T12:48:00Z">
                    <w:r w:rsidRPr="005A6AA3" w:rsidDel="00AE71EA">
                      <w:rPr>
                        <w:rFonts w:ascii="Calibri" w:hAnsi="Calibri"/>
                        <w:sz w:val="20"/>
                      </w:rPr>
                      <w:delText>71.3 (23.6, 40.3, 121.7, 197.7)</w:delText>
                    </w:r>
                  </w:del>
                </w:p>
              </w:tc>
              <w:tc>
                <w:tcPr>
                  <w:tcW w:w="0" w:type="dxa"/>
                  <w:tcPrChange w:id="85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E26445" w14:textId="02EB2FD9" w:rsidR="00066508" w:rsidRPr="005A6AA3" w:rsidDel="00AE71EA" w:rsidRDefault="00000000">
                  <w:pPr>
                    <w:keepNext/>
                    <w:widowControl w:val="0"/>
                    <w:spacing w:after="60"/>
                    <w:jc w:val="center"/>
                    <w:rPr>
                      <w:del w:id="8563" w:author="Lorenzo Fabbri" w:date="2024-09-24T14:48:00Z" w16du:dateUtc="2024-09-24T12:48:00Z"/>
                    </w:rPr>
                  </w:pPr>
                  <w:del w:id="8564" w:author="Lorenzo Fabbri" w:date="2024-09-24T14:48:00Z" w16du:dateUtc="2024-09-24T12:48:00Z">
                    <w:r w:rsidRPr="005A6AA3" w:rsidDel="00AE71EA">
                      <w:rPr>
                        <w:rFonts w:ascii="Calibri" w:hAnsi="Calibri"/>
                        <w:sz w:val="20"/>
                      </w:rPr>
                      <w:delText>64.5 (20.9, 36.4, 103.9, 156.8)</w:delText>
                    </w:r>
                  </w:del>
                </w:p>
              </w:tc>
              <w:tc>
                <w:tcPr>
                  <w:tcW w:w="0" w:type="dxa"/>
                  <w:tcPrChange w:id="85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2D764B" w14:textId="13CCD91E" w:rsidR="00066508" w:rsidRPr="005A6AA3" w:rsidDel="00AE71EA" w:rsidRDefault="00000000">
                  <w:pPr>
                    <w:keepNext/>
                    <w:widowControl w:val="0"/>
                    <w:spacing w:after="60"/>
                    <w:jc w:val="center"/>
                    <w:rPr>
                      <w:del w:id="8566" w:author="Lorenzo Fabbri" w:date="2024-09-24T14:48:00Z" w16du:dateUtc="2024-09-24T12:48:00Z"/>
                    </w:rPr>
                  </w:pPr>
                  <w:del w:id="8567" w:author="Lorenzo Fabbri" w:date="2024-09-24T14:48:00Z" w16du:dateUtc="2024-09-24T12:48:00Z">
                    <w:r w:rsidRPr="005A6AA3" w:rsidDel="00AE71EA">
                      <w:rPr>
                        <w:rFonts w:ascii="Calibri" w:hAnsi="Calibri"/>
                        <w:sz w:val="20"/>
                      </w:rPr>
                      <w:delText>107.9 (28.0, 51.2, 183.2, 355.7)</w:delText>
                    </w:r>
                  </w:del>
                </w:p>
              </w:tc>
            </w:tr>
            <w:tr w:rsidR="00066508" w:rsidRPr="005A6AA3" w:rsidDel="00AE71EA" w14:paraId="71771F98" w14:textId="6D3B61ED" w:rsidTr="006C3DDD">
              <w:trPr>
                <w:del w:id="8568" w:author="Lorenzo Fabbri" w:date="2024-09-24T14:48:00Z"/>
                <w:trPrChange w:id="8569" w:author="Lorenzo Fabbri" w:date="2024-09-19T20:38:00Z" w16du:dateUtc="2024-09-19T18:38:00Z">
                  <w:trPr>
                    <w:gridBefore w:val="1"/>
                    <w:cantSplit/>
                    <w:jc w:val="center"/>
                  </w:trPr>
                </w:trPrChange>
              </w:trPr>
              <w:tc>
                <w:tcPr>
                  <w:tcW w:w="0" w:type="dxa"/>
                  <w:tcPrChange w:id="857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26866D" w14:textId="71722B8A" w:rsidR="00066508" w:rsidRPr="005A6AA3" w:rsidDel="00AE71EA" w:rsidRDefault="00000000">
                  <w:pPr>
                    <w:keepNext/>
                    <w:widowControl w:val="0"/>
                    <w:spacing w:after="60"/>
                    <w:rPr>
                      <w:del w:id="8571" w:author="Lorenzo Fabbri" w:date="2024-09-24T14:48:00Z" w16du:dateUtc="2024-09-24T12:48:00Z"/>
                    </w:rPr>
                  </w:pPr>
                  <w:del w:id="8572" w:author="Lorenzo Fabbri" w:date="2024-09-24T14:48:00Z" w16du:dateUtc="2024-09-24T12:48:00Z">
                    <w:r w:rsidRPr="005A6AA3" w:rsidDel="00AE71EA">
                      <w:rPr>
                        <w:rFonts w:ascii="Calibri" w:hAnsi="Calibri"/>
                        <w:sz w:val="20"/>
                      </w:rPr>
                      <w:delText>    Unknown</w:delText>
                    </w:r>
                  </w:del>
                </w:p>
              </w:tc>
              <w:tc>
                <w:tcPr>
                  <w:tcW w:w="0" w:type="dxa"/>
                  <w:tcPrChange w:id="85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FFDC77" w14:textId="64D7ED14" w:rsidR="00066508" w:rsidRPr="005A6AA3" w:rsidDel="00AE71EA" w:rsidRDefault="00000000">
                  <w:pPr>
                    <w:keepNext/>
                    <w:widowControl w:val="0"/>
                    <w:spacing w:after="60"/>
                    <w:jc w:val="center"/>
                    <w:rPr>
                      <w:del w:id="8574" w:author="Lorenzo Fabbri" w:date="2024-09-24T14:48:00Z" w16du:dateUtc="2024-09-24T12:48:00Z"/>
                    </w:rPr>
                  </w:pPr>
                  <w:del w:id="8575" w:author="Lorenzo Fabbri" w:date="2024-09-24T14:48:00Z" w16du:dateUtc="2024-09-24T12:48:00Z">
                    <w:r w:rsidRPr="005A6AA3" w:rsidDel="00AE71EA">
                      <w:rPr>
                        <w:rFonts w:ascii="Calibri" w:hAnsi="Calibri"/>
                        <w:sz w:val="20"/>
                      </w:rPr>
                      <w:delText>1</w:delText>
                    </w:r>
                  </w:del>
                </w:p>
              </w:tc>
              <w:tc>
                <w:tcPr>
                  <w:tcW w:w="0" w:type="dxa"/>
                  <w:tcPrChange w:id="85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B9850A" w14:textId="39956D6A" w:rsidR="00066508" w:rsidRPr="005A6AA3" w:rsidDel="00AE71EA" w:rsidRDefault="00000000">
                  <w:pPr>
                    <w:keepNext/>
                    <w:widowControl w:val="0"/>
                    <w:spacing w:after="60"/>
                    <w:jc w:val="center"/>
                    <w:rPr>
                      <w:del w:id="8577" w:author="Lorenzo Fabbri" w:date="2024-09-24T14:48:00Z" w16du:dateUtc="2024-09-24T12:48:00Z"/>
                    </w:rPr>
                  </w:pPr>
                  <w:del w:id="8578" w:author="Lorenzo Fabbri" w:date="2024-09-24T14:48:00Z" w16du:dateUtc="2024-09-24T12:48:00Z">
                    <w:r w:rsidRPr="005A6AA3" w:rsidDel="00AE71EA">
                      <w:rPr>
                        <w:rFonts w:ascii="Calibri" w:hAnsi="Calibri"/>
                        <w:sz w:val="20"/>
                      </w:rPr>
                      <w:delText>0</w:delText>
                    </w:r>
                  </w:del>
                </w:p>
              </w:tc>
              <w:tc>
                <w:tcPr>
                  <w:tcW w:w="0" w:type="dxa"/>
                  <w:tcPrChange w:id="85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31B93C" w14:textId="11D6B92C" w:rsidR="00066508" w:rsidRPr="005A6AA3" w:rsidDel="00AE71EA" w:rsidRDefault="00000000">
                  <w:pPr>
                    <w:keepNext/>
                    <w:widowControl w:val="0"/>
                    <w:spacing w:after="60"/>
                    <w:jc w:val="center"/>
                    <w:rPr>
                      <w:del w:id="8580" w:author="Lorenzo Fabbri" w:date="2024-09-24T14:48:00Z" w16du:dateUtc="2024-09-24T12:48:00Z"/>
                    </w:rPr>
                  </w:pPr>
                  <w:del w:id="8581" w:author="Lorenzo Fabbri" w:date="2024-09-24T14:48:00Z" w16du:dateUtc="2024-09-24T12:48:00Z">
                    <w:r w:rsidRPr="005A6AA3" w:rsidDel="00AE71EA">
                      <w:rPr>
                        <w:rFonts w:ascii="Calibri" w:hAnsi="Calibri"/>
                        <w:sz w:val="20"/>
                      </w:rPr>
                      <w:delText>0</w:delText>
                    </w:r>
                  </w:del>
                </w:p>
              </w:tc>
              <w:tc>
                <w:tcPr>
                  <w:tcW w:w="0" w:type="dxa"/>
                  <w:tcPrChange w:id="85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9BFC26" w14:textId="5FD344FE" w:rsidR="00066508" w:rsidRPr="005A6AA3" w:rsidDel="00AE71EA" w:rsidRDefault="00000000">
                  <w:pPr>
                    <w:keepNext/>
                    <w:widowControl w:val="0"/>
                    <w:spacing w:after="60"/>
                    <w:jc w:val="center"/>
                    <w:rPr>
                      <w:del w:id="8583" w:author="Lorenzo Fabbri" w:date="2024-09-24T14:48:00Z" w16du:dateUtc="2024-09-24T12:48:00Z"/>
                    </w:rPr>
                  </w:pPr>
                  <w:del w:id="8584" w:author="Lorenzo Fabbri" w:date="2024-09-24T14:48:00Z" w16du:dateUtc="2024-09-24T12:48:00Z">
                    <w:r w:rsidRPr="005A6AA3" w:rsidDel="00AE71EA">
                      <w:rPr>
                        <w:rFonts w:ascii="Calibri" w:hAnsi="Calibri"/>
                        <w:sz w:val="20"/>
                      </w:rPr>
                      <w:delText>0</w:delText>
                    </w:r>
                  </w:del>
                </w:p>
              </w:tc>
              <w:tc>
                <w:tcPr>
                  <w:tcW w:w="0" w:type="dxa"/>
                  <w:tcPrChange w:id="85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3756" w14:textId="7E0188F6" w:rsidR="00066508" w:rsidRPr="005A6AA3" w:rsidDel="00AE71EA" w:rsidRDefault="00000000">
                  <w:pPr>
                    <w:keepNext/>
                    <w:widowControl w:val="0"/>
                    <w:spacing w:after="60"/>
                    <w:jc w:val="center"/>
                    <w:rPr>
                      <w:del w:id="8586" w:author="Lorenzo Fabbri" w:date="2024-09-24T14:48:00Z" w16du:dateUtc="2024-09-24T12:48:00Z"/>
                    </w:rPr>
                  </w:pPr>
                  <w:del w:id="8587" w:author="Lorenzo Fabbri" w:date="2024-09-24T14:48:00Z" w16du:dateUtc="2024-09-24T12:48:00Z">
                    <w:r w:rsidRPr="005A6AA3" w:rsidDel="00AE71EA">
                      <w:rPr>
                        <w:rFonts w:ascii="Calibri" w:hAnsi="Calibri"/>
                        <w:sz w:val="20"/>
                      </w:rPr>
                      <w:delText>0</w:delText>
                    </w:r>
                  </w:del>
                </w:p>
              </w:tc>
              <w:tc>
                <w:tcPr>
                  <w:tcW w:w="0" w:type="dxa"/>
                  <w:tcPrChange w:id="85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C8CFEA" w14:textId="6B818598" w:rsidR="00066508" w:rsidRPr="005A6AA3" w:rsidDel="00AE71EA" w:rsidRDefault="00000000">
                  <w:pPr>
                    <w:keepNext/>
                    <w:widowControl w:val="0"/>
                    <w:spacing w:after="60"/>
                    <w:jc w:val="center"/>
                    <w:rPr>
                      <w:del w:id="8589" w:author="Lorenzo Fabbri" w:date="2024-09-24T14:48:00Z" w16du:dateUtc="2024-09-24T12:48:00Z"/>
                    </w:rPr>
                  </w:pPr>
                  <w:del w:id="8590" w:author="Lorenzo Fabbri" w:date="2024-09-24T14:48:00Z" w16du:dateUtc="2024-09-24T12:48:00Z">
                    <w:r w:rsidRPr="005A6AA3" w:rsidDel="00AE71EA">
                      <w:rPr>
                        <w:rFonts w:ascii="Calibri" w:hAnsi="Calibri"/>
                        <w:sz w:val="20"/>
                      </w:rPr>
                      <w:delText>0</w:delText>
                    </w:r>
                  </w:del>
                </w:p>
              </w:tc>
              <w:tc>
                <w:tcPr>
                  <w:tcW w:w="0" w:type="dxa"/>
                  <w:tcPrChange w:id="85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DCE62C" w14:textId="07A8AE82" w:rsidR="00066508" w:rsidRPr="005A6AA3" w:rsidDel="00AE71EA" w:rsidRDefault="00000000">
                  <w:pPr>
                    <w:keepNext/>
                    <w:widowControl w:val="0"/>
                    <w:spacing w:after="60"/>
                    <w:jc w:val="center"/>
                    <w:rPr>
                      <w:del w:id="8592" w:author="Lorenzo Fabbri" w:date="2024-09-24T14:48:00Z" w16du:dateUtc="2024-09-24T12:48:00Z"/>
                    </w:rPr>
                  </w:pPr>
                  <w:del w:id="8593" w:author="Lorenzo Fabbri" w:date="2024-09-24T14:48:00Z" w16du:dateUtc="2024-09-24T12:48:00Z">
                    <w:r w:rsidRPr="005A6AA3" w:rsidDel="00AE71EA">
                      <w:rPr>
                        <w:rFonts w:ascii="Calibri" w:hAnsi="Calibri"/>
                        <w:sz w:val="20"/>
                      </w:rPr>
                      <w:delText>1</w:delText>
                    </w:r>
                  </w:del>
                </w:p>
              </w:tc>
            </w:tr>
            <w:tr w:rsidR="00066508" w:rsidRPr="005A6AA3" w:rsidDel="00AE71EA" w14:paraId="0BCE4D61" w14:textId="55188F63" w:rsidTr="006C3DDD">
              <w:trPr>
                <w:del w:id="8594" w:author="Lorenzo Fabbri" w:date="2024-09-24T14:48:00Z"/>
                <w:trPrChange w:id="8595" w:author="Lorenzo Fabbri" w:date="2024-09-19T20:38:00Z" w16du:dateUtc="2024-09-19T18:38:00Z">
                  <w:trPr>
                    <w:gridBefore w:val="1"/>
                    <w:cantSplit/>
                    <w:jc w:val="center"/>
                  </w:trPr>
                </w:trPrChange>
              </w:trPr>
              <w:tc>
                <w:tcPr>
                  <w:tcW w:w="0" w:type="dxa"/>
                  <w:tcPrChange w:id="85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3F37F" w14:textId="28EE3453" w:rsidR="00066508" w:rsidRPr="005A6AA3" w:rsidDel="00AE71EA" w:rsidRDefault="00000000">
                  <w:pPr>
                    <w:keepNext/>
                    <w:widowControl w:val="0"/>
                    <w:spacing w:after="60"/>
                    <w:rPr>
                      <w:del w:id="8597" w:author="Lorenzo Fabbri" w:date="2024-09-24T14:48:00Z" w16du:dateUtc="2024-09-24T12:48:00Z"/>
                    </w:rPr>
                  </w:pPr>
                  <w:del w:id="8598" w:author="Lorenzo Fabbri" w:date="2024-09-24T14:48:00Z" w16du:dateUtc="2024-09-24T12:48:00Z">
                    <w:r w:rsidRPr="005A6AA3" w:rsidDel="00AE71EA">
                      <w:rPr>
                        <w:rFonts w:ascii="Calibri" w:hAnsi="Calibri"/>
                        <w:sz w:val="20"/>
                      </w:rPr>
                      <w:delText>5aTHF</w:delText>
                    </w:r>
                  </w:del>
                </w:p>
              </w:tc>
              <w:tc>
                <w:tcPr>
                  <w:tcW w:w="0" w:type="dxa"/>
                  <w:tcPrChange w:id="85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10A8D" w14:textId="7CDD3AE3" w:rsidR="00066508" w:rsidRPr="005A6AA3" w:rsidDel="00AE71EA" w:rsidRDefault="00000000">
                  <w:pPr>
                    <w:keepNext/>
                    <w:widowControl w:val="0"/>
                    <w:spacing w:after="60"/>
                    <w:jc w:val="center"/>
                    <w:rPr>
                      <w:del w:id="8600" w:author="Lorenzo Fabbri" w:date="2024-09-24T14:48:00Z" w16du:dateUtc="2024-09-24T12:48:00Z"/>
                    </w:rPr>
                  </w:pPr>
                  <w:del w:id="8601" w:author="Lorenzo Fabbri" w:date="2024-09-24T14:48:00Z" w16du:dateUtc="2024-09-24T12:48:00Z">
                    <w:r w:rsidRPr="005A6AA3" w:rsidDel="00AE71EA">
                      <w:rPr>
                        <w:rFonts w:ascii="Calibri" w:hAnsi="Calibri"/>
                        <w:sz w:val="20"/>
                      </w:rPr>
                      <w:delText>2,870.0 (979.4, 1,663.7, 4,389.0, 6,150.4)</w:delText>
                    </w:r>
                  </w:del>
                </w:p>
              </w:tc>
              <w:tc>
                <w:tcPr>
                  <w:tcW w:w="0" w:type="dxa"/>
                  <w:tcPrChange w:id="86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1EC4FF" w14:textId="16972F7B" w:rsidR="00066508" w:rsidRPr="005A6AA3" w:rsidDel="00AE71EA" w:rsidRDefault="00000000">
                  <w:pPr>
                    <w:keepNext/>
                    <w:widowControl w:val="0"/>
                    <w:spacing w:after="60"/>
                    <w:jc w:val="center"/>
                    <w:rPr>
                      <w:del w:id="8603" w:author="Lorenzo Fabbri" w:date="2024-09-24T14:48:00Z" w16du:dateUtc="2024-09-24T12:48:00Z"/>
                    </w:rPr>
                  </w:pPr>
                  <w:del w:id="8604" w:author="Lorenzo Fabbri" w:date="2024-09-24T14:48:00Z" w16du:dateUtc="2024-09-24T12:48:00Z">
                    <w:r w:rsidRPr="005A6AA3" w:rsidDel="00AE71EA">
                      <w:rPr>
                        <w:rFonts w:ascii="Calibri" w:hAnsi="Calibri"/>
                        <w:sz w:val="20"/>
                      </w:rPr>
                      <w:delText>3,394.6 (1,364.9, 2,288.1, 5,308.1, 7,169.4)</w:delText>
                    </w:r>
                  </w:del>
                </w:p>
              </w:tc>
              <w:tc>
                <w:tcPr>
                  <w:tcW w:w="0" w:type="dxa"/>
                  <w:tcPrChange w:id="86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78727C" w14:textId="01988344" w:rsidR="00066508" w:rsidRPr="005A6AA3" w:rsidDel="00AE71EA" w:rsidRDefault="00000000">
                  <w:pPr>
                    <w:keepNext/>
                    <w:widowControl w:val="0"/>
                    <w:spacing w:after="60"/>
                    <w:jc w:val="center"/>
                    <w:rPr>
                      <w:del w:id="8606" w:author="Lorenzo Fabbri" w:date="2024-09-24T14:48:00Z" w16du:dateUtc="2024-09-24T12:48:00Z"/>
                    </w:rPr>
                  </w:pPr>
                  <w:del w:id="8607" w:author="Lorenzo Fabbri" w:date="2024-09-24T14:48:00Z" w16du:dateUtc="2024-09-24T12:48:00Z">
                    <w:r w:rsidRPr="005A6AA3" w:rsidDel="00AE71EA">
                      <w:rPr>
                        <w:rFonts w:ascii="Calibri" w:hAnsi="Calibri"/>
                        <w:sz w:val="20"/>
                      </w:rPr>
                      <w:delText>3,474.2 (1,301.5, 1,856.1, 5,253.4, 6,625.7)</w:delText>
                    </w:r>
                  </w:del>
                </w:p>
              </w:tc>
              <w:tc>
                <w:tcPr>
                  <w:tcW w:w="0" w:type="dxa"/>
                  <w:tcPrChange w:id="86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CBEAA" w14:textId="6F677D3C" w:rsidR="00066508" w:rsidRPr="005A6AA3" w:rsidDel="00AE71EA" w:rsidRDefault="00000000">
                  <w:pPr>
                    <w:keepNext/>
                    <w:widowControl w:val="0"/>
                    <w:spacing w:after="60"/>
                    <w:jc w:val="center"/>
                    <w:rPr>
                      <w:del w:id="8609" w:author="Lorenzo Fabbri" w:date="2024-09-24T14:48:00Z" w16du:dateUtc="2024-09-24T12:48:00Z"/>
                    </w:rPr>
                  </w:pPr>
                  <w:del w:id="8610" w:author="Lorenzo Fabbri" w:date="2024-09-24T14:48:00Z" w16du:dateUtc="2024-09-24T12:48:00Z">
                    <w:r w:rsidRPr="005A6AA3" w:rsidDel="00AE71EA">
                      <w:rPr>
                        <w:rFonts w:ascii="Calibri" w:hAnsi="Calibri"/>
                        <w:sz w:val="20"/>
                      </w:rPr>
                      <w:delText>2,756.9 (804.1, 1,565.6, 3,758.3, 5,438.7)</w:delText>
                    </w:r>
                  </w:del>
                </w:p>
              </w:tc>
              <w:tc>
                <w:tcPr>
                  <w:tcW w:w="0" w:type="dxa"/>
                  <w:tcPrChange w:id="86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BB3B68" w14:textId="6EA58AB7" w:rsidR="00066508" w:rsidRPr="005A6AA3" w:rsidDel="00AE71EA" w:rsidRDefault="00000000">
                  <w:pPr>
                    <w:keepNext/>
                    <w:widowControl w:val="0"/>
                    <w:spacing w:after="60"/>
                    <w:jc w:val="center"/>
                    <w:rPr>
                      <w:del w:id="8612" w:author="Lorenzo Fabbri" w:date="2024-09-24T14:48:00Z" w16du:dateUtc="2024-09-24T12:48:00Z"/>
                    </w:rPr>
                  </w:pPr>
                  <w:del w:id="8613" w:author="Lorenzo Fabbri" w:date="2024-09-24T14:48:00Z" w16du:dateUtc="2024-09-24T12:48:00Z">
                    <w:r w:rsidRPr="005A6AA3" w:rsidDel="00AE71EA">
                      <w:rPr>
                        <w:rFonts w:ascii="Calibri" w:hAnsi="Calibri"/>
                        <w:sz w:val="20"/>
                      </w:rPr>
                      <w:delText>2,907.3 (1,017.8, 1,656.1, 4,621.2, 6,464.2)</w:delText>
                    </w:r>
                  </w:del>
                </w:p>
              </w:tc>
              <w:tc>
                <w:tcPr>
                  <w:tcW w:w="0" w:type="dxa"/>
                  <w:tcPrChange w:id="86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E2A860" w14:textId="02192B06" w:rsidR="00066508" w:rsidRPr="005A6AA3" w:rsidDel="00AE71EA" w:rsidRDefault="00000000">
                  <w:pPr>
                    <w:keepNext/>
                    <w:widowControl w:val="0"/>
                    <w:spacing w:after="60"/>
                    <w:jc w:val="center"/>
                    <w:rPr>
                      <w:del w:id="8615" w:author="Lorenzo Fabbri" w:date="2024-09-24T14:48:00Z" w16du:dateUtc="2024-09-24T12:48:00Z"/>
                    </w:rPr>
                  </w:pPr>
                  <w:del w:id="8616" w:author="Lorenzo Fabbri" w:date="2024-09-24T14:48:00Z" w16du:dateUtc="2024-09-24T12:48:00Z">
                    <w:r w:rsidRPr="005A6AA3" w:rsidDel="00AE71EA">
                      <w:rPr>
                        <w:rFonts w:ascii="Calibri" w:hAnsi="Calibri"/>
                        <w:sz w:val="20"/>
                      </w:rPr>
                      <w:delText>2,283.3 (840.7, 1,259.8, 3,454.6, 4,906.8)</w:delText>
                    </w:r>
                  </w:del>
                </w:p>
              </w:tc>
              <w:tc>
                <w:tcPr>
                  <w:tcW w:w="0" w:type="dxa"/>
                  <w:tcPrChange w:id="86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622910" w14:textId="417F8B87" w:rsidR="00066508" w:rsidRPr="005A6AA3" w:rsidDel="00AE71EA" w:rsidRDefault="00000000">
                  <w:pPr>
                    <w:keepNext/>
                    <w:widowControl w:val="0"/>
                    <w:spacing w:after="60"/>
                    <w:jc w:val="center"/>
                    <w:rPr>
                      <w:del w:id="8618" w:author="Lorenzo Fabbri" w:date="2024-09-24T14:48:00Z" w16du:dateUtc="2024-09-24T12:48:00Z"/>
                    </w:rPr>
                  </w:pPr>
                  <w:del w:id="8619" w:author="Lorenzo Fabbri" w:date="2024-09-24T14:48:00Z" w16du:dateUtc="2024-09-24T12:48:00Z">
                    <w:r w:rsidRPr="005A6AA3" w:rsidDel="00AE71EA">
                      <w:rPr>
                        <w:rFonts w:ascii="Calibri" w:hAnsi="Calibri"/>
                        <w:sz w:val="20"/>
                      </w:rPr>
                      <w:delText>3,001.9 (1,040.7, 1,652.3, 4,613.6, 6,203.4)</w:delText>
                    </w:r>
                  </w:del>
                </w:p>
              </w:tc>
            </w:tr>
            <w:tr w:rsidR="00066508" w:rsidRPr="005A6AA3" w:rsidDel="00AE71EA" w14:paraId="6BEC8BB4" w14:textId="5BE683DE" w:rsidTr="006C3DDD">
              <w:trPr>
                <w:del w:id="8620" w:author="Lorenzo Fabbri" w:date="2024-09-24T14:48:00Z"/>
                <w:trPrChange w:id="8621" w:author="Lorenzo Fabbri" w:date="2024-09-19T20:38:00Z" w16du:dateUtc="2024-09-19T18:38:00Z">
                  <w:trPr>
                    <w:gridBefore w:val="1"/>
                    <w:cantSplit/>
                    <w:jc w:val="center"/>
                  </w:trPr>
                </w:trPrChange>
              </w:trPr>
              <w:tc>
                <w:tcPr>
                  <w:tcW w:w="0" w:type="dxa"/>
                  <w:tcPrChange w:id="86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7B3605" w14:textId="326BB1E1" w:rsidR="00066508" w:rsidRPr="005A6AA3" w:rsidDel="00AE71EA" w:rsidRDefault="00000000">
                  <w:pPr>
                    <w:keepNext/>
                    <w:widowControl w:val="0"/>
                    <w:spacing w:after="60"/>
                    <w:rPr>
                      <w:del w:id="8623" w:author="Lorenzo Fabbri" w:date="2024-09-24T14:48:00Z" w16du:dateUtc="2024-09-24T12:48:00Z"/>
                    </w:rPr>
                  </w:pPr>
                  <w:del w:id="8624" w:author="Lorenzo Fabbri" w:date="2024-09-24T14:48:00Z" w16du:dateUtc="2024-09-24T12:48:00Z">
                    <w:r w:rsidRPr="005A6AA3" w:rsidDel="00AE71EA">
                      <w:rPr>
                        <w:rFonts w:ascii="Calibri" w:hAnsi="Calibri"/>
                        <w:sz w:val="20"/>
                      </w:rPr>
                      <w:delText>5b20acortol</w:delText>
                    </w:r>
                  </w:del>
                </w:p>
              </w:tc>
              <w:tc>
                <w:tcPr>
                  <w:tcW w:w="0" w:type="dxa"/>
                  <w:tcPrChange w:id="86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D3FEA4" w14:textId="0C727E12" w:rsidR="00066508" w:rsidRPr="005A6AA3" w:rsidDel="00AE71EA" w:rsidRDefault="00000000">
                  <w:pPr>
                    <w:keepNext/>
                    <w:widowControl w:val="0"/>
                    <w:spacing w:after="60"/>
                    <w:jc w:val="center"/>
                    <w:rPr>
                      <w:del w:id="8626" w:author="Lorenzo Fabbri" w:date="2024-09-24T14:48:00Z" w16du:dateUtc="2024-09-24T12:48:00Z"/>
                    </w:rPr>
                  </w:pPr>
                  <w:del w:id="8627" w:author="Lorenzo Fabbri" w:date="2024-09-24T14:48:00Z" w16du:dateUtc="2024-09-24T12:48:00Z">
                    <w:r w:rsidRPr="005A6AA3" w:rsidDel="00AE71EA">
                      <w:rPr>
                        <w:rFonts w:ascii="Calibri" w:hAnsi="Calibri"/>
                        <w:sz w:val="20"/>
                      </w:rPr>
                      <w:delText>147.7 (51.7, 83.5, 225.8, 320.2)</w:delText>
                    </w:r>
                  </w:del>
                </w:p>
              </w:tc>
              <w:tc>
                <w:tcPr>
                  <w:tcW w:w="0" w:type="dxa"/>
                  <w:tcPrChange w:id="86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DC7C1F" w14:textId="06EE100D" w:rsidR="00066508" w:rsidRPr="005A6AA3" w:rsidDel="00AE71EA" w:rsidRDefault="00000000">
                  <w:pPr>
                    <w:keepNext/>
                    <w:widowControl w:val="0"/>
                    <w:spacing w:after="60"/>
                    <w:jc w:val="center"/>
                    <w:rPr>
                      <w:del w:id="8629" w:author="Lorenzo Fabbri" w:date="2024-09-24T14:48:00Z" w16du:dateUtc="2024-09-24T12:48:00Z"/>
                    </w:rPr>
                  </w:pPr>
                  <w:del w:id="8630" w:author="Lorenzo Fabbri" w:date="2024-09-24T14:48:00Z" w16du:dateUtc="2024-09-24T12:48:00Z">
                    <w:r w:rsidRPr="005A6AA3" w:rsidDel="00AE71EA">
                      <w:rPr>
                        <w:rFonts w:ascii="Calibri" w:hAnsi="Calibri"/>
                        <w:sz w:val="20"/>
                      </w:rPr>
                      <w:delText>177.4 (46.4, 98.9, 302.3, 430.2)</w:delText>
                    </w:r>
                  </w:del>
                </w:p>
              </w:tc>
              <w:tc>
                <w:tcPr>
                  <w:tcW w:w="0" w:type="dxa"/>
                  <w:tcPrChange w:id="86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9280FD" w14:textId="411299B0" w:rsidR="00066508" w:rsidRPr="005A6AA3" w:rsidDel="00AE71EA" w:rsidRDefault="00000000">
                  <w:pPr>
                    <w:keepNext/>
                    <w:widowControl w:val="0"/>
                    <w:spacing w:after="60"/>
                    <w:jc w:val="center"/>
                    <w:rPr>
                      <w:del w:id="8632" w:author="Lorenzo Fabbri" w:date="2024-09-24T14:48:00Z" w16du:dateUtc="2024-09-24T12:48:00Z"/>
                    </w:rPr>
                  </w:pPr>
                  <w:del w:id="8633" w:author="Lorenzo Fabbri" w:date="2024-09-24T14:48:00Z" w16du:dateUtc="2024-09-24T12:48:00Z">
                    <w:r w:rsidRPr="005A6AA3" w:rsidDel="00AE71EA">
                      <w:rPr>
                        <w:rFonts w:ascii="Calibri" w:hAnsi="Calibri"/>
                        <w:sz w:val="20"/>
                      </w:rPr>
                      <w:delText>169.7 (64.2, 91.1, 252.9, 331.8)</w:delText>
                    </w:r>
                  </w:del>
                </w:p>
              </w:tc>
              <w:tc>
                <w:tcPr>
                  <w:tcW w:w="0" w:type="dxa"/>
                  <w:tcPrChange w:id="86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6B2794" w14:textId="1F4033DF" w:rsidR="00066508" w:rsidRPr="005A6AA3" w:rsidDel="00AE71EA" w:rsidRDefault="00000000">
                  <w:pPr>
                    <w:keepNext/>
                    <w:widowControl w:val="0"/>
                    <w:spacing w:after="60"/>
                    <w:jc w:val="center"/>
                    <w:rPr>
                      <w:del w:id="8635" w:author="Lorenzo Fabbri" w:date="2024-09-24T14:48:00Z" w16du:dateUtc="2024-09-24T12:48:00Z"/>
                    </w:rPr>
                  </w:pPr>
                  <w:del w:id="8636" w:author="Lorenzo Fabbri" w:date="2024-09-24T14:48:00Z" w16du:dateUtc="2024-09-24T12:48:00Z">
                    <w:r w:rsidRPr="005A6AA3" w:rsidDel="00AE71EA">
                      <w:rPr>
                        <w:rFonts w:ascii="Calibri" w:hAnsi="Calibri"/>
                        <w:sz w:val="20"/>
                      </w:rPr>
                      <w:delText>141.9 (37.8, 76.6, 187.6, 271.1)</w:delText>
                    </w:r>
                  </w:del>
                </w:p>
              </w:tc>
              <w:tc>
                <w:tcPr>
                  <w:tcW w:w="0" w:type="dxa"/>
                  <w:tcPrChange w:id="86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DA1F0D" w14:textId="54378679" w:rsidR="00066508" w:rsidRPr="005A6AA3" w:rsidDel="00AE71EA" w:rsidRDefault="00000000">
                  <w:pPr>
                    <w:keepNext/>
                    <w:widowControl w:val="0"/>
                    <w:spacing w:after="60"/>
                    <w:jc w:val="center"/>
                    <w:rPr>
                      <w:del w:id="8638" w:author="Lorenzo Fabbri" w:date="2024-09-24T14:48:00Z" w16du:dateUtc="2024-09-24T12:48:00Z"/>
                    </w:rPr>
                  </w:pPr>
                  <w:del w:id="8639" w:author="Lorenzo Fabbri" w:date="2024-09-24T14:48:00Z" w16du:dateUtc="2024-09-24T12:48:00Z">
                    <w:r w:rsidRPr="005A6AA3" w:rsidDel="00AE71EA">
                      <w:rPr>
                        <w:rFonts w:ascii="Calibri" w:hAnsi="Calibri"/>
                        <w:sz w:val="20"/>
                      </w:rPr>
                      <w:delText>143.0 (49.8, 80.2, 229.8, 310.1)</w:delText>
                    </w:r>
                  </w:del>
                </w:p>
              </w:tc>
              <w:tc>
                <w:tcPr>
                  <w:tcW w:w="0" w:type="dxa"/>
                  <w:tcPrChange w:id="86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E5F7BC" w14:textId="2509D63C" w:rsidR="00066508" w:rsidRPr="005A6AA3" w:rsidDel="00AE71EA" w:rsidRDefault="00000000">
                  <w:pPr>
                    <w:keepNext/>
                    <w:widowControl w:val="0"/>
                    <w:spacing w:after="60"/>
                    <w:jc w:val="center"/>
                    <w:rPr>
                      <w:del w:id="8641" w:author="Lorenzo Fabbri" w:date="2024-09-24T14:48:00Z" w16du:dateUtc="2024-09-24T12:48:00Z"/>
                    </w:rPr>
                  </w:pPr>
                  <w:del w:id="8642" w:author="Lorenzo Fabbri" w:date="2024-09-24T14:48:00Z" w16du:dateUtc="2024-09-24T12:48:00Z">
                    <w:r w:rsidRPr="005A6AA3" w:rsidDel="00AE71EA">
                      <w:rPr>
                        <w:rFonts w:ascii="Calibri" w:hAnsi="Calibri"/>
                        <w:sz w:val="20"/>
                      </w:rPr>
                      <w:delText>143.7 (60.6, 86.6, 204.2, 289.0)</w:delText>
                    </w:r>
                  </w:del>
                </w:p>
              </w:tc>
              <w:tc>
                <w:tcPr>
                  <w:tcW w:w="0" w:type="dxa"/>
                  <w:tcPrChange w:id="86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5DC21D" w14:textId="2CE15780" w:rsidR="00066508" w:rsidRPr="005A6AA3" w:rsidDel="00AE71EA" w:rsidRDefault="00000000">
                  <w:pPr>
                    <w:keepNext/>
                    <w:widowControl w:val="0"/>
                    <w:spacing w:after="60"/>
                    <w:jc w:val="center"/>
                    <w:rPr>
                      <w:del w:id="8644" w:author="Lorenzo Fabbri" w:date="2024-09-24T14:48:00Z" w16du:dateUtc="2024-09-24T12:48:00Z"/>
                    </w:rPr>
                  </w:pPr>
                  <w:del w:id="8645" w:author="Lorenzo Fabbri" w:date="2024-09-24T14:48:00Z" w16du:dateUtc="2024-09-24T12:48:00Z">
                    <w:r w:rsidRPr="005A6AA3" w:rsidDel="00AE71EA">
                      <w:rPr>
                        <w:rFonts w:ascii="Calibri" w:hAnsi="Calibri"/>
                        <w:sz w:val="20"/>
                      </w:rPr>
                      <w:delText>137.7 (51.2, 79.6, 220.5, 310.0)</w:delText>
                    </w:r>
                  </w:del>
                </w:p>
              </w:tc>
            </w:tr>
            <w:tr w:rsidR="00066508" w:rsidRPr="005A6AA3" w:rsidDel="00AE71EA" w14:paraId="284A4356" w14:textId="6126C41A" w:rsidTr="006C3DDD">
              <w:trPr>
                <w:del w:id="8646" w:author="Lorenzo Fabbri" w:date="2024-09-24T14:48:00Z"/>
                <w:trPrChange w:id="8647" w:author="Lorenzo Fabbri" w:date="2024-09-19T20:38:00Z" w16du:dateUtc="2024-09-19T18:38:00Z">
                  <w:trPr>
                    <w:gridBefore w:val="1"/>
                    <w:cantSplit/>
                    <w:jc w:val="center"/>
                  </w:trPr>
                </w:trPrChange>
              </w:trPr>
              <w:tc>
                <w:tcPr>
                  <w:tcW w:w="0" w:type="dxa"/>
                  <w:tcPrChange w:id="864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B868EE" w14:textId="69E54D1A" w:rsidR="00066508" w:rsidRPr="005A6AA3" w:rsidDel="00AE71EA" w:rsidRDefault="00000000">
                  <w:pPr>
                    <w:keepNext/>
                    <w:widowControl w:val="0"/>
                    <w:spacing w:after="60"/>
                    <w:rPr>
                      <w:del w:id="8649" w:author="Lorenzo Fabbri" w:date="2024-09-24T14:48:00Z" w16du:dateUtc="2024-09-24T12:48:00Z"/>
                    </w:rPr>
                  </w:pPr>
                  <w:del w:id="8650" w:author="Lorenzo Fabbri" w:date="2024-09-24T14:48:00Z" w16du:dateUtc="2024-09-24T12:48:00Z">
                    <w:r w:rsidRPr="005A6AA3" w:rsidDel="00AE71EA">
                      <w:rPr>
                        <w:rFonts w:ascii="Calibri" w:hAnsi="Calibri"/>
                        <w:sz w:val="20"/>
                      </w:rPr>
                      <w:delText>    Unknown</w:delText>
                    </w:r>
                  </w:del>
                </w:p>
              </w:tc>
              <w:tc>
                <w:tcPr>
                  <w:tcW w:w="0" w:type="dxa"/>
                  <w:tcPrChange w:id="86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9E6BEB" w14:textId="51D652BF" w:rsidR="00066508" w:rsidRPr="005A6AA3" w:rsidDel="00AE71EA" w:rsidRDefault="00000000">
                  <w:pPr>
                    <w:keepNext/>
                    <w:widowControl w:val="0"/>
                    <w:spacing w:after="60"/>
                    <w:jc w:val="center"/>
                    <w:rPr>
                      <w:del w:id="8652" w:author="Lorenzo Fabbri" w:date="2024-09-24T14:48:00Z" w16du:dateUtc="2024-09-24T12:48:00Z"/>
                    </w:rPr>
                  </w:pPr>
                  <w:del w:id="8653" w:author="Lorenzo Fabbri" w:date="2024-09-24T14:48:00Z" w16du:dateUtc="2024-09-24T12:48:00Z">
                    <w:r w:rsidRPr="005A6AA3" w:rsidDel="00AE71EA">
                      <w:rPr>
                        <w:rFonts w:ascii="Calibri" w:hAnsi="Calibri"/>
                        <w:sz w:val="20"/>
                      </w:rPr>
                      <w:delText>11</w:delText>
                    </w:r>
                  </w:del>
                </w:p>
              </w:tc>
              <w:tc>
                <w:tcPr>
                  <w:tcW w:w="0" w:type="dxa"/>
                  <w:tcPrChange w:id="86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F0125" w14:textId="4C376ADF" w:rsidR="00066508" w:rsidRPr="005A6AA3" w:rsidDel="00AE71EA" w:rsidRDefault="00000000">
                  <w:pPr>
                    <w:keepNext/>
                    <w:widowControl w:val="0"/>
                    <w:spacing w:after="60"/>
                    <w:jc w:val="center"/>
                    <w:rPr>
                      <w:del w:id="8655" w:author="Lorenzo Fabbri" w:date="2024-09-24T14:48:00Z" w16du:dateUtc="2024-09-24T12:48:00Z"/>
                    </w:rPr>
                  </w:pPr>
                  <w:del w:id="8656" w:author="Lorenzo Fabbri" w:date="2024-09-24T14:48:00Z" w16du:dateUtc="2024-09-24T12:48:00Z">
                    <w:r w:rsidRPr="005A6AA3" w:rsidDel="00AE71EA">
                      <w:rPr>
                        <w:rFonts w:ascii="Calibri" w:hAnsi="Calibri"/>
                        <w:sz w:val="20"/>
                      </w:rPr>
                      <w:delText>11</w:delText>
                    </w:r>
                  </w:del>
                </w:p>
              </w:tc>
              <w:tc>
                <w:tcPr>
                  <w:tcW w:w="0" w:type="dxa"/>
                  <w:tcPrChange w:id="86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FBBC22" w14:textId="2DBEE30D" w:rsidR="00066508" w:rsidRPr="005A6AA3" w:rsidDel="00AE71EA" w:rsidRDefault="00000000">
                  <w:pPr>
                    <w:keepNext/>
                    <w:widowControl w:val="0"/>
                    <w:spacing w:after="60"/>
                    <w:jc w:val="center"/>
                    <w:rPr>
                      <w:del w:id="8658" w:author="Lorenzo Fabbri" w:date="2024-09-24T14:48:00Z" w16du:dateUtc="2024-09-24T12:48:00Z"/>
                    </w:rPr>
                  </w:pPr>
                  <w:del w:id="8659" w:author="Lorenzo Fabbri" w:date="2024-09-24T14:48:00Z" w16du:dateUtc="2024-09-24T12:48:00Z">
                    <w:r w:rsidRPr="005A6AA3" w:rsidDel="00AE71EA">
                      <w:rPr>
                        <w:rFonts w:ascii="Calibri" w:hAnsi="Calibri"/>
                        <w:sz w:val="20"/>
                      </w:rPr>
                      <w:delText>0</w:delText>
                    </w:r>
                  </w:del>
                </w:p>
              </w:tc>
              <w:tc>
                <w:tcPr>
                  <w:tcW w:w="0" w:type="dxa"/>
                  <w:tcPrChange w:id="86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6D606F" w14:textId="57B1D7F1" w:rsidR="00066508" w:rsidRPr="005A6AA3" w:rsidDel="00AE71EA" w:rsidRDefault="00000000">
                  <w:pPr>
                    <w:keepNext/>
                    <w:widowControl w:val="0"/>
                    <w:spacing w:after="60"/>
                    <w:jc w:val="center"/>
                    <w:rPr>
                      <w:del w:id="8661" w:author="Lorenzo Fabbri" w:date="2024-09-24T14:48:00Z" w16du:dateUtc="2024-09-24T12:48:00Z"/>
                    </w:rPr>
                  </w:pPr>
                  <w:del w:id="8662" w:author="Lorenzo Fabbri" w:date="2024-09-24T14:48:00Z" w16du:dateUtc="2024-09-24T12:48:00Z">
                    <w:r w:rsidRPr="005A6AA3" w:rsidDel="00AE71EA">
                      <w:rPr>
                        <w:rFonts w:ascii="Calibri" w:hAnsi="Calibri"/>
                        <w:sz w:val="20"/>
                      </w:rPr>
                      <w:delText>0</w:delText>
                    </w:r>
                  </w:del>
                </w:p>
              </w:tc>
              <w:tc>
                <w:tcPr>
                  <w:tcW w:w="0" w:type="dxa"/>
                  <w:tcPrChange w:id="86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9545E" w14:textId="4EC44552" w:rsidR="00066508" w:rsidRPr="005A6AA3" w:rsidDel="00AE71EA" w:rsidRDefault="00000000">
                  <w:pPr>
                    <w:keepNext/>
                    <w:widowControl w:val="0"/>
                    <w:spacing w:after="60"/>
                    <w:jc w:val="center"/>
                    <w:rPr>
                      <w:del w:id="8664" w:author="Lorenzo Fabbri" w:date="2024-09-24T14:48:00Z" w16du:dateUtc="2024-09-24T12:48:00Z"/>
                    </w:rPr>
                  </w:pPr>
                  <w:del w:id="8665" w:author="Lorenzo Fabbri" w:date="2024-09-24T14:48:00Z" w16du:dateUtc="2024-09-24T12:48:00Z">
                    <w:r w:rsidRPr="005A6AA3" w:rsidDel="00AE71EA">
                      <w:rPr>
                        <w:rFonts w:ascii="Calibri" w:hAnsi="Calibri"/>
                        <w:sz w:val="20"/>
                      </w:rPr>
                      <w:delText>0</w:delText>
                    </w:r>
                  </w:del>
                </w:p>
              </w:tc>
              <w:tc>
                <w:tcPr>
                  <w:tcW w:w="0" w:type="dxa"/>
                  <w:tcPrChange w:id="86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C69662" w14:textId="68D172AB" w:rsidR="00066508" w:rsidRPr="005A6AA3" w:rsidDel="00AE71EA" w:rsidRDefault="00000000">
                  <w:pPr>
                    <w:keepNext/>
                    <w:widowControl w:val="0"/>
                    <w:spacing w:after="60"/>
                    <w:jc w:val="center"/>
                    <w:rPr>
                      <w:del w:id="8667" w:author="Lorenzo Fabbri" w:date="2024-09-24T14:48:00Z" w16du:dateUtc="2024-09-24T12:48:00Z"/>
                    </w:rPr>
                  </w:pPr>
                  <w:del w:id="8668" w:author="Lorenzo Fabbri" w:date="2024-09-24T14:48:00Z" w16du:dateUtc="2024-09-24T12:48:00Z">
                    <w:r w:rsidRPr="005A6AA3" w:rsidDel="00AE71EA">
                      <w:rPr>
                        <w:rFonts w:ascii="Calibri" w:hAnsi="Calibri"/>
                        <w:sz w:val="20"/>
                      </w:rPr>
                      <w:delText>0</w:delText>
                    </w:r>
                  </w:del>
                </w:p>
              </w:tc>
              <w:tc>
                <w:tcPr>
                  <w:tcW w:w="0" w:type="dxa"/>
                  <w:tcPrChange w:id="86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3E738" w14:textId="2A3F8039" w:rsidR="00066508" w:rsidRPr="005A6AA3" w:rsidDel="00AE71EA" w:rsidRDefault="00000000">
                  <w:pPr>
                    <w:keepNext/>
                    <w:widowControl w:val="0"/>
                    <w:spacing w:after="60"/>
                    <w:jc w:val="center"/>
                    <w:rPr>
                      <w:del w:id="8670" w:author="Lorenzo Fabbri" w:date="2024-09-24T14:48:00Z" w16du:dateUtc="2024-09-24T12:48:00Z"/>
                    </w:rPr>
                  </w:pPr>
                  <w:del w:id="8671" w:author="Lorenzo Fabbri" w:date="2024-09-24T14:48:00Z" w16du:dateUtc="2024-09-24T12:48:00Z">
                    <w:r w:rsidRPr="005A6AA3" w:rsidDel="00AE71EA">
                      <w:rPr>
                        <w:rFonts w:ascii="Calibri" w:hAnsi="Calibri"/>
                        <w:sz w:val="20"/>
                      </w:rPr>
                      <w:delText>0</w:delText>
                    </w:r>
                  </w:del>
                </w:p>
              </w:tc>
            </w:tr>
            <w:tr w:rsidR="00066508" w:rsidRPr="005A6AA3" w:rsidDel="00AE71EA" w14:paraId="32A96E0C" w14:textId="4F78871E" w:rsidTr="006C3DDD">
              <w:trPr>
                <w:del w:id="8672" w:author="Lorenzo Fabbri" w:date="2024-09-24T14:48:00Z"/>
                <w:trPrChange w:id="8673" w:author="Lorenzo Fabbri" w:date="2024-09-19T20:38:00Z" w16du:dateUtc="2024-09-19T18:38:00Z">
                  <w:trPr>
                    <w:gridBefore w:val="1"/>
                    <w:cantSplit/>
                    <w:jc w:val="center"/>
                  </w:trPr>
                </w:trPrChange>
              </w:trPr>
              <w:tc>
                <w:tcPr>
                  <w:tcW w:w="0" w:type="dxa"/>
                  <w:tcPrChange w:id="867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4060013" w14:textId="0F744024" w:rsidR="00066508" w:rsidRPr="005A6AA3" w:rsidDel="00AE71EA" w:rsidRDefault="00000000">
                  <w:pPr>
                    <w:keepNext/>
                    <w:widowControl w:val="0"/>
                    <w:spacing w:after="60"/>
                    <w:rPr>
                      <w:del w:id="8675" w:author="Lorenzo Fabbri" w:date="2024-09-24T14:48:00Z" w16du:dateUtc="2024-09-24T12:48:00Z"/>
                    </w:rPr>
                  </w:pPr>
                  <w:del w:id="8676" w:author="Lorenzo Fabbri" w:date="2024-09-24T14:48:00Z" w16du:dateUtc="2024-09-24T12:48:00Z">
                    <w:r w:rsidRPr="005A6AA3" w:rsidDel="00AE71EA">
                      <w:rPr>
                        <w:rFonts w:ascii="Calibri" w:hAnsi="Calibri"/>
                        <w:sz w:val="20"/>
                      </w:rPr>
                      <w:delText>5b20acortolone</w:delText>
                    </w:r>
                  </w:del>
                </w:p>
              </w:tc>
              <w:tc>
                <w:tcPr>
                  <w:tcW w:w="0" w:type="dxa"/>
                  <w:tcPrChange w:id="86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3DBDD5" w14:textId="587CF238" w:rsidR="00066508" w:rsidRPr="005A6AA3" w:rsidDel="00AE71EA" w:rsidRDefault="00000000">
                  <w:pPr>
                    <w:keepNext/>
                    <w:widowControl w:val="0"/>
                    <w:spacing w:after="60"/>
                    <w:jc w:val="center"/>
                    <w:rPr>
                      <w:del w:id="8678" w:author="Lorenzo Fabbri" w:date="2024-09-24T14:48:00Z" w16du:dateUtc="2024-09-24T12:48:00Z"/>
                    </w:rPr>
                  </w:pPr>
                  <w:del w:id="8679" w:author="Lorenzo Fabbri" w:date="2024-09-24T14:48:00Z" w16du:dateUtc="2024-09-24T12:48:00Z">
                    <w:r w:rsidRPr="005A6AA3" w:rsidDel="00AE71EA">
                      <w:rPr>
                        <w:rFonts w:ascii="Calibri" w:hAnsi="Calibri"/>
                        <w:sz w:val="20"/>
                      </w:rPr>
                      <w:delText>641.9 (206.0, 366.0, 983.1, 1,402.2)</w:delText>
                    </w:r>
                  </w:del>
                </w:p>
              </w:tc>
              <w:tc>
                <w:tcPr>
                  <w:tcW w:w="0" w:type="dxa"/>
                  <w:tcPrChange w:id="86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A8618F" w14:textId="60F41709" w:rsidR="00066508" w:rsidRPr="005A6AA3" w:rsidDel="00AE71EA" w:rsidRDefault="00000000">
                  <w:pPr>
                    <w:keepNext/>
                    <w:widowControl w:val="0"/>
                    <w:spacing w:after="60"/>
                    <w:jc w:val="center"/>
                    <w:rPr>
                      <w:del w:id="8681" w:author="Lorenzo Fabbri" w:date="2024-09-24T14:48:00Z" w16du:dateUtc="2024-09-24T12:48:00Z"/>
                    </w:rPr>
                  </w:pPr>
                  <w:del w:id="8682" w:author="Lorenzo Fabbri" w:date="2024-09-24T14:48:00Z" w16du:dateUtc="2024-09-24T12:48:00Z">
                    <w:r w:rsidRPr="005A6AA3" w:rsidDel="00AE71EA">
                      <w:rPr>
                        <w:rFonts w:ascii="Calibri" w:hAnsi="Calibri"/>
                        <w:sz w:val="20"/>
                      </w:rPr>
                      <w:delText>638.3 (213.4, 385.0, 1,028.2, 1,432.2)</w:delText>
                    </w:r>
                  </w:del>
                </w:p>
              </w:tc>
              <w:tc>
                <w:tcPr>
                  <w:tcW w:w="0" w:type="dxa"/>
                  <w:tcPrChange w:id="86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361E0" w14:textId="760E332E" w:rsidR="00066508" w:rsidRPr="005A6AA3" w:rsidDel="00AE71EA" w:rsidRDefault="00000000">
                  <w:pPr>
                    <w:keepNext/>
                    <w:widowControl w:val="0"/>
                    <w:spacing w:after="60"/>
                    <w:jc w:val="center"/>
                    <w:rPr>
                      <w:del w:id="8684" w:author="Lorenzo Fabbri" w:date="2024-09-24T14:48:00Z" w16du:dateUtc="2024-09-24T12:48:00Z"/>
                    </w:rPr>
                  </w:pPr>
                  <w:del w:id="8685" w:author="Lorenzo Fabbri" w:date="2024-09-24T14:48:00Z" w16du:dateUtc="2024-09-24T12:48:00Z">
                    <w:r w:rsidRPr="005A6AA3" w:rsidDel="00AE71EA">
                      <w:rPr>
                        <w:rFonts w:ascii="Calibri" w:hAnsi="Calibri"/>
                        <w:sz w:val="20"/>
                      </w:rPr>
                      <w:delText>903.7 (401.7, 574.5, 1,296.1, 1,775.1)</w:delText>
                    </w:r>
                  </w:del>
                </w:p>
              </w:tc>
              <w:tc>
                <w:tcPr>
                  <w:tcW w:w="0" w:type="dxa"/>
                  <w:tcPrChange w:id="86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BE8752" w14:textId="1D5CB536" w:rsidR="00066508" w:rsidRPr="005A6AA3" w:rsidDel="00AE71EA" w:rsidRDefault="00000000">
                  <w:pPr>
                    <w:keepNext/>
                    <w:widowControl w:val="0"/>
                    <w:spacing w:after="60"/>
                    <w:jc w:val="center"/>
                    <w:rPr>
                      <w:del w:id="8687" w:author="Lorenzo Fabbri" w:date="2024-09-24T14:48:00Z" w16du:dateUtc="2024-09-24T12:48:00Z"/>
                    </w:rPr>
                  </w:pPr>
                  <w:del w:id="8688" w:author="Lorenzo Fabbri" w:date="2024-09-24T14:48:00Z" w16du:dateUtc="2024-09-24T12:48:00Z">
                    <w:r w:rsidRPr="005A6AA3" w:rsidDel="00AE71EA">
                      <w:rPr>
                        <w:rFonts w:ascii="Calibri" w:hAnsi="Calibri"/>
                        <w:sz w:val="20"/>
                      </w:rPr>
                      <w:delText>654.6 (189.4, 398.7, 890.7, 1,143.2)</w:delText>
                    </w:r>
                  </w:del>
                </w:p>
              </w:tc>
              <w:tc>
                <w:tcPr>
                  <w:tcW w:w="0" w:type="dxa"/>
                  <w:tcPrChange w:id="86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A306E" w14:textId="135ED88E" w:rsidR="00066508" w:rsidRPr="005A6AA3" w:rsidDel="00AE71EA" w:rsidRDefault="00000000">
                  <w:pPr>
                    <w:keepNext/>
                    <w:widowControl w:val="0"/>
                    <w:spacing w:after="60"/>
                    <w:jc w:val="center"/>
                    <w:rPr>
                      <w:del w:id="8690" w:author="Lorenzo Fabbri" w:date="2024-09-24T14:48:00Z" w16du:dateUtc="2024-09-24T12:48:00Z"/>
                    </w:rPr>
                  </w:pPr>
                  <w:del w:id="8691" w:author="Lorenzo Fabbri" w:date="2024-09-24T14:48:00Z" w16du:dateUtc="2024-09-24T12:48:00Z">
                    <w:r w:rsidRPr="005A6AA3" w:rsidDel="00AE71EA">
                      <w:rPr>
                        <w:rFonts w:ascii="Calibri" w:hAnsi="Calibri"/>
                        <w:sz w:val="20"/>
                      </w:rPr>
                      <w:delText>518.0 (157.9, 261.2, 870.2, 1,338.1)</w:delText>
                    </w:r>
                  </w:del>
                </w:p>
              </w:tc>
              <w:tc>
                <w:tcPr>
                  <w:tcW w:w="0" w:type="dxa"/>
                  <w:tcPrChange w:id="86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0BC10" w14:textId="67703DC3" w:rsidR="00066508" w:rsidRPr="005A6AA3" w:rsidDel="00AE71EA" w:rsidRDefault="00000000">
                  <w:pPr>
                    <w:keepNext/>
                    <w:widowControl w:val="0"/>
                    <w:spacing w:after="60"/>
                    <w:jc w:val="center"/>
                    <w:rPr>
                      <w:del w:id="8693" w:author="Lorenzo Fabbri" w:date="2024-09-24T14:48:00Z" w16du:dateUtc="2024-09-24T12:48:00Z"/>
                    </w:rPr>
                  </w:pPr>
                  <w:del w:id="8694" w:author="Lorenzo Fabbri" w:date="2024-09-24T14:48:00Z" w16du:dateUtc="2024-09-24T12:48:00Z">
                    <w:r w:rsidRPr="005A6AA3" w:rsidDel="00AE71EA">
                      <w:rPr>
                        <w:rFonts w:ascii="Calibri" w:hAnsi="Calibri"/>
                        <w:sz w:val="20"/>
                      </w:rPr>
                      <w:delText>580.6 (200.2, 318.0, 901.5, 1,298.0)</w:delText>
                    </w:r>
                  </w:del>
                </w:p>
              </w:tc>
              <w:tc>
                <w:tcPr>
                  <w:tcW w:w="0" w:type="dxa"/>
                  <w:tcPrChange w:id="86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B6BF4" w14:textId="53ED3E36" w:rsidR="00066508" w:rsidRPr="005A6AA3" w:rsidDel="00AE71EA" w:rsidRDefault="00000000">
                  <w:pPr>
                    <w:keepNext/>
                    <w:widowControl w:val="0"/>
                    <w:spacing w:after="60"/>
                    <w:jc w:val="center"/>
                    <w:rPr>
                      <w:del w:id="8696" w:author="Lorenzo Fabbri" w:date="2024-09-24T14:48:00Z" w16du:dateUtc="2024-09-24T12:48:00Z"/>
                    </w:rPr>
                  </w:pPr>
                  <w:del w:id="8697" w:author="Lorenzo Fabbri" w:date="2024-09-24T14:48:00Z" w16du:dateUtc="2024-09-24T12:48:00Z">
                    <w:r w:rsidRPr="005A6AA3" w:rsidDel="00AE71EA">
                      <w:rPr>
                        <w:rFonts w:ascii="Calibri" w:hAnsi="Calibri"/>
                        <w:sz w:val="20"/>
                      </w:rPr>
                      <w:delText>629.3 (265.8, 400.9, 962.4, 1,418.5)</w:delText>
                    </w:r>
                  </w:del>
                </w:p>
              </w:tc>
            </w:tr>
            <w:tr w:rsidR="00066508" w:rsidRPr="005A6AA3" w:rsidDel="00AE71EA" w14:paraId="094BEB89" w14:textId="0435B749" w:rsidTr="006C3DDD">
              <w:trPr>
                <w:del w:id="8698" w:author="Lorenzo Fabbri" w:date="2024-09-24T14:48:00Z"/>
                <w:trPrChange w:id="8699" w:author="Lorenzo Fabbri" w:date="2024-09-19T20:38:00Z" w16du:dateUtc="2024-09-19T18:38:00Z">
                  <w:trPr>
                    <w:gridBefore w:val="1"/>
                    <w:cantSplit/>
                    <w:jc w:val="center"/>
                  </w:trPr>
                </w:trPrChange>
              </w:trPr>
              <w:tc>
                <w:tcPr>
                  <w:tcW w:w="0" w:type="dxa"/>
                  <w:tcPrChange w:id="870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8EF8652" w14:textId="1C632BE3" w:rsidR="00066508" w:rsidRPr="005A6AA3" w:rsidDel="00AE71EA" w:rsidRDefault="00000000">
                  <w:pPr>
                    <w:keepNext/>
                    <w:widowControl w:val="0"/>
                    <w:spacing w:after="60"/>
                    <w:rPr>
                      <w:del w:id="8701" w:author="Lorenzo Fabbri" w:date="2024-09-24T14:48:00Z" w16du:dateUtc="2024-09-24T12:48:00Z"/>
                    </w:rPr>
                  </w:pPr>
                  <w:del w:id="8702" w:author="Lorenzo Fabbri" w:date="2024-09-24T14:48:00Z" w16du:dateUtc="2024-09-24T12:48:00Z">
                    <w:r w:rsidRPr="005A6AA3" w:rsidDel="00AE71EA">
                      <w:rPr>
                        <w:rFonts w:ascii="Calibri" w:hAnsi="Calibri"/>
                        <w:sz w:val="20"/>
                      </w:rPr>
                      <w:delText>5b20bcortol</w:delText>
                    </w:r>
                  </w:del>
                </w:p>
              </w:tc>
              <w:tc>
                <w:tcPr>
                  <w:tcW w:w="0" w:type="dxa"/>
                  <w:tcPrChange w:id="87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0C7F7" w14:textId="042DBC57" w:rsidR="00066508" w:rsidRPr="005A6AA3" w:rsidDel="00AE71EA" w:rsidRDefault="00000000">
                  <w:pPr>
                    <w:keepNext/>
                    <w:widowControl w:val="0"/>
                    <w:spacing w:after="60"/>
                    <w:jc w:val="center"/>
                    <w:rPr>
                      <w:del w:id="8704" w:author="Lorenzo Fabbri" w:date="2024-09-24T14:48:00Z" w16du:dateUtc="2024-09-24T12:48:00Z"/>
                    </w:rPr>
                  </w:pPr>
                  <w:del w:id="8705" w:author="Lorenzo Fabbri" w:date="2024-09-24T14:48:00Z" w16du:dateUtc="2024-09-24T12:48:00Z">
                    <w:r w:rsidRPr="005A6AA3" w:rsidDel="00AE71EA">
                      <w:rPr>
                        <w:rFonts w:ascii="Calibri" w:hAnsi="Calibri"/>
                        <w:sz w:val="20"/>
                      </w:rPr>
                      <w:delText>195.7 (67.8, 120.1, 302.4, 438.7)</w:delText>
                    </w:r>
                  </w:del>
                </w:p>
              </w:tc>
              <w:tc>
                <w:tcPr>
                  <w:tcW w:w="0" w:type="dxa"/>
                  <w:tcPrChange w:id="87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040FD8" w14:textId="175FA2F5" w:rsidR="00066508" w:rsidRPr="005A6AA3" w:rsidDel="00AE71EA" w:rsidRDefault="00000000">
                  <w:pPr>
                    <w:keepNext/>
                    <w:widowControl w:val="0"/>
                    <w:spacing w:after="60"/>
                    <w:jc w:val="center"/>
                    <w:rPr>
                      <w:del w:id="8707" w:author="Lorenzo Fabbri" w:date="2024-09-24T14:48:00Z" w16du:dateUtc="2024-09-24T12:48:00Z"/>
                    </w:rPr>
                  </w:pPr>
                  <w:del w:id="8708" w:author="Lorenzo Fabbri" w:date="2024-09-24T14:48:00Z" w16du:dateUtc="2024-09-24T12:48:00Z">
                    <w:r w:rsidRPr="005A6AA3" w:rsidDel="00AE71EA">
                      <w:rPr>
                        <w:rFonts w:ascii="Calibri" w:hAnsi="Calibri"/>
                        <w:sz w:val="20"/>
                      </w:rPr>
                      <w:delText>242.7 (87.6, 152.0, 356.8, 502.2)</w:delText>
                    </w:r>
                  </w:del>
                </w:p>
              </w:tc>
              <w:tc>
                <w:tcPr>
                  <w:tcW w:w="0" w:type="dxa"/>
                  <w:tcPrChange w:id="87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E0A564" w14:textId="241D38C1" w:rsidR="00066508" w:rsidRPr="005A6AA3" w:rsidDel="00AE71EA" w:rsidRDefault="00000000">
                  <w:pPr>
                    <w:keepNext/>
                    <w:widowControl w:val="0"/>
                    <w:spacing w:after="60"/>
                    <w:jc w:val="center"/>
                    <w:rPr>
                      <w:del w:id="8710" w:author="Lorenzo Fabbri" w:date="2024-09-24T14:48:00Z" w16du:dateUtc="2024-09-24T12:48:00Z"/>
                    </w:rPr>
                  </w:pPr>
                  <w:del w:id="8711" w:author="Lorenzo Fabbri" w:date="2024-09-24T14:48:00Z" w16du:dateUtc="2024-09-24T12:48:00Z">
                    <w:r w:rsidRPr="005A6AA3" w:rsidDel="00AE71EA">
                      <w:rPr>
                        <w:rFonts w:ascii="Calibri" w:hAnsi="Calibri"/>
                        <w:sz w:val="20"/>
                      </w:rPr>
                      <w:delText>225.2 (97.8, 142.1, 371.5, 504.5)</w:delText>
                    </w:r>
                  </w:del>
                </w:p>
              </w:tc>
              <w:tc>
                <w:tcPr>
                  <w:tcW w:w="0" w:type="dxa"/>
                  <w:tcPrChange w:id="87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5B196" w14:textId="5FD4031B" w:rsidR="00066508" w:rsidRPr="005A6AA3" w:rsidDel="00AE71EA" w:rsidRDefault="00000000">
                  <w:pPr>
                    <w:keepNext/>
                    <w:widowControl w:val="0"/>
                    <w:spacing w:after="60"/>
                    <w:jc w:val="center"/>
                    <w:rPr>
                      <w:del w:id="8713" w:author="Lorenzo Fabbri" w:date="2024-09-24T14:48:00Z" w16du:dateUtc="2024-09-24T12:48:00Z"/>
                    </w:rPr>
                  </w:pPr>
                  <w:del w:id="8714" w:author="Lorenzo Fabbri" w:date="2024-09-24T14:48:00Z" w16du:dateUtc="2024-09-24T12:48:00Z">
                    <w:r w:rsidRPr="005A6AA3" w:rsidDel="00AE71EA">
                      <w:rPr>
                        <w:rFonts w:ascii="Calibri" w:hAnsi="Calibri"/>
                        <w:sz w:val="20"/>
                      </w:rPr>
                      <w:delText>199.9 (58.8, 130.5, 289.3, 407.2)</w:delText>
                    </w:r>
                  </w:del>
                </w:p>
              </w:tc>
              <w:tc>
                <w:tcPr>
                  <w:tcW w:w="0" w:type="dxa"/>
                  <w:tcPrChange w:id="87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AB38A" w14:textId="7749CC0E" w:rsidR="00066508" w:rsidRPr="005A6AA3" w:rsidDel="00AE71EA" w:rsidRDefault="00000000">
                  <w:pPr>
                    <w:keepNext/>
                    <w:widowControl w:val="0"/>
                    <w:spacing w:after="60"/>
                    <w:jc w:val="center"/>
                    <w:rPr>
                      <w:del w:id="8716" w:author="Lorenzo Fabbri" w:date="2024-09-24T14:48:00Z" w16du:dateUtc="2024-09-24T12:48:00Z"/>
                    </w:rPr>
                  </w:pPr>
                  <w:del w:id="8717" w:author="Lorenzo Fabbri" w:date="2024-09-24T14:48:00Z" w16du:dateUtc="2024-09-24T12:48:00Z">
                    <w:r w:rsidRPr="005A6AA3" w:rsidDel="00AE71EA">
                      <w:rPr>
                        <w:rFonts w:ascii="Calibri" w:hAnsi="Calibri"/>
                        <w:sz w:val="20"/>
                      </w:rPr>
                      <w:delText>155.8 (45.4, 88.0, 270.4, 343.5)</w:delText>
                    </w:r>
                  </w:del>
                </w:p>
              </w:tc>
              <w:tc>
                <w:tcPr>
                  <w:tcW w:w="0" w:type="dxa"/>
                  <w:tcPrChange w:id="87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F68C20" w14:textId="0319C930" w:rsidR="00066508" w:rsidRPr="005A6AA3" w:rsidDel="00AE71EA" w:rsidRDefault="00000000">
                  <w:pPr>
                    <w:keepNext/>
                    <w:widowControl w:val="0"/>
                    <w:spacing w:after="60"/>
                    <w:jc w:val="center"/>
                    <w:rPr>
                      <w:del w:id="8719" w:author="Lorenzo Fabbri" w:date="2024-09-24T14:48:00Z" w16du:dateUtc="2024-09-24T12:48:00Z"/>
                    </w:rPr>
                  </w:pPr>
                  <w:del w:id="8720" w:author="Lorenzo Fabbri" w:date="2024-09-24T14:48:00Z" w16du:dateUtc="2024-09-24T12:48:00Z">
                    <w:r w:rsidRPr="005A6AA3" w:rsidDel="00AE71EA">
                      <w:rPr>
                        <w:rFonts w:ascii="Calibri" w:hAnsi="Calibri"/>
                        <w:sz w:val="20"/>
                      </w:rPr>
                      <w:delText>186.3 (80.6, 115.5, 269.4, 391.8)</w:delText>
                    </w:r>
                  </w:del>
                </w:p>
              </w:tc>
              <w:tc>
                <w:tcPr>
                  <w:tcW w:w="0" w:type="dxa"/>
                  <w:tcPrChange w:id="87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6A7D0B" w14:textId="57160E76" w:rsidR="00066508" w:rsidRPr="005A6AA3" w:rsidDel="00AE71EA" w:rsidRDefault="00000000">
                  <w:pPr>
                    <w:keepNext/>
                    <w:widowControl w:val="0"/>
                    <w:spacing w:after="60"/>
                    <w:jc w:val="center"/>
                    <w:rPr>
                      <w:del w:id="8722" w:author="Lorenzo Fabbri" w:date="2024-09-24T14:48:00Z" w16du:dateUtc="2024-09-24T12:48:00Z"/>
                    </w:rPr>
                  </w:pPr>
                  <w:del w:id="8723" w:author="Lorenzo Fabbri" w:date="2024-09-24T14:48:00Z" w16du:dateUtc="2024-09-24T12:48:00Z">
                    <w:r w:rsidRPr="005A6AA3" w:rsidDel="00AE71EA">
                      <w:rPr>
                        <w:rFonts w:ascii="Calibri" w:hAnsi="Calibri"/>
                        <w:sz w:val="20"/>
                      </w:rPr>
                      <w:delText>177.5 (66.2, 113.7, 301.7, 450.8)</w:delText>
                    </w:r>
                  </w:del>
                </w:p>
              </w:tc>
            </w:tr>
            <w:tr w:rsidR="00066508" w:rsidRPr="005A6AA3" w:rsidDel="00AE71EA" w14:paraId="0B4F402D" w14:textId="24453A5D" w:rsidTr="006C3DDD">
              <w:trPr>
                <w:del w:id="8724" w:author="Lorenzo Fabbri" w:date="2024-09-24T14:48:00Z"/>
                <w:trPrChange w:id="8725" w:author="Lorenzo Fabbri" w:date="2024-09-19T20:38:00Z" w16du:dateUtc="2024-09-19T18:38:00Z">
                  <w:trPr>
                    <w:gridBefore w:val="1"/>
                    <w:cantSplit/>
                    <w:jc w:val="center"/>
                  </w:trPr>
                </w:trPrChange>
              </w:trPr>
              <w:tc>
                <w:tcPr>
                  <w:tcW w:w="0" w:type="dxa"/>
                  <w:tcPrChange w:id="872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97A6C2" w14:textId="765C761F" w:rsidR="00066508" w:rsidRPr="005A6AA3" w:rsidDel="00AE71EA" w:rsidRDefault="00000000">
                  <w:pPr>
                    <w:keepNext/>
                    <w:widowControl w:val="0"/>
                    <w:spacing w:after="60"/>
                    <w:rPr>
                      <w:del w:id="8727" w:author="Lorenzo Fabbri" w:date="2024-09-24T14:48:00Z" w16du:dateUtc="2024-09-24T12:48:00Z"/>
                    </w:rPr>
                  </w:pPr>
                  <w:del w:id="8728" w:author="Lorenzo Fabbri" w:date="2024-09-24T14:48:00Z" w16du:dateUtc="2024-09-24T12:48:00Z">
                    <w:r w:rsidRPr="005A6AA3" w:rsidDel="00AE71EA">
                      <w:rPr>
                        <w:rFonts w:ascii="Calibri" w:hAnsi="Calibri"/>
                        <w:sz w:val="20"/>
                      </w:rPr>
                      <w:delText>    Unknown</w:delText>
                    </w:r>
                  </w:del>
                </w:p>
              </w:tc>
              <w:tc>
                <w:tcPr>
                  <w:tcW w:w="0" w:type="dxa"/>
                  <w:tcPrChange w:id="87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E53EF7" w14:textId="4A29A47F" w:rsidR="00066508" w:rsidRPr="005A6AA3" w:rsidDel="00AE71EA" w:rsidRDefault="00000000">
                  <w:pPr>
                    <w:keepNext/>
                    <w:widowControl w:val="0"/>
                    <w:spacing w:after="60"/>
                    <w:jc w:val="center"/>
                    <w:rPr>
                      <w:del w:id="8730" w:author="Lorenzo Fabbri" w:date="2024-09-24T14:48:00Z" w16du:dateUtc="2024-09-24T12:48:00Z"/>
                    </w:rPr>
                  </w:pPr>
                  <w:del w:id="8731" w:author="Lorenzo Fabbri" w:date="2024-09-24T14:48:00Z" w16du:dateUtc="2024-09-24T12:48:00Z">
                    <w:r w:rsidRPr="005A6AA3" w:rsidDel="00AE71EA">
                      <w:rPr>
                        <w:rFonts w:ascii="Calibri" w:hAnsi="Calibri"/>
                        <w:sz w:val="20"/>
                      </w:rPr>
                      <w:delText>3</w:delText>
                    </w:r>
                  </w:del>
                </w:p>
              </w:tc>
              <w:tc>
                <w:tcPr>
                  <w:tcW w:w="0" w:type="dxa"/>
                  <w:tcPrChange w:id="87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AD3F15" w14:textId="08A1CA96" w:rsidR="00066508" w:rsidRPr="005A6AA3" w:rsidDel="00AE71EA" w:rsidRDefault="00000000">
                  <w:pPr>
                    <w:keepNext/>
                    <w:widowControl w:val="0"/>
                    <w:spacing w:after="60"/>
                    <w:jc w:val="center"/>
                    <w:rPr>
                      <w:del w:id="8733" w:author="Lorenzo Fabbri" w:date="2024-09-24T14:48:00Z" w16du:dateUtc="2024-09-24T12:48:00Z"/>
                    </w:rPr>
                  </w:pPr>
                  <w:del w:id="8734" w:author="Lorenzo Fabbri" w:date="2024-09-24T14:48:00Z" w16du:dateUtc="2024-09-24T12:48:00Z">
                    <w:r w:rsidRPr="005A6AA3" w:rsidDel="00AE71EA">
                      <w:rPr>
                        <w:rFonts w:ascii="Calibri" w:hAnsi="Calibri"/>
                        <w:sz w:val="20"/>
                      </w:rPr>
                      <w:delText>3</w:delText>
                    </w:r>
                  </w:del>
                </w:p>
              </w:tc>
              <w:tc>
                <w:tcPr>
                  <w:tcW w:w="0" w:type="dxa"/>
                  <w:tcPrChange w:id="87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9C8B1" w14:textId="209FB9F2" w:rsidR="00066508" w:rsidRPr="005A6AA3" w:rsidDel="00AE71EA" w:rsidRDefault="00000000">
                  <w:pPr>
                    <w:keepNext/>
                    <w:widowControl w:val="0"/>
                    <w:spacing w:after="60"/>
                    <w:jc w:val="center"/>
                    <w:rPr>
                      <w:del w:id="8736" w:author="Lorenzo Fabbri" w:date="2024-09-24T14:48:00Z" w16du:dateUtc="2024-09-24T12:48:00Z"/>
                    </w:rPr>
                  </w:pPr>
                  <w:del w:id="8737" w:author="Lorenzo Fabbri" w:date="2024-09-24T14:48:00Z" w16du:dateUtc="2024-09-24T12:48:00Z">
                    <w:r w:rsidRPr="005A6AA3" w:rsidDel="00AE71EA">
                      <w:rPr>
                        <w:rFonts w:ascii="Calibri" w:hAnsi="Calibri"/>
                        <w:sz w:val="20"/>
                      </w:rPr>
                      <w:delText>0</w:delText>
                    </w:r>
                  </w:del>
                </w:p>
              </w:tc>
              <w:tc>
                <w:tcPr>
                  <w:tcW w:w="0" w:type="dxa"/>
                  <w:tcPrChange w:id="87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513C0" w14:textId="54893C17" w:rsidR="00066508" w:rsidRPr="005A6AA3" w:rsidDel="00AE71EA" w:rsidRDefault="00000000">
                  <w:pPr>
                    <w:keepNext/>
                    <w:widowControl w:val="0"/>
                    <w:spacing w:after="60"/>
                    <w:jc w:val="center"/>
                    <w:rPr>
                      <w:del w:id="8739" w:author="Lorenzo Fabbri" w:date="2024-09-24T14:48:00Z" w16du:dateUtc="2024-09-24T12:48:00Z"/>
                    </w:rPr>
                  </w:pPr>
                  <w:del w:id="8740" w:author="Lorenzo Fabbri" w:date="2024-09-24T14:48:00Z" w16du:dateUtc="2024-09-24T12:48:00Z">
                    <w:r w:rsidRPr="005A6AA3" w:rsidDel="00AE71EA">
                      <w:rPr>
                        <w:rFonts w:ascii="Calibri" w:hAnsi="Calibri"/>
                        <w:sz w:val="20"/>
                      </w:rPr>
                      <w:delText>0</w:delText>
                    </w:r>
                  </w:del>
                </w:p>
              </w:tc>
              <w:tc>
                <w:tcPr>
                  <w:tcW w:w="0" w:type="dxa"/>
                  <w:tcPrChange w:id="87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3AAB5" w14:textId="4F7C7189" w:rsidR="00066508" w:rsidRPr="005A6AA3" w:rsidDel="00AE71EA" w:rsidRDefault="00000000">
                  <w:pPr>
                    <w:keepNext/>
                    <w:widowControl w:val="0"/>
                    <w:spacing w:after="60"/>
                    <w:jc w:val="center"/>
                    <w:rPr>
                      <w:del w:id="8742" w:author="Lorenzo Fabbri" w:date="2024-09-24T14:48:00Z" w16du:dateUtc="2024-09-24T12:48:00Z"/>
                    </w:rPr>
                  </w:pPr>
                  <w:del w:id="8743" w:author="Lorenzo Fabbri" w:date="2024-09-24T14:48:00Z" w16du:dateUtc="2024-09-24T12:48:00Z">
                    <w:r w:rsidRPr="005A6AA3" w:rsidDel="00AE71EA">
                      <w:rPr>
                        <w:rFonts w:ascii="Calibri" w:hAnsi="Calibri"/>
                        <w:sz w:val="20"/>
                      </w:rPr>
                      <w:delText>0</w:delText>
                    </w:r>
                  </w:del>
                </w:p>
              </w:tc>
              <w:tc>
                <w:tcPr>
                  <w:tcW w:w="0" w:type="dxa"/>
                  <w:tcPrChange w:id="87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38A244" w14:textId="020E4560" w:rsidR="00066508" w:rsidRPr="005A6AA3" w:rsidDel="00AE71EA" w:rsidRDefault="00000000">
                  <w:pPr>
                    <w:keepNext/>
                    <w:widowControl w:val="0"/>
                    <w:spacing w:after="60"/>
                    <w:jc w:val="center"/>
                    <w:rPr>
                      <w:del w:id="8745" w:author="Lorenzo Fabbri" w:date="2024-09-24T14:48:00Z" w16du:dateUtc="2024-09-24T12:48:00Z"/>
                    </w:rPr>
                  </w:pPr>
                  <w:del w:id="8746" w:author="Lorenzo Fabbri" w:date="2024-09-24T14:48:00Z" w16du:dateUtc="2024-09-24T12:48:00Z">
                    <w:r w:rsidRPr="005A6AA3" w:rsidDel="00AE71EA">
                      <w:rPr>
                        <w:rFonts w:ascii="Calibri" w:hAnsi="Calibri"/>
                        <w:sz w:val="20"/>
                      </w:rPr>
                      <w:delText>0</w:delText>
                    </w:r>
                  </w:del>
                </w:p>
              </w:tc>
              <w:tc>
                <w:tcPr>
                  <w:tcW w:w="0" w:type="dxa"/>
                  <w:tcPrChange w:id="87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B5F39B" w14:textId="17975930" w:rsidR="00066508" w:rsidRPr="005A6AA3" w:rsidDel="00AE71EA" w:rsidRDefault="00000000">
                  <w:pPr>
                    <w:keepNext/>
                    <w:widowControl w:val="0"/>
                    <w:spacing w:after="60"/>
                    <w:jc w:val="center"/>
                    <w:rPr>
                      <w:del w:id="8748" w:author="Lorenzo Fabbri" w:date="2024-09-24T14:48:00Z" w16du:dateUtc="2024-09-24T12:48:00Z"/>
                    </w:rPr>
                  </w:pPr>
                  <w:del w:id="8749" w:author="Lorenzo Fabbri" w:date="2024-09-24T14:48:00Z" w16du:dateUtc="2024-09-24T12:48:00Z">
                    <w:r w:rsidRPr="005A6AA3" w:rsidDel="00AE71EA">
                      <w:rPr>
                        <w:rFonts w:ascii="Calibri" w:hAnsi="Calibri"/>
                        <w:sz w:val="20"/>
                      </w:rPr>
                      <w:delText>0</w:delText>
                    </w:r>
                  </w:del>
                </w:p>
              </w:tc>
            </w:tr>
            <w:tr w:rsidR="00066508" w:rsidRPr="005A6AA3" w:rsidDel="00AE71EA" w14:paraId="6581DE24" w14:textId="4544A03A" w:rsidTr="006C3DDD">
              <w:trPr>
                <w:del w:id="8750" w:author="Lorenzo Fabbri" w:date="2024-09-24T14:48:00Z"/>
                <w:trPrChange w:id="8751" w:author="Lorenzo Fabbri" w:date="2024-09-19T20:38:00Z" w16du:dateUtc="2024-09-19T18:38:00Z">
                  <w:trPr>
                    <w:gridBefore w:val="1"/>
                    <w:cantSplit/>
                    <w:jc w:val="center"/>
                  </w:trPr>
                </w:trPrChange>
              </w:trPr>
              <w:tc>
                <w:tcPr>
                  <w:tcW w:w="0" w:type="dxa"/>
                  <w:tcPrChange w:id="875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5DC108" w14:textId="492D42F2" w:rsidR="00066508" w:rsidRPr="005A6AA3" w:rsidDel="00AE71EA" w:rsidRDefault="00000000">
                  <w:pPr>
                    <w:keepNext/>
                    <w:widowControl w:val="0"/>
                    <w:spacing w:after="60"/>
                    <w:rPr>
                      <w:del w:id="8753" w:author="Lorenzo Fabbri" w:date="2024-09-24T14:48:00Z" w16du:dateUtc="2024-09-24T12:48:00Z"/>
                    </w:rPr>
                  </w:pPr>
                  <w:del w:id="8754" w:author="Lorenzo Fabbri" w:date="2024-09-24T14:48:00Z" w16du:dateUtc="2024-09-24T12:48:00Z">
                    <w:r w:rsidRPr="005A6AA3" w:rsidDel="00AE71EA">
                      <w:rPr>
                        <w:rFonts w:ascii="Calibri" w:hAnsi="Calibri"/>
                        <w:sz w:val="20"/>
                      </w:rPr>
                      <w:delText>5b20bcortolone</w:delText>
                    </w:r>
                  </w:del>
                </w:p>
              </w:tc>
              <w:tc>
                <w:tcPr>
                  <w:tcW w:w="0" w:type="dxa"/>
                  <w:tcPrChange w:id="87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C34311" w14:textId="612AC8F3" w:rsidR="00066508" w:rsidRPr="005A6AA3" w:rsidDel="00AE71EA" w:rsidRDefault="00000000">
                  <w:pPr>
                    <w:keepNext/>
                    <w:widowControl w:val="0"/>
                    <w:spacing w:after="60"/>
                    <w:jc w:val="center"/>
                    <w:rPr>
                      <w:del w:id="8756" w:author="Lorenzo Fabbri" w:date="2024-09-24T14:48:00Z" w16du:dateUtc="2024-09-24T12:48:00Z"/>
                    </w:rPr>
                  </w:pPr>
                  <w:del w:id="8757" w:author="Lorenzo Fabbri" w:date="2024-09-24T14:48:00Z" w16du:dateUtc="2024-09-24T12:48:00Z">
                    <w:r w:rsidRPr="005A6AA3" w:rsidDel="00AE71EA">
                      <w:rPr>
                        <w:rFonts w:ascii="Calibri" w:hAnsi="Calibri"/>
                        <w:sz w:val="20"/>
                      </w:rPr>
                      <w:delText>546.9 (184.8, 336.3, 837.1, 1,224.3)</w:delText>
                    </w:r>
                  </w:del>
                </w:p>
              </w:tc>
              <w:tc>
                <w:tcPr>
                  <w:tcW w:w="0" w:type="dxa"/>
                  <w:tcPrChange w:id="87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F0EA6C" w14:textId="66B25106" w:rsidR="00066508" w:rsidRPr="005A6AA3" w:rsidDel="00AE71EA" w:rsidRDefault="00000000">
                  <w:pPr>
                    <w:keepNext/>
                    <w:widowControl w:val="0"/>
                    <w:spacing w:after="60"/>
                    <w:jc w:val="center"/>
                    <w:rPr>
                      <w:del w:id="8759" w:author="Lorenzo Fabbri" w:date="2024-09-24T14:48:00Z" w16du:dateUtc="2024-09-24T12:48:00Z"/>
                    </w:rPr>
                  </w:pPr>
                  <w:del w:id="8760" w:author="Lorenzo Fabbri" w:date="2024-09-24T14:48:00Z" w16du:dateUtc="2024-09-24T12:48:00Z">
                    <w:r w:rsidRPr="005A6AA3" w:rsidDel="00AE71EA">
                      <w:rPr>
                        <w:rFonts w:ascii="Calibri" w:hAnsi="Calibri"/>
                        <w:sz w:val="20"/>
                      </w:rPr>
                      <w:delText>561.3 (230.0, 331.3, 889.9, 1,372.6)</w:delText>
                    </w:r>
                  </w:del>
                </w:p>
              </w:tc>
              <w:tc>
                <w:tcPr>
                  <w:tcW w:w="0" w:type="dxa"/>
                  <w:tcPrChange w:id="87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5E05D3" w14:textId="30F90360" w:rsidR="00066508" w:rsidRPr="005A6AA3" w:rsidDel="00AE71EA" w:rsidRDefault="00000000">
                  <w:pPr>
                    <w:keepNext/>
                    <w:widowControl w:val="0"/>
                    <w:spacing w:after="60"/>
                    <w:jc w:val="center"/>
                    <w:rPr>
                      <w:del w:id="8762" w:author="Lorenzo Fabbri" w:date="2024-09-24T14:48:00Z" w16du:dateUtc="2024-09-24T12:48:00Z"/>
                    </w:rPr>
                  </w:pPr>
                  <w:del w:id="8763" w:author="Lorenzo Fabbri" w:date="2024-09-24T14:48:00Z" w16du:dateUtc="2024-09-24T12:48:00Z">
                    <w:r w:rsidRPr="005A6AA3" w:rsidDel="00AE71EA">
                      <w:rPr>
                        <w:rFonts w:ascii="Calibri" w:hAnsi="Calibri"/>
                        <w:sz w:val="20"/>
                      </w:rPr>
                      <w:delText>682.3 (298.5, 452.0, 1,031.1, 1,363.8)</w:delText>
                    </w:r>
                  </w:del>
                </w:p>
              </w:tc>
              <w:tc>
                <w:tcPr>
                  <w:tcW w:w="0" w:type="dxa"/>
                  <w:tcPrChange w:id="87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1272A0" w14:textId="07253FDB" w:rsidR="00066508" w:rsidRPr="005A6AA3" w:rsidDel="00AE71EA" w:rsidRDefault="00000000">
                  <w:pPr>
                    <w:keepNext/>
                    <w:widowControl w:val="0"/>
                    <w:spacing w:after="60"/>
                    <w:jc w:val="center"/>
                    <w:rPr>
                      <w:del w:id="8765" w:author="Lorenzo Fabbri" w:date="2024-09-24T14:48:00Z" w16du:dateUtc="2024-09-24T12:48:00Z"/>
                    </w:rPr>
                  </w:pPr>
                  <w:del w:id="8766" w:author="Lorenzo Fabbri" w:date="2024-09-24T14:48:00Z" w16du:dateUtc="2024-09-24T12:48:00Z">
                    <w:r w:rsidRPr="005A6AA3" w:rsidDel="00AE71EA">
                      <w:rPr>
                        <w:rFonts w:ascii="Calibri" w:hAnsi="Calibri"/>
                        <w:sz w:val="20"/>
                      </w:rPr>
                      <w:delText>534.1 (163.5, 372.6, 792.7, 1,071.7)</w:delText>
                    </w:r>
                  </w:del>
                </w:p>
              </w:tc>
              <w:tc>
                <w:tcPr>
                  <w:tcW w:w="0" w:type="dxa"/>
                  <w:tcPrChange w:id="87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45172" w14:textId="56B2AE7D" w:rsidR="00066508" w:rsidRPr="005A6AA3" w:rsidDel="00AE71EA" w:rsidRDefault="00000000">
                  <w:pPr>
                    <w:keepNext/>
                    <w:widowControl w:val="0"/>
                    <w:spacing w:after="60"/>
                    <w:jc w:val="center"/>
                    <w:rPr>
                      <w:del w:id="8768" w:author="Lorenzo Fabbri" w:date="2024-09-24T14:48:00Z" w16du:dateUtc="2024-09-24T12:48:00Z"/>
                    </w:rPr>
                  </w:pPr>
                  <w:del w:id="8769" w:author="Lorenzo Fabbri" w:date="2024-09-24T14:48:00Z" w16du:dateUtc="2024-09-24T12:48:00Z">
                    <w:r w:rsidRPr="005A6AA3" w:rsidDel="00AE71EA">
                      <w:rPr>
                        <w:rFonts w:ascii="Calibri" w:hAnsi="Calibri"/>
                        <w:sz w:val="20"/>
                      </w:rPr>
                      <w:delText>505.0 (144.0, 272.3, 769.3, 1,147.1)</w:delText>
                    </w:r>
                  </w:del>
                </w:p>
              </w:tc>
              <w:tc>
                <w:tcPr>
                  <w:tcW w:w="0" w:type="dxa"/>
                  <w:tcPrChange w:id="87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55CC6" w14:textId="73AD9095" w:rsidR="00066508" w:rsidRPr="005A6AA3" w:rsidDel="00AE71EA" w:rsidRDefault="00000000">
                  <w:pPr>
                    <w:keepNext/>
                    <w:widowControl w:val="0"/>
                    <w:spacing w:after="60"/>
                    <w:jc w:val="center"/>
                    <w:rPr>
                      <w:del w:id="8771" w:author="Lorenzo Fabbri" w:date="2024-09-24T14:48:00Z" w16du:dateUtc="2024-09-24T12:48:00Z"/>
                    </w:rPr>
                  </w:pPr>
                  <w:del w:id="8772" w:author="Lorenzo Fabbri" w:date="2024-09-24T14:48:00Z" w16du:dateUtc="2024-09-24T12:48:00Z">
                    <w:r w:rsidRPr="005A6AA3" w:rsidDel="00AE71EA">
                      <w:rPr>
                        <w:rFonts w:ascii="Calibri" w:hAnsi="Calibri"/>
                        <w:sz w:val="20"/>
                      </w:rPr>
                      <w:delText>496.1 (170.7, 289.2, 761.3, 1,150.2)</w:delText>
                    </w:r>
                  </w:del>
                </w:p>
              </w:tc>
              <w:tc>
                <w:tcPr>
                  <w:tcW w:w="0" w:type="dxa"/>
                  <w:tcPrChange w:id="87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751A61" w14:textId="1D0E3644" w:rsidR="00066508" w:rsidRPr="005A6AA3" w:rsidDel="00AE71EA" w:rsidRDefault="00000000">
                  <w:pPr>
                    <w:keepNext/>
                    <w:widowControl w:val="0"/>
                    <w:spacing w:after="60"/>
                    <w:jc w:val="center"/>
                    <w:rPr>
                      <w:del w:id="8774" w:author="Lorenzo Fabbri" w:date="2024-09-24T14:48:00Z" w16du:dateUtc="2024-09-24T12:48:00Z"/>
                    </w:rPr>
                  </w:pPr>
                  <w:del w:id="8775" w:author="Lorenzo Fabbri" w:date="2024-09-24T14:48:00Z" w16du:dateUtc="2024-09-24T12:48:00Z">
                    <w:r w:rsidRPr="005A6AA3" w:rsidDel="00AE71EA">
                      <w:rPr>
                        <w:rFonts w:ascii="Calibri" w:hAnsi="Calibri"/>
                        <w:sz w:val="20"/>
                      </w:rPr>
                      <w:delText>563.5 (209.8, 328.4, 881.5, 1,370.4)</w:delText>
                    </w:r>
                  </w:del>
                </w:p>
              </w:tc>
            </w:tr>
            <w:tr w:rsidR="00066508" w:rsidRPr="005A6AA3" w:rsidDel="00AE71EA" w14:paraId="32C6E4F8" w14:textId="5F6C55B2" w:rsidTr="006C3DDD">
              <w:trPr>
                <w:del w:id="8776" w:author="Lorenzo Fabbri" w:date="2024-09-24T14:48:00Z"/>
                <w:trPrChange w:id="8777" w:author="Lorenzo Fabbri" w:date="2024-09-19T20:38:00Z" w16du:dateUtc="2024-09-19T18:38:00Z">
                  <w:trPr>
                    <w:gridBefore w:val="1"/>
                    <w:cantSplit/>
                    <w:jc w:val="center"/>
                  </w:trPr>
                </w:trPrChange>
              </w:trPr>
              <w:tc>
                <w:tcPr>
                  <w:tcW w:w="0" w:type="dxa"/>
                  <w:tcPrChange w:id="877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234024A" w14:textId="0F589726" w:rsidR="00066508" w:rsidRPr="005A6AA3" w:rsidDel="00AE71EA" w:rsidRDefault="00000000">
                  <w:pPr>
                    <w:keepNext/>
                    <w:widowControl w:val="0"/>
                    <w:spacing w:after="60"/>
                    <w:rPr>
                      <w:del w:id="8779" w:author="Lorenzo Fabbri" w:date="2024-09-24T14:48:00Z" w16du:dateUtc="2024-09-24T12:48:00Z"/>
                    </w:rPr>
                  </w:pPr>
                  <w:del w:id="8780" w:author="Lorenzo Fabbri" w:date="2024-09-24T14:48:00Z" w16du:dateUtc="2024-09-24T12:48:00Z">
                    <w:r w:rsidRPr="005A6AA3" w:rsidDel="00AE71EA">
                      <w:rPr>
                        <w:rFonts w:ascii="Calibri" w:hAnsi="Calibri"/>
                        <w:sz w:val="20"/>
                      </w:rPr>
                      <w:delText>5bDHF</w:delText>
                    </w:r>
                  </w:del>
                </w:p>
              </w:tc>
              <w:tc>
                <w:tcPr>
                  <w:tcW w:w="0" w:type="dxa"/>
                  <w:tcPrChange w:id="87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48AA58" w14:textId="5ED50F12" w:rsidR="00066508" w:rsidRPr="005A6AA3" w:rsidDel="00AE71EA" w:rsidRDefault="00000000">
                  <w:pPr>
                    <w:keepNext/>
                    <w:widowControl w:val="0"/>
                    <w:spacing w:after="60"/>
                    <w:jc w:val="center"/>
                    <w:rPr>
                      <w:del w:id="8782" w:author="Lorenzo Fabbri" w:date="2024-09-24T14:48:00Z" w16du:dateUtc="2024-09-24T12:48:00Z"/>
                    </w:rPr>
                  </w:pPr>
                  <w:del w:id="8783" w:author="Lorenzo Fabbri" w:date="2024-09-24T14:48:00Z" w16du:dateUtc="2024-09-24T12:48:00Z">
                    <w:r w:rsidRPr="005A6AA3" w:rsidDel="00AE71EA">
                      <w:rPr>
                        <w:rFonts w:ascii="Calibri" w:hAnsi="Calibri"/>
                        <w:sz w:val="20"/>
                      </w:rPr>
                      <w:delText>1.4 (0.6, 0.9, 2.0, 2.9)</w:delText>
                    </w:r>
                  </w:del>
                </w:p>
              </w:tc>
              <w:tc>
                <w:tcPr>
                  <w:tcW w:w="0" w:type="dxa"/>
                  <w:tcPrChange w:id="87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BBED86" w14:textId="3548EB58" w:rsidR="00066508" w:rsidRPr="005A6AA3" w:rsidDel="00AE71EA" w:rsidRDefault="00000000">
                  <w:pPr>
                    <w:keepNext/>
                    <w:widowControl w:val="0"/>
                    <w:spacing w:after="60"/>
                    <w:jc w:val="center"/>
                    <w:rPr>
                      <w:del w:id="8785" w:author="Lorenzo Fabbri" w:date="2024-09-24T14:48:00Z" w16du:dateUtc="2024-09-24T12:48:00Z"/>
                    </w:rPr>
                  </w:pPr>
                  <w:del w:id="8786" w:author="Lorenzo Fabbri" w:date="2024-09-24T14:48:00Z" w16du:dateUtc="2024-09-24T12:48:00Z">
                    <w:r w:rsidRPr="005A6AA3" w:rsidDel="00AE71EA">
                      <w:rPr>
                        <w:rFonts w:ascii="Calibri" w:hAnsi="Calibri"/>
                        <w:sz w:val="20"/>
                      </w:rPr>
                      <w:delText>1.4 (0.7, 0.9, 2.2, 2.9)</w:delText>
                    </w:r>
                  </w:del>
                </w:p>
              </w:tc>
              <w:tc>
                <w:tcPr>
                  <w:tcW w:w="0" w:type="dxa"/>
                  <w:tcPrChange w:id="87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41BAC" w14:textId="51A27FC7" w:rsidR="00066508" w:rsidRPr="005A6AA3" w:rsidDel="00AE71EA" w:rsidRDefault="00000000">
                  <w:pPr>
                    <w:keepNext/>
                    <w:widowControl w:val="0"/>
                    <w:spacing w:after="60"/>
                    <w:jc w:val="center"/>
                    <w:rPr>
                      <w:del w:id="8788" w:author="Lorenzo Fabbri" w:date="2024-09-24T14:48:00Z" w16du:dateUtc="2024-09-24T12:48:00Z"/>
                    </w:rPr>
                  </w:pPr>
                  <w:del w:id="8789" w:author="Lorenzo Fabbri" w:date="2024-09-24T14:48:00Z" w16du:dateUtc="2024-09-24T12:48:00Z">
                    <w:r w:rsidRPr="005A6AA3" w:rsidDel="00AE71EA">
                      <w:rPr>
                        <w:rFonts w:ascii="Calibri" w:hAnsi="Calibri"/>
                        <w:sz w:val="20"/>
                      </w:rPr>
                      <w:delText>1.8 (1.0, 1.3, 2.6, 3.6)</w:delText>
                    </w:r>
                  </w:del>
                </w:p>
              </w:tc>
              <w:tc>
                <w:tcPr>
                  <w:tcW w:w="0" w:type="dxa"/>
                  <w:tcPrChange w:id="87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F68833" w14:textId="1EF4CE3A" w:rsidR="00066508" w:rsidRPr="005A6AA3" w:rsidDel="00AE71EA" w:rsidRDefault="00000000">
                  <w:pPr>
                    <w:keepNext/>
                    <w:widowControl w:val="0"/>
                    <w:spacing w:after="60"/>
                    <w:jc w:val="center"/>
                    <w:rPr>
                      <w:del w:id="8791" w:author="Lorenzo Fabbri" w:date="2024-09-24T14:48:00Z" w16du:dateUtc="2024-09-24T12:48:00Z"/>
                    </w:rPr>
                  </w:pPr>
                  <w:del w:id="8792" w:author="Lorenzo Fabbri" w:date="2024-09-24T14:48:00Z" w16du:dateUtc="2024-09-24T12:48:00Z">
                    <w:r w:rsidRPr="005A6AA3" w:rsidDel="00AE71EA">
                      <w:rPr>
                        <w:rFonts w:ascii="Calibri" w:hAnsi="Calibri"/>
                        <w:sz w:val="20"/>
                      </w:rPr>
                      <w:delText>1.1 (0.4, 0.6, 1.8, 2.6)</w:delText>
                    </w:r>
                  </w:del>
                </w:p>
              </w:tc>
              <w:tc>
                <w:tcPr>
                  <w:tcW w:w="0" w:type="dxa"/>
                  <w:tcPrChange w:id="87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D3E9E3" w14:textId="5CA02C4B" w:rsidR="00066508" w:rsidRPr="005A6AA3" w:rsidDel="00AE71EA" w:rsidRDefault="00000000">
                  <w:pPr>
                    <w:keepNext/>
                    <w:widowControl w:val="0"/>
                    <w:spacing w:after="60"/>
                    <w:jc w:val="center"/>
                    <w:rPr>
                      <w:del w:id="8794" w:author="Lorenzo Fabbri" w:date="2024-09-24T14:48:00Z" w16du:dateUtc="2024-09-24T12:48:00Z"/>
                    </w:rPr>
                  </w:pPr>
                  <w:del w:id="8795" w:author="Lorenzo Fabbri" w:date="2024-09-24T14:48:00Z" w16du:dateUtc="2024-09-24T12:48:00Z">
                    <w:r w:rsidRPr="005A6AA3" w:rsidDel="00AE71EA">
                      <w:rPr>
                        <w:rFonts w:ascii="Calibri" w:hAnsi="Calibri"/>
                        <w:sz w:val="20"/>
                      </w:rPr>
                      <w:delText>1.5 (0.9, 1.1, 1.9, 2.4)</w:delText>
                    </w:r>
                  </w:del>
                </w:p>
              </w:tc>
              <w:tc>
                <w:tcPr>
                  <w:tcW w:w="0" w:type="dxa"/>
                  <w:tcPrChange w:id="87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C08FBD" w14:textId="594FECEC" w:rsidR="00066508" w:rsidRPr="005A6AA3" w:rsidDel="00AE71EA" w:rsidRDefault="00000000">
                  <w:pPr>
                    <w:keepNext/>
                    <w:widowControl w:val="0"/>
                    <w:spacing w:after="60"/>
                    <w:jc w:val="center"/>
                    <w:rPr>
                      <w:del w:id="8797" w:author="Lorenzo Fabbri" w:date="2024-09-24T14:48:00Z" w16du:dateUtc="2024-09-24T12:48:00Z"/>
                    </w:rPr>
                  </w:pPr>
                  <w:del w:id="8798" w:author="Lorenzo Fabbri" w:date="2024-09-24T14:48:00Z" w16du:dateUtc="2024-09-24T12:48:00Z">
                    <w:r w:rsidRPr="005A6AA3" w:rsidDel="00AE71EA">
                      <w:rPr>
                        <w:rFonts w:ascii="Calibri" w:hAnsi="Calibri"/>
                        <w:sz w:val="20"/>
                      </w:rPr>
                      <w:delText>1.1 (0.4, 0.6, 1.7, 2.9)</w:delText>
                    </w:r>
                  </w:del>
                </w:p>
              </w:tc>
              <w:tc>
                <w:tcPr>
                  <w:tcW w:w="0" w:type="dxa"/>
                  <w:tcPrChange w:id="87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57438A" w14:textId="5CC3D26C" w:rsidR="00066508" w:rsidRPr="005A6AA3" w:rsidDel="00AE71EA" w:rsidRDefault="00000000">
                  <w:pPr>
                    <w:keepNext/>
                    <w:widowControl w:val="0"/>
                    <w:spacing w:after="60"/>
                    <w:jc w:val="center"/>
                    <w:rPr>
                      <w:del w:id="8800" w:author="Lorenzo Fabbri" w:date="2024-09-24T14:48:00Z" w16du:dateUtc="2024-09-24T12:48:00Z"/>
                    </w:rPr>
                  </w:pPr>
                  <w:del w:id="8801" w:author="Lorenzo Fabbri" w:date="2024-09-24T14:48:00Z" w16du:dateUtc="2024-09-24T12:48:00Z">
                    <w:r w:rsidRPr="005A6AA3" w:rsidDel="00AE71EA">
                      <w:rPr>
                        <w:rFonts w:ascii="Calibri" w:hAnsi="Calibri"/>
                        <w:sz w:val="20"/>
                      </w:rPr>
                      <w:delText>1.5 (0.7, 1.0, 2.1, 2.7)</w:delText>
                    </w:r>
                  </w:del>
                </w:p>
              </w:tc>
            </w:tr>
            <w:tr w:rsidR="00066508" w:rsidRPr="005A6AA3" w:rsidDel="00AE71EA" w14:paraId="02BFF24B" w14:textId="2CF5AB2C" w:rsidTr="006C3DDD">
              <w:trPr>
                <w:del w:id="8802" w:author="Lorenzo Fabbri" w:date="2024-09-24T14:48:00Z"/>
                <w:trPrChange w:id="8803" w:author="Lorenzo Fabbri" w:date="2024-09-19T20:38:00Z" w16du:dateUtc="2024-09-19T18:38:00Z">
                  <w:trPr>
                    <w:gridBefore w:val="1"/>
                    <w:cantSplit/>
                    <w:jc w:val="center"/>
                  </w:trPr>
                </w:trPrChange>
              </w:trPr>
              <w:tc>
                <w:tcPr>
                  <w:tcW w:w="0" w:type="dxa"/>
                  <w:tcPrChange w:id="88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34ABDC9" w14:textId="290447F7" w:rsidR="00066508" w:rsidRPr="005A6AA3" w:rsidDel="00AE71EA" w:rsidRDefault="00000000">
                  <w:pPr>
                    <w:keepNext/>
                    <w:widowControl w:val="0"/>
                    <w:spacing w:after="60"/>
                    <w:rPr>
                      <w:del w:id="8805" w:author="Lorenzo Fabbri" w:date="2024-09-24T14:48:00Z" w16du:dateUtc="2024-09-24T12:48:00Z"/>
                    </w:rPr>
                  </w:pPr>
                  <w:del w:id="8806" w:author="Lorenzo Fabbri" w:date="2024-09-24T14:48:00Z" w16du:dateUtc="2024-09-24T12:48:00Z">
                    <w:r w:rsidRPr="005A6AA3" w:rsidDel="00AE71EA">
                      <w:rPr>
                        <w:rFonts w:ascii="Calibri" w:hAnsi="Calibri"/>
                        <w:sz w:val="20"/>
                      </w:rPr>
                      <w:delText>    Unknown</w:delText>
                    </w:r>
                  </w:del>
                </w:p>
              </w:tc>
              <w:tc>
                <w:tcPr>
                  <w:tcW w:w="0" w:type="dxa"/>
                  <w:tcPrChange w:id="88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5F8AA2" w14:textId="390E3820" w:rsidR="00066508" w:rsidRPr="005A6AA3" w:rsidDel="00AE71EA" w:rsidRDefault="00000000">
                  <w:pPr>
                    <w:keepNext/>
                    <w:widowControl w:val="0"/>
                    <w:spacing w:after="60"/>
                    <w:jc w:val="center"/>
                    <w:rPr>
                      <w:del w:id="8808" w:author="Lorenzo Fabbri" w:date="2024-09-24T14:48:00Z" w16du:dateUtc="2024-09-24T12:48:00Z"/>
                    </w:rPr>
                  </w:pPr>
                  <w:del w:id="8809" w:author="Lorenzo Fabbri" w:date="2024-09-24T14:48:00Z" w16du:dateUtc="2024-09-24T12:48:00Z">
                    <w:r w:rsidRPr="005A6AA3" w:rsidDel="00AE71EA">
                      <w:rPr>
                        <w:rFonts w:ascii="Calibri" w:hAnsi="Calibri"/>
                        <w:sz w:val="20"/>
                      </w:rPr>
                      <w:delText>2</w:delText>
                    </w:r>
                  </w:del>
                </w:p>
              </w:tc>
              <w:tc>
                <w:tcPr>
                  <w:tcW w:w="0" w:type="dxa"/>
                  <w:tcPrChange w:id="88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562EB0" w14:textId="219BDA82" w:rsidR="00066508" w:rsidRPr="005A6AA3" w:rsidDel="00AE71EA" w:rsidRDefault="00000000">
                  <w:pPr>
                    <w:keepNext/>
                    <w:widowControl w:val="0"/>
                    <w:spacing w:after="60"/>
                    <w:jc w:val="center"/>
                    <w:rPr>
                      <w:del w:id="8811" w:author="Lorenzo Fabbri" w:date="2024-09-24T14:48:00Z" w16du:dateUtc="2024-09-24T12:48:00Z"/>
                    </w:rPr>
                  </w:pPr>
                  <w:del w:id="8812" w:author="Lorenzo Fabbri" w:date="2024-09-24T14:48:00Z" w16du:dateUtc="2024-09-24T12:48:00Z">
                    <w:r w:rsidRPr="005A6AA3" w:rsidDel="00AE71EA">
                      <w:rPr>
                        <w:rFonts w:ascii="Calibri" w:hAnsi="Calibri"/>
                        <w:sz w:val="20"/>
                      </w:rPr>
                      <w:delText>0</w:delText>
                    </w:r>
                  </w:del>
                </w:p>
              </w:tc>
              <w:tc>
                <w:tcPr>
                  <w:tcW w:w="0" w:type="dxa"/>
                  <w:tcPrChange w:id="88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9D480" w14:textId="5A91764C" w:rsidR="00066508" w:rsidRPr="005A6AA3" w:rsidDel="00AE71EA" w:rsidRDefault="00000000">
                  <w:pPr>
                    <w:keepNext/>
                    <w:widowControl w:val="0"/>
                    <w:spacing w:after="60"/>
                    <w:jc w:val="center"/>
                    <w:rPr>
                      <w:del w:id="8814" w:author="Lorenzo Fabbri" w:date="2024-09-24T14:48:00Z" w16du:dateUtc="2024-09-24T12:48:00Z"/>
                    </w:rPr>
                  </w:pPr>
                  <w:del w:id="8815" w:author="Lorenzo Fabbri" w:date="2024-09-24T14:48:00Z" w16du:dateUtc="2024-09-24T12:48:00Z">
                    <w:r w:rsidRPr="005A6AA3" w:rsidDel="00AE71EA">
                      <w:rPr>
                        <w:rFonts w:ascii="Calibri" w:hAnsi="Calibri"/>
                        <w:sz w:val="20"/>
                      </w:rPr>
                      <w:delText>0</w:delText>
                    </w:r>
                  </w:del>
                </w:p>
              </w:tc>
              <w:tc>
                <w:tcPr>
                  <w:tcW w:w="0" w:type="dxa"/>
                  <w:tcPrChange w:id="88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6A260A" w14:textId="173991D9" w:rsidR="00066508" w:rsidRPr="005A6AA3" w:rsidDel="00AE71EA" w:rsidRDefault="00000000">
                  <w:pPr>
                    <w:keepNext/>
                    <w:widowControl w:val="0"/>
                    <w:spacing w:after="60"/>
                    <w:jc w:val="center"/>
                    <w:rPr>
                      <w:del w:id="8817" w:author="Lorenzo Fabbri" w:date="2024-09-24T14:48:00Z" w16du:dateUtc="2024-09-24T12:48:00Z"/>
                    </w:rPr>
                  </w:pPr>
                  <w:del w:id="8818" w:author="Lorenzo Fabbri" w:date="2024-09-24T14:48:00Z" w16du:dateUtc="2024-09-24T12:48:00Z">
                    <w:r w:rsidRPr="005A6AA3" w:rsidDel="00AE71EA">
                      <w:rPr>
                        <w:rFonts w:ascii="Calibri" w:hAnsi="Calibri"/>
                        <w:sz w:val="20"/>
                      </w:rPr>
                      <w:delText>1</w:delText>
                    </w:r>
                  </w:del>
                </w:p>
              </w:tc>
              <w:tc>
                <w:tcPr>
                  <w:tcW w:w="0" w:type="dxa"/>
                  <w:tcPrChange w:id="88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22AEA" w14:textId="1D1E4D7A" w:rsidR="00066508" w:rsidRPr="005A6AA3" w:rsidDel="00AE71EA" w:rsidRDefault="00000000">
                  <w:pPr>
                    <w:keepNext/>
                    <w:widowControl w:val="0"/>
                    <w:spacing w:after="60"/>
                    <w:jc w:val="center"/>
                    <w:rPr>
                      <w:del w:id="8820" w:author="Lorenzo Fabbri" w:date="2024-09-24T14:48:00Z" w16du:dateUtc="2024-09-24T12:48:00Z"/>
                    </w:rPr>
                  </w:pPr>
                  <w:del w:id="8821" w:author="Lorenzo Fabbri" w:date="2024-09-24T14:48:00Z" w16du:dateUtc="2024-09-24T12:48:00Z">
                    <w:r w:rsidRPr="005A6AA3" w:rsidDel="00AE71EA">
                      <w:rPr>
                        <w:rFonts w:ascii="Calibri" w:hAnsi="Calibri"/>
                        <w:sz w:val="20"/>
                      </w:rPr>
                      <w:delText>0</w:delText>
                    </w:r>
                  </w:del>
                </w:p>
              </w:tc>
              <w:tc>
                <w:tcPr>
                  <w:tcW w:w="0" w:type="dxa"/>
                  <w:tcPrChange w:id="88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558AE" w14:textId="3DED40CC" w:rsidR="00066508" w:rsidRPr="005A6AA3" w:rsidDel="00AE71EA" w:rsidRDefault="00000000">
                  <w:pPr>
                    <w:keepNext/>
                    <w:widowControl w:val="0"/>
                    <w:spacing w:after="60"/>
                    <w:jc w:val="center"/>
                    <w:rPr>
                      <w:del w:id="8823" w:author="Lorenzo Fabbri" w:date="2024-09-24T14:48:00Z" w16du:dateUtc="2024-09-24T12:48:00Z"/>
                    </w:rPr>
                  </w:pPr>
                  <w:del w:id="8824" w:author="Lorenzo Fabbri" w:date="2024-09-24T14:48:00Z" w16du:dateUtc="2024-09-24T12:48:00Z">
                    <w:r w:rsidRPr="005A6AA3" w:rsidDel="00AE71EA">
                      <w:rPr>
                        <w:rFonts w:ascii="Calibri" w:hAnsi="Calibri"/>
                        <w:sz w:val="20"/>
                      </w:rPr>
                      <w:delText>1</w:delText>
                    </w:r>
                  </w:del>
                </w:p>
              </w:tc>
              <w:tc>
                <w:tcPr>
                  <w:tcW w:w="0" w:type="dxa"/>
                  <w:tcPrChange w:id="88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D7E6D8" w14:textId="74744E88" w:rsidR="00066508" w:rsidRPr="005A6AA3" w:rsidDel="00AE71EA" w:rsidRDefault="00000000">
                  <w:pPr>
                    <w:keepNext/>
                    <w:widowControl w:val="0"/>
                    <w:spacing w:after="60"/>
                    <w:jc w:val="center"/>
                    <w:rPr>
                      <w:del w:id="8826" w:author="Lorenzo Fabbri" w:date="2024-09-24T14:48:00Z" w16du:dateUtc="2024-09-24T12:48:00Z"/>
                    </w:rPr>
                  </w:pPr>
                  <w:del w:id="8827" w:author="Lorenzo Fabbri" w:date="2024-09-24T14:48:00Z" w16du:dateUtc="2024-09-24T12:48:00Z">
                    <w:r w:rsidRPr="005A6AA3" w:rsidDel="00AE71EA">
                      <w:rPr>
                        <w:rFonts w:ascii="Calibri" w:hAnsi="Calibri"/>
                        <w:sz w:val="20"/>
                      </w:rPr>
                      <w:delText>0</w:delText>
                    </w:r>
                  </w:del>
                </w:p>
              </w:tc>
            </w:tr>
            <w:tr w:rsidR="00066508" w:rsidRPr="005A6AA3" w:rsidDel="00AE71EA" w14:paraId="14A7331B" w14:textId="7876E0F1" w:rsidTr="006C3DDD">
              <w:trPr>
                <w:del w:id="8828" w:author="Lorenzo Fabbri" w:date="2024-09-24T14:48:00Z"/>
                <w:trPrChange w:id="8829" w:author="Lorenzo Fabbri" w:date="2024-09-19T20:38:00Z" w16du:dateUtc="2024-09-19T18:38:00Z">
                  <w:trPr>
                    <w:gridBefore w:val="1"/>
                    <w:cantSplit/>
                    <w:jc w:val="center"/>
                  </w:trPr>
                </w:trPrChange>
              </w:trPr>
              <w:tc>
                <w:tcPr>
                  <w:tcW w:w="0" w:type="dxa"/>
                  <w:tcPrChange w:id="88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BEEA76" w14:textId="130E1862" w:rsidR="00066508" w:rsidRPr="005A6AA3" w:rsidDel="00AE71EA" w:rsidRDefault="00000000">
                  <w:pPr>
                    <w:keepNext/>
                    <w:widowControl w:val="0"/>
                    <w:spacing w:after="60"/>
                    <w:rPr>
                      <w:del w:id="8831" w:author="Lorenzo Fabbri" w:date="2024-09-24T14:48:00Z" w16du:dateUtc="2024-09-24T12:48:00Z"/>
                    </w:rPr>
                  </w:pPr>
                  <w:del w:id="8832" w:author="Lorenzo Fabbri" w:date="2024-09-24T14:48:00Z" w16du:dateUtc="2024-09-24T12:48:00Z">
                    <w:r w:rsidRPr="005A6AA3" w:rsidDel="00AE71EA">
                      <w:rPr>
                        <w:rFonts w:ascii="Calibri" w:hAnsi="Calibri"/>
                        <w:sz w:val="20"/>
                      </w:rPr>
                      <w:delText>5bTHB</w:delText>
                    </w:r>
                  </w:del>
                </w:p>
              </w:tc>
              <w:tc>
                <w:tcPr>
                  <w:tcW w:w="0" w:type="dxa"/>
                  <w:tcPrChange w:id="88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561B8" w14:textId="4A4FA202" w:rsidR="00066508" w:rsidRPr="005A6AA3" w:rsidDel="00AE71EA" w:rsidRDefault="00000000">
                  <w:pPr>
                    <w:keepNext/>
                    <w:widowControl w:val="0"/>
                    <w:spacing w:after="60"/>
                    <w:jc w:val="center"/>
                    <w:rPr>
                      <w:del w:id="8834" w:author="Lorenzo Fabbri" w:date="2024-09-24T14:48:00Z" w16du:dateUtc="2024-09-24T12:48:00Z"/>
                    </w:rPr>
                  </w:pPr>
                  <w:del w:id="8835" w:author="Lorenzo Fabbri" w:date="2024-09-24T14:48:00Z" w16du:dateUtc="2024-09-24T12:48:00Z">
                    <w:r w:rsidRPr="005A6AA3" w:rsidDel="00AE71EA">
                      <w:rPr>
                        <w:rFonts w:ascii="Calibri" w:hAnsi="Calibri"/>
                        <w:sz w:val="20"/>
                      </w:rPr>
                      <w:delText>49.3 (17.5, 28.0, 82.7, 120.8)</w:delText>
                    </w:r>
                  </w:del>
                </w:p>
              </w:tc>
              <w:tc>
                <w:tcPr>
                  <w:tcW w:w="0" w:type="dxa"/>
                  <w:tcPrChange w:id="88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2D12B" w14:textId="61FE5FBF" w:rsidR="00066508" w:rsidRPr="005A6AA3" w:rsidDel="00AE71EA" w:rsidRDefault="00000000">
                  <w:pPr>
                    <w:keepNext/>
                    <w:widowControl w:val="0"/>
                    <w:spacing w:after="60"/>
                    <w:jc w:val="center"/>
                    <w:rPr>
                      <w:del w:id="8837" w:author="Lorenzo Fabbri" w:date="2024-09-24T14:48:00Z" w16du:dateUtc="2024-09-24T12:48:00Z"/>
                    </w:rPr>
                  </w:pPr>
                  <w:del w:id="8838" w:author="Lorenzo Fabbri" w:date="2024-09-24T14:48:00Z" w16du:dateUtc="2024-09-24T12:48:00Z">
                    <w:r w:rsidRPr="005A6AA3" w:rsidDel="00AE71EA">
                      <w:rPr>
                        <w:rFonts w:ascii="Calibri" w:hAnsi="Calibri"/>
                        <w:sz w:val="20"/>
                      </w:rPr>
                      <w:delText>53.3 (19.4, 27.5, 98.3, 139.7)</w:delText>
                    </w:r>
                  </w:del>
                </w:p>
              </w:tc>
              <w:tc>
                <w:tcPr>
                  <w:tcW w:w="0" w:type="dxa"/>
                  <w:tcPrChange w:id="88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F4C18" w14:textId="3F8D8804" w:rsidR="00066508" w:rsidRPr="005A6AA3" w:rsidDel="00AE71EA" w:rsidRDefault="00000000">
                  <w:pPr>
                    <w:keepNext/>
                    <w:widowControl w:val="0"/>
                    <w:spacing w:after="60"/>
                    <w:jc w:val="center"/>
                    <w:rPr>
                      <w:del w:id="8840" w:author="Lorenzo Fabbri" w:date="2024-09-24T14:48:00Z" w16du:dateUtc="2024-09-24T12:48:00Z"/>
                    </w:rPr>
                  </w:pPr>
                  <w:del w:id="8841" w:author="Lorenzo Fabbri" w:date="2024-09-24T14:48:00Z" w16du:dateUtc="2024-09-24T12:48:00Z">
                    <w:r w:rsidRPr="005A6AA3" w:rsidDel="00AE71EA">
                      <w:rPr>
                        <w:rFonts w:ascii="Calibri" w:hAnsi="Calibri"/>
                        <w:sz w:val="20"/>
                      </w:rPr>
                      <w:delText>60.9 (22.5, 34.9, 94.5, 122.4)</w:delText>
                    </w:r>
                  </w:del>
                </w:p>
              </w:tc>
              <w:tc>
                <w:tcPr>
                  <w:tcW w:w="0" w:type="dxa"/>
                  <w:tcPrChange w:id="88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26F6BB" w14:textId="4BE4C347" w:rsidR="00066508" w:rsidRPr="005A6AA3" w:rsidDel="00AE71EA" w:rsidRDefault="00000000">
                  <w:pPr>
                    <w:keepNext/>
                    <w:widowControl w:val="0"/>
                    <w:spacing w:after="60"/>
                    <w:jc w:val="center"/>
                    <w:rPr>
                      <w:del w:id="8843" w:author="Lorenzo Fabbri" w:date="2024-09-24T14:48:00Z" w16du:dateUtc="2024-09-24T12:48:00Z"/>
                    </w:rPr>
                  </w:pPr>
                  <w:del w:id="8844" w:author="Lorenzo Fabbri" w:date="2024-09-24T14:48:00Z" w16du:dateUtc="2024-09-24T12:48:00Z">
                    <w:r w:rsidRPr="005A6AA3" w:rsidDel="00AE71EA">
                      <w:rPr>
                        <w:rFonts w:ascii="Calibri" w:hAnsi="Calibri"/>
                        <w:sz w:val="20"/>
                      </w:rPr>
                      <w:delText>50.0 (18.2, 29.7, 73.1, 103.8)</w:delText>
                    </w:r>
                  </w:del>
                </w:p>
              </w:tc>
              <w:tc>
                <w:tcPr>
                  <w:tcW w:w="0" w:type="dxa"/>
                  <w:tcPrChange w:id="88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D43EBF" w14:textId="6600A5D5" w:rsidR="00066508" w:rsidRPr="005A6AA3" w:rsidDel="00AE71EA" w:rsidRDefault="00000000">
                  <w:pPr>
                    <w:keepNext/>
                    <w:widowControl w:val="0"/>
                    <w:spacing w:after="60"/>
                    <w:jc w:val="center"/>
                    <w:rPr>
                      <w:del w:id="8846" w:author="Lorenzo Fabbri" w:date="2024-09-24T14:48:00Z" w16du:dateUtc="2024-09-24T12:48:00Z"/>
                    </w:rPr>
                  </w:pPr>
                  <w:del w:id="8847" w:author="Lorenzo Fabbri" w:date="2024-09-24T14:48:00Z" w16du:dateUtc="2024-09-24T12:48:00Z">
                    <w:r w:rsidRPr="005A6AA3" w:rsidDel="00AE71EA">
                      <w:rPr>
                        <w:rFonts w:ascii="Calibri" w:hAnsi="Calibri"/>
                        <w:sz w:val="20"/>
                      </w:rPr>
                      <w:delText>43.8 (15.0, 27.5, 89.7, 134.0)</w:delText>
                    </w:r>
                  </w:del>
                </w:p>
              </w:tc>
              <w:tc>
                <w:tcPr>
                  <w:tcW w:w="0" w:type="dxa"/>
                  <w:tcPrChange w:id="88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804EC" w14:textId="4F10E42A" w:rsidR="00066508" w:rsidRPr="005A6AA3" w:rsidDel="00AE71EA" w:rsidRDefault="00000000">
                  <w:pPr>
                    <w:keepNext/>
                    <w:widowControl w:val="0"/>
                    <w:spacing w:after="60"/>
                    <w:jc w:val="center"/>
                    <w:rPr>
                      <w:del w:id="8849" w:author="Lorenzo Fabbri" w:date="2024-09-24T14:48:00Z" w16du:dateUtc="2024-09-24T12:48:00Z"/>
                    </w:rPr>
                  </w:pPr>
                  <w:del w:id="8850" w:author="Lorenzo Fabbri" w:date="2024-09-24T14:48:00Z" w16du:dateUtc="2024-09-24T12:48:00Z">
                    <w:r w:rsidRPr="005A6AA3" w:rsidDel="00AE71EA">
                      <w:rPr>
                        <w:rFonts w:ascii="Calibri" w:hAnsi="Calibri"/>
                        <w:sz w:val="20"/>
                      </w:rPr>
                      <w:delText>40.0 (13.6, 24.7, 65.7, 102.1)</w:delText>
                    </w:r>
                  </w:del>
                </w:p>
              </w:tc>
              <w:tc>
                <w:tcPr>
                  <w:tcW w:w="0" w:type="dxa"/>
                  <w:tcPrChange w:id="88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619BEA" w14:textId="727E75B7" w:rsidR="00066508" w:rsidRPr="005A6AA3" w:rsidDel="00AE71EA" w:rsidRDefault="00000000">
                  <w:pPr>
                    <w:keepNext/>
                    <w:widowControl w:val="0"/>
                    <w:spacing w:after="60"/>
                    <w:jc w:val="center"/>
                    <w:rPr>
                      <w:del w:id="8852" w:author="Lorenzo Fabbri" w:date="2024-09-24T14:48:00Z" w16du:dateUtc="2024-09-24T12:48:00Z"/>
                    </w:rPr>
                  </w:pPr>
                  <w:del w:id="8853" w:author="Lorenzo Fabbri" w:date="2024-09-24T14:48:00Z" w16du:dateUtc="2024-09-24T12:48:00Z">
                    <w:r w:rsidRPr="005A6AA3" w:rsidDel="00AE71EA">
                      <w:rPr>
                        <w:rFonts w:ascii="Calibri" w:hAnsi="Calibri"/>
                        <w:sz w:val="20"/>
                      </w:rPr>
                      <w:delText>53.5 (18.2, 28.4, 76.7, 123.5)</w:delText>
                    </w:r>
                  </w:del>
                </w:p>
              </w:tc>
            </w:tr>
            <w:tr w:rsidR="00066508" w:rsidRPr="005A6AA3" w:rsidDel="00AE71EA" w14:paraId="214C9948" w14:textId="1AAF062E" w:rsidTr="006C3DDD">
              <w:trPr>
                <w:del w:id="8854" w:author="Lorenzo Fabbri" w:date="2024-09-24T14:48:00Z"/>
                <w:trPrChange w:id="8855" w:author="Lorenzo Fabbri" w:date="2024-09-19T20:38:00Z" w16du:dateUtc="2024-09-19T18:38:00Z">
                  <w:trPr>
                    <w:gridBefore w:val="1"/>
                    <w:cantSplit/>
                    <w:jc w:val="center"/>
                  </w:trPr>
                </w:trPrChange>
              </w:trPr>
              <w:tc>
                <w:tcPr>
                  <w:tcW w:w="0" w:type="dxa"/>
                  <w:tcPrChange w:id="885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05724" w14:textId="3E80ECCF" w:rsidR="00066508" w:rsidRPr="005A6AA3" w:rsidDel="00AE71EA" w:rsidRDefault="00000000">
                  <w:pPr>
                    <w:keepNext/>
                    <w:widowControl w:val="0"/>
                    <w:spacing w:after="60"/>
                    <w:rPr>
                      <w:del w:id="8857" w:author="Lorenzo Fabbri" w:date="2024-09-24T14:48:00Z" w16du:dateUtc="2024-09-24T12:48:00Z"/>
                    </w:rPr>
                  </w:pPr>
                  <w:del w:id="8858" w:author="Lorenzo Fabbri" w:date="2024-09-24T14:48:00Z" w16du:dateUtc="2024-09-24T12:48:00Z">
                    <w:r w:rsidRPr="005A6AA3" w:rsidDel="00AE71EA">
                      <w:rPr>
                        <w:rFonts w:ascii="Calibri" w:hAnsi="Calibri"/>
                        <w:sz w:val="20"/>
                      </w:rPr>
                      <w:delText>    Unknown</w:delText>
                    </w:r>
                  </w:del>
                </w:p>
              </w:tc>
              <w:tc>
                <w:tcPr>
                  <w:tcW w:w="0" w:type="dxa"/>
                  <w:tcPrChange w:id="88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FBF318" w14:textId="533178EF" w:rsidR="00066508" w:rsidRPr="005A6AA3" w:rsidDel="00AE71EA" w:rsidRDefault="00000000">
                  <w:pPr>
                    <w:keepNext/>
                    <w:widowControl w:val="0"/>
                    <w:spacing w:after="60"/>
                    <w:jc w:val="center"/>
                    <w:rPr>
                      <w:del w:id="8860" w:author="Lorenzo Fabbri" w:date="2024-09-24T14:48:00Z" w16du:dateUtc="2024-09-24T12:48:00Z"/>
                    </w:rPr>
                  </w:pPr>
                  <w:del w:id="8861" w:author="Lorenzo Fabbri" w:date="2024-09-24T14:48:00Z" w16du:dateUtc="2024-09-24T12:48:00Z">
                    <w:r w:rsidRPr="005A6AA3" w:rsidDel="00AE71EA">
                      <w:rPr>
                        <w:rFonts w:ascii="Calibri" w:hAnsi="Calibri"/>
                        <w:sz w:val="20"/>
                      </w:rPr>
                      <w:delText>1</w:delText>
                    </w:r>
                  </w:del>
                </w:p>
              </w:tc>
              <w:tc>
                <w:tcPr>
                  <w:tcW w:w="0" w:type="dxa"/>
                  <w:tcPrChange w:id="88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A9B2AB" w14:textId="13BBCE3A" w:rsidR="00066508" w:rsidRPr="005A6AA3" w:rsidDel="00AE71EA" w:rsidRDefault="00000000">
                  <w:pPr>
                    <w:keepNext/>
                    <w:widowControl w:val="0"/>
                    <w:spacing w:after="60"/>
                    <w:jc w:val="center"/>
                    <w:rPr>
                      <w:del w:id="8863" w:author="Lorenzo Fabbri" w:date="2024-09-24T14:48:00Z" w16du:dateUtc="2024-09-24T12:48:00Z"/>
                    </w:rPr>
                  </w:pPr>
                  <w:del w:id="8864" w:author="Lorenzo Fabbri" w:date="2024-09-24T14:48:00Z" w16du:dateUtc="2024-09-24T12:48:00Z">
                    <w:r w:rsidRPr="005A6AA3" w:rsidDel="00AE71EA">
                      <w:rPr>
                        <w:rFonts w:ascii="Calibri" w:hAnsi="Calibri"/>
                        <w:sz w:val="20"/>
                      </w:rPr>
                      <w:delText>0</w:delText>
                    </w:r>
                  </w:del>
                </w:p>
              </w:tc>
              <w:tc>
                <w:tcPr>
                  <w:tcW w:w="0" w:type="dxa"/>
                  <w:tcPrChange w:id="88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0084" w14:textId="77F90B21" w:rsidR="00066508" w:rsidRPr="005A6AA3" w:rsidDel="00AE71EA" w:rsidRDefault="00000000">
                  <w:pPr>
                    <w:keepNext/>
                    <w:widowControl w:val="0"/>
                    <w:spacing w:after="60"/>
                    <w:jc w:val="center"/>
                    <w:rPr>
                      <w:del w:id="8866" w:author="Lorenzo Fabbri" w:date="2024-09-24T14:48:00Z" w16du:dateUtc="2024-09-24T12:48:00Z"/>
                    </w:rPr>
                  </w:pPr>
                  <w:del w:id="8867" w:author="Lorenzo Fabbri" w:date="2024-09-24T14:48:00Z" w16du:dateUtc="2024-09-24T12:48:00Z">
                    <w:r w:rsidRPr="005A6AA3" w:rsidDel="00AE71EA">
                      <w:rPr>
                        <w:rFonts w:ascii="Calibri" w:hAnsi="Calibri"/>
                        <w:sz w:val="20"/>
                      </w:rPr>
                      <w:delText>0</w:delText>
                    </w:r>
                  </w:del>
                </w:p>
              </w:tc>
              <w:tc>
                <w:tcPr>
                  <w:tcW w:w="0" w:type="dxa"/>
                  <w:tcPrChange w:id="88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8C336" w14:textId="5E75BED3" w:rsidR="00066508" w:rsidRPr="005A6AA3" w:rsidDel="00AE71EA" w:rsidRDefault="00000000">
                  <w:pPr>
                    <w:keepNext/>
                    <w:widowControl w:val="0"/>
                    <w:spacing w:after="60"/>
                    <w:jc w:val="center"/>
                    <w:rPr>
                      <w:del w:id="8869" w:author="Lorenzo Fabbri" w:date="2024-09-24T14:48:00Z" w16du:dateUtc="2024-09-24T12:48:00Z"/>
                    </w:rPr>
                  </w:pPr>
                  <w:del w:id="8870" w:author="Lorenzo Fabbri" w:date="2024-09-24T14:48:00Z" w16du:dateUtc="2024-09-24T12:48:00Z">
                    <w:r w:rsidRPr="005A6AA3" w:rsidDel="00AE71EA">
                      <w:rPr>
                        <w:rFonts w:ascii="Calibri" w:hAnsi="Calibri"/>
                        <w:sz w:val="20"/>
                      </w:rPr>
                      <w:delText>0</w:delText>
                    </w:r>
                  </w:del>
                </w:p>
              </w:tc>
              <w:tc>
                <w:tcPr>
                  <w:tcW w:w="0" w:type="dxa"/>
                  <w:tcPrChange w:id="88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5C0D0" w14:textId="6E119678" w:rsidR="00066508" w:rsidRPr="005A6AA3" w:rsidDel="00AE71EA" w:rsidRDefault="00000000">
                  <w:pPr>
                    <w:keepNext/>
                    <w:widowControl w:val="0"/>
                    <w:spacing w:after="60"/>
                    <w:jc w:val="center"/>
                    <w:rPr>
                      <w:del w:id="8872" w:author="Lorenzo Fabbri" w:date="2024-09-24T14:48:00Z" w16du:dateUtc="2024-09-24T12:48:00Z"/>
                    </w:rPr>
                  </w:pPr>
                  <w:del w:id="8873" w:author="Lorenzo Fabbri" w:date="2024-09-24T14:48:00Z" w16du:dateUtc="2024-09-24T12:48:00Z">
                    <w:r w:rsidRPr="005A6AA3" w:rsidDel="00AE71EA">
                      <w:rPr>
                        <w:rFonts w:ascii="Calibri" w:hAnsi="Calibri"/>
                        <w:sz w:val="20"/>
                      </w:rPr>
                      <w:delText>1</w:delText>
                    </w:r>
                  </w:del>
                </w:p>
              </w:tc>
              <w:tc>
                <w:tcPr>
                  <w:tcW w:w="0" w:type="dxa"/>
                  <w:tcPrChange w:id="88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22CF5D" w14:textId="5D7558B9" w:rsidR="00066508" w:rsidRPr="005A6AA3" w:rsidDel="00AE71EA" w:rsidRDefault="00000000">
                  <w:pPr>
                    <w:keepNext/>
                    <w:widowControl w:val="0"/>
                    <w:spacing w:after="60"/>
                    <w:jc w:val="center"/>
                    <w:rPr>
                      <w:del w:id="8875" w:author="Lorenzo Fabbri" w:date="2024-09-24T14:48:00Z" w16du:dateUtc="2024-09-24T12:48:00Z"/>
                    </w:rPr>
                  </w:pPr>
                  <w:del w:id="8876" w:author="Lorenzo Fabbri" w:date="2024-09-24T14:48:00Z" w16du:dateUtc="2024-09-24T12:48:00Z">
                    <w:r w:rsidRPr="005A6AA3" w:rsidDel="00AE71EA">
                      <w:rPr>
                        <w:rFonts w:ascii="Calibri" w:hAnsi="Calibri"/>
                        <w:sz w:val="20"/>
                      </w:rPr>
                      <w:delText>0</w:delText>
                    </w:r>
                  </w:del>
                </w:p>
              </w:tc>
              <w:tc>
                <w:tcPr>
                  <w:tcW w:w="0" w:type="dxa"/>
                  <w:tcPrChange w:id="88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7A20E5" w14:textId="2CB79A81" w:rsidR="00066508" w:rsidRPr="005A6AA3" w:rsidDel="00AE71EA" w:rsidRDefault="00000000">
                  <w:pPr>
                    <w:keepNext/>
                    <w:widowControl w:val="0"/>
                    <w:spacing w:after="60"/>
                    <w:jc w:val="center"/>
                    <w:rPr>
                      <w:del w:id="8878" w:author="Lorenzo Fabbri" w:date="2024-09-24T14:48:00Z" w16du:dateUtc="2024-09-24T12:48:00Z"/>
                    </w:rPr>
                  </w:pPr>
                  <w:del w:id="8879" w:author="Lorenzo Fabbri" w:date="2024-09-24T14:48:00Z" w16du:dateUtc="2024-09-24T12:48:00Z">
                    <w:r w:rsidRPr="005A6AA3" w:rsidDel="00AE71EA">
                      <w:rPr>
                        <w:rFonts w:ascii="Calibri" w:hAnsi="Calibri"/>
                        <w:sz w:val="20"/>
                      </w:rPr>
                      <w:delText>0</w:delText>
                    </w:r>
                  </w:del>
                </w:p>
              </w:tc>
            </w:tr>
            <w:tr w:rsidR="00066508" w:rsidRPr="005A6AA3" w:rsidDel="00AE71EA" w14:paraId="4E67DBE9" w14:textId="0E989650" w:rsidTr="006C3DDD">
              <w:trPr>
                <w:del w:id="8880" w:author="Lorenzo Fabbri" w:date="2024-09-24T14:48:00Z"/>
                <w:trPrChange w:id="8881" w:author="Lorenzo Fabbri" w:date="2024-09-19T20:38:00Z" w16du:dateUtc="2024-09-19T18:38:00Z">
                  <w:trPr>
                    <w:gridBefore w:val="1"/>
                    <w:cantSplit/>
                    <w:jc w:val="center"/>
                  </w:trPr>
                </w:trPrChange>
              </w:trPr>
              <w:tc>
                <w:tcPr>
                  <w:tcW w:w="0" w:type="dxa"/>
                  <w:tcPrChange w:id="888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A11974" w14:textId="0167B0E9" w:rsidR="00066508" w:rsidRPr="005A6AA3" w:rsidDel="00AE71EA" w:rsidRDefault="00000000">
                  <w:pPr>
                    <w:keepNext/>
                    <w:widowControl w:val="0"/>
                    <w:spacing w:after="60"/>
                    <w:rPr>
                      <w:del w:id="8883" w:author="Lorenzo Fabbri" w:date="2024-09-24T14:48:00Z" w16du:dateUtc="2024-09-24T12:48:00Z"/>
                    </w:rPr>
                  </w:pPr>
                  <w:del w:id="8884" w:author="Lorenzo Fabbri" w:date="2024-09-24T14:48:00Z" w16du:dateUtc="2024-09-24T12:48:00Z">
                    <w:r w:rsidRPr="005A6AA3" w:rsidDel="00AE71EA">
                      <w:rPr>
                        <w:rFonts w:ascii="Calibri" w:hAnsi="Calibri"/>
                        <w:sz w:val="20"/>
                      </w:rPr>
                      <w:delText>5bTHE</w:delText>
                    </w:r>
                  </w:del>
                </w:p>
              </w:tc>
              <w:tc>
                <w:tcPr>
                  <w:tcW w:w="0" w:type="dxa"/>
                  <w:tcPrChange w:id="88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5A36C1" w14:textId="058C9D08" w:rsidR="00066508" w:rsidRPr="005A6AA3" w:rsidDel="00AE71EA" w:rsidRDefault="00000000">
                  <w:pPr>
                    <w:keepNext/>
                    <w:widowControl w:val="0"/>
                    <w:spacing w:after="60"/>
                    <w:jc w:val="center"/>
                    <w:rPr>
                      <w:del w:id="8886" w:author="Lorenzo Fabbri" w:date="2024-09-24T14:48:00Z" w16du:dateUtc="2024-09-24T12:48:00Z"/>
                    </w:rPr>
                  </w:pPr>
                  <w:del w:id="8887" w:author="Lorenzo Fabbri" w:date="2024-09-24T14:48:00Z" w16du:dateUtc="2024-09-24T12:48:00Z">
                    <w:r w:rsidRPr="005A6AA3" w:rsidDel="00AE71EA">
                      <w:rPr>
                        <w:rFonts w:ascii="Calibri" w:hAnsi="Calibri"/>
                        <w:sz w:val="20"/>
                      </w:rPr>
                      <w:delText>3,138.3 (1,060.9, 1,889.5, 4,694.0, 6,288.2)</w:delText>
                    </w:r>
                  </w:del>
                </w:p>
              </w:tc>
              <w:tc>
                <w:tcPr>
                  <w:tcW w:w="0" w:type="dxa"/>
                  <w:tcPrChange w:id="88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F36C1F" w14:textId="137EAB5D" w:rsidR="00066508" w:rsidRPr="005A6AA3" w:rsidDel="00AE71EA" w:rsidRDefault="00000000">
                  <w:pPr>
                    <w:keepNext/>
                    <w:widowControl w:val="0"/>
                    <w:spacing w:after="60"/>
                    <w:jc w:val="center"/>
                    <w:rPr>
                      <w:del w:id="8889" w:author="Lorenzo Fabbri" w:date="2024-09-24T14:48:00Z" w16du:dateUtc="2024-09-24T12:48:00Z"/>
                    </w:rPr>
                  </w:pPr>
                  <w:del w:id="8890" w:author="Lorenzo Fabbri" w:date="2024-09-24T14:48:00Z" w16du:dateUtc="2024-09-24T12:48:00Z">
                    <w:r w:rsidRPr="005A6AA3" w:rsidDel="00AE71EA">
                      <w:rPr>
                        <w:rFonts w:ascii="Calibri" w:hAnsi="Calibri"/>
                        <w:sz w:val="20"/>
                      </w:rPr>
                      <w:delText>3,552.8 (1,452.7, 2,335.3, 4,797.4, 5,636.6)</w:delText>
                    </w:r>
                  </w:del>
                </w:p>
              </w:tc>
              <w:tc>
                <w:tcPr>
                  <w:tcW w:w="0" w:type="dxa"/>
                  <w:tcPrChange w:id="88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87AB38" w14:textId="53AB87D7" w:rsidR="00066508" w:rsidRPr="005A6AA3" w:rsidDel="00AE71EA" w:rsidRDefault="00000000">
                  <w:pPr>
                    <w:keepNext/>
                    <w:widowControl w:val="0"/>
                    <w:spacing w:after="60"/>
                    <w:jc w:val="center"/>
                    <w:rPr>
                      <w:del w:id="8892" w:author="Lorenzo Fabbri" w:date="2024-09-24T14:48:00Z" w16du:dateUtc="2024-09-24T12:48:00Z"/>
                    </w:rPr>
                  </w:pPr>
                  <w:del w:id="8893" w:author="Lorenzo Fabbri" w:date="2024-09-24T14:48:00Z" w16du:dateUtc="2024-09-24T12:48:00Z">
                    <w:r w:rsidRPr="005A6AA3" w:rsidDel="00AE71EA">
                      <w:rPr>
                        <w:rFonts w:ascii="Calibri" w:hAnsi="Calibri"/>
                        <w:sz w:val="20"/>
                      </w:rPr>
                      <w:delText>3,649.6 (1,594.3, 2,293.5, 5,317.1, 7,827.6)</w:delText>
                    </w:r>
                  </w:del>
                </w:p>
              </w:tc>
              <w:tc>
                <w:tcPr>
                  <w:tcW w:w="0" w:type="dxa"/>
                  <w:tcPrChange w:id="88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C04189" w14:textId="3C1D172B" w:rsidR="00066508" w:rsidRPr="005A6AA3" w:rsidDel="00AE71EA" w:rsidRDefault="00000000">
                  <w:pPr>
                    <w:keepNext/>
                    <w:widowControl w:val="0"/>
                    <w:spacing w:after="60"/>
                    <w:jc w:val="center"/>
                    <w:rPr>
                      <w:del w:id="8895" w:author="Lorenzo Fabbri" w:date="2024-09-24T14:48:00Z" w16du:dateUtc="2024-09-24T12:48:00Z"/>
                    </w:rPr>
                  </w:pPr>
                  <w:del w:id="8896" w:author="Lorenzo Fabbri" w:date="2024-09-24T14:48:00Z" w16du:dateUtc="2024-09-24T12:48:00Z">
                    <w:r w:rsidRPr="005A6AA3" w:rsidDel="00AE71EA">
                      <w:rPr>
                        <w:rFonts w:ascii="Calibri" w:hAnsi="Calibri"/>
                        <w:sz w:val="20"/>
                      </w:rPr>
                      <w:delText>2,911.6 (814.5, 1,615.2, 4,050.7, 5,844.7)</w:delText>
                    </w:r>
                  </w:del>
                </w:p>
              </w:tc>
              <w:tc>
                <w:tcPr>
                  <w:tcW w:w="0" w:type="dxa"/>
                  <w:tcPrChange w:id="88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9EF577" w14:textId="22AA9ED6" w:rsidR="00066508" w:rsidRPr="005A6AA3" w:rsidDel="00AE71EA" w:rsidRDefault="00000000">
                  <w:pPr>
                    <w:keepNext/>
                    <w:widowControl w:val="0"/>
                    <w:spacing w:after="60"/>
                    <w:jc w:val="center"/>
                    <w:rPr>
                      <w:del w:id="8898" w:author="Lorenzo Fabbri" w:date="2024-09-24T14:48:00Z" w16du:dateUtc="2024-09-24T12:48:00Z"/>
                    </w:rPr>
                  </w:pPr>
                  <w:del w:id="8899" w:author="Lorenzo Fabbri" w:date="2024-09-24T14:48:00Z" w16du:dateUtc="2024-09-24T12:48:00Z">
                    <w:r w:rsidRPr="005A6AA3" w:rsidDel="00AE71EA">
                      <w:rPr>
                        <w:rFonts w:ascii="Calibri" w:hAnsi="Calibri"/>
                        <w:sz w:val="20"/>
                      </w:rPr>
                      <w:delText>2,754.6 (904.4, 1,448.0, 3,989.3, 5,963.6)</w:delText>
                    </w:r>
                  </w:del>
                </w:p>
              </w:tc>
              <w:tc>
                <w:tcPr>
                  <w:tcW w:w="0" w:type="dxa"/>
                  <w:tcPrChange w:id="89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3BC81F" w14:textId="3335325B" w:rsidR="00066508" w:rsidRPr="005A6AA3" w:rsidDel="00AE71EA" w:rsidRDefault="00000000">
                  <w:pPr>
                    <w:keepNext/>
                    <w:widowControl w:val="0"/>
                    <w:spacing w:after="60"/>
                    <w:jc w:val="center"/>
                    <w:rPr>
                      <w:del w:id="8901" w:author="Lorenzo Fabbri" w:date="2024-09-24T14:48:00Z" w16du:dateUtc="2024-09-24T12:48:00Z"/>
                    </w:rPr>
                  </w:pPr>
                  <w:del w:id="8902" w:author="Lorenzo Fabbri" w:date="2024-09-24T14:48:00Z" w16du:dateUtc="2024-09-24T12:48:00Z">
                    <w:r w:rsidRPr="005A6AA3" w:rsidDel="00AE71EA">
                      <w:rPr>
                        <w:rFonts w:ascii="Calibri" w:hAnsi="Calibri"/>
                        <w:sz w:val="20"/>
                      </w:rPr>
                      <w:delText>3,070.1 (1,099.8, 1,785.5, 4,637.7, 5,686.3)</w:delText>
                    </w:r>
                  </w:del>
                </w:p>
              </w:tc>
              <w:tc>
                <w:tcPr>
                  <w:tcW w:w="0" w:type="dxa"/>
                  <w:tcPrChange w:id="89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792AB3" w14:textId="2C09CA09" w:rsidR="00066508" w:rsidRPr="005A6AA3" w:rsidDel="00AE71EA" w:rsidRDefault="00000000">
                  <w:pPr>
                    <w:keepNext/>
                    <w:widowControl w:val="0"/>
                    <w:spacing w:after="60"/>
                    <w:jc w:val="center"/>
                    <w:rPr>
                      <w:del w:id="8904" w:author="Lorenzo Fabbri" w:date="2024-09-24T14:48:00Z" w16du:dateUtc="2024-09-24T12:48:00Z"/>
                    </w:rPr>
                  </w:pPr>
                  <w:del w:id="8905" w:author="Lorenzo Fabbri" w:date="2024-09-24T14:48:00Z" w16du:dateUtc="2024-09-24T12:48:00Z">
                    <w:r w:rsidRPr="005A6AA3" w:rsidDel="00AE71EA">
                      <w:rPr>
                        <w:rFonts w:ascii="Calibri" w:hAnsi="Calibri"/>
                        <w:sz w:val="20"/>
                      </w:rPr>
                      <w:delText>3,541.6 (1,127.5, 2,010.1, 5,901.3, 7,481.9)</w:delText>
                    </w:r>
                  </w:del>
                </w:p>
              </w:tc>
            </w:tr>
            <w:tr w:rsidR="00066508" w:rsidRPr="005A6AA3" w:rsidDel="00AE71EA" w14:paraId="0521986D" w14:textId="30294745" w:rsidTr="006C3DDD">
              <w:trPr>
                <w:del w:id="8906" w:author="Lorenzo Fabbri" w:date="2024-09-24T14:48:00Z"/>
                <w:trPrChange w:id="8907" w:author="Lorenzo Fabbri" w:date="2024-09-19T20:38:00Z" w16du:dateUtc="2024-09-19T18:38:00Z">
                  <w:trPr>
                    <w:gridBefore w:val="1"/>
                    <w:cantSplit/>
                    <w:jc w:val="center"/>
                  </w:trPr>
                </w:trPrChange>
              </w:trPr>
              <w:tc>
                <w:tcPr>
                  <w:tcW w:w="0" w:type="dxa"/>
                  <w:tcPrChange w:id="890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C4D0B" w14:textId="2201EA1C" w:rsidR="00066508" w:rsidRPr="005A6AA3" w:rsidDel="00AE71EA" w:rsidRDefault="00000000">
                  <w:pPr>
                    <w:keepNext/>
                    <w:widowControl w:val="0"/>
                    <w:spacing w:after="60"/>
                    <w:rPr>
                      <w:del w:id="8909" w:author="Lorenzo Fabbri" w:date="2024-09-24T14:48:00Z" w16du:dateUtc="2024-09-24T12:48:00Z"/>
                    </w:rPr>
                  </w:pPr>
                  <w:del w:id="8910" w:author="Lorenzo Fabbri" w:date="2024-09-24T14:48:00Z" w16du:dateUtc="2024-09-24T12:48:00Z">
                    <w:r w:rsidRPr="005A6AA3" w:rsidDel="00AE71EA">
                      <w:rPr>
                        <w:rFonts w:ascii="Calibri" w:hAnsi="Calibri"/>
                        <w:sz w:val="20"/>
                      </w:rPr>
                      <w:delText>5bTHF</w:delText>
                    </w:r>
                  </w:del>
                </w:p>
              </w:tc>
              <w:tc>
                <w:tcPr>
                  <w:tcW w:w="0" w:type="dxa"/>
                  <w:tcPrChange w:id="89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D458D8" w14:textId="2A71C476" w:rsidR="00066508" w:rsidRPr="005A6AA3" w:rsidDel="00AE71EA" w:rsidRDefault="00000000">
                  <w:pPr>
                    <w:keepNext/>
                    <w:widowControl w:val="0"/>
                    <w:spacing w:after="60"/>
                    <w:jc w:val="center"/>
                    <w:rPr>
                      <w:del w:id="8912" w:author="Lorenzo Fabbri" w:date="2024-09-24T14:48:00Z" w16du:dateUtc="2024-09-24T12:48:00Z"/>
                    </w:rPr>
                  </w:pPr>
                  <w:del w:id="8913" w:author="Lorenzo Fabbri" w:date="2024-09-24T14:48:00Z" w16du:dateUtc="2024-09-24T12:48:00Z">
                    <w:r w:rsidRPr="005A6AA3" w:rsidDel="00AE71EA">
                      <w:rPr>
                        <w:rFonts w:ascii="Calibri" w:hAnsi="Calibri"/>
                        <w:sz w:val="20"/>
                      </w:rPr>
                      <w:delText>906.5 (303.5, 548.0, 1,416.1, 1,939.7)</w:delText>
                    </w:r>
                  </w:del>
                </w:p>
              </w:tc>
              <w:tc>
                <w:tcPr>
                  <w:tcW w:w="0" w:type="dxa"/>
                  <w:tcPrChange w:id="89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112A4" w14:textId="0AB85A74" w:rsidR="00066508" w:rsidRPr="005A6AA3" w:rsidDel="00AE71EA" w:rsidRDefault="00000000">
                  <w:pPr>
                    <w:keepNext/>
                    <w:widowControl w:val="0"/>
                    <w:spacing w:after="60"/>
                    <w:jc w:val="center"/>
                    <w:rPr>
                      <w:del w:id="8915" w:author="Lorenzo Fabbri" w:date="2024-09-24T14:48:00Z" w16du:dateUtc="2024-09-24T12:48:00Z"/>
                    </w:rPr>
                  </w:pPr>
                  <w:del w:id="8916" w:author="Lorenzo Fabbri" w:date="2024-09-24T14:48:00Z" w16du:dateUtc="2024-09-24T12:48:00Z">
                    <w:r w:rsidRPr="005A6AA3" w:rsidDel="00AE71EA">
                      <w:rPr>
                        <w:rFonts w:ascii="Calibri" w:hAnsi="Calibri"/>
                        <w:sz w:val="20"/>
                      </w:rPr>
                      <w:delText>1,116.2 (384.5, 660.8, 1,644.8, 2,389.0)</w:delText>
                    </w:r>
                  </w:del>
                </w:p>
              </w:tc>
              <w:tc>
                <w:tcPr>
                  <w:tcW w:w="0" w:type="dxa"/>
                  <w:tcPrChange w:id="89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14D717" w14:textId="1A5A87CD" w:rsidR="00066508" w:rsidRPr="005A6AA3" w:rsidDel="00AE71EA" w:rsidRDefault="00000000">
                  <w:pPr>
                    <w:keepNext/>
                    <w:widowControl w:val="0"/>
                    <w:spacing w:after="60"/>
                    <w:jc w:val="center"/>
                    <w:rPr>
                      <w:del w:id="8918" w:author="Lorenzo Fabbri" w:date="2024-09-24T14:48:00Z" w16du:dateUtc="2024-09-24T12:48:00Z"/>
                    </w:rPr>
                  </w:pPr>
                  <w:del w:id="8919" w:author="Lorenzo Fabbri" w:date="2024-09-24T14:48:00Z" w16du:dateUtc="2024-09-24T12:48:00Z">
                    <w:r w:rsidRPr="005A6AA3" w:rsidDel="00AE71EA">
                      <w:rPr>
                        <w:rFonts w:ascii="Calibri" w:hAnsi="Calibri"/>
                        <w:sz w:val="20"/>
                      </w:rPr>
                      <w:delText>1,238.6 (527.4, 743.1, 1,578.3, 2,089.2)</w:delText>
                    </w:r>
                  </w:del>
                </w:p>
              </w:tc>
              <w:tc>
                <w:tcPr>
                  <w:tcW w:w="0" w:type="dxa"/>
                  <w:tcPrChange w:id="89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8C3D58" w14:textId="2E97976C" w:rsidR="00066508" w:rsidRPr="005A6AA3" w:rsidDel="00AE71EA" w:rsidRDefault="00000000">
                  <w:pPr>
                    <w:keepNext/>
                    <w:widowControl w:val="0"/>
                    <w:spacing w:after="60"/>
                    <w:jc w:val="center"/>
                    <w:rPr>
                      <w:del w:id="8921" w:author="Lorenzo Fabbri" w:date="2024-09-24T14:48:00Z" w16du:dateUtc="2024-09-24T12:48:00Z"/>
                    </w:rPr>
                  </w:pPr>
                  <w:del w:id="8922" w:author="Lorenzo Fabbri" w:date="2024-09-24T14:48:00Z" w16du:dateUtc="2024-09-24T12:48:00Z">
                    <w:r w:rsidRPr="005A6AA3" w:rsidDel="00AE71EA">
                      <w:rPr>
                        <w:rFonts w:ascii="Calibri" w:hAnsi="Calibri"/>
                        <w:sz w:val="20"/>
                      </w:rPr>
                      <w:delText>882.9 (274.3, 542.6, 1,199.8, 1,619.9)</w:delText>
                    </w:r>
                  </w:del>
                </w:p>
              </w:tc>
              <w:tc>
                <w:tcPr>
                  <w:tcW w:w="0" w:type="dxa"/>
                  <w:tcPrChange w:id="89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1A5311" w14:textId="68760C7C" w:rsidR="00066508" w:rsidRPr="005A6AA3" w:rsidDel="00AE71EA" w:rsidRDefault="00000000">
                  <w:pPr>
                    <w:keepNext/>
                    <w:widowControl w:val="0"/>
                    <w:spacing w:after="60"/>
                    <w:jc w:val="center"/>
                    <w:rPr>
                      <w:del w:id="8924" w:author="Lorenzo Fabbri" w:date="2024-09-24T14:48:00Z" w16du:dateUtc="2024-09-24T12:48:00Z"/>
                    </w:rPr>
                  </w:pPr>
                  <w:del w:id="8925" w:author="Lorenzo Fabbri" w:date="2024-09-24T14:48:00Z" w16du:dateUtc="2024-09-24T12:48:00Z">
                    <w:r w:rsidRPr="005A6AA3" w:rsidDel="00AE71EA">
                      <w:rPr>
                        <w:rFonts w:ascii="Calibri" w:hAnsi="Calibri"/>
                        <w:sz w:val="20"/>
                      </w:rPr>
                      <w:delText>753.9 (218.1, 389.4, 1,258.7, 1,860.0)</w:delText>
                    </w:r>
                  </w:del>
                </w:p>
              </w:tc>
              <w:tc>
                <w:tcPr>
                  <w:tcW w:w="0" w:type="dxa"/>
                  <w:tcPrChange w:id="89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F19029" w14:textId="402E4FFD" w:rsidR="00066508" w:rsidRPr="005A6AA3" w:rsidDel="00AE71EA" w:rsidRDefault="00000000">
                  <w:pPr>
                    <w:keepNext/>
                    <w:widowControl w:val="0"/>
                    <w:spacing w:after="60"/>
                    <w:jc w:val="center"/>
                    <w:rPr>
                      <w:del w:id="8927" w:author="Lorenzo Fabbri" w:date="2024-09-24T14:48:00Z" w16du:dateUtc="2024-09-24T12:48:00Z"/>
                    </w:rPr>
                  </w:pPr>
                  <w:del w:id="8928" w:author="Lorenzo Fabbri" w:date="2024-09-24T14:48:00Z" w16du:dateUtc="2024-09-24T12:48:00Z">
                    <w:r w:rsidRPr="005A6AA3" w:rsidDel="00AE71EA">
                      <w:rPr>
                        <w:rFonts w:ascii="Calibri" w:hAnsi="Calibri"/>
                        <w:sz w:val="20"/>
                      </w:rPr>
                      <w:delText>859.7 (301.2, 492.9, 1,261.3, 1,788.5)</w:delText>
                    </w:r>
                  </w:del>
                </w:p>
              </w:tc>
              <w:tc>
                <w:tcPr>
                  <w:tcW w:w="0" w:type="dxa"/>
                  <w:tcPrChange w:id="89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345EB1" w14:textId="0C8046D0" w:rsidR="00066508" w:rsidRPr="005A6AA3" w:rsidDel="00AE71EA" w:rsidRDefault="00000000">
                  <w:pPr>
                    <w:keepNext/>
                    <w:widowControl w:val="0"/>
                    <w:spacing w:after="60"/>
                    <w:jc w:val="center"/>
                    <w:rPr>
                      <w:del w:id="8930" w:author="Lorenzo Fabbri" w:date="2024-09-24T14:48:00Z" w16du:dateUtc="2024-09-24T12:48:00Z"/>
                    </w:rPr>
                  </w:pPr>
                  <w:del w:id="8931" w:author="Lorenzo Fabbri" w:date="2024-09-24T14:48:00Z" w16du:dateUtc="2024-09-24T12:48:00Z">
                    <w:r w:rsidRPr="005A6AA3" w:rsidDel="00AE71EA">
                      <w:rPr>
                        <w:rFonts w:ascii="Calibri" w:hAnsi="Calibri"/>
                        <w:sz w:val="20"/>
                      </w:rPr>
                      <w:delText>881.5 (402.8, 565.0, 1,441.1, 1,962.0)</w:delText>
                    </w:r>
                  </w:del>
                </w:p>
              </w:tc>
            </w:tr>
            <w:tr w:rsidR="00066508" w:rsidRPr="005A6AA3" w:rsidDel="00AE71EA" w14:paraId="5D5923A6" w14:textId="65ACD6B4" w:rsidTr="006C3DDD">
              <w:trPr>
                <w:del w:id="8932" w:author="Lorenzo Fabbri" w:date="2024-09-24T14:48:00Z"/>
                <w:trPrChange w:id="8933" w:author="Lorenzo Fabbri" w:date="2024-09-19T20:38:00Z" w16du:dateUtc="2024-09-19T18:38:00Z">
                  <w:trPr>
                    <w:gridBefore w:val="1"/>
                    <w:cantSplit/>
                    <w:jc w:val="center"/>
                  </w:trPr>
                </w:trPrChange>
              </w:trPr>
              <w:tc>
                <w:tcPr>
                  <w:tcW w:w="0" w:type="dxa"/>
                  <w:tcPrChange w:id="893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E14531" w14:textId="256A9225" w:rsidR="00066508" w:rsidRPr="005A6AA3" w:rsidDel="00AE71EA" w:rsidRDefault="00000000">
                  <w:pPr>
                    <w:keepNext/>
                    <w:widowControl w:val="0"/>
                    <w:spacing w:after="60"/>
                    <w:rPr>
                      <w:del w:id="8935" w:author="Lorenzo Fabbri" w:date="2024-09-24T14:48:00Z" w16du:dateUtc="2024-09-24T12:48:00Z"/>
                    </w:rPr>
                  </w:pPr>
                  <w:del w:id="8936" w:author="Lorenzo Fabbri" w:date="2024-09-24T14:48:00Z" w16du:dateUtc="2024-09-24T12:48:00Z">
                    <w:r w:rsidRPr="005A6AA3" w:rsidDel="00AE71EA">
                      <w:rPr>
                        <w:rFonts w:ascii="Calibri" w:hAnsi="Calibri"/>
                        <w:sz w:val="20"/>
                      </w:rPr>
                      <w:delText>    Unknown</w:delText>
                    </w:r>
                  </w:del>
                </w:p>
              </w:tc>
              <w:tc>
                <w:tcPr>
                  <w:tcW w:w="0" w:type="dxa"/>
                  <w:tcPrChange w:id="89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286077" w14:textId="27EA7273" w:rsidR="00066508" w:rsidRPr="005A6AA3" w:rsidDel="00AE71EA" w:rsidRDefault="00000000">
                  <w:pPr>
                    <w:keepNext/>
                    <w:widowControl w:val="0"/>
                    <w:spacing w:after="60"/>
                    <w:jc w:val="center"/>
                    <w:rPr>
                      <w:del w:id="8938" w:author="Lorenzo Fabbri" w:date="2024-09-24T14:48:00Z" w16du:dateUtc="2024-09-24T12:48:00Z"/>
                    </w:rPr>
                  </w:pPr>
                  <w:del w:id="8939" w:author="Lorenzo Fabbri" w:date="2024-09-24T14:48:00Z" w16du:dateUtc="2024-09-24T12:48:00Z">
                    <w:r w:rsidRPr="005A6AA3" w:rsidDel="00AE71EA">
                      <w:rPr>
                        <w:rFonts w:ascii="Calibri" w:hAnsi="Calibri"/>
                        <w:sz w:val="20"/>
                      </w:rPr>
                      <w:delText>2</w:delText>
                    </w:r>
                  </w:del>
                </w:p>
              </w:tc>
              <w:tc>
                <w:tcPr>
                  <w:tcW w:w="0" w:type="dxa"/>
                  <w:tcPrChange w:id="89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096BDB" w14:textId="6767E254" w:rsidR="00066508" w:rsidRPr="005A6AA3" w:rsidDel="00AE71EA" w:rsidRDefault="00000000">
                  <w:pPr>
                    <w:keepNext/>
                    <w:widowControl w:val="0"/>
                    <w:spacing w:after="60"/>
                    <w:jc w:val="center"/>
                    <w:rPr>
                      <w:del w:id="8941" w:author="Lorenzo Fabbri" w:date="2024-09-24T14:48:00Z" w16du:dateUtc="2024-09-24T12:48:00Z"/>
                    </w:rPr>
                  </w:pPr>
                  <w:del w:id="8942" w:author="Lorenzo Fabbri" w:date="2024-09-24T14:48:00Z" w16du:dateUtc="2024-09-24T12:48:00Z">
                    <w:r w:rsidRPr="005A6AA3" w:rsidDel="00AE71EA">
                      <w:rPr>
                        <w:rFonts w:ascii="Calibri" w:hAnsi="Calibri"/>
                        <w:sz w:val="20"/>
                      </w:rPr>
                      <w:delText>2</w:delText>
                    </w:r>
                  </w:del>
                </w:p>
              </w:tc>
              <w:tc>
                <w:tcPr>
                  <w:tcW w:w="0" w:type="dxa"/>
                  <w:tcPrChange w:id="89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B73FF" w14:textId="3B8D8948" w:rsidR="00066508" w:rsidRPr="005A6AA3" w:rsidDel="00AE71EA" w:rsidRDefault="00000000">
                  <w:pPr>
                    <w:keepNext/>
                    <w:widowControl w:val="0"/>
                    <w:spacing w:after="60"/>
                    <w:jc w:val="center"/>
                    <w:rPr>
                      <w:del w:id="8944" w:author="Lorenzo Fabbri" w:date="2024-09-24T14:48:00Z" w16du:dateUtc="2024-09-24T12:48:00Z"/>
                    </w:rPr>
                  </w:pPr>
                  <w:del w:id="8945" w:author="Lorenzo Fabbri" w:date="2024-09-24T14:48:00Z" w16du:dateUtc="2024-09-24T12:48:00Z">
                    <w:r w:rsidRPr="005A6AA3" w:rsidDel="00AE71EA">
                      <w:rPr>
                        <w:rFonts w:ascii="Calibri" w:hAnsi="Calibri"/>
                        <w:sz w:val="20"/>
                      </w:rPr>
                      <w:delText>0</w:delText>
                    </w:r>
                  </w:del>
                </w:p>
              </w:tc>
              <w:tc>
                <w:tcPr>
                  <w:tcW w:w="0" w:type="dxa"/>
                  <w:tcPrChange w:id="89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1DCEE5" w14:textId="6B329C76" w:rsidR="00066508" w:rsidRPr="005A6AA3" w:rsidDel="00AE71EA" w:rsidRDefault="00000000">
                  <w:pPr>
                    <w:keepNext/>
                    <w:widowControl w:val="0"/>
                    <w:spacing w:after="60"/>
                    <w:jc w:val="center"/>
                    <w:rPr>
                      <w:del w:id="8947" w:author="Lorenzo Fabbri" w:date="2024-09-24T14:48:00Z" w16du:dateUtc="2024-09-24T12:48:00Z"/>
                    </w:rPr>
                  </w:pPr>
                  <w:del w:id="8948" w:author="Lorenzo Fabbri" w:date="2024-09-24T14:48:00Z" w16du:dateUtc="2024-09-24T12:48:00Z">
                    <w:r w:rsidRPr="005A6AA3" w:rsidDel="00AE71EA">
                      <w:rPr>
                        <w:rFonts w:ascii="Calibri" w:hAnsi="Calibri"/>
                        <w:sz w:val="20"/>
                      </w:rPr>
                      <w:delText>0</w:delText>
                    </w:r>
                  </w:del>
                </w:p>
              </w:tc>
              <w:tc>
                <w:tcPr>
                  <w:tcW w:w="0" w:type="dxa"/>
                  <w:tcPrChange w:id="89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9713D7" w14:textId="6F960D98" w:rsidR="00066508" w:rsidRPr="005A6AA3" w:rsidDel="00AE71EA" w:rsidRDefault="00000000">
                  <w:pPr>
                    <w:keepNext/>
                    <w:widowControl w:val="0"/>
                    <w:spacing w:after="60"/>
                    <w:jc w:val="center"/>
                    <w:rPr>
                      <w:del w:id="8950" w:author="Lorenzo Fabbri" w:date="2024-09-24T14:48:00Z" w16du:dateUtc="2024-09-24T12:48:00Z"/>
                    </w:rPr>
                  </w:pPr>
                  <w:del w:id="8951" w:author="Lorenzo Fabbri" w:date="2024-09-24T14:48:00Z" w16du:dateUtc="2024-09-24T12:48:00Z">
                    <w:r w:rsidRPr="005A6AA3" w:rsidDel="00AE71EA">
                      <w:rPr>
                        <w:rFonts w:ascii="Calibri" w:hAnsi="Calibri"/>
                        <w:sz w:val="20"/>
                      </w:rPr>
                      <w:delText>0</w:delText>
                    </w:r>
                  </w:del>
                </w:p>
              </w:tc>
              <w:tc>
                <w:tcPr>
                  <w:tcW w:w="0" w:type="dxa"/>
                  <w:tcPrChange w:id="89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E0E11F" w14:textId="5ADC45C3" w:rsidR="00066508" w:rsidRPr="005A6AA3" w:rsidDel="00AE71EA" w:rsidRDefault="00000000">
                  <w:pPr>
                    <w:keepNext/>
                    <w:widowControl w:val="0"/>
                    <w:spacing w:after="60"/>
                    <w:jc w:val="center"/>
                    <w:rPr>
                      <w:del w:id="8953" w:author="Lorenzo Fabbri" w:date="2024-09-24T14:48:00Z" w16du:dateUtc="2024-09-24T12:48:00Z"/>
                    </w:rPr>
                  </w:pPr>
                  <w:del w:id="8954" w:author="Lorenzo Fabbri" w:date="2024-09-24T14:48:00Z" w16du:dateUtc="2024-09-24T12:48:00Z">
                    <w:r w:rsidRPr="005A6AA3" w:rsidDel="00AE71EA">
                      <w:rPr>
                        <w:rFonts w:ascii="Calibri" w:hAnsi="Calibri"/>
                        <w:sz w:val="20"/>
                      </w:rPr>
                      <w:delText>0</w:delText>
                    </w:r>
                  </w:del>
                </w:p>
              </w:tc>
              <w:tc>
                <w:tcPr>
                  <w:tcW w:w="0" w:type="dxa"/>
                  <w:tcPrChange w:id="89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2916B6" w14:textId="2C76D3EC" w:rsidR="00066508" w:rsidRPr="005A6AA3" w:rsidDel="00AE71EA" w:rsidRDefault="00000000">
                  <w:pPr>
                    <w:keepNext/>
                    <w:widowControl w:val="0"/>
                    <w:spacing w:after="60"/>
                    <w:jc w:val="center"/>
                    <w:rPr>
                      <w:del w:id="8956" w:author="Lorenzo Fabbri" w:date="2024-09-24T14:48:00Z" w16du:dateUtc="2024-09-24T12:48:00Z"/>
                    </w:rPr>
                  </w:pPr>
                  <w:del w:id="8957" w:author="Lorenzo Fabbri" w:date="2024-09-24T14:48:00Z" w16du:dateUtc="2024-09-24T12:48:00Z">
                    <w:r w:rsidRPr="005A6AA3" w:rsidDel="00AE71EA">
                      <w:rPr>
                        <w:rFonts w:ascii="Calibri" w:hAnsi="Calibri"/>
                        <w:sz w:val="20"/>
                      </w:rPr>
                      <w:delText>0</w:delText>
                    </w:r>
                  </w:del>
                </w:p>
              </w:tc>
            </w:tr>
            <w:tr w:rsidR="00066508" w:rsidRPr="005A6AA3" w:rsidDel="00AE71EA" w14:paraId="2693F8CF" w14:textId="72EEE8CA" w:rsidTr="006C3DDD">
              <w:trPr>
                <w:del w:id="8958" w:author="Lorenzo Fabbri" w:date="2024-09-24T14:48:00Z"/>
                <w:trPrChange w:id="8959" w:author="Lorenzo Fabbri" w:date="2024-09-19T20:38:00Z" w16du:dateUtc="2024-09-19T18:38:00Z">
                  <w:trPr>
                    <w:gridBefore w:val="1"/>
                    <w:cantSplit/>
                    <w:jc w:val="center"/>
                  </w:trPr>
                </w:trPrChange>
              </w:trPr>
              <w:tc>
                <w:tcPr>
                  <w:tcW w:w="0" w:type="dxa"/>
                  <w:tcPrChange w:id="896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B987D9" w14:textId="7EAD66C5" w:rsidR="00066508" w:rsidRPr="005A6AA3" w:rsidDel="00AE71EA" w:rsidRDefault="00000000">
                  <w:pPr>
                    <w:keepNext/>
                    <w:widowControl w:val="0"/>
                    <w:spacing w:after="60"/>
                    <w:rPr>
                      <w:del w:id="8961" w:author="Lorenzo Fabbri" w:date="2024-09-24T14:48:00Z" w16du:dateUtc="2024-09-24T12:48:00Z"/>
                    </w:rPr>
                  </w:pPr>
                  <w:del w:id="8962" w:author="Lorenzo Fabbri" w:date="2024-09-24T14:48:00Z" w16du:dateUtc="2024-09-24T12:48:00Z">
                    <w:r w:rsidRPr="005A6AA3" w:rsidDel="00AE71EA">
                      <w:rPr>
                        <w:rFonts w:ascii="Calibri" w:hAnsi="Calibri"/>
                        <w:sz w:val="20"/>
                      </w:rPr>
                      <w:delText>6OHE</w:delText>
                    </w:r>
                  </w:del>
                </w:p>
              </w:tc>
              <w:tc>
                <w:tcPr>
                  <w:tcW w:w="0" w:type="dxa"/>
                  <w:tcPrChange w:id="89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9D62ED" w14:textId="5BEAD40A" w:rsidR="00066508" w:rsidRPr="005A6AA3" w:rsidDel="00AE71EA" w:rsidRDefault="00000000">
                  <w:pPr>
                    <w:keepNext/>
                    <w:widowControl w:val="0"/>
                    <w:spacing w:after="60"/>
                    <w:jc w:val="center"/>
                    <w:rPr>
                      <w:del w:id="8964" w:author="Lorenzo Fabbri" w:date="2024-09-24T14:48:00Z" w16du:dateUtc="2024-09-24T12:48:00Z"/>
                    </w:rPr>
                  </w:pPr>
                  <w:del w:id="8965" w:author="Lorenzo Fabbri" w:date="2024-09-24T14:48:00Z" w16du:dateUtc="2024-09-24T12:48:00Z">
                    <w:r w:rsidRPr="005A6AA3" w:rsidDel="00AE71EA">
                      <w:rPr>
                        <w:rFonts w:ascii="Calibri" w:hAnsi="Calibri"/>
                        <w:sz w:val="20"/>
                      </w:rPr>
                      <w:delText>11.9 (3.8, 6.5, 18.4, 27.7)</w:delText>
                    </w:r>
                  </w:del>
                </w:p>
              </w:tc>
              <w:tc>
                <w:tcPr>
                  <w:tcW w:w="0" w:type="dxa"/>
                  <w:tcPrChange w:id="89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908CB" w14:textId="47AECE46" w:rsidR="00066508" w:rsidRPr="005A6AA3" w:rsidDel="00AE71EA" w:rsidRDefault="00000000">
                  <w:pPr>
                    <w:keepNext/>
                    <w:widowControl w:val="0"/>
                    <w:spacing w:after="60"/>
                    <w:jc w:val="center"/>
                    <w:rPr>
                      <w:del w:id="8967" w:author="Lorenzo Fabbri" w:date="2024-09-24T14:48:00Z" w16du:dateUtc="2024-09-24T12:48:00Z"/>
                    </w:rPr>
                  </w:pPr>
                  <w:del w:id="8968" w:author="Lorenzo Fabbri" w:date="2024-09-24T14:48:00Z" w16du:dateUtc="2024-09-24T12:48:00Z">
                    <w:r w:rsidRPr="005A6AA3" w:rsidDel="00AE71EA">
                      <w:rPr>
                        <w:rFonts w:ascii="Calibri" w:hAnsi="Calibri"/>
                        <w:sz w:val="20"/>
                      </w:rPr>
                      <w:delText>13.2 (4.2, 7.6, 20.6, 33.0)</w:delText>
                    </w:r>
                  </w:del>
                </w:p>
              </w:tc>
              <w:tc>
                <w:tcPr>
                  <w:tcW w:w="0" w:type="dxa"/>
                  <w:tcPrChange w:id="89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346C2" w14:textId="72305D78" w:rsidR="00066508" w:rsidRPr="005A6AA3" w:rsidDel="00AE71EA" w:rsidRDefault="00000000">
                  <w:pPr>
                    <w:keepNext/>
                    <w:widowControl w:val="0"/>
                    <w:spacing w:after="60"/>
                    <w:jc w:val="center"/>
                    <w:rPr>
                      <w:del w:id="8970" w:author="Lorenzo Fabbri" w:date="2024-09-24T14:48:00Z" w16du:dateUtc="2024-09-24T12:48:00Z"/>
                    </w:rPr>
                  </w:pPr>
                  <w:del w:id="8971" w:author="Lorenzo Fabbri" w:date="2024-09-24T14:48:00Z" w16du:dateUtc="2024-09-24T12:48:00Z">
                    <w:r w:rsidRPr="005A6AA3" w:rsidDel="00AE71EA">
                      <w:rPr>
                        <w:rFonts w:ascii="Calibri" w:hAnsi="Calibri"/>
                        <w:sz w:val="20"/>
                      </w:rPr>
                      <w:delText>12.2 (4.3, 6.1, 17.4, 26.2)</w:delText>
                    </w:r>
                  </w:del>
                </w:p>
              </w:tc>
              <w:tc>
                <w:tcPr>
                  <w:tcW w:w="0" w:type="dxa"/>
                  <w:tcPrChange w:id="89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BE79C9" w14:textId="4B1D5CA4" w:rsidR="00066508" w:rsidRPr="005A6AA3" w:rsidDel="00AE71EA" w:rsidRDefault="00000000">
                  <w:pPr>
                    <w:keepNext/>
                    <w:widowControl w:val="0"/>
                    <w:spacing w:after="60"/>
                    <w:jc w:val="center"/>
                    <w:rPr>
                      <w:del w:id="8973" w:author="Lorenzo Fabbri" w:date="2024-09-24T14:48:00Z" w16du:dateUtc="2024-09-24T12:48:00Z"/>
                    </w:rPr>
                  </w:pPr>
                  <w:del w:id="8974" w:author="Lorenzo Fabbri" w:date="2024-09-24T14:48:00Z" w16du:dateUtc="2024-09-24T12:48:00Z">
                    <w:r w:rsidRPr="005A6AA3" w:rsidDel="00AE71EA">
                      <w:rPr>
                        <w:rFonts w:ascii="Calibri" w:hAnsi="Calibri"/>
                        <w:sz w:val="20"/>
                      </w:rPr>
                      <w:delText>9.2 (3.1, 5.3, 14.1, 20.5)</w:delText>
                    </w:r>
                  </w:del>
                </w:p>
              </w:tc>
              <w:tc>
                <w:tcPr>
                  <w:tcW w:w="0" w:type="dxa"/>
                  <w:tcPrChange w:id="89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2F0C9" w14:textId="4E9529CC" w:rsidR="00066508" w:rsidRPr="005A6AA3" w:rsidDel="00AE71EA" w:rsidRDefault="00000000">
                  <w:pPr>
                    <w:keepNext/>
                    <w:widowControl w:val="0"/>
                    <w:spacing w:after="60"/>
                    <w:jc w:val="center"/>
                    <w:rPr>
                      <w:del w:id="8976" w:author="Lorenzo Fabbri" w:date="2024-09-24T14:48:00Z" w16du:dateUtc="2024-09-24T12:48:00Z"/>
                    </w:rPr>
                  </w:pPr>
                  <w:del w:id="8977" w:author="Lorenzo Fabbri" w:date="2024-09-24T14:48:00Z" w16du:dateUtc="2024-09-24T12:48:00Z">
                    <w:r w:rsidRPr="005A6AA3" w:rsidDel="00AE71EA">
                      <w:rPr>
                        <w:rFonts w:ascii="Calibri" w:hAnsi="Calibri"/>
                        <w:sz w:val="20"/>
                      </w:rPr>
                      <w:delText>13.1 (3.9, 7.1, 19.6, 28.6)</w:delText>
                    </w:r>
                  </w:del>
                </w:p>
              </w:tc>
              <w:tc>
                <w:tcPr>
                  <w:tcW w:w="0" w:type="dxa"/>
                  <w:tcPrChange w:id="89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BFD8C" w14:textId="540D7987" w:rsidR="00066508" w:rsidRPr="005A6AA3" w:rsidDel="00AE71EA" w:rsidRDefault="00000000">
                  <w:pPr>
                    <w:keepNext/>
                    <w:widowControl w:val="0"/>
                    <w:spacing w:after="60"/>
                    <w:jc w:val="center"/>
                    <w:rPr>
                      <w:del w:id="8979" w:author="Lorenzo Fabbri" w:date="2024-09-24T14:48:00Z" w16du:dateUtc="2024-09-24T12:48:00Z"/>
                    </w:rPr>
                  </w:pPr>
                  <w:del w:id="8980" w:author="Lorenzo Fabbri" w:date="2024-09-24T14:48:00Z" w16du:dateUtc="2024-09-24T12:48:00Z">
                    <w:r w:rsidRPr="005A6AA3" w:rsidDel="00AE71EA">
                      <w:rPr>
                        <w:rFonts w:ascii="Calibri" w:hAnsi="Calibri"/>
                        <w:sz w:val="20"/>
                      </w:rPr>
                      <w:delText>11.2 (3.7, 6.4, 18.1, 25.5)</w:delText>
                    </w:r>
                  </w:del>
                </w:p>
              </w:tc>
              <w:tc>
                <w:tcPr>
                  <w:tcW w:w="0" w:type="dxa"/>
                  <w:tcPrChange w:id="89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6ADC59" w14:textId="7750D456" w:rsidR="00066508" w:rsidRPr="005A6AA3" w:rsidDel="00AE71EA" w:rsidRDefault="00000000">
                  <w:pPr>
                    <w:keepNext/>
                    <w:widowControl w:val="0"/>
                    <w:spacing w:after="60"/>
                    <w:jc w:val="center"/>
                    <w:rPr>
                      <w:del w:id="8982" w:author="Lorenzo Fabbri" w:date="2024-09-24T14:48:00Z" w16du:dateUtc="2024-09-24T12:48:00Z"/>
                    </w:rPr>
                  </w:pPr>
                  <w:del w:id="8983" w:author="Lorenzo Fabbri" w:date="2024-09-24T14:48:00Z" w16du:dateUtc="2024-09-24T12:48:00Z">
                    <w:r w:rsidRPr="005A6AA3" w:rsidDel="00AE71EA">
                      <w:rPr>
                        <w:rFonts w:ascii="Calibri" w:hAnsi="Calibri"/>
                        <w:sz w:val="20"/>
                      </w:rPr>
                      <w:delText>14.3 (4.6, 8.7, 24.3, 32.5)</w:delText>
                    </w:r>
                  </w:del>
                </w:p>
              </w:tc>
            </w:tr>
            <w:tr w:rsidR="00066508" w:rsidRPr="005A6AA3" w:rsidDel="00AE71EA" w14:paraId="736924C9" w14:textId="2BFB3E37" w:rsidTr="006C3DDD">
              <w:trPr>
                <w:del w:id="8984" w:author="Lorenzo Fabbri" w:date="2024-09-24T14:48:00Z"/>
                <w:trPrChange w:id="8985" w:author="Lorenzo Fabbri" w:date="2024-09-19T20:38:00Z" w16du:dateUtc="2024-09-19T18:38:00Z">
                  <w:trPr>
                    <w:gridBefore w:val="1"/>
                    <w:cantSplit/>
                    <w:jc w:val="center"/>
                  </w:trPr>
                </w:trPrChange>
              </w:trPr>
              <w:tc>
                <w:tcPr>
                  <w:tcW w:w="0" w:type="dxa"/>
                  <w:tcPrChange w:id="898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BCD2B3" w14:textId="1D4BC15D" w:rsidR="00066508" w:rsidRPr="005A6AA3" w:rsidDel="00AE71EA" w:rsidRDefault="00000000">
                  <w:pPr>
                    <w:keepNext/>
                    <w:widowControl w:val="0"/>
                    <w:spacing w:after="60"/>
                    <w:rPr>
                      <w:del w:id="8987" w:author="Lorenzo Fabbri" w:date="2024-09-24T14:48:00Z" w16du:dateUtc="2024-09-24T12:48:00Z"/>
                    </w:rPr>
                  </w:pPr>
                  <w:del w:id="8988" w:author="Lorenzo Fabbri" w:date="2024-09-24T14:48:00Z" w16du:dateUtc="2024-09-24T12:48:00Z">
                    <w:r w:rsidRPr="005A6AA3" w:rsidDel="00AE71EA">
                      <w:rPr>
                        <w:rFonts w:ascii="Calibri" w:hAnsi="Calibri"/>
                        <w:sz w:val="20"/>
                      </w:rPr>
                      <w:delText>6OHF</w:delText>
                    </w:r>
                  </w:del>
                </w:p>
              </w:tc>
              <w:tc>
                <w:tcPr>
                  <w:tcW w:w="0" w:type="dxa"/>
                  <w:tcPrChange w:id="89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EBEB08" w14:textId="549FFF81" w:rsidR="00066508" w:rsidRPr="005A6AA3" w:rsidDel="00AE71EA" w:rsidRDefault="00000000">
                  <w:pPr>
                    <w:keepNext/>
                    <w:widowControl w:val="0"/>
                    <w:spacing w:after="60"/>
                    <w:jc w:val="center"/>
                    <w:rPr>
                      <w:del w:id="8990" w:author="Lorenzo Fabbri" w:date="2024-09-24T14:48:00Z" w16du:dateUtc="2024-09-24T12:48:00Z"/>
                    </w:rPr>
                  </w:pPr>
                  <w:del w:id="8991" w:author="Lorenzo Fabbri" w:date="2024-09-24T14:48:00Z" w16du:dateUtc="2024-09-24T12:48:00Z">
                    <w:r w:rsidRPr="005A6AA3" w:rsidDel="00AE71EA">
                      <w:rPr>
                        <w:rFonts w:ascii="Calibri" w:hAnsi="Calibri"/>
                        <w:sz w:val="20"/>
                      </w:rPr>
                      <w:delText>42.8 (11.9, 22.5, 76.7, 127.8)</w:delText>
                    </w:r>
                  </w:del>
                </w:p>
              </w:tc>
              <w:tc>
                <w:tcPr>
                  <w:tcW w:w="0" w:type="dxa"/>
                  <w:tcPrChange w:id="89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A448C2" w14:textId="0DEDBF4F" w:rsidR="00066508" w:rsidRPr="005A6AA3" w:rsidDel="00AE71EA" w:rsidRDefault="00000000">
                  <w:pPr>
                    <w:keepNext/>
                    <w:widowControl w:val="0"/>
                    <w:spacing w:after="60"/>
                    <w:jc w:val="center"/>
                    <w:rPr>
                      <w:del w:id="8993" w:author="Lorenzo Fabbri" w:date="2024-09-24T14:48:00Z" w16du:dateUtc="2024-09-24T12:48:00Z"/>
                    </w:rPr>
                  </w:pPr>
                  <w:del w:id="8994" w:author="Lorenzo Fabbri" w:date="2024-09-24T14:48:00Z" w16du:dateUtc="2024-09-24T12:48:00Z">
                    <w:r w:rsidRPr="005A6AA3" w:rsidDel="00AE71EA">
                      <w:rPr>
                        <w:rFonts w:ascii="Calibri" w:hAnsi="Calibri"/>
                        <w:sz w:val="20"/>
                      </w:rPr>
                      <w:delText>51.9 (13.4, 29.8, 93.9, 167.7)</w:delText>
                    </w:r>
                  </w:del>
                </w:p>
              </w:tc>
              <w:tc>
                <w:tcPr>
                  <w:tcW w:w="0" w:type="dxa"/>
                  <w:tcPrChange w:id="89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87EC74" w14:textId="0E2D68C4" w:rsidR="00066508" w:rsidRPr="005A6AA3" w:rsidDel="00AE71EA" w:rsidRDefault="00000000">
                  <w:pPr>
                    <w:keepNext/>
                    <w:widowControl w:val="0"/>
                    <w:spacing w:after="60"/>
                    <w:jc w:val="center"/>
                    <w:rPr>
                      <w:del w:id="8996" w:author="Lorenzo Fabbri" w:date="2024-09-24T14:48:00Z" w16du:dateUtc="2024-09-24T12:48:00Z"/>
                    </w:rPr>
                  </w:pPr>
                  <w:del w:id="8997" w:author="Lorenzo Fabbri" w:date="2024-09-24T14:48:00Z" w16du:dateUtc="2024-09-24T12:48:00Z">
                    <w:r w:rsidRPr="005A6AA3" w:rsidDel="00AE71EA">
                      <w:rPr>
                        <w:rFonts w:ascii="Calibri" w:hAnsi="Calibri"/>
                        <w:sz w:val="20"/>
                      </w:rPr>
                      <w:delText>55.8 (15.3, 29.8, 82.3, 127.7)</w:delText>
                    </w:r>
                  </w:del>
                </w:p>
              </w:tc>
              <w:tc>
                <w:tcPr>
                  <w:tcW w:w="0" w:type="dxa"/>
                  <w:tcPrChange w:id="89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6FDE7" w14:textId="763CA5E2" w:rsidR="00066508" w:rsidRPr="005A6AA3" w:rsidDel="00AE71EA" w:rsidRDefault="00000000">
                  <w:pPr>
                    <w:keepNext/>
                    <w:widowControl w:val="0"/>
                    <w:spacing w:after="60"/>
                    <w:jc w:val="center"/>
                    <w:rPr>
                      <w:del w:id="8999" w:author="Lorenzo Fabbri" w:date="2024-09-24T14:48:00Z" w16du:dateUtc="2024-09-24T12:48:00Z"/>
                    </w:rPr>
                  </w:pPr>
                  <w:del w:id="9000" w:author="Lorenzo Fabbri" w:date="2024-09-24T14:48:00Z" w16du:dateUtc="2024-09-24T12:48:00Z">
                    <w:r w:rsidRPr="005A6AA3" w:rsidDel="00AE71EA">
                      <w:rPr>
                        <w:rFonts w:ascii="Calibri" w:hAnsi="Calibri"/>
                        <w:sz w:val="20"/>
                      </w:rPr>
                      <w:delText>32.3 (8.8, 18.5, 53.3, 77.8)</w:delText>
                    </w:r>
                  </w:del>
                </w:p>
              </w:tc>
              <w:tc>
                <w:tcPr>
                  <w:tcW w:w="0" w:type="dxa"/>
                  <w:tcPrChange w:id="90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C74B1B" w14:textId="2357198E" w:rsidR="00066508" w:rsidRPr="005A6AA3" w:rsidDel="00AE71EA" w:rsidRDefault="00000000">
                  <w:pPr>
                    <w:keepNext/>
                    <w:widowControl w:val="0"/>
                    <w:spacing w:after="60"/>
                    <w:jc w:val="center"/>
                    <w:rPr>
                      <w:del w:id="9002" w:author="Lorenzo Fabbri" w:date="2024-09-24T14:48:00Z" w16du:dateUtc="2024-09-24T12:48:00Z"/>
                    </w:rPr>
                  </w:pPr>
                  <w:del w:id="9003" w:author="Lorenzo Fabbri" w:date="2024-09-24T14:48:00Z" w16du:dateUtc="2024-09-24T12:48:00Z">
                    <w:r w:rsidRPr="005A6AA3" w:rsidDel="00AE71EA">
                      <w:rPr>
                        <w:rFonts w:ascii="Calibri" w:hAnsi="Calibri"/>
                        <w:sz w:val="20"/>
                      </w:rPr>
                      <w:delText>36.6 (11.0, 19.7, 68.7, 107.8)</w:delText>
                    </w:r>
                  </w:del>
                </w:p>
              </w:tc>
              <w:tc>
                <w:tcPr>
                  <w:tcW w:w="0" w:type="dxa"/>
                  <w:tcPrChange w:id="90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990985" w14:textId="382A48D6" w:rsidR="00066508" w:rsidRPr="005A6AA3" w:rsidDel="00AE71EA" w:rsidRDefault="00000000">
                  <w:pPr>
                    <w:keepNext/>
                    <w:widowControl w:val="0"/>
                    <w:spacing w:after="60"/>
                    <w:jc w:val="center"/>
                    <w:rPr>
                      <w:del w:id="9005" w:author="Lorenzo Fabbri" w:date="2024-09-24T14:48:00Z" w16du:dateUtc="2024-09-24T12:48:00Z"/>
                    </w:rPr>
                  </w:pPr>
                  <w:del w:id="9006" w:author="Lorenzo Fabbri" w:date="2024-09-24T14:48:00Z" w16du:dateUtc="2024-09-24T12:48:00Z">
                    <w:r w:rsidRPr="005A6AA3" w:rsidDel="00AE71EA">
                      <w:rPr>
                        <w:rFonts w:ascii="Calibri" w:hAnsi="Calibri"/>
                        <w:sz w:val="20"/>
                      </w:rPr>
                      <w:delText>46.0 (12.3, 27.9, 82.9, 136.6)</w:delText>
                    </w:r>
                  </w:del>
                </w:p>
              </w:tc>
              <w:tc>
                <w:tcPr>
                  <w:tcW w:w="0" w:type="dxa"/>
                  <w:tcPrChange w:id="90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0F34CB" w14:textId="2AFC4BF8" w:rsidR="00066508" w:rsidRPr="005A6AA3" w:rsidDel="00AE71EA" w:rsidRDefault="00000000">
                  <w:pPr>
                    <w:keepNext/>
                    <w:widowControl w:val="0"/>
                    <w:spacing w:after="60"/>
                    <w:jc w:val="center"/>
                    <w:rPr>
                      <w:del w:id="9008" w:author="Lorenzo Fabbri" w:date="2024-09-24T14:48:00Z" w16du:dateUtc="2024-09-24T12:48:00Z"/>
                    </w:rPr>
                  </w:pPr>
                  <w:del w:id="9009" w:author="Lorenzo Fabbri" w:date="2024-09-24T14:48:00Z" w16du:dateUtc="2024-09-24T12:48:00Z">
                    <w:r w:rsidRPr="005A6AA3" w:rsidDel="00AE71EA">
                      <w:rPr>
                        <w:rFonts w:ascii="Calibri" w:hAnsi="Calibri"/>
                        <w:sz w:val="20"/>
                      </w:rPr>
                      <w:delText>42.0 (13.0, 21.1, 93.2, 128.0)</w:delText>
                    </w:r>
                  </w:del>
                </w:p>
              </w:tc>
            </w:tr>
            <w:tr w:rsidR="00066508" w:rsidRPr="005A6AA3" w:rsidDel="00AE71EA" w14:paraId="7A6978A4" w14:textId="0D95857F" w:rsidTr="006C3DDD">
              <w:trPr>
                <w:del w:id="9010" w:author="Lorenzo Fabbri" w:date="2024-09-24T14:48:00Z"/>
                <w:trPrChange w:id="9011" w:author="Lorenzo Fabbri" w:date="2024-09-19T20:38:00Z" w16du:dateUtc="2024-09-19T18:38:00Z">
                  <w:trPr>
                    <w:gridBefore w:val="1"/>
                    <w:cantSplit/>
                    <w:jc w:val="center"/>
                  </w:trPr>
                </w:trPrChange>
              </w:trPr>
              <w:tc>
                <w:tcPr>
                  <w:tcW w:w="0" w:type="dxa"/>
                  <w:gridSpan w:val="8"/>
                  <w:tcPrChange w:id="9012"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23B53971" w14:textId="56837E6A" w:rsidR="00066508" w:rsidRPr="005A6AA3" w:rsidDel="00AE71EA" w:rsidRDefault="00000000">
                  <w:pPr>
                    <w:keepNext/>
                    <w:widowControl w:val="0"/>
                    <w:spacing w:after="60"/>
                    <w:rPr>
                      <w:del w:id="9013" w:author="Lorenzo Fabbri" w:date="2024-09-24T14:48:00Z" w16du:dateUtc="2024-09-24T12:48:00Z"/>
                    </w:rPr>
                  </w:pPr>
                  <w:del w:id="9014" w:author="Lorenzo Fabbri" w:date="2024-09-24T14:48:00Z" w16du:dateUtc="2024-09-24T12:48:00Z">
                    <w:r w:rsidRPr="005A6AA3" w:rsidDel="00AE71EA">
                      <w:rPr>
                        <w:rFonts w:ascii="Calibri" w:hAnsi="Calibri"/>
                        <w:b/>
                        <w:sz w:val="20"/>
                      </w:rPr>
                      <w:delText>Glucocorticosteroid precursor</w:delText>
                    </w:r>
                  </w:del>
                </w:p>
              </w:tc>
            </w:tr>
            <w:tr w:rsidR="00066508" w:rsidRPr="005A6AA3" w:rsidDel="00AE71EA" w14:paraId="601243B9" w14:textId="05481E8B" w:rsidTr="006C3DDD">
              <w:trPr>
                <w:del w:id="9015" w:author="Lorenzo Fabbri" w:date="2024-09-24T14:48:00Z"/>
                <w:trPrChange w:id="9016" w:author="Lorenzo Fabbri" w:date="2024-09-19T20:38:00Z" w16du:dateUtc="2024-09-19T18:38:00Z">
                  <w:trPr>
                    <w:gridBefore w:val="1"/>
                    <w:cantSplit/>
                    <w:jc w:val="center"/>
                  </w:trPr>
                </w:trPrChange>
              </w:trPr>
              <w:tc>
                <w:tcPr>
                  <w:tcW w:w="0" w:type="dxa"/>
                  <w:tcPrChange w:id="901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462E8E" w14:textId="7667F928" w:rsidR="00066508" w:rsidRPr="005A6AA3" w:rsidDel="00AE71EA" w:rsidRDefault="00000000">
                  <w:pPr>
                    <w:keepNext/>
                    <w:widowControl w:val="0"/>
                    <w:spacing w:after="60"/>
                    <w:rPr>
                      <w:del w:id="9018" w:author="Lorenzo Fabbri" w:date="2024-09-24T14:48:00Z" w16du:dateUtc="2024-09-24T12:48:00Z"/>
                    </w:rPr>
                  </w:pPr>
                  <w:del w:id="9019" w:author="Lorenzo Fabbri" w:date="2024-09-24T14:48:00Z" w16du:dateUtc="2024-09-24T12:48:00Z">
                    <w:r w:rsidRPr="005A6AA3" w:rsidDel="00AE71EA">
                      <w:rPr>
                        <w:rFonts w:ascii="Calibri" w:hAnsi="Calibri"/>
                        <w:sz w:val="20"/>
                      </w:rPr>
                      <w:delText>S</w:delText>
                    </w:r>
                  </w:del>
                </w:p>
              </w:tc>
              <w:tc>
                <w:tcPr>
                  <w:tcW w:w="0" w:type="dxa"/>
                  <w:tcPrChange w:id="90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4C48C" w14:textId="44D8DDDB" w:rsidR="00066508" w:rsidRPr="005A6AA3" w:rsidDel="00AE71EA" w:rsidRDefault="00000000">
                  <w:pPr>
                    <w:keepNext/>
                    <w:widowControl w:val="0"/>
                    <w:spacing w:after="60"/>
                    <w:jc w:val="center"/>
                    <w:rPr>
                      <w:del w:id="9021" w:author="Lorenzo Fabbri" w:date="2024-09-24T14:48:00Z" w16du:dateUtc="2024-09-24T12:48:00Z"/>
                    </w:rPr>
                  </w:pPr>
                  <w:del w:id="9022" w:author="Lorenzo Fabbri" w:date="2024-09-24T14:48:00Z" w16du:dateUtc="2024-09-24T12:48:00Z">
                    <w:r w:rsidRPr="005A6AA3" w:rsidDel="00AE71EA">
                      <w:rPr>
                        <w:rFonts w:ascii="Calibri" w:hAnsi="Calibri"/>
                        <w:sz w:val="20"/>
                      </w:rPr>
                      <w:delText>0.4 (0.2, 0.3, 0.8, 1.2)</w:delText>
                    </w:r>
                  </w:del>
                </w:p>
              </w:tc>
              <w:tc>
                <w:tcPr>
                  <w:tcW w:w="0" w:type="dxa"/>
                  <w:tcPrChange w:id="90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4E2DC" w14:textId="4EF9996C" w:rsidR="00066508" w:rsidRPr="005A6AA3" w:rsidDel="00AE71EA" w:rsidRDefault="00000000">
                  <w:pPr>
                    <w:keepNext/>
                    <w:widowControl w:val="0"/>
                    <w:spacing w:after="60"/>
                    <w:jc w:val="center"/>
                    <w:rPr>
                      <w:del w:id="9024" w:author="Lorenzo Fabbri" w:date="2024-09-24T14:48:00Z" w16du:dateUtc="2024-09-24T12:48:00Z"/>
                    </w:rPr>
                  </w:pPr>
                  <w:del w:id="9025" w:author="Lorenzo Fabbri" w:date="2024-09-24T14:48:00Z" w16du:dateUtc="2024-09-24T12:48:00Z">
                    <w:r w:rsidRPr="005A6AA3" w:rsidDel="00AE71EA">
                      <w:rPr>
                        <w:rFonts w:ascii="Calibri" w:hAnsi="Calibri"/>
                        <w:sz w:val="20"/>
                      </w:rPr>
                      <w:delText>0.5 (0.2, 0.3, 0.9, 1.4)</w:delText>
                    </w:r>
                  </w:del>
                </w:p>
              </w:tc>
              <w:tc>
                <w:tcPr>
                  <w:tcW w:w="0" w:type="dxa"/>
                  <w:tcPrChange w:id="90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9FEE02" w14:textId="363B89E8" w:rsidR="00066508" w:rsidRPr="005A6AA3" w:rsidDel="00AE71EA" w:rsidRDefault="00000000">
                  <w:pPr>
                    <w:keepNext/>
                    <w:widowControl w:val="0"/>
                    <w:spacing w:after="60"/>
                    <w:jc w:val="center"/>
                    <w:rPr>
                      <w:del w:id="9027" w:author="Lorenzo Fabbri" w:date="2024-09-24T14:48:00Z" w16du:dateUtc="2024-09-24T12:48:00Z"/>
                    </w:rPr>
                  </w:pPr>
                  <w:del w:id="9028" w:author="Lorenzo Fabbri" w:date="2024-09-24T14:48:00Z" w16du:dateUtc="2024-09-24T12:48:00Z">
                    <w:r w:rsidRPr="005A6AA3" w:rsidDel="00AE71EA">
                      <w:rPr>
                        <w:rFonts w:ascii="Calibri" w:hAnsi="Calibri"/>
                        <w:sz w:val="20"/>
                      </w:rPr>
                      <w:delText>0.4 (0.2, 0.3, 0.7, 1.6)</w:delText>
                    </w:r>
                  </w:del>
                </w:p>
              </w:tc>
              <w:tc>
                <w:tcPr>
                  <w:tcW w:w="0" w:type="dxa"/>
                  <w:tcPrChange w:id="90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7AA5A2" w14:textId="4BF4D699" w:rsidR="00066508" w:rsidRPr="005A6AA3" w:rsidDel="00AE71EA" w:rsidRDefault="00000000">
                  <w:pPr>
                    <w:keepNext/>
                    <w:widowControl w:val="0"/>
                    <w:spacing w:after="60"/>
                    <w:jc w:val="center"/>
                    <w:rPr>
                      <w:del w:id="9030" w:author="Lorenzo Fabbri" w:date="2024-09-24T14:48:00Z" w16du:dateUtc="2024-09-24T12:48:00Z"/>
                    </w:rPr>
                  </w:pPr>
                  <w:del w:id="9031" w:author="Lorenzo Fabbri" w:date="2024-09-24T14:48:00Z" w16du:dateUtc="2024-09-24T12:48:00Z">
                    <w:r w:rsidRPr="005A6AA3" w:rsidDel="00AE71EA">
                      <w:rPr>
                        <w:rFonts w:ascii="Calibri" w:hAnsi="Calibri"/>
                        <w:sz w:val="20"/>
                      </w:rPr>
                      <w:delText>0.6 (0.2, 0.4, 0.9, 1.2)</w:delText>
                    </w:r>
                  </w:del>
                </w:p>
              </w:tc>
              <w:tc>
                <w:tcPr>
                  <w:tcW w:w="0" w:type="dxa"/>
                  <w:tcPrChange w:id="90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108B3" w14:textId="56F1659F" w:rsidR="00066508" w:rsidRPr="005A6AA3" w:rsidDel="00AE71EA" w:rsidRDefault="00000000">
                  <w:pPr>
                    <w:keepNext/>
                    <w:widowControl w:val="0"/>
                    <w:spacing w:after="60"/>
                    <w:jc w:val="center"/>
                    <w:rPr>
                      <w:del w:id="9033" w:author="Lorenzo Fabbri" w:date="2024-09-24T14:48:00Z" w16du:dateUtc="2024-09-24T12:48:00Z"/>
                    </w:rPr>
                  </w:pPr>
                  <w:del w:id="9034" w:author="Lorenzo Fabbri" w:date="2024-09-24T14:48:00Z" w16du:dateUtc="2024-09-24T12:48:00Z">
                    <w:r w:rsidRPr="005A6AA3" w:rsidDel="00AE71EA">
                      <w:rPr>
                        <w:rFonts w:ascii="Calibri" w:hAnsi="Calibri"/>
                        <w:sz w:val="20"/>
                      </w:rPr>
                      <w:delText>0.3 (0.2, 0.2, 0.5, 0.7)</w:delText>
                    </w:r>
                  </w:del>
                </w:p>
              </w:tc>
              <w:tc>
                <w:tcPr>
                  <w:tcW w:w="0" w:type="dxa"/>
                  <w:tcPrChange w:id="90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27947D" w14:textId="3DFEF9F9" w:rsidR="00066508" w:rsidRPr="005A6AA3" w:rsidDel="00AE71EA" w:rsidRDefault="00000000">
                  <w:pPr>
                    <w:keepNext/>
                    <w:widowControl w:val="0"/>
                    <w:spacing w:after="60"/>
                    <w:jc w:val="center"/>
                    <w:rPr>
                      <w:del w:id="9036" w:author="Lorenzo Fabbri" w:date="2024-09-24T14:48:00Z" w16du:dateUtc="2024-09-24T12:48:00Z"/>
                    </w:rPr>
                  </w:pPr>
                  <w:del w:id="9037" w:author="Lorenzo Fabbri" w:date="2024-09-24T14:48:00Z" w16du:dateUtc="2024-09-24T12:48:00Z">
                    <w:r w:rsidRPr="005A6AA3" w:rsidDel="00AE71EA">
                      <w:rPr>
                        <w:rFonts w:ascii="Calibri" w:hAnsi="Calibri"/>
                        <w:sz w:val="20"/>
                      </w:rPr>
                      <w:delText>0.4 (0.2, 0.3, 0.7, 1.2)</w:delText>
                    </w:r>
                  </w:del>
                </w:p>
              </w:tc>
              <w:tc>
                <w:tcPr>
                  <w:tcW w:w="0" w:type="dxa"/>
                  <w:tcPrChange w:id="90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787AF8" w14:textId="20129E1A" w:rsidR="00066508" w:rsidRPr="005A6AA3" w:rsidDel="00AE71EA" w:rsidRDefault="00000000">
                  <w:pPr>
                    <w:keepNext/>
                    <w:widowControl w:val="0"/>
                    <w:spacing w:after="60"/>
                    <w:jc w:val="center"/>
                    <w:rPr>
                      <w:del w:id="9039" w:author="Lorenzo Fabbri" w:date="2024-09-24T14:48:00Z" w16du:dateUtc="2024-09-24T12:48:00Z"/>
                    </w:rPr>
                  </w:pPr>
                  <w:del w:id="9040" w:author="Lorenzo Fabbri" w:date="2024-09-24T14:48:00Z" w16du:dateUtc="2024-09-24T12:48:00Z">
                    <w:r w:rsidRPr="005A6AA3" w:rsidDel="00AE71EA">
                      <w:rPr>
                        <w:rFonts w:ascii="Calibri" w:hAnsi="Calibri"/>
                        <w:sz w:val="20"/>
                      </w:rPr>
                      <w:delText>0.4 (0.2, 0.2, 0.8, 1.2)</w:delText>
                    </w:r>
                  </w:del>
                </w:p>
              </w:tc>
            </w:tr>
            <w:tr w:rsidR="00066508" w:rsidRPr="005A6AA3" w:rsidDel="00AE71EA" w14:paraId="4BFA1ADA" w14:textId="5FFC40D7" w:rsidTr="006C3DDD">
              <w:trPr>
                <w:del w:id="9041" w:author="Lorenzo Fabbri" w:date="2024-09-24T14:48:00Z"/>
                <w:trPrChange w:id="9042" w:author="Lorenzo Fabbri" w:date="2024-09-19T20:38:00Z" w16du:dateUtc="2024-09-19T18:38:00Z">
                  <w:trPr>
                    <w:gridBefore w:val="1"/>
                    <w:cantSplit/>
                    <w:jc w:val="center"/>
                  </w:trPr>
                </w:trPrChange>
              </w:trPr>
              <w:tc>
                <w:tcPr>
                  <w:tcW w:w="0" w:type="dxa"/>
                  <w:tcPrChange w:id="904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7BD02EC" w14:textId="38B67E08" w:rsidR="00066508" w:rsidRPr="005A6AA3" w:rsidDel="00AE71EA" w:rsidRDefault="00000000">
                  <w:pPr>
                    <w:keepNext/>
                    <w:widowControl w:val="0"/>
                    <w:spacing w:after="60"/>
                    <w:rPr>
                      <w:del w:id="9044" w:author="Lorenzo Fabbri" w:date="2024-09-24T14:48:00Z" w16du:dateUtc="2024-09-24T12:48:00Z"/>
                    </w:rPr>
                  </w:pPr>
                  <w:del w:id="9045" w:author="Lorenzo Fabbri" w:date="2024-09-24T14:48:00Z" w16du:dateUtc="2024-09-24T12:48:00Z">
                    <w:r w:rsidRPr="005A6AA3" w:rsidDel="00AE71EA">
                      <w:rPr>
                        <w:rFonts w:ascii="Calibri" w:hAnsi="Calibri"/>
                        <w:sz w:val="20"/>
                      </w:rPr>
                      <w:delText>    Unknown</w:delText>
                    </w:r>
                  </w:del>
                </w:p>
              </w:tc>
              <w:tc>
                <w:tcPr>
                  <w:tcW w:w="0" w:type="dxa"/>
                  <w:tcPrChange w:id="90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25F518" w14:textId="484F6716" w:rsidR="00066508" w:rsidRPr="005A6AA3" w:rsidDel="00AE71EA" w:rsidRDefault="00000000">
                  <w:pPr>
                    <w:keepNext/>
                    <w:widowControl w:val="0"/>
                    <w:spacing w:after="60"/>
                    <w:jc w:val="center"/>
                    <w:rPr>
                      <w:del w:id="9047" w:author="Lorenzo Fabbri" w:date="2024-09-24T14:48:00Z" w16du:dateUtc="2024-09-24T12:48:00Z"/>
                    </w:rPr>
                  </w:pPr>
                  <w:del w:id="9048" w:author="Lorenzo Fabbri" w:date="2024-09-24T14:48:00Z" w16du:dateUtc="2024-09-24T12:48:00Z">
                    <w:r w:rsidRPr="005A6AA3" w:rsidDel="00AE71EA">
                      <w:rPr>
                        <w:rFonts w:ascii="Calibri" w:hAnsi="Calibri"/>
                        <w:sz w:val="20"/>
                      </w:rPr>
                      <w:delText>94</w:delText>
                    </w:r>
                  </w:del>
                </w:p>
              </w:tc>
              <w:tc>
                <w:tcPr>
                  <w:tcW w:w="0" w:type="dxa"/>
                  <w:tcPrChange w:id="90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7FFE" w14:textId="13CB6E7A" w:rsidR="00066508" w:rsidRPr="005A6AA3" w:rsidDel="00AE71EA" w:rsidRDefault="00000000">
                  <w:pPr>
                    <w:keepNext/>
                    <w:widowControl w:val="0"/>
                    <w:spacing w:after="60"/>
                    <w:jc w:val="center"/>
                    <w:rPr>
                      <w:del w:id="9050" w:author="Lorenzo Fabbri" w:date="2024-09-24T14:48:00Z" w16du:dateUtc="2024-09-24T12:48:00Z"/>
                    </w:rPr>
                  </w:pPr>
                  <w:del w:id="9051" w:author="Lorenzo Fabbri" w:date="2024-09-24T14:48:00Z" w16du:dateUtc="2024-09-24T12:48:00Z">
                    <w:r w:rsidRPr="005A6AA3" w:rsidDel="00AE71EA">
                      <w:rPr>
                        <w:rFonts w:ascii="Calibri" w:hAnsi="Calibri"/>
                        <w:sz w:val="20"/>
                      </w:rPr>
                      <w:delText>6</w:delText>
                    </w:r>
                  </w:del>
                </w:p>
              </w:tc>
              <w:tc>
                <w:tcPr>
                  <w:tcW w:w="0" w:type="dxa"/>
                  <w:tcPrChange w:id="90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933127" w14:textId="5C980587" w:rsidR="00066508" w:rsidRPr="005A6AA3" w:rsidDel="00AE71EA" w:rsidRDefault="00000000">
                  <w:pPr>
                    <w:keepNext/>
                    <w:widowControl w:val="0"/>
                    <w:spacing w:after="60"/>
                    <w:jc w:val="center"/>
                    <w:rPr>
                      <w:del w:id="9053" w:author="Lorenzo Fabbri" w:date="2024-09-24T14:48:00Z" w16du:dateUtc="2024-09-24T12:48:00Z"/>
                    </w:rPr>
                  </w:pPr>
                  <w:del w:id="9054" w:author="Lorenzo Fabbri" w:date="2024-09-24T14:48:00Z" w16du:dateUtc="2024-09-24T12:48:00Z">
                    <w:r w:rsidRPr="005A6AA3" w:rsidDel="00AE71EA">
                      <w:rPr>
                        <w:rFonts w:ascii="Calibri" w:hAnsi="Calibri"/>
                        <w:sz w:val="20"/>
                      </w:rPr>
                      <w:delText>5</w:delText>
                    </w:r>
                  </w:del>
                </w:p>
              </w:tc>
              <w:tc>
                <w:tcPr>
                  <w:tcW w:w="0" w:type="dxa"/>
                  <w:tcPrChange w:id="90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D18501" w14:textId="0CEC7619" w:rsidR="00066508" w:rsidRPr="005A6AA3" w:rsidDel="00AE71EA" w:rsidRDefault="00000000">
                  <w:pPr>
                    <w:keepNext/>
                    <w:widowControl w:val="0"/>
                    <w:spacing w:after="60"/>
                    <w:jc w:val="center"/>
                    <w:rPr>
                      <w:del w:id="9056" w:author="Lorenzo Fabbri" w:date="2024-09-24T14:48:00Z" w16du:dateUtc="2024-09-24T12:48:00Z"/>
                    </w:rPr>
                  </w:pPr>
                  <w:del w:id="9057" w:author="Lorenzo Fabbri" w:date="2024-09-24T14:48:00Z" w16du:dateUtc="2024-09-24T12:48:00Z">
                    <w:r w:rsidRPr="005A6AA3" w:rsidDel="00AE71EA">
                      <w:rPr>
                        <w:rFonts w:ascii="Calibri" w:hAnsi="Calibri"/>
                        <w:sz w:val="20"/>
                      </w:rPr>
                      <w:delText>12</w:delText>
                    </w:r>
                  </w:del>
                </w:p>
              </w:tc>
              <w:tc>
                <w:tcPr>
                  <w:tcW w:w="0" w:type="dxa"/>
                  <w:tcPrChange w:id="90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8370E" w14:textId="26E7ABEE" w:rsidR="00066508" w:rsidRPr="005A6AA3" w:rsidDel="00AE71EA" w:rsidRDefault="00000000">
                  <w:pPr>
                    <w:keepNext/>
                    <w:widowControl w:val="0"/>
                    <w:spacing w:after="60"/>
                    <w:jc w:val="center"/>
                    <w:rPr>
                      <w:del w:id="9059" w:author="Lorenzo Fabbri" w:date="2024-09-24T14:48:00Z" w16du:dateUtc="2024-09-24T12:48:00Z"/>
                    </w:rPr>
                  </w:pPr>
                  <w:del w:id="9060" w:author="Lorenzo Fabbri" w:date="2024-09-24T14:48:00Z" w16du:dateUtc="2024-09-24T12:48:00Z">
                    <w:r w:rsidRPr="005A6AA3" w:rsidDel="00AE71EA">
                      <w:rPr>
                        <w:rFonts w:ascii="Calibri" w:hAnsi="Calibri"/>
                        <w:sz w:val="20"/>
                      </w:rPr>
                      <w:delText>9</w:delText>
                    </w:r>
                  </w:del>
                </w:p>
              </w:tc>
              <w:tc>
                <w:tcPr>
                  <w:tcW w:w="0" w:type="dxa"/>
                  <w:tcPrChange w:id="90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94D6B2" w14:textId="55A8FE5B" w:rsidR="00066508" w:rsidRPr="005A6AA3" w:rsidDel="00AE71EA" w:rsidRDefault="00000000">
                  <w:pPr>
                    <w:keepNext/>
                    <w:widowControl w:val="0"/>
                    <w:spacing w:after="60"/>
                    <w:jc w:val="center"/>
                    <w:rPr>
                      <w:del w:id="9062" w:author="Lorenzo Fabbri" w:date="2024-09-24T14:48:00Z" w16du:dateUtc="2024-09-24T12:48:00Z"/>
                    </w:rPr>
                  </w:pPr>
                  <w:del w:id="9063" w:author="Lorenzo Fabbri" w:date="2024-09-24T14:48:00Z" w16du:dateUtc="2024-09-24T12:48:00Z">
                    <w:r w:rsidRPr="005A6AA3" w:rsidDel="00AE71EA">
                      <w:rPr>
                        <w:rFonts w:ascii="Calibri" w:hAnsi="Calibri"/>
                        <w:sz w:val="20"/>
                      </w:rPr>
                      <w:delText>51</w:delText>
                    </w:r>
                  </w:del>
                </w:p>
              </w:tc>
              <w:tc>
                <w:tcPr>
                  <w:tcW w:w="0" w:type="dxa"/>
                  <w:tcPrChange w:id="90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FD56DD" w14:textId="6B20AF91" w:rsidR="00066508" w:rsidRPr="005A6AA3" w:rsidDel="00AE71EA" w:rsidRDefault="00000000">
                  <w:pPr>
                    <w:keepNext/>
                    <w:widowControl w:val="0"/>
                    <w:spacing w:after="60"/>
                    <w:jc w:val="center"/>
                    <w:rPr>
                      <w:del w:id="9065" w:author="Lorenzo Fabbri" w:date="2024-09-24T14:48:00Z" w16du:dateUtc="2024-09-24T12:48:00Z"/>
                    </w:rPr>
                  </w:pPr>
                  <w:del w:id="9066" w:author="Lorenzo Fabbri" w:date="2024-09-24T14:48:00Z" w16du:dateUtc="2024-09-24T12:48:00Z">
                    <w:r w:rsidRPr="005A6AA3" w:rsidDel="00AE71EA">
                      <w:rPr>
                        <w:rFonts w:ascii="Calibri" w:hAnsi="Calibri"/>
                        <w:sz w:val="20"/>
                      </w:rPr>
                      <w:delText>11</w:delText>
                    </w:r>
                  </w:del>
                </w:p>
              </w:tc>
            </w:tr>
            <w:tr w:rsidR="00066508" w:rsidRPr="005A6AA3" w:rsidDel="00AE71EA" w14:paraId="6D0032CC" w14:textId="3FCD6F9B" w:rsidTr="006C3DDD">
              <w:trPr>
                <w:del w:id="9067" w:author="Lorenzo Fabbri" w:date="2024-09-24T14:48:00Z"/>
                <w:trPrChange w:id="9068" w:author="Lorenzo Fabbri" w:date="2024-09-19T20:38:00Z" w16du:dateUtc="2024-09-19T18:38:00Z">
                  <w:trPr>
                    <w:gridBefore w:val="1"/>
                    <w:cantSplit/>
                    <w:jc w:val="center"/>
                  </w:trPr>
                </w:trPrChange>
              </w:trPr>
              <w:tc>
                <w:tcPr>
                  <w:tcW w:w="0" w:type="dxa"/>
                  <w:gridSpan w:val="8"/>
                  <w:tcPrChange w:id="9069"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54E4EA5F" w14:textId="0472B66F" w:rsidR="00066508" w:rsidRPr="005A6AA3" w:rsidDel="00AE71EA" w:rsidRDefault="00000000">
                  <w:pPr>
                    <w:keepNext/>
                    <w:widowControl w:val="0"/>
                    <w:spacing w:after="60"/>
                    <w:rPr>
                      <w:del w:id="9070" w:author="Lorenzo Fabbri" w:date="2024-09-24T14:48:00Z" w16du:dateUtc="2024-09-24T12:48:00Z"/>
                    </w:rPr>
                  </w:pPr>
                  <w:del w:id="9071" w:author="Lorenzo Fabbri" w:date="2024-09-24T14:48:00Z" w16du:dateUtc="2024-09-24T12:48:00Z">
                    <w:r w:rsidRPr="005A6AA3" w:rsidDel="00AE71EA">
                      <w:rPr>
                        <w:rFonts w:ascii="Calibri" w:hAnsi="Calibri"/>
                        <w:b/>
                        <w:sz w:val="20"/>
                      </w:rPr>
                      <w:delText>Glucocorticosteroid precursor metabolite</w:delText>
                    </w:r>
                  </w:del>
                </w:p>
              </w:tc>
            </w:tr>
            <w:tr w:rsidR="00066508" w:rsidRPr="005A6AA3" w:rsidDel="00AE71EA" w14:paraId="0C2254DE" w14:textId="0C411CD6" w:rsidTr="006C3DDD">
              <w:trPr>
                <w:del w:id="9072" w:author="Lorenzo Fabbri" w:date="2024-09-24T14:48:00Z"/>
                <w:trPrChange w:id="9073" w:author="Lorenzo Fabbri" w:date="2024-09-19T20:38:00Z" w16du:dateUtc="2024-09-19T18:38:00Z">
                  <w:trPr>
                    <w:gridBefore w:val="1"/>
                    <w:cantSplit/>
                    <w:jc w:val="center"/>
                  </w:trPr>
                </w:trPrChange>
              </w:trPr>
              <w:tc>
                <w:tcPr>
                  <w:tcW w:w="0" w:type="dxa"/>
                  <w:tcPrChange w:id="907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9B8B7" w14:textId="642EA7F4" w:rsidR="00066508" w:rsidRPr="005A6AA3" w:rsidDel="00AE71EA" w:rsidRDefault="00000000">
                  <w:pPr>
                    <w:keepNext/>
                    <w:widowControl w:val="0"/>
                    <w:spacing w:after="60"/>
                    <w:rPr>
                      <w:del w:id="9075" w:author="Lorenzo Fabbri" w:date="2024-09-24T14:48:00Z" w16du:dateUtc="2024-09-24T12:48:00Z"/>
                    </w:rPr>
                  </w:pPr>
                  <w:del w:id="9076" w:author="Lorenzo Fabbri" w:date="2024-09-24T14:48:00Z" w16du:dateUtc="2024-09-24T12:48:00Z">
                    <w:r w:rsidRPr="005A6AA3" w:rsidDel="00AE71EA">
                      <w:rPr>
                        <w:rFonts w:ascii="Calibri" w:hAnsi="Calibri"/>
                        <w:sz w:val="20"/>
                      </w:rPr>
                      <w:delText>17HP</w:delText>
                    </w:r>
                  </w:del>
                </w:p>
              </w:tc>
              <w:tc>
                <w:tcPr>
                  <w:tcW w:w="0" w:type="dxa"/>
                  <w:tcPrChange w:id="90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02104" w14:textId="05983767" w:rsidR="00066508" w:rsidRPr="005A6AA3" w:rsidDel="00AE71EA" w:rsidRDefault="00000000">
                  <w:pPr>
                    <w:keepNext/>
                    <w:widowControl w:val="0"/>
                    <w:spacing w:after="60"/>
                    <w:jc w:val="center"/>
                    <w:rPr>
                      <w:del w:id="9078" w:author="Lorenzo Fabbri" w:date="2024-09-24T14:48:00Z" w16du:dateUtc="2024-09-24T12:48:00Z"/>
                    </w:rPr>
                  </w:pPr>
                  <w:del w:id="9079" w:author="Lorenzo Fabbri" w:date="2024-09-24T14:48:00Z" w16du:dateUtc="2024-09-24T12:48:00Z">
                    <w:r w:rsidRPr="005A6AA3" w:rsidDel="00AE71EA">
                      <w:rPr>
                        <w:rFonts w:ascii="Calibri" w:hAnsi="Calibri"/>
                        <w:sz w:val="20"/>
                      </w:rPr>
                      <w:delText>22.3 (10.1, 15.1, 33.5, 49.3)</w:delText>
                    </w:r>
                  </w:del>
                </w:p>
              </w:tc>
              <w:tc>
                <w:tcPr>
                  <w:tcW w:w="0" w:type="dxa"/>
                  <w:tcPrChange w:id="90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F7CCE" w14:textId="6DF3BE7C" w:rsidR="00066508" w:rsidRPr="005A6AA3" w:rsidDel="00AE71EA" w:rsidRDefault="00000000">
                  <w:pPr>
                    <w:keepNext/>
                    <w:widowControl w:val="0"/>
                    <w:spacing w:after="60"/>
                    <w:jc w:val="center"/>
                    <w:rPr>
                      <w:del w:id="9081" w:author="Lorenzo Fabbri" w:date="2024-09-24T14:48:00Z" w16du:dateUtc="2024-09-24T12:48:00Z"/>
                    </w:rPr>
                  </w:pPr>
                  <w:del w:id="9082" w:author="Lorenzo Fabbri" w:date="2024-09-24T14:48:00Z" w16du:dateUtc="2024-09-24T12:48:00Z">
                    <w:r w:rsidRPr="005A6AA3" w:rsidDel="00AE71EA">
                      <w:rPr>
                        <w:rFonts w:ascii="Calibri" w:hAnsi="Calibri"/>
                        <w:sz w:val="20"/>
                      </w:rPr>
                      <w:delText>17.0 (9.4, 11.1, 27.6, 38.5)</w:delText>
                    </w:r>
                  </w:del>
                </w:p>
              </w:tc>
              <w:tc>
                <w:tcPr>
                  <w:tcW w:w="0" w:type="dxa"/>
                  <w:tcPrChange w:id="90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83C952" w14:textId="2C349BF3" w:rsidR="00066508" w:rsidRPr="005A6AA3" w:rsidDel="00AE71EA" w:rsidRDefault="00000000">
                  <w:pPr>
                    <w:keepNext/>
                    <w:widowControl w:val="0"/>
                    <w:spacing w:after="60"/>
                    <w:jc w:val="center"/>
                    <w:rPr>
                      <w:del w:id="9084" w:author="Lorenzo Fabbri" w:date="2024-09-24T14:48:00Z" w16du:dateUtc="2024-09-24T12:48:00Z"/>
                    </w:rPr>
                  </w:pPr>
                  <w:del w:id="9085" w:author="Lorenzo Fabbri" w:date="2024-09-24T14:48:00Z" w16du:dateUtc="2024-09-24T12:48:00Z">
                    <w:r w:rsidRPr="005A6AA3" w:rsidDel="00AE71EA">
                      <w:rPr>
                        <w:rFonts w:ascii="Calibri" w:hAnsi="Calibri"/>
                        <w:sz w:val="20"/>
                      </w:rPr>
                      <w:delText>33.2 (18.6, 23.5, 44.0, 66.0)</w:delText>
                    </w:r>
                  </w:del>
                </w:p>
              </w:tc>
              <w:tc>
                <w:tcPr>
                  <w:tcW w:w="0" w:type="dxa"/>
                  <w:tcPrChange w:id="90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CF2A81" w14:textId="7CFC955E" w:rsidR="00066508" w:rsidRPr="005A6AA3" w:rsidDel="00AE71EA" w:rsidRDefault="00000000">
                  <w:pPr>
                    <w:keepNext/>
                    <w:widowControl w:val="0"/>
                    <w:spacing w:after="60"/>
                    <w:jc w:val="center"/>
                    <w:rPr>
                      <w:del w:id="9087" w:author="Lorenzo Fabbri" w:date="2024-09-24T14:48:00Z" w16du:dateUtc="2024-09-24T12:48:00Z"/>
                    </w:rPr>
                  </w:pPr>
                  <w:del w:id="9088" w:author="Lorenzo Fabbri" w:date="2024-09-24T14:48:00Z" w16du:dateUtc="2024-09-24T12:48:00Z">
                    <w:r w:rsidRPr="005A6AA3" w:rsidDel="00AE71EA">
                      <w:rPr>
                        <w:rFonts w:ascii="Calibri" w:hAnsi="Calibri"/>
                        <w:sz w:val="20"/>
                      </w:rPr>
                      <w:delText>20.3 (8.6, 13.2, 32.2, 48.8)</w:delText>
                    </w:r>
                  </w:del>
                </w:p>
              </w:tc>
              <w:tc>
                <w:tcPr>
                  <w:tcW w:w="0" w:type="dxa"/>
                  <w:tcPrChange w:id="90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9E56EE" w14:textId="4178BE94" w:rsidR="00066508" w:rsidRPr="005A6AA3" w:rsidDel="00AE71EA" w:rsidRDefault="00000000">
                  <w:pPr>
                    <w:keepNext/>
                    <w:widowControl w:val="0"/>
                    <w:spacing w:after="60"/>
                    <w:jc w:val="center"/>
                    <w:rPr>
                      <w:del w:id="9090" w:author="Lorenzo Fabbri" w:date="2024-09-24T14:48:00Z" w16du:dateUtc="2024-09-24T12:48:00Z"/>
                    </w:rPr>
                  </w:pPr>
                  <w:del w:id="9091" w:author="Lorenzo Fabbri" w:date="2024-09-24T14:48:00Z" w16du:dateUtc="2024-09-24T12:48:00Z">
                    <w:r w:rsidRPr="005A6AA3" w:rsidDel="00AE71EA">
                      <w:rPr>
                        <w:rFonts w:ascii="Calibri" w:hAnsi="Calibri"/>
                        <w:sz w:val="20"/>
                      </w:rPr>
                      <w:delText>20.3 (6.7, 10.8, 33.1, 48.2)</w:delText>
                    </w:r>
                  </w:del>
                </w:p>
              </w:tc>
              <w:tc>
                <w:tcPr>
                  <w:tcW w:w="0" w:type="dxa"/>
                  <w:tcPrChange w:id="90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79A78D" w14:textId="78D266BE" w:rsidR="00066508" w:rsidRPr="005A6AA3" w:rsidDel="00AE71EA" w:rsidRDefault="00000000">
                  <w:pPr>
                    <w:keepNext/>
                    <w:widowControl w:val="0"/>
                    <w:spacing w:after="60"/>
                    <w:jc w:val="center"/>
                    <w:rPr>
                      <w:del w:id="9093" w:author="Lorenzo Fabbri" w:date="2024-09-24T14:48:00Z" w16du:dateUtc="2024-09-24T12:48:00Z"/>
                    </w:rPr>
                  </w:pPr>
                  <w:del w:id="9094" w:author="Lorenzo Fabbri" w:date="2024-09-24T14:48:00Z" w16du:dateUtc="2024-09-24T12:48:00Z">
                    <w:r w:rsidRPr="005A6AA3" w:rsidDel="00AE71EA">
                      <w:rPr>
                        <w:rFonts w:ascii="Calibri" w:hAnsi="Calibri"/>
                        <w:sz w:val="20"/>
                      </w:rPr>
                      <w:delText>23.0 (15.3, 17.5, 31.2, 43.8)</w:delText>
                    </w:r>
                  </w:del>
                </w:p>
              </w:tc>
              <w:tc>
                <w:tcPr>
                  <w:tcW w:w="0" w:type="dxa"/>
                  <w:tcPrChange w:id="90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1DA3D2" w14:textId="7EEAAECE" w:rsidR="00066508" w:rsidRPr="005A6AA3" w:rsidDel="00AE71EA" w:rsidRDefault="00000000">
                  <w:pPr>
                    <w:keepNext/>
                    <w:widowControl w:val="0"/>
                    <w:spacing w:after="60"/>
                    <w:jc w:val="center"/>
                    <w:rPr>
                      <w:del w:id="9096" w:author="Lorenzo Fabbri" w:date="2024-09-24T14:48:00Z" w16du:dateUtc="2024-09-24T12:48:00Z"/>
                    </w:rPr>
                  </w:pPr>
                  <w:del w:id="9097" w:author="Lorenzo Fabbri" w:date="2024-09-24T14:48:00Z" w16du:dateUtc="2024-09-24T12:48:00Z">
                    <w:r w:rsidRPr="005A6AA3" w:rsidDel="00AE71EA">
                      <w:rPr>
                        <w:rFonts w:ascii="Calibri" w:hAnsi="Calibri"/>
                        <w:sz w:val="20"/>
                      </w:rPr>
                      <w:delText>21.8 (11.9, 15.7, 32.2, 50.8)</w:delText>
                    </w:r>
                  </w:del>
                </w:p>
              </w:tc>
            </w:tr>
            <w:tr w:rsidR="00066508" w:rsidRPr="005A6AA3" w:rsidDel="00AE71EA" w14:paraId="60F697D4" w14:textId="032B340D" w:rsidTr="006C3DDD">
              <w:trPr>
                <w:del w:id="9098" w:author="Lorenzo Fabbri" w:date="2024-09-24T14:48:00Z"/>
                <w:trPrChange w:id="9099" w:author="Lorenzo Fabbri" w:date="2024-09-19T20:38:00Z" w16du:dateUtc="2024-09-19T18:38:00Z">
                  <w:trPr>
                    <w:gridBefore w:val="1"/>
                    <w:cantSplit/>
                    <w:jc w:val="center"/>
                  </w:trPr>
                </w:trPrChange>
              </w:trPr>
              <w:tc>
                <w:tcPr>
                  <w:tcW w:w="0" w:type="dxa"/>
                  <w:tcPrChange w:id="910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1E92DE" w14:textId="328A583A" w:rsidR="00066508" w:rsidRPr="005A6AA3" w:rsidDel="00AE71EA" w:rsidRDefault="00000000">
                  <w:pPr>
                    <w:keepNext/>
                    <w:widowControl w:val="0"/>
                    <w:spacing w:after="60"/>
                    <w:rPr>
                      <w:del w:id="9101" w:author="Lorenzo Fabbri" w:date="2024-09-24T14:48:00Z" w16du:dateUtc="2024-09-24T12:48:00Z"/>
                    </w:rPr>
                  </w:pPr>
                  <w:del w:id="9102" w:author="Lorenzo Fabbri" w:date="2024-09-24T14:48:00Z" w16du:dateUtc="2024-09-24T12:48:00Z">
                    <w:r w:rsidRPr="005A6AA3" w:rsidDel="00AE71EA">
                      <w:rPr>
                        <w:rFonts w:ascii="Calibri" w:hAnsi="Calibri"/>
                        <w:sz w:val="20"/>
                      </w:rPr>
                      <w:delText>    Unknown</w:delText>
                    </w:r>
                  </w:del>
                </w:p>
              </w:tc>
              <w:tc>
                <w:tcPr>
                  <w:tcW w:w="0" w:type="dxa"/>
                  <w:tcPrChange w:id="91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F5206C" w14:textId="1BD15071" w:rsidR="00066508" w:rsidRPr="005A6AA3" w:rsidDel="00AE71EA" w:rsidRDefault="00000000">
                  <w:pPr>
                    <w:keepNext/>
                    <w:widowControl w:val="0"/>
                    <w:spacing w:after="60"/>
                    <w:jc w:val="center"/>
                    <w:rPr>
                      <w:del w:id="9104" w:author="Lorenzo Fabbri" w:date="2024-09-24T14:48:00Z" w16du:dateUtc="2024-09-24T12:48:00Z"/>
                    </w:rPr>
                  </w:pPr>
                  <w:del w:id="9105" w:author="Lorenzo Fabbri" w:date="2024-09-24T14:48:00Z" w16du:dateUtc="2024-09-24T12:48:00Z">
                    <w:r w:rsidRPr="005A6AA3" w:rsidDel="00AE71EA">
                      <w:rPr>
                        <w:rFonts w:ascii="Calibri" w:hAnsi="Calibri"/>
                        <w:sz w:val="20"/>
                      </w:rPr>
                      <w:delText>1</w:delText>
                    </w:r>
                  </w:del>
                </w:p>
              </w:tc>
              <w:tc>
                <w:tcPr>
                  <w:tcW w:w="0" w:type="dxa"/>
                  <w:tcPrChange w:id="91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E9B702" w14:textId="6E4C9793" w:rsidR="00066508" w:rsidRPr="005A6AA3" w:rsidDel="00AE71EA" w:rsidRDefault="00000000">
                  <w:pPr>
                    <w:keepNext/>
                    <w:widowControl w:val="0"/>
                    <w:spacing w:after="60"/>
                    <w:jc w:val="center"/>
                    <w:rPr>
                      <w:del w:id="9107" w:author="Lorenzo Fabbri" w:date="2024-09-24T14:48:00Z" w16du:dateUtc="2024-09-24T12:48:00Z"/>
                    </w:rPr>
                  </w:pPr>
                  <w:del w:id="9108" w:author="Lorenzo Fabbri" w:date="2024-09-24T14:48:00Z" w16du:dateUtc="2024-09-24T12:48:00Z">
                    <w:r w:rsidRPr="005A6AA3" w:rsidDel="00AE71EA">
                      <w:rPr>
                        <w:rFonts w:ascii="Calibri" w:hAnsi="Calibri"/>
                        <w:sz w:val="20"/>
                      </w:rPr>
                      <w:delText>0</w:delText>
                    </w:r>
                  </w:del>
                </w:p>
              </w:tc>
              <w:tc>
                <w:tcPr>
                  <w:tcW w:w="0" w:type="dxa"/>
                  <w:tcPrChange w:id="91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1EB785" w14:textId="78CFE2B1" w:rsidR="00066508" w:rsidRPr="005A6AA3" w:rsidDel="00AE71EA" w:rsidRDefault="00000000">
                  <w:pPr>
                    <w:keepNext/>
                    <w:widowControl w:val="0"/>
                    <w:spacing w:after="60"/>
                    <w:jc w:val="center"/>
                    <w:rPr>
                      <w:del w:id="9110" w:author="Lorenzo Fabbri" w:date="2024-09-24T14:48:00Z" w16du:dateUtc="2024-09-24T12:48:00Z"/>
                    </w:rPr>
                  </w:pPr>
                  <w:del w:id="9111" w:author="Lorenzo Fabbri" w:date="2024-09-24T14:48:00Z" w16du:dateUtc="2024-09-24T12:48:00Z">
                    <w:r w:rsidRPr="005A6AA3" w:rsidDel="00AE71EA">
                      <w:rPr>
                        <w:rFonts w:ascii="Calibri" w:hAnsi="Calibri"/>
                        <w:sz w:val="20"/>
                      </w:rPr>
                      <w:delText>0</w:delText>
                    </w:r>
                  </w:del>
                </w:p>
              </w:tc>
              <w:tc>
                <w:tcPr>
                  <w:tcW w:w="0" w:type="dxa"/>
                  <w:tcPrChange w:id="91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34374" w14:textId="45DD4FCA" w:rsidR="00066508" w:rsidRPr="005A6AA3" w:rsidDel="00AE71EA" w:rsidRDefault="00000000">
                  <w:pPr>
                    <w:keepNext/>
                    <w:widowControl w:val="0"/>
                    <w:spacing w:after="60"/>
                    <w:jc w:val="center"/>
                    <w:rPr>
                      <w:del w:id="9113" w:author="Lorenzo Fabbri" w:date="2024-09-24T14:48:00Z" w16du:dateUtc="2024-09-24T12:48:00Z"/>
                    </w:rPr>
                  </w:pPr>
                  <w:del w:id="9114" w:author="Lorenzo Fabbri" w:date="2024-09-24T14:48:00Z" w16du:dateUtc="2024-09-24T12:48:00Z">
                    <w:r w:rsidRPr="005A6AA3" w:rsidDel="00AE71EA">
                      <w:rPr>
                        <w:rFonts w:ascii="Calibri" w:hAnsi="Calibri"/>
                        <w:sz w:val="20"/>
                      </w:rPr>
                      <w:delText>0</w:delText>
                    </w:r>
                  </w:del>
                </w:p>
              </w:tc>
              <w:tc>
                <w:tcPr>
                  <w:tcW w:w="0" w:type="dxa"/>
                  <w:tcPrChange w:id="91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EFA6B1" w14:textId="10E83571" w:rsidR="00066508" w:rsidRPr="005A6AA3" w:rsidDel="00AE71EA" w:rsidRDefault="00000000">
                  <w:pPr>
                    <w:keepNext/>
                    <w:widowControl w:val="0"/>
                    <w:spacing w:after="60"/>
                    <w:jc w:val="center"/>
                    <w:rPr>
                      <w:del w:id="9116" w:author="Lorenzo Fabbri" w:date="2024-09-24T14:48:00Z" w16du:dateUtc="2024-09-24T12:48:00Z"/>
                    </w:rPr>
                  </w:pPr>
                  <w:del w:id="9117" w:author="Lorenzo Fabbri" w:date="2024-09-24T14:48:00Z" w16du:dateUtc="2024-09-24T12:48:00Z">
                    <w:r w:rsidRPr="005A6AA3" w:rsidDel="00AE71EA">
                      <w:rPr>
                        <w:rFonts w:ascii="Calibri" w:hAnsi="Calibri"/>
                        <w:sz w:val="20"/>
                      </w:rPr>
                      <w:delText>0</w:delText>
                    </w:r>
                  </w:del>
                </w:p>
              </w:tc>
              <w:tc>
                <w:tcPr>
                  <w:tcW w:w="0" w:type="dxa"/>
                  <w:tcPrChange w:id="91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DA76D8" w14:textId="1AE7E947" w:rsidR="00066508" w:rsidRPr="005A6AA3" w:rsidDel="00AE71EA" w:rsidRDefault="00000000">
                  <w:pPr>
                    <w:keepNext/>
                    <w:widowControl w:val="0"/>
                    <w:spacing w:after="60"/>
                    <w:jc w:val="center"/>
                    <w:rPr>
                      <w:del w:id="9119" w:author="Lorenzo Fabbri" w:date="2024-09-24T14:48:00Z" w16du:dateUtc="2024-09-24T12:48:00Z"/>
                    </w:rPr>
                  </w:pPr>
                  <w:del w:id="9120" w:author="Lorenzo Fabbri" w:date="2024-09-24T14:48:00Z" w16du:dateUtc="2024-09-24T12:48:00Z">
                    <w:r w:rsidRPr="005A6AA3" w:rsidDel="00AE71EA">
                      <w:rPr>
                        <w:rFonts w:ascii="Calibri" w:hAnsi="Calibri"/>
                        <w:sz w:val="20"/>
                      </w:rPr>
                      <w:delText>0</w:delText>
                    </w:r>
                  </w:del>
                </w:p>
              </w:tc>
              <w:tc>
                <w:tcPr>
                  <w:tcW w:w="0" w:type="dxa"/>
                  <w:tcPrChange w:id="91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0E0C32" w14:textId="1B14AC85" w:rsidR="00066508" w:rsidRPr="005A6AA3" w:rsidDel="00AE71EA" w:rsidRDefault="00000000">
                  <w:pPr>
                    <w:keepNext/>
                    <w:widowControl w:val="0"/>
                    <w:spacing w:after="60"/>
                    <w:jc w:val="center"/>
                    <w:rPr>
                      <w:del w:id="9122" w:author="Lorenzo Fabbri" w:date="2024-09-24T14:48:00Z" w16du:dateUtc="2024-09-24T12:48:00Z"/>
                    </w:rPr>
                  </w:pPr>
                  <w:del w:id="9123" w:author="Lorenzo Fabbri" w:date="2024-09-24T14:48:00Z" w16du:dateUtc="2024-09-24T12:48:00Z">
                    <w:r w:rsidRPr="005A6AA3" w:rsidDel="00AE71EA">
                      <w:rPr>
                        <w:rFonts w:ascii="Calibri" w:hAnsi="Calibri"/>
                        <w:sz w:val="20"/>
                      </w:rPr>
                      <w:delText>1</w:delText>
                    </w:r>
                  </w:del>
                </w:p>
              </w:tc>
            </w:tr>
            <w:tr w:rsidR="00066508" w:rsidRPr="005A6AA3" w:rsidDel="00AE71EA" w14:paraId="7E2CEB5C" w14:textId="5A0D6633" w:rsidTr="006C3DDD">
              <w:trPr>
                <w:del w:id="9124" w:author="Lorenzo Fabbri" w:date="2024-09-24T14:48:00Z"/>
                <w:trPrChange w:id="9125" w:author="Lorenzo Fabbri" w:date="2024-09-19T20:38:00Z" w16du:dateUtc="2024-09-19T18:38:00Z">
                  <w:trPr>
                    <w:gridBefore w:val="1"/>
                    <w:cantSplit/>
                    <w:jc w:val="center"/>
                  </w:trPr>
                </w:trPrChange>
              </w:trPr>
              <w:tc>
                <w:tcPr>
                  <w:tcW w:w="0" w:type="dxa"/>
                  <w:tcPrChange w:id="912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2B8CA9" w14:textId="48D3A9CA" w:rsidR="00066508" w:rsidRPr="005A6AA3" w:rsidDel="00AE71EA" w:rsidRDefault="00000000">
                  <w:pPr>
                    <w:keepNext/>
                    <w:widowControl w:val="0"/>
                    <w:spacing w:after="60"/>
                    <w:rPr>
                      <w:del w:id="9127" w:author="Lorenzo Fabbri" w:date="2024-09-24T14:48:00Z" w16du:dateUtc="2024-09-24T12:48:00Z"/>
                    </w:rPr>
                  </w:pPr>
                  <w:del w:id="9128" w:author="Lorenzo Fabbri" w:date="2024-09-24T14:48:00Z" w16du:dateUtc="2024-09-24T12:48:00Z">
                    <w:r w:rsidRPr="005A6AA3" w:rsidDel="00AE71EA">
                      <w:rPr>
                        <w:rFonts w:ascii="Calibri" w:hAnsi="Calibri"/>
                        <w:sz w:val="20"/>
                      </w:rPr>
                      <w:delText>5bDHS</w:delText>
                    </w:r>
                  </w:del>
                </w:p>
              </w:tc>
              <w:tc>
                <w:tcPr>
                  <w:tcW w:w="0" w:type="dxa"/>
                  <w:tcPrChange w:id="91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C017C4" w14:textId="6A70A351" w:rsidR="00066508" w:rsidRPr="005A6AA3" w:rsidDel="00AE71EA" w:rsidRDefault="00000000">
                  <w:pPr>
                    <w:keepNext/>
                    <w:widowControl w:val="0"/>
                    <w:spacing w:after="60"/>
                    <w:jc w:val="center"/>
                    <w:rPr>
                      <w:del w:id="9130" w:author="Lorenzo Fabbri" w:date="2024-09-24T14:48:00Z" w16du:dateUtc="2024-09-24T12:48:00Z"/>
                    </w:rPr>
                  </w:pPr>
                  <w:del w:id="9131" w:author="Lorenzo Fabbri" w:date="2024-09-24T14:48:00Z" w16du:dateUtc="2024-09-24T12:48:00Z">
                    <w:r w:rsidRPr="005A6AA3" w:rsidDel="00AE71EA">
                      <w:rPr>
                        <w:rFonts w:ascii="Calibri" w:hAnsi="Calibri"/>
                        <w:sz w:val="20"/>
                      </w:rPr>
                      <w:delText>0.3 (0.1, 0.2, 0.4, 0.6)</w:delText>
                    </w:r>
                  </w:del>
                </w:p>
              </w:tc>
              <w:tc>
                <w:tcPr>
                  <w:tcW w:w="0" w:type="dxa"/>
                  <w:tcPrChange w:id="91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CBB75" w14:textId="014EDD11" w:rsidR="00066508" w:rsidRPr="005A6AA3" w:rsidDel="00AE71EA" w:rsidRDefault="00000000">
                  <w:pPr>
                    <w:keepNext/>
                    <w:widowControl w:val="0"/>
                    <w:spacing w:after="60"/>
                    <w:jc w:val="center"/>
                    <w:rPr>
                      <w:del w:id="9133" w:author="Lorenzo Fabbri" w:date="2024-09-24T14:48:00Z" w16du:dateUtc="2024-09-24T12:48:00Z"/>
                    </w:rPr>
                  </w:pPr>
                  <w:del w:id="9134" w:author="Lorenzo Fabbri" w:date="2024-09-24T14:48:00Z" w16du:dateUtc="2024-09-24T12:48:00Z">
                    <w:r w:rsidRPr="005A6AA3" w:rsidDel="00AE71EA">
                      <w:rPr>
                        <w:rFonts w:ascii="Calibri" w:hAnsi="Calibri"/>
                        <w:sz w:val="20"/>
                      </w:rPr>
                      <w:delText>0.3 (0.1, 0.2, 0.4, 0.6)</w:delText>
                    </w:r>
                  </w:del>
                </w:p>
              </w:tc>
              <w:tc>
                <w:tcPr>
                  <w:tcW w:w="0" w:type="dxa"/>
                  <w:tcPrChange w:id="91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9037B7" w14:textId="5793EF87" w:rsidR="00066508" w:rsidRPr="005A6AA3" w:rsidDel="00AE71EA" w:rsidRDefault="00000000">
                  <w:pPr>
                    <w:keepNext/>
                    <w:widowControl w:val="0"/>
                    <w:spacing w:after="60"/>
                    <w:jc w:val="center"/>
                    <w:rPr>
                      <w:del w:id="9136" w:author="Lorenzo Fabbri" w:date="2024-09-24T14:48:00Z" w16du:dateUtc="2024-09-24T12:48:00Z"/>
                    </w:rPr>
                  </w:pPr>
                  <w:del w:id="9137" w:author="Lorenzo Fabbri" w:date="2024-09-24T14:48:00Z" w16du:dateUtc="2024-09-24T12:48:00Z">
                    <w:r w:rsidRPr="005A6AA3" w:rsidDel="00AE71EA">
                      <w:rPr>
                        <w:rFonts w:ascii="Calibri" w:hAnsi="Calibri"/>
                        <w:sz w:val="20"/>
                      </w:rPr>
                      <w:delText>0.3 (0.1, 0.2, 0.5, 0.7)</w:delText>
                    </w:r>
                  </w:del>
                </w:p>
              </w:tc>
              <w:tc>
                <w:tcPr>
                  <w:tcW w:w="0" w:type="dxa"/>
                  <w:tcPrChange w:id="91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B65ADE" w14:textId="2C9EE570" w:rsidR="00066508" w:rsidRPr="005A6AA3" w:rsidDel="00AE71EA" w:rsidRDefault="00000000">
                  <w:pPr>
                    <w:keepNext/>
                    <w:widowControl w:val="0"/>
                    <w:spacing w:after="60"/>
                    <w:jc w:val="center"/>
                    <w:rPr>
                      <w:del w:id="9139" w:author="Lorenzo Fabbri" w:date="2024-09-24T14:48:00Z" w16du:dateUtc="2024-09-24T12:48:00Z"/>
                    </w:rPr>
                  </w:pPr>
                  <w:del w:id="9140" w:author="Lorenzo Fabbri" w:date="2024-09-24T14:48:00Z" w16du:dateUtc="2024-09-24T12:48:00Z">
                    <w:r w:rsidRPr="005A6AA3" w:rsidDel="00AE71EA">
                      <w:rPr>
                        <w:rFonts w:ascii="Calibri" w:hAnsi="Calibri"/>
                        <w:sz w:val="20"/>
                      </w:rPr>
                      <w:delText>0.3 (0.1, 0.2, 0.3, 0.6)</w:delText>
                    </w:r>
                  </w:del>
                </w:p>
              </w:tc>
              <w:tc>
                <w:tcPr>
                  <w:tcW w:w="0" w:type="dxa"/>
                  <w:tcPrChange w:id="91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C8EC5D" w14:textId="09880479" w:rsidR="00066508" w:rsidRPr="005A6AA3" w:rsidDel="00AE71EA" w:rsidRDefault="00000000">
                  <w:pPr>
                    <w:keepNext/>
                    <w:widowControl w:val="0"/>
                    <w:spacing w:after="60"/>
                    <w:jc w:val="center"/>
                    <w:rPr>
                      <w:del w:id="9142" w:author="Lorenzo Fabbri" w:date="2024-09-24T14:48:00Z" w16du:dateUtc="2024-09-24T12:48:00Z"/>
                    </w:rPr>
                  </w:pPr>
                  <w:del w:id="9143" w:author="Lorenzo Fabbri" w:date="2024-09-24T14:48:00Z" w16du:dateUtc="2024-09-24T12:48:00Z">
                    <w:r w:rsidRPr="005A6AA3" w:rsidDel="00AE71EA">
                      <w:rPr>
                        <w:rFonts w:ascii="Calibri" w:hAnsi="Calibri"/>
                        <w:sz w:val="20"/>
                      </w:rPr>
                      <w:delText>0.2 (0.1, 0.2, 0.3, 0.4)</w:delText>
                    </w:r>
                  </w:del>
                </w:p>
              </w:tc>
              <w:tc>
                <w:tcPr>
                  <w:tcW w:w="0" w:type="dxa"/>
                  <w:tcPrChange w:id="91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06D0C" w14:textId="6E79B8CB" w:rsidR="00066508" w:rsidRPr="005A6AA3" w:rsidDel="00AE71EA" w:rsidRDefault="00000000">
                  <w:pPr>
                    <w:keepNext/>
                    <w:widowControl w:val="0"/>
                    <w:spacing w:after="60"/>
                    <w:jc w:val="center"/>
                    <w:rPr>
                      <w:del w:id="9145" w:author="Lorenzo Fabbri" w:date="2024-09-24T14:48:00Z" w16du:dateUtc="2024-09-24T12:48:00Z"/>
                    </w:rPr>
                  </w:pPr>
                  <w:del w:id="9146" w:author="Lorenzo Fabbri" w:date="2024-09-24T14:48:00Z" w16du:dateUtc="2024-09-24T12:48:00Z">
                    <w:r w:rsidRPr="005A6AA3" w:rsidDel="00AE71EA">
                      <w:rPr>
                        <w:rFonts w:ascii="Calibri" w:hAnsi="Calibri"/>
                        <w:sz w:val="20"/>
                      </w:rPr>
                      <w:delText>0.3 (0.1, 0.2, 0.4, 0.7)</w:delText>
                    </w:r>
                  </w:del>
                </w:p>
              </w:tc>
              <w:tc>
                <w:tcPr>
                  <w:tcW w:w="0" w:type="dxa"/>
                  <w:tcPrChange w:id="91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044737" w14:textId="49E46542" w:rsidR="00066508" w:rsidRPr="005A6AA3" w:rsidDel="00AE71EA" w:rsidRDefault="00000000">
                  <w:pPr>
                    <w:keepNext/>
                    <w:widowControl w:val="0"/>
                    <w:spacing w:after="60"/>
                    <w:jc w:val="center"/>
                    <w:rPr>
                      <w:del w:id="9148" w:author="Lorenzo Fabbri" w:date="2024-09-24T14:48:00Z" w16du:dateUtc="2024-09-24T12:48:00Z"/>
                    </w:rPr>
                  </w:pPr>
                  <w:del w:id="9149" w:author="Lorenzo Fabbri" w:date="2024-09-24T14:48:00Z" w16du:dateUtc="2024-09-24T12:48:00Z">
                    <w:r w:rsidRPr="005A6AA3" w:rsidDel="00AE71EA">
                      <w:rPr>
                        <w:rFonts w:ascii="Calibri" w:hAnsi="Calibri"/>
                        <w:sz w:val="20"/>
                      </w:rPr>
                      <w:delText>0.3 (0.1, 0.2, 0.5, 0.8)</w:delText>
                    </w:r>
                  </w:del>
                </w:p>
              </w:tc>
            </w:tr>
            <w:tr w:rsidR="00066508" w:rsidRPr="005A6AA3" w:rsidDel="00AE71EA" w14:paraId="071CD36A" w14:textId="6A43E452" w:rsidTr="006C3DDD">
              <w:trPr>
                <w:del w:id="9150" w:author="Lorenzo Fabbri" w:date="2024-09-24T14:48:00Z"/>
                <w:trPrChange w:id="9151" w:author="Lorenzo Fabbri" w:date="2024-09-19T20:38:00Z" w16du:dateUtc="2024-09-19T18:38:00Z">
                  <w:trPr>
                    <w:gridBefore w:val="1"/>
                    <w:cantSplit/>
                    <w:jc w:val="center"/>
                  </w:trPr>
                </w:trPrChange>
              </w:trPr>
              <w:tc>
                <w:tcPr>
                  <w:tcW w:w="0" w:type="dxa"/>
                  <w:tcPrChange w:id="915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4E1538" w14:textId="2E7E4A8C" w:rsidR="00066508" w:rsidRPr="005A6AA3" w:rsidDel="00AE71EA" w:rsidRDefault="00000000">
                  <w:pPr>
                    <w:keepNext/>
                    <w:widowControl w:val="0"/>
                    <w:spacing w:after="60"/>
                    <w:rPr>
                      <w:del w:id="9153" w:author="Lorenzo Fabbri" w:date="2024-09-24T14:48:00Z" w16du:dateUtc="2024-09-24T12:48:00Z"/>
                    </w:rPr>
                  </w:pPr>
                  <w:del w:id="9154" w:author="Lorenzo Fabbri" w:date="2024-09-24T14:48:00Z" w16du:dateUtc="2024-09-24T12:48:00Z">
                    <w:r w:rsidRPr="005A6AA3" w:rsidDel="00AE71EA">
                      <w:rPr>
                        <w:rFonts w:ascii="Calibri" w:hAnsi="Calibri"/>
                        <w:sz w:val="20"/>
                      </w:rPr>
                      <w:delText>    Unknown</w:delText>
                    </w:r>
                  </w:del>
                </w:p>
              </w:tc>
              <w:tc>
                <w:tcPr>
                  <w:tcW w:w="0" w:type="dxa"/>
                  <w:tcPrChange w:id="91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0D54A" w14:textId="6D411EE4" w:rsidR="00066508" w:rsidRPr="005A6AA3" w:rsidDel="00AE71EA" w:rsidRDefault="00000000">
                  <w:pPr>
                    <w:keepNext/>
                    <w:widowControl w:val="0"/>
                    <w:spacing w:after="60"/>
                    <w:jc w:val="center"/>
                    <w:rPr>
                      <w:del w:id="9156" w:author="Lorenzo Fabbri" w:date="2024-09-24T14:48:00Z" w16du:dateUtc="2024-09-24T12:48:00Z"/>
                    </w:rPr>
                  </w:pPr>
                  <w:del w:id="9157" w:author="Lorenzo Fabbri" w:date="2024-09-24T14:48:00Z" w16du:dateUtc="2024-09-24T12:48:00Z">
                    <w:r w:rsidRPr="005A6AA3" w:rsidDel="00AE71EA">
                      <w:rPr>
                        <w:rFonts w:ascii="Calibri" w:hAnsi="Calibri"/>
                        <w:sz w:val="20"/>
                      </w:rPr>
                      <w:delText>132</w:delText>
                    </w:r>
                  </w:del>
                </w:p>
              </w:tc>
              <w:tc>
                <w:tcPr>
                  <w:tcW w:w="0" w:type="dxa"/>
                  <w:tcPrChange w:id="91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370D2" w14:textId="356F58F8" w:rsidR="00066508" w:rsidRPr="005A6AA3" w:rsidDel="00AE71EA" w:rsidRDefault="00000000">
                  <w:pPr>
                    <w:keepNext/>
                    <w:widowControl w:val="0"/>
                    <w:spacing w:after="60"/>
                    <w:jc w:val="center"/>
                    <w:rPr>
                      <w:del w:id="9159" w:author="Lorenzo Fabbri" w:date="2024-09-24T14:48:00Z" w16du:dateUtc="2024-09-24T12:48:00Z"/>
                    </w:rPr>
                  </w:pPr>
                  <w:del w:id="9160" w:author="Lorenzo Fabbri" w:date="2024-09-24T14:48:00Z" w16du:dateUtc="2024-09-24T12:48:00Z">
                    <w:r w:rsidRPr="005A6AA3" w:rsidDel="00AE71EA">
                      <w:rPr>
                        <w:rFonts w:ascii="Calibri" w:hAnsi="Calibri"/>
                        <w:sz w:val="20"/>
                      </w:rPr>
                      <w:delText>5</w:delText>
                    </w:r>
                  </w:del>
                </w:p>
              </w:tc>
              <w:tc>
                <w:tcPr>
                  <w:tcW w:w="0" w:type="dxa"/>
                  <w:tcPrChange w:id="91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1BE236" w14:textId="3834DCE1" w:rsidR="00066508" w:rsidRPr="005A6AA3" w:rsidDel="00AE71EA" w:rsidRDefault="00000000">
                  <w:pPr>
                    <w:keepNext/>
                    <w:widowControl w:val="0"/>
                    <w:spacing w:after="60"/>
                    <w:jc w:val="center"/>
                    <w:rPr>
                      <w:del w:id="9162" w:author="Lorenzo Fabbri" w:date="2024-09-24T14:48:00Z" w16du:dateUtc="2024-09-24T12:48:00Z"/>
                    </w:rPr>
                  </w:pPr>
                  <w:del w:id="9163" w:author="Lorenzo Fabbri" w:date="2024-09-24T14:48:00Z" w16du:dateUtc="2024-09-24T12:48:00Z">
                    <w:r w:rsidRPr="005A6AA3" w:rsidDel="00AE71EA">
                      <w:rPr>
                        <w:rFonts w:ascii="Calibri" w:hAnsi="Calibri"/>
                        <w:sz w:val="20"/>
                      </w:rPr>
                      <w:delText>20</w:delText>
                    </w:r>
                  </w:del>
                </w:p>
              </w:tc>
              <w:tc>
                <w:tcPr>
                  <w:tcW w:w="0" w:type="dxa"/>
                  <w:tcPrChange w:id="91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C1F4C0" w14:textId="2D4A4D6D" w:rsidR="00066508" w:rsidRPr="005A6AA3" w:rsidDel="00AE71EA" w:rsidRDefault="00000000">
                  <w:pPr>
                    <w:keepNext/>
                    <w:widowControl w:val="0"/>
                    <w:spacing w:after="60"/>
                    <w:jc w:val="center"/>
                    <w:rPr>
                      <w:del w:id="9165" w:author="Lorenzo Fabbri" w:date="2024-09-24T14:48:00Z" w16du:dateUtc="2024-09-24T12:48:00Z"/>
                    </w:rPr>
                  </w:pPr>
                  <w:del w:id="9166" w:author="Lorenzo Fabbri" w:date="2024-09-24T14:48:00Z" w16du:dateUtc="2024-09-24T12:48:00Z">
                    <w:r w:rsidRPr="005A6AA3" w:rsidDel="00AE71EA">
                      <w:rPr>
                        <w:rFonts w:ascii="Calibri" w:hAnsi="Calibri"/>
                        <w:sz w:val="20"/>
                      </w:rPr>
                      <w:delText>43</w:delText>
                    </w:r>
                  </w:del>
                </w:p>
              </w:tc>
              <w:tc>
                <w:tcPr>
                  <w:tcW w:w="0" w:type="dxa"/>
                  <w:tcPrChange w:id="91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D7605C" w14:textId="2537B580" w:rsidR="00066508" w:rsidRPr="005A6AA3" w:rsidDel="00AE71EA" w:rsidRDefault="00000000">
                  <w:pPr>
                    <w:keepNext/>
                    <w:widowControl w:val="0"/>
                    <w:spacing w:after="60"/>
                    <w:jc w:val="center"/>
                    <w:rPr>
                      <w:del w:id="9168" w:author="Lorenzo Fabbri" w:date="2024-09-24T14:48:00Z" w16du:dateUtc="2024-09-24T12:48:00Z"/>
                    </w:rPr>
                  </w:pPr>
                  <w:del w:id="9169" w:author="Lorenzo Fabbri" w:date="2024-09-24T14:48:00Z" w16du:dateUtc="2024-09-24T12:48:00Z">
                    <w:r w:rsidRPr="005A6AA3" w:rsidDel="00AE71EA">
                      <w:rPr>
                        <w:rFonts w:ascii="Calibri" w:hAnsi="Calibri"/>
                        <w:sz w:val="20"/>
                      </w:rPr>
                      <w:delText>0</w:delText>
                    </w:r>
                  </w:del>
                </w:p>
              </w:tc>
              <w:tc>
                <w:tcPr>
                  <w:tcW w:w="0" w:type="dxa"/>
                  <w:tcPrChange w:id="91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897DF" w14:textId="1AA427C8" w:rsidR="00066508" w:rsidRPr="005A6AA3" w:rsidDel="00AE71EA" w:rsidRDefault="00000000">
                  <w:pPr>
                    <w:keepNext/>
                    <w:widowControl w:val="0"/>
                    <w:spacing w:after="60"/>
                    <w:jc w:val="center"/>
                    <w:rPr>
                      <w:del w:id="9171" w:author="Lorenzo Fabbri" w:date="2024-09-24T14:48:00Z" w16du:dateUtc="2024-09-24T12:48:00Z"/>
                    </w:rPr>
                  </w:pPr>
                  <w:del w:id="9172" w:author="Lorenzo Fabbri" w:date="2024-09-24T14:48:00Z" w16du:dateUtc="2024-09-24T12:48:00Z">
                    <w:r w:rsidRPr="005A6AA3" w:rsidDel="00AE71EA">
                      <w:rPr>
                        <w:rFonts w:ascii="Calibri" w:hAnsi="Calibri"/>
                        <w:sz w:val="20"/>
                      </w:rPr>
                      <w:delText>57</w:delText>
                    </w:r>
                  </w:del>
                </w:p>
              </w:tc>
              <w:tc>
                <w:tcPr>
                  <w:tcW w:w="0" w:type="dxa"/>
                  <w:tcPrChange w:id="91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06EF72" w14:textId="0509F68B" w:rsidR="00066508" w:rsidRPr="005A6AA3" w:rsidDel="00AE71EA" w:rsidRDefault="00000000">
                  <w:pPr>
                    <w:keepNext/>
                    <w:widowControl w:val="0"/>
                    <w:spacing w:after="60"/>
                    <w:jc w:val="center"/>
                    <w:rPr>
                      <w:del w:id="9174" w:author="Lorenzo Fabbri" w:date="2024-09-24T14:48:00Z" w16du:dateUtc="2024-09-24T12:48:00Z"/>
                    </w:rPr>
                  </w:pPr>
                  <w:del w:id="9175" w:author="Lorenzo Fabbri" w:date="2024-09-24T14:48:00Z" w16du:dateUtc="2024-09-24T12:48:00Z">
                    <w:r w:rsidRPr="005A6AA3" w:rsidDel="00AE71EA">
                      <w:rPr>
                        <w:rFonts w:ascii="Calibri" w:hAnsi="Calibri"/>
                        <w:sz w:val="20"/>
                      </w:rPr>
                      <w:delText>7</w:delText>
                    </w:r>
                  </w:del>
                </w:p>
              </w:tc>
            </w:tr>
            <w:tr w:rsidR="00066508" w:rsidRPr="005A6AA3" w:rsidDel="00AE71EA" w14:paraId="190EF232" w14:textId="766A87C2" w:rsidTr="006C3DDD">
              <w:trPr>
                <w:del w:id="9176" w:author="Lorenzo Fabbri" w:date="2024-09-24T14:48:00Z"/>
                <w:trPrChange w:id="9177" w:author="Lorenzo Fabbri" w:date="2024-09-19T20:38:00Z" w16du:dateUtc="2024-09-19T18:38:00Z">
                  <w:trPr>
                    <w:gridBefore w:val="1"/>
                    <w:cantSplit/>
                    <w:jc w:val="center"/>
                  </w:trPr>
                </w:trPrChange>
              </w:trPr>
              <w:tc>
                <w:tcPr>
                  <w:tcW w:w="0" w:type="dxa"/>
                  <w:tcPrChange w:id="917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E74BAB" w14:textId="5DA6D8C8" w:rsidR="00066508" w:rsidRPr="005A6AA3" w:rsidDel="00AE71EA" w:rsidRDefault="00000000">
                  <w:pPr>
                    <w:keepNext/>
                    <w:widowControl w:val="0"/>
                    <w:spacing w:after="60"/>
                    <w:rPr>
                      <w:del w:id="9179" w:author="Lorenzo Fabbri" w:date="2024-09-24T14:48:00Z" w16du:dateUtc="2024-09-24T12:48:00Z"/>
                    </w:rPr>
                  </w:pPr>
                  <w:del w:id="9180" w:author="Lorenzo Fabbri" w:date="2024-09-24T14:48:00Z" w16du:dateUtc="2024-09-24T12:48:00Z">
                    <w:r w:rsidRPr="005A6AA3" w:rsidDel="00AE71EA">
                      <w:rPr>
                        <w:rFonts w:ascii="Calibri" w:hAnsi="Calibri"/>
                        <w:sz w:val="20"/>
                      </w:rPr>
                      <w:delText>5bTHS</w:delText>
                    </w:r>
                  </w:del>
                </w:p>
              </w:tc>
              <w:tc>
                <w:tcPr>
                  <w:tcW w:w="0" w:type="dxa"/>
                  <w:tcPrChange w:id="91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EC7DE" w14:textId="3517BBDE" w:rsidR="00066508" w:rsidRPr="005A6AA3" w:rsidDel="00AE71EA" w:rsidRDefault="00000000">
                  <w:pPr>
                    <w:keepNext/>
                    <w:widowControl w:val="0"/>
                    <w:spacing w:after="60"/>
                    <w:jc w:val="center"/>
                    <w:rPr>
                      <w:del w:id="9182" w:author="Lorenzo Fabbri" w:date="2024-09-24T14:48:00Z" w16du:dateUtc="2024-09-24T12:48:00Z"/>
                    </w:rPr>
                  </w:pPr>
                  <w:del w:id="9183" w:author="Lorenzo Fabbri" w:date="2024-09-24T14:48:00Z" w16du:dateUtc="2024-09-24T12:48:00Z">
                    <w:r w:rsidRPr="005A6AA3" w:rsidDel="00AE71EA">
                      <w:rPr>
                        <w:rFonts w:ascii="Calibri" w:hAnsi="Calibri"/>
                        <w:sz w:val="20"/>
                      </w:rPr>
                      <w:delText>30.7 (10.1, 18.5, 50.5, 74.3)</w:delText>
                    </w:r>
                  </w:del>
                </w:p>
              </w:tc>
              <w:tc>
                <w:tcPr>
                  <w:tcW w:w="0" w:type="dxa"/>
                  <w:tcPrChange w:id="91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68D4F" w14:textId="09E34A2B" w:rsidR="00066508" w:rsidRPr="005A6AA3" w:rsidDel="00AE71EA" w:rsidRDefault="00000000">
                  <w:pPr>
                    <w:keepNext/>
                    <w:widowControl w:val="0"/>
                    <w:spacing w:after="60"/>
                    <w:jc w:val="center"/>
                    <w:rPr>
                      <w:del w:id="9185" w:author="Lorenzo Fabbri" w:date="2024-09-24T14:48:00Z" w16du:dateUtc="2024-09-24T12:48:00Z"/>
                    </w:rPr>
                  </w:pPr>
                  <w:del w:id="9186" w:author="Lorenzo Fabbri" w:date="2024-09-24T14:48:00Z" w16du:dateUtc="2024-09-24T12:48:00Z">
                    <w:r w:rsidRPr="005A6AA3" w:rsidDel="00AE71EA">
                      <w:rPr>
                        <w:rFonts w:ascii="Calibri" w:hAnsi="Calibri"/>
                        <w:sz w:val="20"/>
                      </w:rPr>
                      <w:delText>35.7 (14.9, 20.7, 59.2, 98.9)</w:delText>
                    </w:r>
                  </w:del>
                </w:p>
              </w:tc>
              <w:tc>
                <w:tcPr>
                  <w:tcW w:w="0" w:type="dxa"/>
                  <w:tcPrChange w:id="91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77B456" w14:textId="0F5DBE79" w:rsidR="00066508" w:rsidRPr="005A6AA3" w:rsidDel="00AE71EA" w:rsidRDefault="00000000">
                  <w:pPr>
                    <w:keepNext/>
                    <w:widowControl w:val="0"/>
                    <w:spacing w:after="60"/>
                    <w:jc w:val="center"/>
                    <w:rPr>
                      <w:del w:id="9188" w:author="Lorenzo Fabbri" w:date="2024-09-24T14:48:00Z" w16du:dateUtc="2024-09-24T12:48:00Z"/>
                    </w:rPr>
                  </w:pPr>
                  <w:del w:id="9189" w:author="Lorenzo Fabbri" w:date="2024-09-24T14:48:00Z" w16du:dateUtc="2024-09-24T12:48:00Z">
                    <w:r w:rsidRPr="005A6AA3" w:rsidDel="00AE71EA">
                      <w:rPr>
                        <w:rFonts w:ascii="Calibri" w:hAnsi="Calibri"/>
                        <w:sz w:val="20"/>
                      </w:rPr>
                      <w:delText>34.5 (13.1, 19.8, 52.1, 71.4)</w:delText>
                    </w:r>
                  </w:del>
                </w:p>
              </w:tc>
              <w:tc>
                <w:tcPr>
                  <w:tcW w:w="0" w:type="dxa"/>
                  <w:tcPrChange w:id="91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E40A0" w14:textId="123932B4" w:rsidR="00066508" w:rsidRPr="005A6AA3" w:rsidDel="00AE71EA" w:rsidRDefault="00000000">
                  <w:pPr>
                    <w:keepNext/>
                    <w:widowControl w:val="0"/>
                    <w:spacing w:after="60"/>
                    <w:jc w:val="center"/>
                    <w:rPr>
                      <w:del w:id="9191" w:author="Lorenzo Fabbri" w:date="2024-09-24T14:48:00Z" w16du:dateUtc="2024-09-24T12:48:00Z"/>
                    </w:rPr>
                  </w:pPr>
                  <w:del w:id="9192" w:author="Lorenzo Fabbri" w:date="2024-09-24T14:48:00Z" w16du:dateUtc="2024-09-24T12:48:00Z">
                    <w:r w:rsidRPr="005A6AA3" w:rsidDel="00AE71EA">
                      <w:rPr>
                        <w:rFonts w:ascii="Calibri" w:hAnsi="Calibri"/>
                        <w:sz w:val="20"/>
                      </w:rPr>
                      <w:delText>27.7 (8.8, 17.6, 43.0, 60.0)</w:delText>
                    </w:r>
                  </w:del>
                </w:p>
              </w:tc>
              <w:tc>
                <w:tcPr>
                  <w:tcW w:w="0" w:type="dxa"/>
                  <w:tcPrChange w:id="91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121DDA" w14:textId="358CB651" w:rsidR="00066508" w:rsidRPr="005A6AA3" w:rsidDel="00AE71EA" w:rsidRDefault="00000000">
                  <w:pPr>
                    <w:keepNext/>
                    <w:widowControl w:val="0"/>
                    <w:spacing w:after="60"/>
                    <w:jc w:val="center"/>
                    <w:rPr>
                      <w:del w:id="9194" w:author="Lorenzo Fabbri" w:date="2024-09-24T14:48:00Z" w16du:dateUtc="2024-09-24T12:48:00Z"/>
                    </w:rPr>
                  </w:pPr>
                  <w:del w:id="9195" w:author="Lorenzo Fabbri" w:date="2024-09-24T14:48:00Z" w16du:dateUtc="2024-09-24T12:48:00Z">
                    <w:r w:rsidRPr="005A6AA3" w:rsidDel="00AE71EA">
                      <w:rPr>
                        <w:rFonts w:ascii="Calibri" w:hAnsi="Calibri"/>
                        <w:sz w:val="20"/>
                      </w:rPr>
                      <w:delText>31.3 (9.8, 18.6, 55.1, 84.1)</w:delText>
                    </w:r>
                  </w:del>
                </w:p>
              </w:tc>
              <w:tc>
                <w:tcPr>
                  <w:tcW w:w="0" w:type="dxa"/>
                  <w:tcPrChange w:id="91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102B56" w14:textId="60F38CFA" w:rsidR="00066508" w:rsidRPr="005A6AA3" w:rsidDel="00AE71EA" w:rsidRDefault="00000000">
                  <w:pPr>
                    <w:keepNext/>
                    <w:widowControl w:val="0"/>
                    <w:spacing w:after="60"/>
                    <w:jc w:val="center"/>
                    <w:rPr>
                      <w:del w:id="9197" w:author="Lorenzo Fabbri" w:date="2024-09-24T14:48:00Z" w16du:dateUtc="2024-09-24T12:48:00Z"/>
                    </w:rPr>
                  </w:pPr>
                  <w:del w:id="9198" w:author="Lorenzo Fabbri" w:date="2024-09-24T14:48:00Z" w16du:dateUtc="2024-09-24T12:48:00Z">
                    <w:r w:rsidRPr="005A6AA3" w:rsidDel="00AE71EA">
                      <w:rPr>
                        <w:rFonts w:ascii="Calibri" w:hAnsi="Calibri"/>
                        <w:sz w:val="20"/>
                      </w:rPr>
                      <w:delText>26.2 (8.6, 14.2, 40.8, 59.9)</w:delText>
                    </w:r>
                  </w:del>
                </w:p>
              </w:tc>
              <w:tc>
                <w:tcPr>
                  <w:tcW w:w="0" w:type="dxa"/>
                  <w:tcPrChange w:id="91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5B2E60" w14:textId="57D08AD2" w:rsidR="00066508" w:rsidRPr="005A6AA3" w:rsidDel="00AE71EA" w:rsidRDefault="00000000">
                  <w:pPr>
                    <w:keepNext/>
                    <w:widowControl w:val="0"/>
                    <w:spacing w:after="60"/>
                    <w:jc w:val="center"/>
                    <w:rPr>
                      <w:del w:id="9200" w:author="Lorenzo Fabbri" w:date="2024-09-24T14:48:00Z" w16du:dateUtc="2024-09-24T12:48:00Z"/>
                    </w:rPr>
                  </w:pPr>
                  <w:del w:id="9201" w:author="Lorenzo Fabbri" w:date="2024-09-24T14:48:00Z" w16du:dateUtc="2024-09-24T12:48:00Z">
                    <w:r w:rsidRPr="005A6AA3" w:rsidDel="00AE71EA">
                      <w:rPr>
                        <w:rFonts w:ascii="Calibri" w:hAnsi="Calibri"/>
                        <w:sz w:val="20"/>
                      </w:rPr>
                      <w:delText>33.7 (15.7, 20.0, 58.2, 77.9)</w:delText>
                    </w:r>
                  </w:del>
                </w:p>
              </w:tc>
            </w:tr>
            <w:tr w:rsidR="00066508" w:rsidRPr="005A6AA3" w:rsidDel="00AE71EA" w14:paraId="103BFFEE" w14:textId="20E1ED84" w:rsidTr="006C3DDD">
              <w:trPr>
                <w:del w:id="9202" w:author="Lorenzo Fabbri" w:date="2024-09-24T14:48:00Z"/>
                <w:trPrChange w:id="9203" w:author="Lorenzo Fabbri" w:date="2024-09-19T20:38:00Z" w16du:dateUtc="2024-09-19T18:38:00Z">
                  <w:trPr>
                    <w:gridBefore w:val="1"/>
                    <w:cantSplit/>
                    <w:jc w:val="center"/>
                  </w:trPr>
                </w:trPrChange>
              </w:trPr>
              <w:tc>
                <w:tcPr>
                  <w:tcW w:w="0" w:type="dxa"/>
                  <w:tcPrChange w:id="92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E1485" w14:textId="0CD57724" w:rsidR="00066508" w:rsidRPr="005A6AA3" w:rsidDel="00AE71EA" w:rsidRDefault="00000000">
                  <w:pPr>
                    <w:keepNext/>
                    <w:widowControl w:val="0"/>
                    <w:spacing w:after="60"/>
                    <w:rPr>
                      <w:del w:id="9205" w:author="Lorenzo Fabbri" w:date="2024-09-24T14:48:00Z" w16du:dateUtc="2024-09-24T12:48:00Z"/>
                    </w:rPr>
                  </w:pPr>
                  <w:del w:id="9206" w:author="Lorenzo Fabbri" w:date="2024-09-24T14:48:00Z" w16du:dateUtc="2024-09-24T12:48:00Z">
                    <w:r w:rsidRPr="005A6AA3" w:rsidDel="00AE71EA">
                      <w:rPr>
                        <w:rFonts w:ascii="Calibri" w:hAnsi="Calibri"/>
                        <w:sz w:val="20"/>
                      </w:rPr>
                      <w:delText>    Unknown</w:delText>
                    </w:r>
                  </w:del>
                </w:p>
              </w:tc>
              <w:tc>
                <w:tcPr>
                  <w:tcW w:w="0" w:type="dxa"/>
                  <w:tcPrChange w:id="92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62089" w14:textId="1735AF31" w:rsidR="00066508" w:rsidRPr="005A6AA3" w:rsidDel="00AE71EA" w:rsidRDefault="00000000">
                  <w:pPr>
                    <w:keepNext/>
                    <w:widowControl w:val="0"/>
                    <w:spacing w:after="60"/>
                    <w:jc w:val="center"/>
                    <w:rPr>
                      <w:del w:id="9208" w:author="Lorenzo Fabbri" w:date="2024-09-24T14:48:00Z" w16du:dateUtc="2024-09-24T12:48:00Z"/>
                    </w:rPr>
                  </w:pPr>
                  <w:del w:id="9209" w:author="Lorenzo Fabbri" w:date="2024-09-24T14:48:00Z" w16du:dateUtc="2024-09-24T12:48:00Z">
                    <w:r w:rsidRPr="005A6AA3" w:rsidDel="00AE71EA">
                      <w:rPr>
                        <w:rFonts w:ascii="Calibri" w:hAnsi="Calibri"/>
                        <w:sz w:val="20"/>
                      </w:rPr>
                      <w:delText>2</w:delText>
                    </w:r>
                  </w:del>
                </w:p>
              </w:tc>
              <w:tc>
                <w:tcPr>
                  <w:tcW w:w="0" w:type="dxa"/>
                  <w:tcPrChange w:id="92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B0919" w14:textId="56412823" w:rsidR="00066508" w:rsidRPr="005A6AA3" w:rsidDel="00AE71EA" w:rsidRDefault="00000000">
                  <w:pPr>
                    <w:keepNext/>
                    <w:widowControl w:val="0"/>
                    <w:spacing w:after="60"/>
                    <w:jc w:val="center"/>
                    <w:rPr>
                      <w:del w:id="9211" w:author="Lorenzo Fabbri" w:date="2024-09-24T14:48:00Z" w16du:dateUtc="2024-09-24T12:48:00Z"/>
                    </w:rPr>
                  </w:pPr>
                  <w:del w:id="9212" w:author="Lorenzo Fabbri" w:date="2024-09-24T14:48:00Z" w16du:dateUtc="2024-09-24T12:48:00Z">
                    <w:r w:rsidRPr="005A6AA3" w:rsidDel="00AE71EA">
                      <w:rPr>
                        <w:rFonts w:ascii="Calibri" w:hAnsi="Calibri"/>
                        <w:sz w:val="20"/>
                      </w:rPr>
                      <w:delText>0</w:delText>
                    </w:r>
                  </w:del>
                </w:p>
              </w:tc>
              <w:tc>
                <w:tcPr>
                  <w:tcW w:w="0" w:type="dxa"/>
                  <w:tcPrChange w:id="92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C90269" w14:textId="4EEC2294" w:rsidR="00066508" w:rsidRPr="005A6AA3" w:rsidDel="00AE71EA" w:rsidRDefault="00000000">
                  <w:pPr>
                    <w:keepNext/>
                    <w:widowControl w:val="0"/>
                    <w:spacing w:after="60"/>
                    <w:jc w:val="center"/>
                    <w:rPr>
                      <w:del w:id="9214" w:author="Lorenzo Fabbri" w:date="2024-09-24T14:48:00Z" w16du:dateUtc="2024-09-24T12:48:00Z"/>
                    </w:rPr>
                  </w:pPr>
                  <w:del w:id="9215" w:author="Lorenzo Fabbri" w:date="2024-09-24T14:48:00Z" w16du:dateUtc="2024-09-24T12:48:00Z">
                    <w:r w:rsidRPr="005A6AA3" w:rsidDel="00AE71EA">
                      <w:rPr>
                        <w:rFonts w:ascii="Calibri" w:hAnsi="Calibri"/>
                        <w:sz w:val="20"/>
                      </w:rPr>
                      <w:delText>0</w:delText>
                    </w:r>
                  </w:del>
                </w:p>
              </w:tc>
              <w:tc>
                <w:tcPr>
                  <w:tcW w:w="0" w:type="dxa"/>
                  <w:tcPrChange w:id="92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E596C" w14:textId="56D24D2D" w:rsidR="00066508" w:rsidRPr="005A6AA3" w:rsidDel="00AE71EA" w:rsidRDefault="00000000">
                  <w:pPr>
                    <w:keepNext/>
                    <w:widowControl w:val="0"/>
                    <w:spacing w:after="60"/>
                    <w:jc w:val="center"/>
                    <w:rPr>
                      <w:del w:id="9217" w:author="Lorenzo Fabbri" w:date="2024-09-24T14:48:00Z" w16du:dateUtc="2024-09-24T12:48:00Z"/>
                    </w:rPr>
                  </w:pPr>
                  <w:del w:id="9218" w:author="Lorenzo Fabbri" w:date="2024-09-24T14:48:00Z" w16du:dateUtc="2024-09-24T12:48:00Z">
                    <w:r w:rsidRPr="005A6AA3" w:rsidDel="00AE71EA">
                      <w:rPr>
                        <w:rFonts w:ascii="Calibri" w:hAnsi="Calibri"/>
                        <w:sz w:val="20"/>
                      </w:rPr>
                      <w:delText>1</w:delText>
                    </w:r>
                  </w:del>
                </w:p>
              </w:tc>
              <w:tc>
                <w:tcPr>
                  <w:tcW w:w="0" w:type="dxa"/>
                  <w:tcPrChange w:id="92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6977ED" w14:textId="3A1B9739" w:rsidR="00066508" w:rsidRPr="005A6AA3" w:rsidDel="00AE71EA" w:rsidRDefault="00000000">
                  <w:pPr>
                    <w:keepNext/>
                    <w:widowControl w:val="0"/>
                    <w:spacing w:after="60"/>
                    <w:jc w:val="center"/>
                    <w:rPr>
                      <w:del w:id="9220" w:author="Lorenzo Fabbri" w:date="2024-09-24T14:48:00Z" w16du:dateUtc="2024-09-24T12:48:00Z"/>
                    </w:rPr>
                  </w:pPr>
                  <w:del w:id="9221" w:author="Lorenzo Fabbri" w:date="2024-09-24T14:48:00Z" w16du:dateUtc="2024-09-24T12:48:00Z">
                    <w:r w:rsidRPr="005A6AA3" w:rsidDel="00AE71EA">
                      <w:rPr>
                        <w:rFonts w:ascii="Calibri" w:hAnsi="Calibri"/>
                        <w:sz w:val="20"/>
                      </w:rPr>
                      <w:delText>0</w:delText>
                    </w:r>
                  </w:del>
                </w:p>
              </w:tc>
              <w:tc>
                <w:tcPr>
                  <w:tcW w:w="0" w:type="dxa"/>
                  <w:tcPrChange w:id="92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2A83F5" w14:textId="454B5663" w:rsidR="00066508" w:rsidRPr="005A6AA3" w:rsidDel="00AE71EA" w:rsidRDefault="00000000">
                  <w:pPr>
                    <w:keepNext/>
                    <w:widowControl w:val="0"/>
                    <w:spacing w:after="60"/>
                    <w:jc w:val="center"/>
                    <w:rPr>
                      <w:del w:id="9223" w:author="Lorenzo Fabbri" w:date="2024-09-24T14:48:00Z" w16du:dateUtc="2024-09-24T12:48:00Z"/>
                    </w:rPr>
                  </w:pPr>
                  <w:del w:id="9224" w:author="Lorenzo Fabbri" w:date="2024-09-24T14:48:00Z" w16du:dateUtc="2024-09-24T12:48:00Z">
                    <w:r w:rsidRPr="005A6AA3" w:rsidDel="00AE71EA">
                      <w:rPr>
                        <w:rFonts w:ascii="Calibri" w:hAnsi="Calibri"/>
                        <w:sz w:val="20"/>
                      </w:rPr>
                      <w:delText>1</w:delText>
                    </w:r>
                  </w:del>
                </w:p>
              </w:tc>
              <w:tc>
                <w:tcPr>
                  <w:tcW w:w="0" w:type="dxa"/>
                  <w:tcPrChange w:id="92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152512" w14:textId="3F043E97" w:rsidR="00066508" w:rsidRPr="005A6AA3" w:rsidDel="00AE71EA" w:rsidRDefault="00000000">
                  <w:pPr>
                    <w:keepNext/>
                    <w:widowControl w:val="0"/>
                    <w:spacing w:after="60"/>
                    <w:jc w:val="center"/>
                    <w:rPr>
                      <w:del w:id="9226" w:author="Lorenzo Fabbri" w:date="2024-09-24T14:48:00Z" w16du:dateUtc="2024-09-24T12:48:00Z"/>
                    </w:rPr>
                  </w:pPr>
                  <w:del w:id="9227" w:author="Lorenzo Fabbri" w:date="2024-09-24T14:48:00Z" w16du:dateUtc="2024-09-24T12:48:00Z">
                    <w:r w:rsidRPr="005A6AA3" w:rsidDel="00AE71EA">
                      <w:rPr>
                        <w:rFonts w:ascii="Calibri" w:hAnsi="Calibri"/>
                        <w:sz w:val="20"/>
                      </w:rPr>
                      <w:delText>0</w:delText>
                    </w:r>
                  </w:del>
                </w:p>
              </w:tc>
            </w:tr>
            <w:tr w:rsidR="00066508" w:rsidRPr="005A6AA3" w:rsidDel="00AE71EA" w14:paraId="01F6CD35" w14:textId="3F4382BD" w:rsidTr="006C3DDD">
              <w:trPr>
                <w:del w:id="9228" w:author="Lorenzo Fabbri" w:date="2024-09-24T14:48:00Z"/>
                <w:trPrChange w:id="9229" w:author="Lorenzo Fabbri" w:date="2024-09-19T20:38:00Z" w16du:dateUtc="2024-09-19T18:38:00Z">
                  <w:trPr>
                    <w:gridBefore w:val="1"/>
                    <w:cantSplit/>
                    <w:jc w:val="center"/>
                  </w:trPr>
                </w:trPrChange>
              </w:trPr>
              <w:tc>
                <w:tcPr>
                  <w:tcW w:w="0" w:type="dxa"/>
                  <w:tcPrChange w:id="92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D5FF83" w14:textId="3A2E9E9F" w:rsidR="00066508" w:rsidRPr="005A6AA3" w:rsidDel="00AE71EA" w:rsidRDefault="00000000">
                  <w:pPr>
                    <w:keepNext/>
                    <w:widowControl w:val="0"/>
                    <w:spacing w:after="60"/>
                    <w:rPr>
                      <w:del w:id="9231" w:author="Lorenzo Fabbri" w:date="2024-09-24T14:48:00Z" w16du:dateUtc="2024-09-24T12:48:00Z"/>
                    </w:rPr>
                  </w:pPr>
                  <w:del w:id="9232" w:author="Lorenzo Fabbri" w:date="2024-09-24T14:48:00Z" w16du:dateUtc="2024-09-24T12:48:00Z">
                    <w:r w:rsidRPr="005A6AA3" w:rsidDel="00AE71EA">
                      <w:rPr>
                        <w:rFonts w:ascii="Calibri" w:hAnsi="Calibri"/>
                        <w:sz w:val="20"/>
                      </w:rPr>
                      <w:delText>PT</w:delText>
                    </w:r>
                  </w:del>
                </w:p>
              </w:tc>
              <w:tc>
                <w:tcPr>
                  <w:tcW w:w="0" w:type="dxa"/>
                  <w:tcPrChange w:id="92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82B50" w14:textId="0BD269C0" w:rsidR="00066508" w:rsidRPr="005A6AA3" w:rsidDel="00AE71EA" w:rsidRDefault="00000000">
                  <w:pPr>
                    <w:keepNext/>
                    <w:widowControl w:val="0"/>
                    <w:spacing w:after="60"/>
                    <w:jc w:val="center"/>
                    <w:rPr>
                      <w:del w:id="9234" w:author="Lorenzo Fabbri" w:date="2024-09-24T14:48:00Z" w16du:dateUtc="2024-09-24T12:48:00Z"/>
                    </w:rPr>
                  </w:pPr>
                  <w:del w:id="9235" w:author="Lorenzo Fabbri" w:date="2024-09-24T14:48:00Z" w16du:dateUtc="2024-09-24T12:48:00Z">
                    <w:r w:rsidRPr="005A6AA3" w:rsidDel="00AE71EA">
                      <w:rPr>
                        <w:rFonts w:ascii="Calibri" w:hAnsi="Calibri"/>
                        <w:sz w:val="20"/>
                      </w:rPr>
                      <w:delText>200.6 (63.0, 112.8, 342.0, 521.9)</w:delText>
                    </w:r>
                  </w:del>
                </w:p>
              </w:tc>
              <w:tc>
                <w:tcPr>
                  <w:tcW w:w="0" w:type="dxa"/>
                  <w:tcPrChange w:id="92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629D63" w14:textId="16043DB2" w:rsidR="00066508" w:rsidRPr="005A6AA3" w:rsidDel="00AE71EA" w:rsidRDefault="00000000">
                  <w:pPr>
                    <w:keepNext/>
                    <w:widowControl w:val="0"/>
                    <w:spacing w:after="60"/>
                    <w:jc w:val="center"/>
                    <w:rPr>
                      <w:del w:id="9237" w:author="Lorenzo Fabbri" w:date="2024-09-24T14:48:00Z" w16du:dateUtc="2024-09-24T12:48:00Z"/>
                    </w:rPr>
                  </w:pPr>
                  <w:del w:id="9238" w:author="Lorenzo Fabbri" w:date="2024-09-24T14:48:00Z" w16du:dateUtc="2024-09-24T12:48:00Z">
                    <w:r w:rsidRPr="005A6AA3" w:rsidDel="00AE71EA">
                      <w:rPr>
                        <w:rFonts w:ascii="Calibri" w:hAnsi="Calibri"/>
                        <w:sz w:val="20"/>
                      </w:rPr>
                      <w:delText>149.1 (47.9, 87.6, 246.3, 379.7)</w:delText>
                    </w:r>
                  </w:del>
                </w:p>
              </w:tc>
              <w:tc>
                <w:tcPr>
                  <w:tcW w:w="0" w:type="dxa"/>
                  <w:tcPrChange w:id="92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3CCC6F" w14:textId="403BE1E3" w:rsidR="00066508" w:rsidRPr="005A6AA3" w:rsidDel="00AE71EA" w:rsidRDefault="00000000">
                  <w:pPr>
                    <w:keepNext/>
                    <w:widowControl w:val="0"/>
                    <w:spacing w:after="60"/>
                    <w:jc w:val="center"/>
                    <w:rPr>
                      <w:del w:id="9240" w:author="Lorenzo Fabbri" w:date="2024-09-24T14:48:00Z" w16du:dateUtc="2024-09-24T12:48:00Z"/>
                    </w:rPr>
                  </w:pPr>
                  <w:del w:id="9241" w:author="Lorenzo Fabbri" w:date="2024-09-24T14:48:00Z" w16du:dateUtc="2024-09-24T12:48:00Z">
                    <w:r w:rsidRPr="005A6AA3" w:rsidDel="00AE71EA">
                      <w:rPr>
                        <w:rFonts w:ascii="Calibri" w:hAnsi="Calibri"/>
                        <w:sz w:val="20"/>
                      </w:rPr>
                      <w:delText>378.8 (148.3, 230.8, 542.8, 813.5)</w:delText>
                    </w:r>
                  </w:del>
                </w:p>
              </w:tc>
              <w:tc>
                <w:tcPr>
                  <w:tcW w:w="0" w:type="dxa"/>
                  <w:tcPrChange w:id="92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BA69F" w14:textId="7059B1DB" w:rsidR="00066508" w:rsidRPr="005A6AA3" w:rsidDel="00AE71EA" w:rsidRDefault="00000000">
                  <w:pPr>
                    <w:keepNext/>
                    <w:widowControl w:val="0"/>
                    <w:spacing w:after="60"/>
                    <w:jc w:val="center"/>
                    <w:rPr>
                      <w:del w:id="9243" w:author="Lorenzo Fabbri" w:date="2024-09-24T14:48:00Z" w16du:dateUtc="2024-09-24T12:48:00Z"/>
                    </w:rPr>
                  </w:pPr>
                  <w:del w:id="9244" w:author="Lorenzo Fabbri" w:date="2024-09-24T14:48:00Z" w16du:dateUtc="2024-09-24T12:48:00Z">
                    <w:r w:rsidRPr="005A6AA3" w:rsidDel="00AE71EA">
                      <w:rPr>
                        <w:rFonts w:ascii="Calibri" w:hAnsi="Calibri"/>
                        <w:sz w:val="20"/>
                      </w:rPr>
                      <w:delText>253.4 (81.8, 150.0, 404.4, 648.3)</w:delText>
                    </w:r>
                  </w:del>
                </w:p>
              </w:tc>
              <w:tc>
                <w:tcPr>
                  <w:tcW w:w="0" w:type="dxa"/>
                  <w:tcPrChange w:id="92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B41BF8" w14:textId="40C0A0B2" w:rsidR="00066508" w:rsidRPr="005A6AA3" w:rsidDel="00AE71EA" w:rsidRDefault="00000000">
                  <w:pPr>
                    <w:keepNext/>
                    <w:widowControl w:val="0"/>
                    <w:spacing w:after="60"/>
                    <w:jc w:val="center"/>
                    <w:rPr>
                      <w:del w:id="9246" w:author="Lorenzo Fabbri" w:date="2024-09-24T14:48:00Z" w16du:dateUtc="2024-09-24T12:48:00Z"/>
                    </w:rPr>
                  </w:pPr>
                  <w:del w:id="9247" w:author="Lorenzo Fabbri" w:date="2024-09-24T14:48:00Z" w16du:dateUtc="2024-09-24T12:48:00Z">
                    <w:r w:rsidRPr="005A6AA3" w:rsidDel="00AE71EA">
                      <w:rPr>
                        <w:rFonts w:ascii="Calibri" w:hAnsi="Calibri"/>
                        <w:sz w:val="20"/>
                      </w:rPr>
                      <w:delText>142.2 (47.3, 82.4, 273.7, 440.3)</w:delText>
                    </w:r>
                  </w:del>
                </w:p>
              </w:tc>
              <w:tc>
                <w:tcPr>
                  <w:tcW w:w="0" w:type="dxa"/>
                  <w:tcPrChange w:id="92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A1DCBF" w14:textId="447E0BDF" w:rsidR="00066508" w:rsidRPr="005A6AA3" w:rsidDel="00AE71EA" w:rsidRDefault="00000000">
                  <w:pPr>
                    <w:keepNext/>
                    <w:widowControl w:val="0"/>
                    <w:spacing w:after="60"/>
                    <w:jc w:val="center"/>
                    <w:rPr>
                      <w:del w:id="9249" w:author="Lorenzo Fabbri" w:date="2024-09-24T14:48:00Z" w16du:dateUtc="2024-09-24T12:48:00Z"/>
                    </w:rPr>
                  </w:pPr>
                  <w:del w:id="9250" w:author="Lorenzo Fabbri" w:date="2024-09-24T14:48:00Z" w16du:dateUtc="2024-09-24T12:48:00Z">
                    <w:r w:rsidRPr="005A6AA3" w:rsidDel="00AE71EA">
                      <w:rPr>
                        <w:rFonts w:ascii="Calibri" w:hAnsi="Calibri"/>
                        <w:sz w:val="20"/>
                      </w:rPr>
                      <w:delText>176.4 (57.2, 112.9, 283.3, 378.8)</w:delText>
                    </w:r>
                  </w:del>
                </w:p>
              </w:tc>
              <w:tc>
                <w:tcPr>
                  <w:tcW w:w="0" w:type="dxa"/>
                  <w:tcPrChange w:id="92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9E7B8E" w14:textId="61F641B4" w:rsidR="00066508" w:rsidRPr="005A6AA3" w:rsidDel="00AE71EA" w:rsidRDefault="00000000">
                  <w:pPr>
                    <w:keepNext/>
                    <w:widowControl w:val="0"/>
                    <w:spacing w:after="60"/>
                    <w:jc w:val="center"/>
                    <w:rPr>
                      <w:del w:id="9252" w:author="Lorenzo Fabbri" w:date="2024-09-24T14:48:00Z" w16du:dateUtc="2024-09-24T12:48:00Z"/>
                    </w:rPr>
                  </w:pPr>
                  <w:del w:id="9253" w:author="Lorenzo Fabbri" w:date="2024-09-24T14:48:00Z" w16du:dateUtc="2024-09-24T12:48:00Z">
                    <w:r w:rsidRPr="005A6AA3" w:rsidDel="00AE71EA">
                      <w:rPr>
                        <w:rFonts w:ascii="Calibri" w:hAnsi="Calibri"/>
                        <w:sz w:val="20"/>
                      </w:rPr>
                      <w:delText>189.4 (68.3, 104.9, 306.3, 447.8)</w:delText>
                    </w:r>
                  </w:del>
                </w:p>
              </w:tc>
            </w:tr>
            <w:tr w:rsidR="00066508" w:rsidRPr="005A6AA3" w:rsidDel="00AE71EA" w14:paraId="34FDE229" w14:textId="356EE6D6" w:rsidTr="006C3DDD">
              <w:trPr>
                <w:del w:id="9254" w:author="Lorenzo Fabbri" w:date="2024-09-24T14:48:00Z"/>
                <w:trPrChange w:id="9255" w:author="Lorenzo Fabbri" w:date="2024-09-19T20:38:00Z" w16du:dateUtc="2024-09-19T18:38:00Z">
                  <w:trPr>
                    <w:gridBefore w:val="1"/>
                    <w:cantSplit/>
                    <w:jc w:val="center"/>
                  </w:trPr>
                </w:trPrChange>
              </w:trPr>
              <w:tc>
                <w:tcPr>
                  <w:tcW w:w="0" w:type="dxa"/>
                  <w:gridSpan w:val="8"/>
                  <w:tcPrChange w:id="9256"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742B1CD4" w14:textId="14986532" w:rsidR="00066508" w:rsidRPr="005A6AA3" w:rsidDel="00AE71EA" w:rsidRDefault="00000000">
                  <w:pPr>
                    <w:keepNext/>
                    <w:widowControl w:val="0"/>
                    <w:spacing w:after="60"/>
                    <w:rPr>
                      <w:del w:id="9257" w:author="Lorenzo Fabbri" w:date="2024-09-24T14:48:00Z" w16du:dateUtc="2024-09-24T12:48:00Z"/>
                    </w:rPr>
                  </w:pPr>
                  <w:del w:id="9258" w:author="Lorenzo Fabbri" w:date="2024-09-24T14:48:00Z" w16du:dateUtc="2024-09-24T12:48:00Z">
                    <w:r w:rsidRPr="005A6AA3" w:rsidDel="00AE71EA">
                      <w:rPr>
                        <w:rFonts w:ascii="Calibri" w:hAnsi="Calibri"/>
                        <w:b/>
                        <w:sz w:val="20"/>
                      </w:rPr>
                      <w:delText>Androgen</w:delText>
                    </w:r>
                  </w:del>
                </w:p>
              </w:tc>
            </w:tr>
            <w:tr w:rsidR="00066508" w:rsidRPr="005A6AA3" w:rsidDel="00AE71EA" w14:paraId="5B3F79BE" w14:textId="258E7262" w:rsidTr="006C3DDD">
              <w:trPr>
                <w:del w:id="9259" w:author="Lorenzo Fabbri" w:date="2024-09-24T14:48:00Z"/>
                <w:trPrChange w:id="9260" w:author="Lorenzo Fabbri" w:date="2024-09-19T20:38:00Z" w16du:dateUtc="2024-09-19T18:38:00Z">
                  <w:trPr>
                    <w:gridBefore w:val="1"/>
                    <w:cantSplit/>
                    <w:jc w:val="center"/>
                  </w:trPr>
                </w:trPrChange>
              </w:trPr>
              <w:tc>
                <w:tcPr>
                  <w:tcW w:w="0" w:type="dxa"/>
                  <w:tcPrChange w:id="926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DA13F1" w14:textId="12FABD85" w:rsidR="00066508" w:rsidRPr="005A6AA3" w:rsidDel="00AE71EA" w:rsidRDefault="00000000">
                  <w:pPr>
                    <w:keepNext/>
                    <w:widowControl w:val="0"/>
                    <w:spacing w:after="60"/>
                    <w:rPr>
                      <w:del w:id="9262" w:author="Lorenzo Fabbri" w:date="2024-09-24T14:48:00Z" w16du:dateUtc="2024-09-24T12:48:00Z"/>
                    </w:rPr>
                  </w:pPr>
                  <w:del w:id="9263" w:author="Lorenzo Fabbri" w:date="2024-09-24T14:48:00Z" w16du:dateUtc="2024-09-24T12:48:00Z">
                    <w:r w:rsidRPr="005A6AA3" w:rsidDel="00AE71EA">
                      <w:rPr>
                        <w:rFonts w:ascii="Calibri" w:hAnsi="Calibri"/>
                        <w:sz w:val="20"/>
                      </w:rPr>
                      <w:delText>AED</w:delText>
                    </w:r>
                  </w:del>
                </w:p>
              </w:tc>
              <w:tc>
                <w:tcPr>
                  <w:tcW w:w="0" w:type="dxa"/>
                  <w:tcPrChange w:id="92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BBE3E" w14:textId="3791437C" w:rsidR="00066508" w:rsidRPr="005A6AA3" w:rsidDel="00AE71EA" w:rsidRDefault="00000000">
                  <w:pPr>
                    <w:keepNext/>
                    <w:widowControl w:val="0"/>
                    <w:spacing w:after="60"/>
                    <w:jc w:val="center"/>
                    <w:rPr>
                      <w:del w:id="9265" w:author="Lorenzo Fabbri" w:date="2024-09-24T14:48:00Z" w16du:dateUtc="2024-09-24T12:48:00Z"/>
                    </w:rPr>
                  </w:pPr>
                  <w:del w:id="9266" w:author="Lorenzo Fabbri" w:date="2024-09-24T14:48:00Z" w16du:dateUtc="2024-09-24T12:48:00Z">
                    <w:r w:rsidRPr="005A6AA3" w:rsidDel="00AE71EA">
                      <w:rPr>
                        <w:rFonts w:ascii="Calibri" w:hAnsi="Calibri"/>
                        <w:sz w:val="20"/>
                      </w:rPr>
                      <w:delText>0.2 (0.1, 0.2, 0.3, 0.6)</w:delText>
                    </w:r>
                  </w:del>
                </w:p>
              </w:tc>
              <w:tc>
                <w:tcPr>
                  <w:tcW w:w="0" w:type="dxa"/>
                  <w:tcPrChange w:id="92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E4B7A" w14:textId="7C080BEB" w:rsidR="00066508" w:rsidRPr="005A6AA3" w:rsidDel="00AE71EA" w:rsidRDefault="00000000">
                  <w:pPr>
                    <w:keepNext/>
                    <w:widowControl w:val="0"/>
                    <w:spacing w:after="60"/>
                    <w:jc w:val="center"/>
                    <w:rPr>
                      <w:del w:id="9268" w:author="Lorenzo Fabbri" w:date="2024-09-24T14:48:00Z" w16du:dateUtc="2024-09-24T12:48:00Z"/>
                    </w:rPr>
                  </w:pPr>
                  <w:del w:id="9269" w:author="Lorenzo Fabbri" w:date="2024-09-24T14:48:00Z" w16du:dateUtc="2024-09-24T12:48:00Z">
                    <w:r w:rsidRPr="005A6AA3" w:rsidDel="00AE71EA">
                      <w:rPr>
                        <w:rFonts w:ascii="Calibri" w:hAnsi="Calibri"/>
                        <w:sz w:val="20"/>
                      </w:rPr>
                      <w:delText>0.2 (0.2, 0.2, 0.3, 0.3)</w:delText>
                    </w:r>
                  </w:del>
                </w:p>
              </w:tc>
              <w:tc>
                <w:tcPr>
                  <w:tcW w:w="0" w:type="dxa"/>
                  <w:tcPrChange w:id="92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A28A5F" w14:textId="2B09D988" w:rsidR="00066508" w:rsidRPr="005A6AA3" w:rsidDel="00AE71EA" w:rsidRDefault="00000000">
                  <w:pPr>
                    <w:keepNext/>
                    <w:widowControl w:val="0"/>
                    <w:spacing w:after="60"/>
                    <w:jc w:val="center"/>
                    <w:rPr>
                      <w:del w:id="9271" w:author="Lorenzo Fabbri" w:date="2024-09-24T14:48:00Z" w16du:dateUtc="2024-09-24T12:48:00Z"/>
                    </w:rPr>
                  </w:pPr>
                  <w:del w:id="9272" w:author="Lorenzo Fabbri" w:date="2024-09-24T14:48:00Z" w16du:dateUtc="2024-09-24T12:48:00Z">
                    <w:r w:rsidRPr="005A6AA3" w:rsidDel="00AE71EA">
                      <w:rPr>
                        <w:rFonts w:ascii="Calibri" w:hAnsi="Calibri"/>
                        <w:sz w:val="20"/>
                      </w:rPr>
                      <w:delText>0.3 (0.1, 0.2, 0.5, 0.7)</w:delText>
                    </w:r>
                  </w:del>
                </w:p>
              </w:tc>
              <w:tc>
                <w:tcPr>
                  <w:tcW w:w="0" w:type="dxa"/>
                  <w:tcPrChange w:id="92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A32C84" w14:textId="5C06309E" w:rsidR="00066508" w:rsidRPr="005A6AA3" w:rsidDel="00AE71EA" w:rsidRDefault="00000000">
                  <w:pPr>
                    <w:keepNext/>
                    <w:widowControl w:val="0"/>
                    <w:spacing w:after="60"/>
                    <w:jc w:val="center"/>
                    <w:rPr>
                      <w:del w:id="9274" w:author="Lorenzo Fabbri" w:date="2024-09-24T14:48:00Z" w16du:dateUtc="2024-09-24T12:48:00Z"/>
                    </w:rPr>
                  </w:pPr>
                  <w:del w:id="9275" w:author="Lorenzo Fabbri" w:date="2024-09-24T14:48:00Z" w16du:dateUtc="2024-09-24T12:48:00Z">
                    <w:r w:rsidRPr="005A6AA3" w:rsidDel="00AE71EA">
                      <w:rPr>
                        <w:rFonts w:ascii="Calibri" w:hAnsi="Calibri"/>
                        <w:sz w:val="20"/>
                      </w:rPr>
                      <w:delText>0.2 (0.1, 0.1, 0.4, 0.6)</w:delText>
                    </w:r>
                  </w:del>
                </w:p>
              </w:tc>
              <w:tc>
                <w:tcPr>
                  <w:tcW w:w="0" w:type="dxa"/>
                  <w:tcPrChange w:id="92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F7ACC" w14:textId="07DB77E0" w:rsidR="00066508" w:rsidRPr="005A6AA3" w:rsidDel="00AE71EA" w:rsidRDefault="00000000">
                  <w:pPr>
                    <w:keepNext/>
                    <w:widowControl w:val="0"/>
                    <w:spacing w:after="60"/>
                    <w:jc w:val="center"/>
                    <w:rPr>
                      <w:del w:id="9277" w:author="Lorenzo Fabbri" w:date="2024-09-24T14:48:00Z" w16du:dateUtc="2024-09-24T12:48:00Z"/>
                    </w:rPr>
                  </w:pPr>
                  <w:del w:id="9278" w:author="Lorenzo Fabbri" w:date="2024-09-24T14:48:00Z" w16du:dateUtc="2024-09-24T12:48:00Z">
                    <w:r w:rsidRPr="005A6AA3" w:rsidDel="00AE71EA">
                      <w:rPr>
                        <w:rFonts w:ascii="Calibri" w:hAnsi="Calibri"/>
                        <w:sz w:val="20"/>
                      </w:rPr>
                      <w:delText>0.2 (0.1, 0.1, 0.3, 0.4)</w:delText>
                    </w:r>
                  </w:del>
                </w:p>
              </w:tc>
              <w:tc>
                <w:tcPr>
                  <w:tcW w:w="0" w:type="dxa"/>
                  <w:tcPrChange w:id="92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46E2D0" w14:textId="55BB0ECC" w:rsidR="00066508" w:rsidRPr="005A6AA3" w:rsidDel="00AE71EA" w:rsidRDefault="00000000">
                  <w:pPr>
                    <w:keepNext/>
                    <w:widowControl w:val="0"/>
                    <w:spacing w:after="60"/>
                    <w:jc w:val="center"/>
                    <w:rPr>
                      <w:del w:id="9280" w:author="Lorenzo Fabbri" w:date="2024-09-24T14:48:00Z" w16du:dateUtc="2024-09-24T12:48:00Z"/>
                    </w:rPr>
                  </w:pPr>
                  <w:del w:id="9281" w:author="Lorenzo Fabbri" w:date="2024-09-24T14:48:00Z" w16du:dateUtc="2024-09-24T12:48:00Z">
                    <w:r w:rsidRPr="005A6AA3" w:rsidDel="00AE71EA">
                      <w:rPr>
                        <w:rFonts w:ascii="Calibri" w:hAnsi="Calibri"/>
                        <w:sz w:val="20"/>
                      </w:rPr>
                      <w:delText>0.2 (0.1, 0.1, 0.3, 0.4)</w:delText>
                    </w:r>
                  </w:del>
                </w:p>
              </w:tc>
              <w:tc>
                <w:tcPr>
                  <w:tcW w:w="0" w:type="dxa"/>
                  <w:tcPrChange w:id="92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782565" w14:textId="45F365A0" w:rsidR="00066508" w:rsidRPr="005A6AA3" w:rsidDel="00AE71EA" w:rsidRDefault="00000000">
                  <w:pPr>
                    <w:keepNext/>
                    <w:widowControl w:val="0"/>
                    <w:spacing w:after="60"/>
                    <w:jc w:val="center"/>
                    <w:rPr>
                      <w:del w:id="9283" w:author="Lorenzo Fabbri" w:date="2024-09-24T14:48:00Z" w16du:dateUtc="2024-09-24T12:48:00Z"/>
                    </w:rPr>
                  </w:pPr>
                  <w:del w:id="9284" w:author="Lorenzo Fabbri" w:date="2024-09-24T14:48:00Z" w16du:dateUtc="2024-09-24T12:48:00Z">
                    <w:r w:rsidRPr="005A6AA3" w:rsidDel="00AE71EA">
                      <w:rPr>
                        <w:rFonts w:ascii="Calibri" w:hAnsi="Calibri"/>
                        <w:sz w:val="20"/>
                      </w:rPr>
                      <w:delText>0.2 (0.1, 0.1, 1.1, 1.7)</w:delText>
                    </w:r>
                  </w:del>
                </w:p>
              </w:tc>
            </w:tr>
            <w:tr w:rsidR="00066508" w:rsidRPr="005A6AA3" w:rsidDel="00AE71EA" w14:paraId="5CEAC193" w14:textId="721A50ED" w:rsidTr="006C3DDD">
              <w:trPr>
                <w:del w:id="9285" w:author="Lorenzo Fabbri" w:date="2024-09-24T14:48:00Z"/>
                <w:trPrChange w:id="9286" w:author="Lorenzo Fabbri" w:date="2024-09-19T20:38:00Z" w16du:dateUtc="2024-09-19T18:38:00Z">
                  <w:trPr>
                    <w:gridBefore w:val="1"/>
                    <w:cantSplit/>
                    <w:jc w:val="center"/>
                  </w:trPr>
                </w:trPrChange>
              </w:trPr>
              <w:tc>
                <w:tcPr>
                  <w:tcW w:w="0" w:type="dxa"/>
                  <w:tcPrChange w:id="928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2E5700" w14:textId="3DF7B8EC" w:rsidR="00066508" w:rsidRPr="005A6AA3" w:rsidDel="00AE71EA" w:rsidRDefault="00000000">
                  <w:pPr>
                    <w:keepNext/>
                    <w:widowControl w:val="0"/>
                    <w:spacing w:after="60"/>
                    <w:rPr>
                      <w:del w:id="9288" w:author="Lorenzo Fabbri" w:date="2024-09-24T14:48:00Z" w16du:dateUtc="2024-09-24T12:48:00Z"/>
                    </w:rPr>
                  </w:pPr>
                  <w:del w:id="9289" w:author="Lorenzo Fabbri" w:date="2024-09-24T14:48:00Z" w16du:dateUtc="2024-09-24T12:48:00Z">
                    <w:r w:rsidRPr="005A6AA3" w:rsidDel="00AE71EA">
                      <w:rPr>
                        <w:rFonts w:ascii="Calibri" w:hAnsi="Calibri"/>
                        <w:sz w:val="20"/>
                      </w:rPr>
                      <w:delText>    Unknown</w:delText>
                    </w:r>
                  </w:del>
                </w:p>
              </w:tc>
              <w:tc>
                <w:tcPr>
                  <w:tcW w:w="0" w:type="dxa"/>
                  <w:tcPrChange w:id="92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CC60D5" w14:textId="77BD99D6" w:rsidR="00066508" w:rsidRPr="005A6AA3" w:rsidDel="00AE71EA" w:rsidRDefault="00000000">
                  <w:pPr>
                    <w:keepNext/>
                    <w:widowControl w:val="0"/>
                    <w:spacing w:after="60"/>
                    <w:jc w:val="center"/>
                    <w:rPr>
                      <w:del w:id="9291" w:author="Lorenzo Fabbri" w:date="2024-09-24T14:48:00Z" w16du:dateUtc="2024-09-24T12:48:00Z"/>
                    </w:rPr>
                  </w:pPr>
                  <w:del w:id="9292" w:author="Lorenzo Fabbri" w:date="2024-09-24T14:48:00Z" w16du:dateUtc="2024-09-24T12:48:00Z">
                    <w:r w:rsidRPr="005A6AA3" w:rsidDel="00AE71EA">
                      <w:rPr>
                        <w:rFonts w:ascii="Calibri" w:hAnsi="Calibri"/>
                        <w:sz w:val="20"/>
                      </w:rPr>
                      <w:delText>407</w:delText>
                    </w:r>
                  </w:del>
                </w:p>
              </w:tc>
              <w:tc>
                <w:tcPr>
                  <w:tcW w:w="0" w:type="dxa"/>
                  <w:tcPrChange w:id="92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BB04E" w14:textId="4EFF8E10" w:rsidR="00066508" w:rsidRPr="005A6AA3" w:rsidDel="00AE71EA" w:rsidRDefault="00000000">
                  <w:pPr>
                    <w:keepNext/>
                    <w:widowControl w:val="0"/>
                    <w:spacing w:after="60"/>
                    <w:jc w:val="center"/>
                    <w:rPr>
                      <w:del w:id="9294" w:author="Lorenzo Fabbri" w:date="2024-09-24T14:48:00Z" w16du:dateUtc="2024-09-24T12:48:00Z"/>
                    </w:rPr>
                  </w:pPr>
                  <w:del w:id="9295" w:author="Lorenzo Fabbri" w:date="2024-09-24T14:48:00Z" w16du:dateUtc="2024-09-24T12:48:00Z">
                    <w:r w:rsidRPr="005A6AA3" w:rsidDel="00AE71EA">
                      <w:rPr>
                        <w:rFonts w:ascii="Calibri" w:hAnsi="Calibri"/>
                        <w:sz w:val="20"/>
                      </w:rPr>
                      <w:delText>0</w:delText>
                    </w:r>
                  </w:del>
                </w:p>
              </w:tc>
              <w:tc>
                <w:tcPr>
                  <w:tcW w:w="0" w:type="dxa"/>
                  <w:tcPrChange w:id="92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9793E1" w14:textId="55BD2DE7" w:rsidR="00066508" w:rsidRPr="005A6AA3" w:rsidDel="00AE71EA" w:rsidRDefault="00000000">
                  <w:pPr>
                    <w:keepNext/>
                    <w:widowControl w:val="0"/>
                    <w:spacing w:after="60"/>
                    <w:jc w:val="center"/>
                    <w:rPr>
                      <w:del w:id="9297" w:author="Lorenzo Fabbri" w:date="2024-09-24T14:48:00Z" w16du:dateUtc="2024-09-24T12:48:00Z"/>
                    </w:rPr>
                  </w:pPr>
                  <w:del w:id="9298" w:author="Lorenzo Fabbri" w:date="2024-09-24T14:48:00Z" w16du:dateUtc="2024-09-24T12:48:00Z">
                    <w:r w:rsidRPr="005A6AA3" w:rsidDel="00AE71EA">
                      <w:rPr>
                        <w:rFonts w:ascii="Calibri" w:hAnsi="Calibri"/>
                        <w:sz w:val="20"/>
                      </w:rPr>
                      <w:delText>34</w:delText>
                    </w:r>
                  </w:del>
                </w:p>
              </w:tc>
              <w:tc>
                <w:tcPr>
                  <w:tcW w:w="0" w:type="dxa"/>
                  <w:tcPrChange w:id="92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10D5A8" w14:textId="16380FA0" w:rsidR="00066508" w:rsidRPr="005A6AA3" w:rsidDel="00AE71EA" w:rsidRDefault="00000000">
                  <w:pPr>
                    <w:keepNext/>
                    <w:widowControl w:val="0"/>
                    <w:spacing w:after="60"/>
                    <w:jc w:val="center"/>
                    <w:rPr>
                      <w:del w:id="9300" w:author="Lorenzo Fabbri" w:date="2024-09-24T14:48:00Z" w16du:dateUtc="2024-09-24T12:48:00Z"/>
                    </w:rPr>
                  </w:pPr>
                  <w:del w:id="9301" w:author="Lorenzo Fabbri" w:date="2024-09-24T14:48:00Z" w16du:dateUtc="2024-09-24T12:48:00Z">
                    <w:r w:rsidRPr="005A6AA3" w:rsidDel="00AE71EA">
                      <w:rPr>
                        <w:rFonts w:ascii="Calibri" w:hAnsi="Calibri"/>
                        <w:sz w:val="20"/>
                      </w:rPr>
                      <w:delText>73</w:delText>
                    </w:r>
                  </w:del>
                </w:p>
              </w:tc>
              <w:tc>
                <w:tcPr>
                  <w:tcW w:w="0" w:type="dxa"/>
                  <w:tcPrChange w:id="93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E193B4" w14:textId="708BD67C" w:rsidR="00066508" w:rsidRPr="005A6AA3" w:rsidDel="00AE71EA" w:rsidRDefault="00000000">
                  <w:pPr>
                    <w:keepNext/>
                    <w:widowControl w:val="0"/>
                    <w:spacing w:after="60"/>
                    <w:jc w:val="center"/>
                    <w:rPr>
                      <w:del w:id="9303" w:author="Lorenzo Fabbri" w:date="2024-09-24T14:48:00Z" w16du:dateUtc="2024-09-24T12:48:00Z"/>
                    </w:rPr>
                  </w:pPr>
                  <w:del w:id="9304" w:author="Lorenzo Fabbri" w:date="2024-09-24T14:48:00Z" w16du:dateUtc="2024-09-24T12:48:00Z">
                    <w:r w:rsidRPr="005A6AA3" w:rsidDel="00AE71EA">
                      <w:rPr>
                        <w:rFonts w:ascii="Calibri" w:hAnsi="Calibri"/>
                        <w:sz w:val="20"/>
                      </w:rPr>
                      <w:delText>117</w:delText>
                    </w:r>
                  </w:del>
                </w:p>
              </w:tc>
              <w:tc>
                <w:tcPr>
                  <w:tcW w:w="0" w:type="dxa"/>
                  <w:tcPrChange w:id="93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C3C07" w14:textId="6723B646" w:rsidR="00066508" w:rsidRPr="005A6AA3" w:rsidDel="00AE71EA" w:rsidRDefault="00000000">
                  <w:pPr>
                    <w:keepNext/>
                    <w:widowControl w:val="0"/>
                    <w:spacing w:after="60"/>
                    <w:jc w:val="center"/>
                    <w:rPr>
                      <w:del w:id="9306" w:author="Lorenzo Fabbri" w:date="2024-09-24T14:48:00Z" w16du:dateUtc="2024-09-24T12:48:00Z"/>
                    </w:rPr>
                  </w:pPr>
                  <w:del w:id="9307" w:author="Lorenzo Fabbri" w:date="2024-09-24T14:48:00Z" w16du:dateUtc="2024-09-24T12:48:00Z">
                    <w:r w:rsidRPr="005A6AA3" w:rsidDel="00AE71EA">
                      <w:rPr>
                        <w:rFonts w:ascii="Calibri" w:hAnsi="Calibri"/>
                        <w:sz w:val="20"/>
                      </w:rPr>
                      <w:delText>106</w:delText>
                    </w:r>
                  </w:del>
                </w:p>
              </w:tc>
              <w:tc>
                <w:tcPr>
                  <w:tcW w:w="0" w:type="dxa"/>
                  <w:tcPrChange w:id="93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C7B800" w14:textId="117289BA" w:rsidR="00066508" w:rsidRPr="005A6AA3" w:rsidDel="00AE71EA" w:rsidRDefault="00000000">
                  <w:pPr>
                    <w:keepNext/>
                    <w:widowControl w:val="0"/>
                    <w:spacing w:after="60"/>
                    <w:jc w:val="center"/>
                    <w:rPr>
                      <w:del w:id="9309" w:author="Lorenzo Fabbri" w:date="2024-09-24T14:48:00Z" w16du:dateUtc="2024-09-24T12:48:00Z"/>
                    </w:rPr>
                  </w:pPr>
                  <w:del w:id="9310" w:author="Lorenzo Fabbri" w:date="2024-09-24T14:48:00Z" w16du:dateUtc="2024-09-24T12:48:00Z">
                    <w:r w:rsidRPr="005A6AA3" w:rsidDel="00AE71EA">
                      <w:rPr>
                        <w:rFonts w:ascii="Calibri" w:hAnsi="Calibri"/>
                        <w:sz w:val="20"/>
                      </w:rPr>
                      <w:delText>77</w:delText>
                    </w:r>
                  </w:del>
                </w:p>
              </w:tc>
            </w:tr>
            <w:tr w:rsidR="00066508" w:rsidRPr="005A6AA3" w:rsidDel="00AE71EA" w14:paraId="35198E7E" w14:textId="13BE4F47" w:rsidTr="006C3DDD">
              <w:trPr>
                <w:del w:id="9311" w:author="Lorenzo Fabbri" w:date="2024-09-24T14:48:00Z"/>
                <w:trPrChange w:id="9312" w:author="Lorenzo Fabbri" w:date="2024-09-19T20:38:00Z" w16du:dateUtc="2024-09-19T18:38:00Z">
                  <w:trPr>
                    <w:gridBefore w:val="1"/>
                    <w:cantSplit/>
                    <w:jc w:val="center"/>
                  </w:trPr>
                </w:trPrChange>
              </w:trPr>
              <w:tc>
                <w:tcPr>
                  <w:tcW w:w="0" w:type="dxa"/>
                  <w:tcPrChange w:id="931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10FB9F" w14:textId="60573EC2" w:rsidR="00066508" w:rsidRPr="005A6AA3" w:rsidDel="00AE71EA" w:rsidRDefault="00000000">
                  <w:pPr>
                    <w:keepNext/>
                    <w:widowControl w:val="0"/>
                    <w:spacing w:after="60"/>
                    <w:rPr>
                      <w:del w:id="9314" w:author="Lorenzo Fabbri" w:date="2024-09-24T14:48:00Z" w16du:dateUtc="2024-09-24T12:48:00Z"/>
                    </w:rPr>
                  </w:pPr>
                  <w:del w:id="9315" w:author="Lorenzo Fabbri" w:date="2024-09-24T14:48:00Z" w16du:dateUtc="2024-09-24T12:48:00Z">
                    <w:r w:rsidRPr="005A6AA3" w:rsidDel="00AE71EA">
                      <w:rPr>
                        <w:rFonts w:ascii="Calibri" w:hAnsi="Calibri"/>
                        <w:sz w:val="20"/>
                      </w:rPr>
                      <w:delText>T</w:delText>
                    </w:r>
                  </w:del>
                </w:p>
              </w:tc>
              <w:tc>
                <w:tcPr>
                  <w:tcW w:w="0" w:type="dxa"/>
                  <w:tcPrChange w:id="93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91C6B8" w14:textId="015C6235" w:rsidR="00066508" w:rsidRPr="005A6AA3" w:rsidDel="00AE71EA" w:rsidRDefault="00000000">
                  <w:pPr>
                    <w:keepNext/>
                    <w:widowControl w:val="0"/>
                    <w:spacing w:after="60"/>
                    <w:jc w:val="center"/>
                    <w:rPr>
                      <w:del w:id="9317" w:author="Lorenzo Fabbri" w:date="2024-09-24T14:48:00Z" w16du:dateUtc="2024-09-24T12:48:00Z"/>
                    </w:rPr>
                  </w:pPr>
                  <w:del w:id="9318" w:author="Lorenzo Fabbri" w:date="2024-09-24T14:48:00Z" w16du:dateUtc="2024-09-24T12:48:00Z">
                    <w:r w:rsidRPr="005A6AA3" w:rsidDel="00AE71EA">
                      <w:rPr>
                        <w:rFonts w:ascii="Calibri" w:hAnsi="Calibri"/>
                        <w:sz w:val="20"/>
                      </w:rPr>
                      <w:delText>0.5 (0.2, 0.3, 1.0, 1.6)</w:delText>
                    </w:r>
                  </w:del>
                </w:p>
              </w:tc>
              <w:tc>
                <w:tcPr>
                  <w:tcW w:w="0" w:type="dxa"/>
                  <w:tcPrChange w:id="93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817761" w14:textId="3D7B146F" w:rsidR="00066508" w:rsidRPr="005A6AA3" w:rsidDel="00AE71EA" w:rsidRDefault="00000000">
                  <w:pPr>
                    <w:keepNext/>
                    <w:widowControl w:val="0"/>
                    <w:spacing w:after="60"/>
                    <w:jc w:val="center"/>
                    <w:rPr>
                      <w:del w:id="9320" w:author="Lorenzo Fabbri" w:date="2024-09-24T14:48:00Z" w16du:dateUtc="2024-09-24T12:48:00Z"/>
                    </w:rPr>
                  </w:pPr>
                  <w:del w:id="9321" w:author="Lorenzo Fabbri" w:date="2024-09-24T14:48:00Z" w16du:dateUtc="2024-09-24T12:48:00Z">
                    <w:r w:rsidRPr="005A6AA3" w:rsidDel="00AE71EA">
                      <w:rPr>
                        <w:rFonts w:ascii="Calibri" w:hAnsi="Calibri"/>
                        <w:sz w:val="20"/>
                      </w:rPr>
                      <w:delText>0.7 (0.5, 0.5, 1.0, 1.3)</w:delText>
                    </w:r>
                  </w:del>
                </w:p>
              </w:tc>
              <w:tc>
                <w:tcPr>
                  <w:tcW w:w="0" w:type="dxa"/>
                  <w:tcPrChange w:id="93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DABB7" w14:textId="666F47B8" w:rsidR="00066508" w:rsidRPr="005A6AA3" w:rsidDel="00AE71EA" w:rsidRDefault="00000000">
                  <w:pPr>
                    <w:keepNext/>
                    <w:widowControl w:val="0"/>
                    <w:spacing w:after="60"/>
                    <w:jc w:val="center"/>
                    <w:rPr>
                      <w:del w:id="9323" w:author="Lorenzo Fabbri" w:date="2024-09-24T14:48:00Z" w16du:dateUtc="2024-09-24T12:48:00Z"/>
                    </w:rPr>
                  </w:pPr>
                  <w:del w:id="9324" w:author="Lorenzo Fabbri" w:date="2024-09-24T14:48:00Z" w16du:dateUtc="2024-09-24T12:48:00Z">
                    <w:r w:rsidRPr="005A6AA3" w:rsidDel="00AE71EA">
                      <w:rPr>
                        <w:rFonts w:ascii="Calibri" w:hAnsi="Calibri"/>
                        <w:sz w:val="20"/>
                      </w:rPr>
                      <w:delText>1.0 (0.3, 0.5, 1.9, 3.3)</w:delText>
                    </w:r>
                  </w:del>
                </w:p>
              </w:tc>
              <w:tc>
                <w:tcPr>
                  <w:tcW w:w="0" w:type="dxa"/>
                  <w:tcPrChange w:id="93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415F67" w14:textId="08CA2DAE" w:rsidR="00066508" w:rsidRPr="005A6AA3" w:rsidDel="00AE71EA" w:rsidRDefault="00000000">
                  <w:pPr>
                    <w:keepNext/>
                    <w:widowControl w:val="0"/>
                    <w:spacing w:after="60"/>
                    <w:jc w:val="center"/>
                    <w:rPr>
                      <w:del w:id="9326" w:author="Lorenzo Fabbri" w:date="2024-09-24T14:48:00Z" w16du:dateUtc="2024-09-24T12:48:00Z"/>
                    </w:rPr>
                  </w:pPr>
                  <w:del w:id="9327" w:author="Lorenzo Fabbri" w:date="2024-09-24T14:48:00Z" w16du:dateUtc="2024-09-24T12:48:00Z">
                    <w:r w:rsidRPr="005A6AA3" w:rsidDel="00AE71EA">
                      <w:rPr>
                        <w:rFonts w:ascii="Calibri" w:hAnsi="Calibri"/>
                        <w:sz w:val="20"/>
                      </w:rPr>
                      <w:delText>0.6 (0.2, 0.3, 1.0, 1.7)</w:delText>
                    </w:r>
                  </w:del>
                </w:p>
              </w:tc>
              <w:tc>
                <w:tcPr>
                  <w:tcW w:w="0" w:type="dxa"/>
                  <w:tcPrChange w:id="93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F5B6AE" w14:textId="742A908A" w:rsidR="00066508" w:rsidRPr="005A6AA3" w:rsidDel="00AE71EA" w:rsidRDefault="00000000">
                  <w:pPr>
                    <w:keepNext/>
                    <w:widowControl w:val="0"/>
                    <w:spacing w:after="60"/>
                    <w:jc w:val="center"/>
                    <w:rPr>
                      <w:del w:id="9329" w:author="Lorenzo Fabbri" w:date="2024-09-24T14:48:00Z" w16du:dateUtc="2024-09-24T12:48:00Z"/>
                    </w:rPr>
                  </w:pPr>
                  <w:del w:id="9330" w:author="Lorenzo Fabbri" w:date="2024-09-24T14:48:00Z" w16du:dateUtc="2024-09-24T12:48:00Z">
                    <w:r w:rsidRPr="005A6AA3" w:rsidDel="00AE71EA">
                      <w:rPr>
                        <w:rFonts w:ascii="Calibri" w:hAnsi="Calibri"/>
                        <w:sz w:val="20"/>
                      </w:rPr>
                      <w:delText>0.3 (0.1, 0.2, 0.6, 1.0)</w:delText>
                    </w:r>
                  </w:del>
                </w:p>
              </w:tc>
              <w:tc>
                <w:tcPr>
                  <w:tcW w:w="0" w:type="dxa"/>
                  <w:tcPrChange w:id="93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6DF6E5" w14:textId="08FEAE52" w:rsidR="00066508" w:rsidRPr="005A6AA3" w:rsidDel="00AE71EA" w:rsidRDefault="00000000">
                  <w:pPr>
                    <w:keepNext/>
                    <w:widowControl w:val="0"/>
                    <w:spacing w:after="60"/>
                    <w:jc w:val="center"/>
                    <w:rPr>
                      <w:del w:id="9332" w:author="Lorenzo Fabbri" w:date="2024-09-24T14:48:00Z" w16du:dateUtc="2024-09-24T12:48:00Z"/>
                    </w:rPr>
                  </w:pPr>
                  <w:del w:id="9333" w:author="Lorenzo Fabbri" w:date="2024-09-24T14:48:00Z" w16du:dateUtc="2024-09-24T12:48:00Z">
                    <w:r w:rsidRPr="005A6AA3" w:rsidDel="00AE71EA">
                      <w:rPr>
                        <w:rFonts w:ascii="Calibri" w:hAnsi="Calibri"/>
                        <w:sz w:val="20"/>
                      </w:rPr>
                      <w:delText>0.4 (0.2, 0.3, 0.7, 1.3)</w:delText>
                    </w:r>
                  </w:del>
                </w:p>
              </w:tc>
              <w:tc>
                <w:tcPr>
                  <w:tcW w:w="0" w:type="dxa"/>
                  <w:tcPrChange w:id="93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A5862F" w14:textId="0F17810B" w:rsidR="00066508" w:rsidRPr="005A6AA3" w:rsidDel="00AE71EA" w:rsidRDefault="00000000">
                  <w:pPr>
                    <w:keepNext/>
                    <w:widowControl w:val="0"/>
                    <w:spacing w:after="60"/>
                    <w:jc w:val="center"/>
                    <w:rPr>
                      <w:del w:id="9335" w:author="Lorenzo Fabbri" w:date="2024-09-24T14:48:00Z" w16du:dateUtc="2024-09-24T12:48:00Z"/>
                    </w:rPr>
                  </w:pPr>
                  <w:del w:id="9336" w:author="Lorenzo Fabbri" w:date="2024-09-24T14:48:00Z" w16du:dateUtc="2024-09-24T12:48:00Z">
                    <w:r w:rsidRPr="005A6AA3" w:rsidDel="00AE71EA">
                      <w:rPr>
                        <w:rFonts w:ascii="Calibri" w:hAnsi="Calibri"/>
                        <w:sz w:val="20"/>
                      </w:rPr>
                      <w:delText>0.4 (0.2, 0.3, 0.7, 1.2)</w:delText>
                    </w:r>
                  </w:del>
                </w:p>
              </w:tc>
            </w:tr>
            <w:tr w:rsidR="00066508" w:rsidRPr="005A6AA3" w:rsidDel="00AE71EA" w14:paraId="24083117" w14:textId="58B2CC10" w:rsidTr="006C3DDD">
              <w:trPr>
                <w:del w:id="9337" w:author="Lorenzo Fabbri" w:date="2024-09-24T14:48:00Z"/>
                <w:trPrChange w:id="9338" w:author="Lorenzo Fabbri" w:date="2024-09-19T20:38:00Z" w16du:dateUtc="2024-09-19T18:38:00Z">
                  <w:trPr>
                    <w:gridBefore w:val="1"/>
                    <w:cantSplit/>
                    <w:jc w:val="center"/>
                  </w:trPr>
                </w:trPrChange>
              </w:trPr>
              <w:tc>
                <w:tcPr>
                  <w:tcW w:w="0" w:type="dxa"/>
                  <w:tcPrChange w:id="933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07C5450" w14:textId="5AB690B0" w:rsidR="00066508" w:rsidRPr="005A6AA3" w:rsidDel="00AE71EA" w:rsidRDefault="00000000">
                  <w:pPr>
                    <w:keepNext/>
                    <w:widowControl w:val="0"/>
                    <w:spacing w:after="60"/>
                    <w:rPr>
                      <w:del w:id="9340" w:author="Lorenzo Fabbri" w:date="2024-09-24T14:48:00Z" w16du:dateUtc="2024-09-24T12:48:00Z"/>
                    </w:rPr>
                  </w:pPr>
                  <w:del w:id="9341" w:author="Lorenzo Fabbri" w:date="2024-09-24T14:48:00Z" w16du:dateUtc="2024-09-24T12:48:00Z">
                    <w:r w:rsidRPr="005A6AA3" w:rsidDel="00AE71EA">
                      <w:rPr>
                        <w:rFonts w:ascii="Calibri" w:hAnsi="Calibri"/>
                        <w:sz w:val="20"/>
                      </w:rPr>
                      <w:delText>    Unknown</w:delText>
                    </w:r>
                  </w:del>
                </w:p>
              </w:tc>
              <w:tc>
                <w:tcPr>
                  <w:tcW w:w="0" w:type="dxa"/>
                  <w:tcPrChange w:id="93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B410E" w14:textId="3C1FED9F" w:rsidR="00066508" w:rsidRPr="005A6AA3" w:rsidDel="00AE71EA" w:rsidRDefault="00000000">
                  <w:pPr>
                    <w:keepNext/>
                    <w:widowControl w:val="0"/>
                    <w:spacing w:after="60"/>
                    <w:jc w:val="center"/>
                    <w:rPr>
                      <w:del w:id="9343" w:author="Lorenzo Fabbri" w:date="2024-09-24T14:48:00Z" w16du:dateUtc="2024-09-24T12:48:00Z"/>
                    </w:rPr>
                  </w:pPr>
                  <w:del w:id="9344" w:author="Lorenzo Fabbri" w:date="2024-09-24T14:48:00Z" w16du:dateUtc="2024-09-24T12:48:00Z">
                    <w:r w:rsidRPr="005A6AA3" w:rsidDel="00AE71EA">
                      <w:rPr>
                        <w:rFonts w:ascii="Calibri" w:hAnsi="Calibri"/>
                        <w:sz w:val="20"/>
                      </w:rPr>
                      <w:delText>75</w:delText>
                    </w:r>
                  </w:del>
                </w:p>
              </w:tc>
              <w:tc>
                <w:tcPr>
                  <w:tcW w:w="0" w:type="dxa"/>
                  <w:tcPrChange w:id="93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B6E36" w14:textId="025A1D31" w:rsidR="00066508" w:rsidRPr="005A6AA3" w:rsidDel="00AE71EA" w:rsidRDefault="00000000">
                  <w:pPr>
                    <w:keepNext/>
                    <w:widowControl w:val="0"/>
                    <w:spacing w:after="60"/>
                    <w:jc w:val="center"/>
                    <w:rPr>
                      <w:del w:id="9346" w:author="Lorenzo Fabbri" w:date="2024-09-24T14:48:00Z" w16du:dateUtc="2024-09-24T12:48:00Z"/>
                    </w:rPr>
                  </w:pPr>
                  <w:del w:id="9347" w:author="Lorenzo Fabbri" w:date="2024-09-24T14:48:00Z" w16du:dateUtc="2024-09-24T12:48:00Z">
                    <w:r w:rsidRPr="005A6AA3" w:rsidDel="00AE71EA">
                      <w:rPr>
                        <w:rFonts w:ascii="Calibri" w:hAnsi="Calibri"/>
                        <w:sz w:val="20"/>
                      </w:rPr>
                      <w:delText>0</w:delText>
                    </w:r>
                  </w:del>
                </w:p>
              </w:tc>
              <w:tc>
                <w:tcPr>
                  <w:tcW w:w="0" w:type="dxa"/>
                  <w:tcPrChange w:id="93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FC2F6" w14:textId="6DCF3D9A" w:rsidR="00066508" w:rsidRPr="005A6AA3" w:rsidDel="00AE71EA" w:rsidRDefault="00000000">
                  <w:pPr>
                    <w:keepNext/>
                    <w:widowControl w:val="0"/>
                    <w:spacing w:after="60"/>
                    <w:jc w:val="center"/>
                    <w:rPr>
                      <w:del w:id="9349" w:author="Lorenzo Fabbri" w:date="2024-09-24T14:48:00Z" w16du:dateUtc="2024-09-24T12:48:00Z"/>
                    </w:rPr>
                  </w:pPr>
                  <w:del w:id="9350" w:author="Lorenzo Fabbri" w:date="2024-09-24T14:48:00Z" w16du:dateUtc="2024-09-24T12:48:00Z">
                    <w:r w:rsidRPr="005A6AA3" w:rsidDel="00AE71EA">
                      <w:rPr>
                        <w:rFonts w:ascii="Calibri" w:hAnsi="Calibri"/>
                        <w:sz w:val="20"/>
                      </w:rPr>
                      <w:delText>5</w:delText>
                    </w:r>
                  </w:del>
                </w:p>
              </w:tc>
              <w:tc>
                <w:tcPr>
                  <w:tcW w:w="0" w:type="dxa"/>
                  <w:tcPrChange w:id="93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76428" w14:textId="0D0B0ACC" w:rsidR="00066508" w:rsidRPr="005A6AA3" w:rsidDel="00AE71EA" w:rsidRDefault="00000000">
                  <w:pPr>
                    <w:keepNext/>
                    <w:widowControl w:val="0"/>
                    <w:spacing w:after="60"/>
                    <w:jc w:val="center"/>
                    <w:rPr>
                      <w:del w:id="9352" w:author="Lorenzo Fabbri" w:date="2024-09-24T14:48:00Z" w16du:dateUtc="2024-09-24T12:48:00Z"/>
                    </w:rPr>
                  </w:pPr>
                  <w:del w:id="9353" w:author="Lorenzo Fabbri" w:date="2024-09-24T14:48:00Z" w16du:dateUtc="2024-09-24T12:48:00Z">
                    <w:r w:rsidRPr="005A6AA3" w:rsidDel="00AE71EA">
                      <w:rPr>
                        <w:rFonts w:ascii="Calibri" w:hAnsi="Calibri"/>
                        <w:sz w:val="20"/>
                      </w:rPr>
                      <w:delText>3</w:delText>
                    </w:r>
                  </w:del>
                </w:p>
              </w:tc>
              <w:tc>
                <w:tcPr>
                  <w:tcW w:w="0" w:type="dxa"/>
                  <w:tcPrChange w:id="93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A3810" w14:textId="438D2FFA" w:rsidR="00066508" w:rsidRPr="005A6AA3" w:rsidDel="00AE71EA" w:rsidRDefault="00000000">
                  <w:pPr>
                    <w:keepNext/>
                    <w:widowControl w:val="0"/>
                    <w:spacing w:after="60"/>
                    <w:jc w:val="center"/>
                    <w:rPr>
                      <w:del w:id="9355" w:author="Lorenzo Fabbri" w:date="2024-09-24T14:48:00Z" w16du:dateUtc="2024-09-24T12:48:00Z"/>
                    </w:rPr>
                  </w:pPr>
                  <w:del w:id="9356" w:author="Lorenzo Fabbri" w:date="2024-09-24T14:48:00Z" w16du:dateUtc="2024-09-24T12:48:00Z">
                    <w:r w:rsidRPr="005A6AA3" w:rsidDel="00AE71EA">
                      <w:rPr>
                        <w:rFonts w:ascii="Calibri" w:hAnsi="Calibri"/>
                        <w:sz w:val="20"/>
                      </w:rPr>
                      <w:delText>29</w:delText>
                    </w:r>
                  </w:del>
                </w:p>
              </w:tc>
              <w:tc>
                <w:tcPr>
                  <w:tcW w:w="0" w:type="dxa"/>
                  <w:tcPrChange w:id="93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C57602" w14:textId="4D63BED7" w:rsidR="00066508" w:rsidRPr="005A6AA3" w:rsidDel="00AE71EA" w:rsidRDefault="00000000">
                  <w:pPr>
                    <w:keepNext/>
                    <w:widowControl w:val="0"/>
                    <w:spacing w:after="60"/>
                    <w:jc w:val="center"/>
                    <w:rPr>
                      <w:del w:id="9358" w:author="Lorenzo Fabbri" w:date="2024-09-24T14:48:00Z" w16du:dateUtc="2024-09-24T12:48:00Z"/>
                    </w:rPr>
                  </w:pPr>
                  <w:del w:id="9359" w:author="Lorenzo Fabbri" w:date="2024-09-24T14:48:00Z" w16du:dateUtc="2024-09-24T12:48:00Z">
                    <w:r w:rsidRPr="005A6AA3" w:rsidDel="00AE71EA">
                      <w:rPr>
                        <w:rFonts w:ascii="Calibri" w:hAnsi="Calibri"/>
                        <w:sz w:val="20"/>
                      </w:rPr>
                      <w:delText>24</w:delText>
                    </w:r>
                  </w:del>
                </w:p>
              </w:tc>
              <w:tc>
                <w:tcPr>
                  <w:tcW w:w="0" w:type="dxa"/>
                  <w:tcPrChange w:id="93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4D0D69" w14:textId="520303BA" w:rsidR="00066508" w:rsidRPr="005A6AA3" w:rsidDel="00AE71EA" w:rsidRDefault="00000000">
                  <w:pPr>
                    <w:keepNext/>
                    <w:widowControl w:val="0"/>
                    <w:spacing w:after="60"/>
                    <w:jc w:val="center"/>
                    <w:rPr>
                      <w:del w:id="9361" w:author="Lorenzo Fabbri" w:date="2024-09-24T14:48:00Z" w16du:dateUtc="2024-09-24T12:48:00Z"/>
                    </w:rPr>
                  </w:pPr>
                  <w:del w:id="9362" w:author="Lorenzo Fabbri" w:date="2024-09-24T14:48:00Z" w16du:dateUtc="2024-09-24T12:48:00Z">
                    <w:r w:rsidRPr="005A6AA3" w:rsidDel="00AE71EA">
                      <w:rPr>
                        <w:rFonts w:ascii="Calibri" w:hAnsi="Calibri"/>
                        <w:sz w:val="20"/>
                      </w:rPr>
                      <w:delText>14</w:delText>
                    </w:r>
                  </w:del>
                </w:p>
              </w:tc>
            </w:tr>
            <w:tr w:rsidR="00066508" w:rsidRPr="005A6AA3" w:rsidDel="00AE71EA" w14:paraId="3CEF925C" w14:textId="37BE29E4" w:rsidTr="006C3DDD">
              <w:trPr>
                <w:del w:id="9363" w:author="Lorenzo Fabbri" w:date="2024-09-24T14:48:00Z"/>
                <w:trPrChange w:id="9364" w:author="Lorenzo Fabbri" w:date="2024-09-19T20:38:00Z" w16du:dateUtc="2024-09-19T18:38:00Z">
                  <w:trPr>
                    <w:gridBefore w:val="1"/>
                    <w:cantSplit/>
                    <w:jc w:val="center"/>
                  </w:trPr>
                </w:trPrChange>
              </w:trPr>
              <w:tc>
                <w:tcPr>
                  <w:tcW w:w="0" w:type="dxa"/>
                  <w:gridSpan w:val="8"/>
                  <w:tcPrChange w:id="9365"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694FFED1" w14:textId="0D7AB6A9" w:rsidR="00066508" w:rsidRPr="005A6AA3" w:rsidDel="00AE71EA" w:rsidRDefault="00000000">
                  <w:pPr>
                    <w:keepNext/>
                    <w:widowControl w:val="0"/>
                    <w:spacing w:after="60"/>
                    <w:rPr>
                      <w:del w:id="9366" w:author="Lorenzo Fabbri" w:date="2024-09-24T14:48:00Z" w16du:dateUtc="2024-09-24T12:48:00Z"/>
                    </w:rPr>
                  </w:pPr>
                  <w:del w:id="9367" w:author="Lorenzo Fabbri" w:date="2024-09-24T14:48:00Z" w16du:dateUtc="2024-09-24T12:48:00Z">
                    <w:r w:rsidRPr="005A6AA3" w:rsidDel="00AE71EA">
                      <w:rPr>
                        <w:rFonts w:ascii="Calibri" w:hAnsi="Calibri"/>
                        <w:b/>
                        <w:sz w:val="20"/>
                      </w:rPr>
                      <w:delText>Androgen metabolite</w:delText>
                    </w:r>
                  </w:del>
                </w:p>
              </w:tc>
            </w:tr>
            <w:tr w:rsidR="00066508" w:rsidRPr="005A6AA3" w:rsidDel="00AE71EA" w14:paraId="66CA0462" w14:textId="09247E51" w:rsidTr="006C3DDD">
              <w:trPr>
                <w:del w:id="9368" w:author="Lorenzo Fabbri" w:date="2024-09-24T14:48:00Z"/>
                <w:trPrChange w:id="9369" w:author="Lorenzo Fabbri" w:date="2024-09-19T20:38:00Z" w16du:dateUtc="2024-09-19T18:38:00Z">
                  <w:trPr>
                    <w:gridBefore w:val="1"/>
                    <w:cantSplit/>
                    <w:jc w:val="center"/>
                  </w:trPr>
                </w:trPrChange>
              </w:trPr>
              <w:tc>
                <w:tcPr>
                  <w:tcW w:w="0" w:type="dxa"/>
                  <w:tcPrChange w:id="937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DCEA59E" w14:textId="3526D9A4" w:rsidR="00066508" w:rsidRPr="005A6AA3" w:rsidDel="00AE71EA" w:rsidRDefault="00000000">
                  <w:pPr>
                    <w:keepNext/>
                    <w:widowControl w:val="0"/>
                    <w:spacing w:after="60"/>
                    <w:rPr>
                      <w:del w:id="9371" w:author="Lorenzo Fabbri" w:date="2024-09-24T14:48:00Z" w16du:dateUtc="2024-09-24T12:48:00Z"/>
                    </w:rPr>
                  </w:pPr>
                  <w:del w:id="9372" w:author="Lorenzo Fabbri" w:date="2024-09-24T14:48:00Z" w16du:dateUtc="2024-09-24T12:48:00Z">
                    <w:r w:rsidRPr="005A6AA3" w:rsidDel="00AE71EA">
                      <w:rPr>
                        <w:rFonts w:ascii="Calibri" w:hAnsi="Calibri"/>
                        <w:sz w:val="20"/>
                      </w:rPr>
                      <w:delText>Andros</w:delText>
                    </w:r>
                  </w:del>
                </w:p>
              </w:tc>
              <w:tc>
                <w:tcPr>
                  <w:tcW w:w="0" w:type="dxa"/>
                  <w:tcPrChange w:id="93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48235" w14:textId="52DE7F7A" w:rsidR="00066508" w:rsidRPr="005A6AA3" w:rsidDel="00AE71EA" w:rsidRDefault="00000000">
                  <w:pPr>
                    <w:keepNext/>
                    <w:widowControl w:val="0"/>
                    <w:spacing w:after="60"/>
                    <w:jc w:val="center"/>
                    <w:rPr>
                      <w:del w:id="9374" w:author="Lorenzo Fabbri" w:date="2024-09-24T14:48:00Z" w16du:dateUtc="2024-09-24T12:48:00Z"/>
                    </w:rPr>
                  </w:pPr>
                  <w:del w:id="9375" w:author="Lorenzo Fabbri" w:date="2024-09-24T14:48:00Z" w16du:dateUtc="2024-09-24T12:48:00Z">
                    <w:r w:rsidRPr="005A6AA3" w:rsidDel="00AE71EA">
                      <w:rPr>
                        <w:rFonts w:ascii="Calibri" w:hAnsi="Calibri"/>
                        <w:sz w:val="20"/>
                      </w:rPr>
                      <w:delText>186.0 (35.2, 78.1, 394.0, 741.4)</w:delText>
                    </w:r>
                  </w:del>
                </w:p>
              </w:tc>
              <w:tc>
                <w:tcPr>
                  <w:tcW w:w="0" w:type="dxa"/>
                  <w:tcPrChange w:id="93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3DCA2" w14:textId="6584468B" w:rsidR="00066508" w:rsidRPr="005A6AA3" w:rsidDel="00AE71EA" w:rsidRDefault="00000000">
                  <w:pPr>
                    <w:keepNext/>
                    <w:widowControl w:val="0"/>
                    <w:spacing w:after="60"/>
                    <w:jc w:val="center"/>
                    <w:rPr>
                      <w:del w:id="9377" w:author="Lorenzo Fabbri" w:date="2024-09-24T14:48:00Z" w16du:dateUtc="2024-09-24T12:48:00Z"/>
                    </w:rPr>
                  </w:pPr>
                  <w:del w:id="9378" w:author="Lorenzo Fabbri" w:date="2024-09-24T14:48:00Z" w16du:dateUtc="2024-09-24T12:48:00Z">
                    <w:r w:rsidRPr="005A6AA3" w:rsidDel="00AE71EA">
                      <w:rPr>
                        <w:rFonts w:ascii="Calibri" w:hAnsi="Calibri"/>
                        <w:sz w:val="20"/>
                      </w:rPr>
                      <w:delText>148.4 (32.8, 72.0, 267.9, 446.0)</w:delText>
                    </w:r>
                  </w:del>
                </w:p>
              </w:tc>
              <w:tc>
                <w:tcPr>
                  <w:tcW w:w="0" w:type="dxa"/>
                  <w:tcPrChange w:id="93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640139" w14:textId="1236416B" w:rsidR="00066508" w:rsidRPr="005A6AA3" w:rsidDel="00AE71EA" w:rsidRDefault="00000000">
                  <w:pPr>
                    <w:keepNext/>
                    <w:widowControl w:val="0"/>
                    <w:spacing w:after="60"/>
                    <w:jc w:val="center"/>
                    <w:rPr>
                      <w:del w:id="9380" w:author="Lorenzo Fabbri" w:date="2024-09-24T14:48:00Z" w16du:dateUtc="2024-09-24T12:48:00Z"/>
                    </w:rPr>
                  </w:pPr>
                  <w:del w:id="9381" w:author="Lorenzo Fabbri" w:date="2024-09-24T14:48:00Z" w16du:dateUtc="2024-09-24T12:48:00Z">
                    <w:r w:rsidRPr="005A6AA3" w:rsidDel="00AE71EA">
                      <w:rPr>
                        <w:rFonts w:ascii="Calibri" w:hAnsi="Calibri"/>
                        <w:sz w:val="20"/>
                      </w:rPr>
                      <w:delText>552.2 (203.0, 308.7, 980.2, 1,491.1)</w:delText>
                    </w:r>
                  </w:del>
                </w:p>
              </w:tc>
              <w:tc>
                <w:tcPr>
                  <w:tcW w:w="0" w:type="dxa"/>
                  <w:tcPrChange w:id="93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FE7C3" w14:textId="136FCCD7" w:rsidR="00066508" w:rsidRPr="005A6AA3" w:rsidDel="00AE71EA" w:rsidRDefault="00000000">
                  <w:pPr>
                    <w:keepNext/>
                    <w:widowControl w:val="0"/>
                    <w:spacing w:after="60"/>
                    <w:jc w:val="center"/>
                    <w:rPr>
                      <w:del w:id="9383" w:author="Lorenzo Fabbri" w:date="2024-09-24T14:48:00Z" w16du:dateUtc="2024-09-24T12:48:00Z"/>
                    </w:rPr>
                  </w:pPr>
                  <w:del w:id="9384" w:author="Lorenzo Fabbri" w:date="2024-09-24T14:48:00Z" w16du:dateUtc="2024-09-24T12:48:00Z">
                    <w:r w:rsidRPr="005A6AA3" w:rsidDel="00AE71EA">
                      <w:rPr>
                        <w:rFonts w:ascii="Calibri" w:hAnsi="Calibri"/>
                        <w:sz w:val="20"/>
                      </w:rPr>
                      <w:delText>295.4 (58.8, 129.1, 513.8, 894.7)</w:delText>
                    </w:r>
                  </w:del>
                </w:p>
              </w:tc>
              <w:tc>
                <w:tcPr>
                  <w:tcW w:w="0" w:type="dxa"/>
                  <w:tcPrChange w:id="93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BAE7A7" w14:textId="28F2ABB0" w:rsidR="00066508" w:rsidRPr="005A6AA3" w:rsidDel="00AE71EA" w:rsidRDefault="00000000">
                  <w:pPr>
                    <w:keepNext/>
                    <w:widowControl w:val="0"/>
                    <w:spacing w:after="60"/>
                    <w:jc w:val="center"/>
                    <w:rPr>
                      <w:del w:id="9386" w:author="Lorenzo Fabbri" w:date="2024-09-24T14:48:00Z" w16du:dateUtc="2024-09-24T12:48:00Z"/>
                    </w:rPr>
                  </w:pPr>
                  <w:del w:id="9387" w:author="Lorenzo Fabbri" w:date="2024-09-24T14:48:00Z" w16du:dateUtc="2024-09-24T12:48:00Z">
                    <w:r w:rsidRPr="005A6AA3" w:rsidDel="00AE71EA">
                      <w:rPr>
                        <w:rFonts w:ascii="Calibri" w:hAnsi="Calibri"/>
                        <w:sz w:val="20"/>
                      </w:rPr>
                      <w:delText>98.4 (19.5, 39.6, 227.5, 388.3)</w:delText>
                    </w:r>
                  </w:del>
                </w:p>
              </w:tc>
              <w:tc>
                <w:tcPr>
                  <w:tcW w:w="0" w:type="dxa"/>
                  <w:tcPrChange w:id="93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B3E8" w14:textId="29D0B3B5" w:rsidR="00066508" w:rsidRPr="005A6AA3" w:rsidDel="00AE71EA" w:rsidRDefault="00000000">
                  <w:pPr>
                    <w:keepNext/>
                    <w:widowControl w:val="0"/>
                    <w:spacing w:after="60"/>
                    <w:jc w:val="center"/>
                    <w:rPr>
                      <w:del w:id="9389" w:author="Lorenzo Fabbri" w:date="2024-09-24T14:48:00Z" w16du:dateUtc="2024-09-24T12:48:00Z"/>
                    </w:rPr>
                  </w:pPr>
                  <w:del w:id="9390" w:author="Lorenzo Fabbri" w:date="2024-09-24T14:48:00Z" w16du:dateUtc="2024-09-24T12:48:00Z">
                    <w:r w:rsidRPr="005A6AA3" w:rsidDel="00AE71EA">
                      <w:rPr>
                        <w:rFonts w:ascii="Calibri" w:hAnsi="Calibri"/>
                        <w:sz w:val="20"/>
                      </w:rPr>
                      <w:delText>134.7 (30.9, 63.4, 293.1, 489.2)</w:delText>
                    </w:r>
                  </w:del>
                </w:p>
              </w:tc>
              <w:tc>
                <w:tcPr>
                  <w:tcW w:w="0" w:type="dxa"/>
                  <w:tcPrChange w:id="93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E394A2" w14:textId="59897398" w:rsidR="00066508" w:rsidRPr="005A6AA3" w:rsidDel="00AE71EA" w:rsidRDefault="00000000">
                  <w:pPr>
                    <w:keepNext/>
                    <w:widowControl w:val="0"/>
                    <w:spacing w:after="60"/>
                    <w:jc w:val="center"/>
                    <w:rPr>
                      <w:del w:id="9392" w:author="Lorenzo Fabbri" w:date="2024-09-24T14:48:00Z" w16du:dateUtc="2024-09-24T12:48:00Z"/>
                    </w:rPr>
                  </w:pPr>
                  <w:del w:id="9393" w:author="Lorenzo Fabbri" w:date="2024-09-24T14:48:00Z" w16du:dateUtc="2024-09-24T12:48:00Z">
                    <w:r w:rsidRPr="005A6AA3" w:rsidDel="00AE71EA">
                      <w:rPr>
                        <w:rFonts w:ascii="Calibri" w:hAnsi="Calibri"/>
                        <w:sz w:val="20"/>
                      </w:rPr>
                      <w:delText>110.0 (33.1, 61.6, 226.5, 406.1)</w:delText>
                    </w:r>
                  </w:del>
                </w:p>
              </w:tc>
            </w:tr>
            <w:tr w:rsidR="00066508" w:rsidRPr="005A6AA3" w:rsidDel="00AE71EA" w14:paraId="4008D412" w14:textId="37E16CBD" w:rsidTr="006C3DDD">
              <w:trPr>
                <w:del w:id="9394" w:author="Lorenzo Fabbri" w:date="2024-09-24T14:48:00Z"/>
                <w:trPrChange w:id="9395" w:author="Lorenzo Fabbri" w:date="2024-09-19T20:38:00Z" w16du:dateUtc="2024-09-19T18:38:00Z">
                  <w:trPr>
                    <w:gridBefore w:val="1"/>
                    <w:cantSplit/>
                    <w:jc w:val="center"/>
                  </w:trPr>
                </w:trPrChange>
              </w:trPr>
              <w:tc>
                <w:tcPr>
                  <w:tcW w:w="0" w:type="dxa"/>
                  <w:tcPrChange w:id="93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171544" w14:textId="421F2D2E" w:rsidR="00066508" w:rsidRPr="005A6AA3" w:rsidDel="00AE71EA" w:rsidRDefault="00000000">
                  <w:pPr>
                    <w:keepNext/>
                    <w:widowControl w:val="0"/>
                    <w:spacing w:after="60"/>
                    <w:rPr>
                      <w:del w:id="9397" w:author="Lorenzo Fabbri" w:date="2024-09-24T14:48:00Z" w16du:dateUtc="2024-09-24T12:48:00Z"/>
                    </w:rPr>
                  </w:pPr>
                  <w:del w:id="9398" w:author="Lorenzo Fabbri" w:date="2024-09-24T14:48:00Z" w16du:dateUtc="2024-09-24T12:48:00Z">
                    <w:r w:rsidRPr="005A6AA3" w:rsidDel="00AE71EA">
                      <w:rPr>
                        <w:rFonts w:ascii="Calibri" w:hAnsi="Calibri"/>
                        <w:sz w:val="20"/>
                      </w:rPr>
                      <w:delText>    Unknown</w:delText>
                    </w:r>
                  </w:del>
                </w:p>
              </w:tc>
              <w:tc>
                <w:tcPr>
                  <w:tcW w:w="0" w:type="dxa"/>
                  <w:tcPrChange w:id="93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97C098" w14:textId="5EE52889" w:rsidR="00066508" w:rsidRPr="005A6AA3" w:rsidDel="00AE71EA" w:rsidRDefault="00000000">
                  <w:pPr>
                    <w:keepNext/>
                    <w:widowControl w:val="0"/>
                    <w:spacing w:after="60"/>
                    <w:jc w:val="center"/>
                    <w:rPr>
                      <w:del w:id="9400" w:author="Lorenzo Fabbri" w:date="2024-09-24T14:48:00Z" w16du:dateUtc="2024-09-24T12:48:00Z"/>
                    </w:rPr>
                  </w:pPr>
                  <w:del w:id="9401" w:author="Lorenzo Fabbri" w:date="2024-09-24T14:48:00Z" w16du:dateUtc="2024-09-24T12:48:00Z">
                    <w:r w:rsidRPr="005A6AA3" w:rsidDel="00AE71EA">
                      <w:rPr>
                        <w:rFonts w:ascii="Calibri" w:hAnsi="Calibri"/>
                        <w:sz w:val="20"/>
                      </w:rPr>
                      <w:delText>1</w:delText>
                    </w:r>
                  </w:del>
                </w:p>
              </w:tc>
              <w:tc>
                <w:tcPr>
                  <w:tcW w:w="0" w:type="dxa"/>
                  <w:tcPrChange w:id="94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C480D4" w14:textId="73CB4F95" w:rsidR="00066508" w:rsidRPr="005A6AA3" w:rsidDel="00AE71EA" w:rsidRDefault="00000000">
                  <w:pPr>
                    <w:keepNext/>
                    <w:widowControl w:val="0"/>
                    <w:spacing w:after="60"/>
                    <w:jc w:val="center"/>
                    <w:rPr>
                      <w:del w:id="9403" w:author="Lorenzo Fabbri" w:date="2024-09-24T14:48:00Z" w16du:dateUtc="2024-09-24T12:48:00Z"/>
                    </w:rPr>
                  </w:pPr>
                  <w:del w:id="9404" w:author="Lorenzo Fabbri" w:date="2024-09-24T14:48:00Z" w16du:dateUtc="2024-09-24T12:48:00Z">
                    <w:r w:rsidRPr="005A6AA3" w:rsidDel="00AE71EA">
                      <w:rPr>
                        <w:rFonts w:ascii="Calibri" w:hAnsi="Calibri"/>
                        <w:sz w:val="20"/>
                      </w:rPr>
                      <w:delText>0</w:delText>
                    </w:r>
                  </w:del>
                </w:p>
              </w:tc>
              <w:tc>
                <w:tcPr>
                  <w:tcW w:w="0" w:type="dxa"/>
                  <w:tcPrChange w:id="94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8F174A" w14:textId="27BA77E4" w:rsidR="00066508" w:rsidRPr="005A6AA3" w:rsidDel="00AE71EA" w:rsidRDefault="00000000">
                  <w:pPr>
                    <w:keepNext/>
                    <w:widowControl w:val="0"/>
                    <w:spacing w:after="60"/>
                    <w:jc w:val="center"/>
                    <w:rPr>
                      <w:del w:id="9406" w:author="Lorenzo Fabbri" w:date="2024-09-24T14:48:00Z" w16du:dateUtc="2024-09-24T12:48:00Z"/>
                    </w:rPr>
                  </w:pPr>
                  <w:del w:id="9407" w:author="Lorenzo Fabbri" w:date="2024-09-24T14:48:00Z" w16du:dateUtc="2024-09-24T12:48:00Z">
                    <w:r w:rsidRPr="005A6AA3" w:rsidDel="00AE71EA">
                      <w:rPr>
                        <w:rFonts w:ascii="Calibri" w:hAnsi="Calibri"/>
                        <w:sz w:val="20"/>
                      </w:rPr>
                      <w:delText>0</w:delText>
                    </w:r>
                  </w:del>
                </w:p>
              </w:tc>
              <w:tc>
                <w:tcPr>
                  <w:tcW w:w="0" w:type="dxa"/>
                  <w:tcPrChange w:id="94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7D364B" w14:textId="1618E2B5" w:rsidR="00066508" w:rsidRPr="005A6AA3" w:rsidDel="00AE71EA" w:rsidRDefault="00000000">
                  <w:pPr>
                    <w:keepNext/>
                    <w:widowControl w:val="0"/>
                    <w:spacing w:after="60"/>
                    <w:jc w:val="center"/>
                    <w:rPr>
                      <w:del w:id="9409" w:author="Lorenzo Fabbri" w:date="2024-09-24T14:48:00Z" w16du:dateUtc="2024-09-24T12:48:00Z"/>
                    </w:rPr>
                  </w:pPr>
                  <w:del w:id="9410" w:author="Lorenzo Fabbri" w:date="2024-09-24T14:48:00Z" w16du:dateUtc="2024-09-24T12:48:00Z">
                    <w:r w:rsidRPr="005A6AA3" w:rsidDel="00AE71EA">
                      <w:rPr>
                        <w:rFonts w:ascii="Calibri" w:hAnsi="Calibri"/>
                        <w:sz w:val="20"/>
                      </w:rPr>
                      <w:delText>0</w:delText>
                    </w:r>
                  </w:del>
                </w:p>
              </w:tc>
              <w:tc>
                <w:tcPr>
                  <w:tcW w:w="0" w:type="dxa"/>
                  <w:tcPrChange w:id="94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8AEDD" w14:textId="38F7D9F5" w:rsidR="00066508" w:rsidRPr="005A6AA3" w:rsidDel="00AE71EA" w:rsidRDefault="00000000">
                  <w:pPr>
                    <w:keepNext/>
                    <w:widowControl w:val="0"/>
                    <w:spacing w:after="60"/>
                    <w:jc w:val="center"/>
                    <w:rPr>
                      <w:del w:id="9412" w:author="Lorenzo Fabbri" w:date="2024-09-24T14:48:00Z" w16du:dateUtc="2024-09-24T12:48:00Z"/>
                    </w:rPr>
                  </w:pPr>
                  <w:del w:id="9413" w:author="Lorenzo Fabbri" w:date="2024-09-24T14:48:00Z" w16du:dateUtc="2024-09-24T12:48:00Z">
                    <w:r w:rsidRPr="005A6AA3" w:rsidDel="00AE71EA">
                      <w:rPr>
                        <w:rFonts w:ascii="Calibri" w:hAnsi="Calibri"/>
                        <w:sz w:val="20"/>
                      </w:rPr>
                      <w:delText>1</w:delText>
                    </w:r>
                  </w:del>
                </w:p>
              </w:tc>
              <w:tc>
                <w:tcPr>
                  <w:tcW w:w="0" w:type="dxa"/>
                  <w:tcPrChange w:id="94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794966" w14:textId="75A1B286" w:rsidR="00066508" w:rsidRPr="005A6AA3" w:rsidDel="00AE71EA" w:rsidRDefault="00000000">
                  <w:pPr>
                    <w:keepNext/>
                    <w:widowControl w:val="0"/>
                    <w:spacing w:after="60"/>
                    <w:jc w:val="center"/>
                    <w:rPr>
                      <w:del w:id="9415" w:author="Lorenzo Fabbri" w:date="2024-09-24T14:48:00Z" w16du:dateUtc="2024-09-24T12:48:00Z"/>
                    </w:rPr>
                  </w:pPr>
                  <w:del w:id="9416" w:author="Lorenzo Fabbri" w:date="2024-09-24T14:48:00Z" w16du:dateUtc="2024-09-24T12:48:00Z">
                    <w:r w:rsidRPr="005A6AA3" w:rsidDel="00AE71EA">
                      <w:rPr>
                        <w:rFonts w:ascii="Calibri" w:hAnsi="Calibri"/>
                        <w:sz w:val="20"/>
                      </w:rPr>
                      <w:delText>0</w:delText>
                    </w:r>
                  </w:del>
                </w:p>
              </w:tc>
              <w:tc>
                <w:tcPr>
                  <w:tcW w:w="0" w:type="dxa"/>
                  <w:tcPrChange w:id="94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01A44D" w14:textId="68AC5FBB" w:rsidR="00066508" w:rsidRPr="005A6AA3" w:rsidDel="00AE71EA" w:rsidRDefault="00000000">
                  <w:pPr>
                    <w:keepNext/>
                    <w:widowControl w:val="0"/>
                    <w:spacing w:after="60"/>
                    <w:jc w:val="center"/>
                    <w:rPr>
                      <w:del w:id="9418" w:author="Lorenzo Fabbri" w:date="2024-09-24T14:48:00Z" w16du:dateUtc="2024-09-24T12:48:00Z"/>
                    </w:rPr>
                  </w:pPr>
                  <w:del w:id="9419" w:author="Lorenzo Fabbri" w:date="2024-09-24T14:48:00Z" w16du:dateUtc="2024-09-24T12:48:00Z">
                    <w:r w:rsidRPr="005A6AA3" w:rsidDel="00AE71EA">
                      <w:rPr>
                        <w:rFonts w:ascii="Calibri" w:hAnsi="Calibri"/>
                        <w:sz w:val="20"/>
                      </w:rPr>
                      <w:delText>0</w:delText>
                    </w:r>
                  </w:del>
                </w:p>
              </w:tc>
            </w:tr>
            <w:tr w:rsidR="00066508" w:rsidRPr="005A6AA3" w:rsidDel="00AE71EA" w14:paraId="4706D678" w14:textId="6D11500D" w:rsidTr="006C3DDD">
              <w:trPr>
                <w:del w:id="9420" w:author="Lorenzo Fabbri" w:date="2024-09-24T14:48:00Z"/>
                <w:trPrChange w:id="9421" w:author="Lorenzo Fabbri" w:date="2024-09-19T20:38:00Z" w16du:dateUtc="2024-09-19T18:38:00Z">
                  <w:trPr>
                    <w:gridBefore w:val="1"/>
                    <w:cantSplit/>
                    <w:jc w:val="center"/>
                  </w:trPr>
                </w:trPrChange>
              </w:trPr>
              <w:tc>
                <w:tcPr>
                  <w:tcW w:w="0" w:type="dxa"/>
                  <w:tcPrChange w:id="94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BC95ED" w14:textId="76064BCA" w:rsidR="00066508" w:rsidRPr="005A6AA3" w:rsidDel="00AE71EA" w:rsidRDefault="00000000">
                  <w:pPr>
                    <w:keepNext/>
                    <w:widowControl w:val="0"/>
                    <w:spacing w:after="60"/>
                    <w:rPr>
                      <w:del w:id="9423" w:author="Lorenzo Fabbri" w:date="2024-09-24T14:48:00Z" w16du:dateUtc="2024-09-24T12:48:00Z"/>
                    </w:rPr>
                  </w:pPr>
                  <w:del w:id="9424" w:author="Lorenzo Fabbri" w:date="2024-09-24T14:48:00Z" w16du:dateUtc="2024-09-24T12:48:00Z">
                    <w:r w:rsidRPr="005A6AA3" w:rsidDel="00AE71EA">
                      <w:rPr>
                        <w:rFonts w:ascii="Calibri" w:hAnsi="Calibri"/>
                        <w:sz w:val="20"/>
                      </w:rPr>
                      <w:delText>Etio</w:delText>
                    </w:r>
                  </w:del>
                </w:p>
              </w:tc>
              <w:tc>
                <w:tcPr>
                  <w:tcW w:w="0" w:type="dxa"/>
                  <w:tcPrChange w:id="94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D06157" w14:textId="2B638080" w:rsidR="00066508" w:rsidRPr="005A6AA3" w:rsidDel="00AE71EA" w:rsidRDefault="00000000">
                  <w:pPr>
                    <w:keepNext/>
                    <w:widowControl w:val="0"/>
                    <w:spacing w:after="60"/>
                    <w:jc w:val="center"/>
                    <w:rPr>
                      <w:del w:id="9426" w:author="Lorenzo Fabbri" w:date="2024-09-24T14:48:00Z" w16du:dateUtc="2024-09-24T12:48:00Z"/>
                    </w:rPr>
                  </w:pPr>
                  <w:del w:id="9427" w:author="Lorenzo Fabbri" w:date="2024-09-24T14:48:00Z" w16du:dateUtc="2024-09-24T12:48:00Z">
                    <w:r w:rsidRPr="005A6AA3" w:rsidDel="00AE71EA">
                      <w:rPr>
                        <w:rFonts w:ascii="Calibri" w:hAnsi="Calibri"/>
                        <w:sz w:val="20"/>
                      </w:rPr>
                      <w:delText>110.9 (24.6, 50.7, 237.8, 451.4)</w:delText>
                    </w:r>
                  </w:del>
                </w:p>
              </w:tc>
              <w:tc>
                <w:tcPr>
                  <w:tcW w:w="0" w:type="dxa"/>
                  <w:tcPrChange w:id="94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321F1" w14:textId="3A02CC04" w:rsidR="00066508" w:rsidRPr="005A6AA3" w:rsidDel="00AE71EA" w:rsidRDefault="00000000">
                  <w:pPr>
                    <w:keepNext/>
                    <w:widowControl w:val="0"/>
                    <w:spacing w:after="60"/>
                    <w:jc w:val="center"/>
                    <w:rPr>
                      <w:del w:id="9429" w:author="Lorenzo Fabbri" w:date="2024-09-24T14:48:00Z" w16du:dateUtc="2024-09-24T12:48:00Z"/>
                    </w:rPr>
                  </w:pPr>
                  <w:del w:id="9430" w:author="Lorenzo Fabbri" w:date="2024-09-24T14:48:00Z" w16du:dateUtc="2024-09-24T12:48:00Z">
                    <w:r w:rsidRPr="005A6AA3" w:rsidDel="00AE71EA">
                      <w:rPr>
                        <w:rFonts w:ascii="Calibri" w:hAnsi="Calibri"/>
                        <w:sz w:val="20"/>
                      </w:rPr>
                      <w:delText>75.1 (19.6, 32.6, 151.0, 266.5)</w:delText>
                    </w:r>
                  </w:del>
                </w:p>
              </w:tc>
              <w:tc>
                <w:tcPr>
                  <w:tcW w:w="0" w:type="dxa"/>
                  <w:tcPrChange w:id="94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A0481" w14:textId="3DDB2D6E" w:rsidR="00066508" w:rsidRPr="005A6AA3" w:rsidDel="00AE71EA" w:rsidRDefault="00000000">
                  <w:pPr>
                    <w:keepNext/>
                    <w:widowControl w:val="0"/>
                    <w:spacing w:after="60"/>
                    <w:jc w:val="center"/>
                    <w:rPr>
                      <w:del w:id="9432" w:author="Lorenzo Fabbri" w:date="2024-09-24T14:48:00Z" w16du:dateUtc="2024-09-24T12:48:00Z"/>
                    </w:rPr>
                  </w:pPr>
                  <w:del w:id="9433" w:author="Lorenzo Fabbri" w:date="2024-09-24T14:48:00Z" w16du:dateUtc="2024-09-24T12:48:00Z">
                    <w:r w:rsidRPr="005A6AA3" w:rsidDel="00AE71EA">
                      <w:rPr>
                        <w:rFonts w:ascii="Calibri" w:hAnsi="Calibri"/>
                        <w:sz w:val="20"/>
                      </w:rPr>
                      <w:delText>369.7 (122.7, 231.8, 561.0, 910.0)</w:delText>
                    </w:r>
                  </w:del>
                </w:p>
              </w:tc>
              <w:tc>
                <w:tcPr>
                  <w:tcW w:w="0" w:type="dxa"/>
                  <w:tcPrChange w:id="94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7B7633" w14:textId="4128BE05" w:rsidR="00066508" w:rsidRPr="005A6AA3" w:rsidDel="00AE71EA" w:rsidRDefault="00000000">
                  <w:pPr>
                    <w:keepNext/>
                    <w:widowControl w:val="0"/>
                    <w:spacing w:after="60"/>
                    <w:jc w:val="center"/>
                    <w:rPr>
                      <w:del w:id="9435" w:author="Lorenzo Fabbri" w:date="2024-09-24T14:48:00Z" w16du:dateUtc="2024-09-24T12:48:00Z"/>
                    </w:rPr>
                  </w:pPr>
                  <w:del w:id="9436" w:author="Lorenzo Fabbri" w:date="2024-09-24T14:48:00Z" w16du:dateUtc="2024-09-24T12:48:00Z">
                    <w:r w:rsidRPr="005A6AA3" w:rsidDel="00AE71EA">
                      <w:rPr>
                        <w:rFonts w:ascii="Calibri" w:hAnsi="Calibri"/>
                        <w:sz w:val="20"/>
                      </w:rPr>
                      <w:delText>169.7 (44.0, 84.0, 306.1, 560.3)</w:delText>
                    </w:r>
                  </w:del>
                </w:p>
              </w:tc>
              <w:tc>
                <w:tcPr>
                  <w:tcW w:w="0" w:type="dxa"/>
                  <w:tcPrChange w:id="94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7231E1" w14:textId="71ED6EC3" w:rsidR="00066508" w:rsidRPr="005A6AA3" w:rsidDel="00AE71EA" w:rsidRDefault="00000000">
                  <w:pPr>
                    <w:keepNext/>
                    <w:widowControl w:val="0"/>
                    <w:spacing w:after="60"/>
                    <w:jc w:val="center"/>
                    <w:rPr>
                      <w:del w:id="9438" w:author="Lorenzo Fabbri" w:date="2024-09-24T14:48:00Z" w16du:dateUtc="2024-09-24T12:48:00Z"/>
                    </w:rPr>
                  </w:pPr>
                  <w:del w:id="9439" w:author="Lorenzo Fabbri" w:date="2024-09-24T14:48:00Z" w16du:dateUtc="2024-09-24T12:48:00Z">
                    <w:r w:rsidRPr="005A6AA3" w:rsidDel="00AE71EA">
                      <w:rPr>
                        <w:rFonts w:ascii="Calibri" w:hAnsi="Calibri"/>
                        <w:sz w:val="20"/>
                      </w:rPr>
                      <w:delText>74.8 (17.6, 37.6, 122.6, 239.7)</w:delText>
                    </w:r>
                  </w:del>
                </w:p>
              </w:tc>
              <w:tc>
                <w:tcPr>
                  <w:tcW w:w="0" w:type="dxa"/>
                  <w:tcPrChange w:id="94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F07D26" w14:textId="0C8DF568" w:rsidR="00066508" w:rsidRPr="005A6AA3" w:rsidDel="00AE71EA" w:rsidRDefault="00000000">
                  <w:pPr>
                    <w:keepNext/>
                    <w:widowControl w:val="0"/>
                    <w:spacing w:after="60"/>
                    <w:jc w:val="center"/>
                    <w:rPr>
                      <w:del w:id="9441" w:author="Lorenzo Fabbri" w:date="2024-09-24T14:48:00Z" w16du:dateUtc="2024-09-24T12:48:00Z"/>
                    </w:rPr>
                  </w:pPr>
                  <w:del w:id="9442" w:author="Lorenzo Fabbri" w:date="2024-09-24T14:48:00Z" w16du:dateUtc="2024-09-24T12:48:00Z">
                    <w:r w:rsidRPr="005A6AA3" w:rsidDel="00AE71EA">
                      <w:rPr>
                        <w:rFonts w:ascii="Calibri" w:hAnsi="Calibri"/>
                        <w:sz w:val="20"/>
                      </w:rPr>
                      <w:delText>91.4 (19.2, 45.8, 184.0, 258.4)</w:delText>
                    </w:r>
                  </w:del>
                </w:p>
              </w:tc>
              <w:tc>
                <w:tcPr>
                  <w:tcW w:w="0" w:type="dxa"/>
                  <w:tcPrChange w:id="94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FDF0AC" w14:textId="1AFCBDFD" w:rsidR="00066508" w:rsidRPr="005A6AA3" w:rsidDel="00AE71EA" w:rsidRDefault="00000000">
                  <w:pPr>
                    <w:keepNext/>
                    <w:widowControl w:val="0"/>
                    <w:spacing w:after="60"/>
                    <w:jc w:val="center"/>
                    <w:rPr>
                      <w:del w:id="9444" w:author="Lorenzo Fabbri" w:date="2024-09-24T14:48:00Z" w16du:dateUtc="2024-09-24T12:48:00Z"/>
                    </w:rPr>
                  </w:pPr>
                  <w:del w:id="9445" w:author="Lorenzo Fabbri" w:date="2024-09-24T14:48:00Z" w16du:dateUtc="2024-09-24T12:48:00Z">
                    <w:r w:rsidRPr="005A6AA3" w:rsidDel="00AE71EA">
                      <w:rPr>
                        <w:rFonts w:ascii="Calibri" w:hAnsi="Calibri"/>
                        <w:sz w:val="20"/>
                      </w:rPr>
                      <w:delText>76.2 (24.6, 41.2, 147.0, 234.5)</w:delText>
                    </w:r>
                  </w:del>
                </w:p>
              </w:tc>
            </w:tr>
            <w:tr w:rsidR="00066508" w:rsidRPr="005A6AA3" w:rsidDel="00AE71EA" w14:paraId="443B8F75" w14:textId="22C2EDF5" w:rsidTr="006C3DDD">
              <w:trPr>
                <w:del w:id="9446" w:author="Lorenzo Fabbri" w:date="2024-09-24T14:48:00Z"/>
                <w:trPrChange w:id="9447" w:author="Lorenzo Fabbri" w:date="2024-09-19T20:38:00Z" w16du:dateUtc="2024-09-19T18:38:00Z">
                  <w:trPr>
                    <w:gridBefore w:val="1"/>
                    <w:cantSplit/>
                    <w:jc w:val="center"/>
                  </w:trPr>
                </w:trPrChange>
              </w:trPr>
              <w:tc>
                <w:tcPr>
                  <w:tcW w:w="0" w:type="dxa"/>
                  <w:tcPrChange w:id="944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5E8738" w14:textId="3DB44393" w:rsidR="00066508" w:rsidRPr="005A6AA3" w:rsidDel="00AE71EA" w:rsidRDefault="00000000">
                  <w:pPr>
                    <w:keepNext/>
                    <w:widowControl w:val="0"/>
                    <w:spacing w:after="60"/>
                    <w:rPr>
                      <w:del w:id="9449" w:author="Lorenzo Fabbri" w:date="2024-09-24T14:48:00Z" w16du:dateUtc="2024-09-24T12:48:00Z"/>
                    </w:rPr>
                  </w:pPr>
                  <w:del w:id="9450" w:author="Lorenzo Fabbri" w:date="2024-09-24T14:48:00Z" w16du:dateUtc="2024-09-24T12:48:00Z">
                    <w:r w:rsidRPr="005A6AA3" w:rsidDel="00AE71EA">
                      <w:rPr>
                        <w:rFonts w:ascii="Calibri" w:hAnsi="Calibri"/>
                        <w:sz w:val="20"/>
                      </w:rPr>
                      <w:delText>    Unknown</w:delText>
                    </w:r>
                  </w:del>
                </w:p>
              </w:tc>
              <w:tc>
                <w:tcPr>
                  <w:tcW w:w="0" w:type="dxa"/>
                  <w:tcPrChange w:id="94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65015" w14:textId="29F38B04" w:rsidR="00066508" w:rsidRPr="005A6AA3" w:rsidDel="00AE71EA" w:rsidRDefault="00000000">
                  <w:pPr>
                    <w:keepNext/>
                    <w:widowControl w:val="0"/>
                    <w:spacing w:after="60"/>
                    <w:jc w:val="center"/>
                    <w:rPr>
                      <w:del w:id="9452" w:author="Lorenzo Fabbri" w:date="2024-09-24T14:48:00Z" w16du:dateUtc="2024-09-24T12:48:00Z"/>
                    </w:rPr>
                  </w:pPr>
                  <w:del w:id="9453" w:author="Lorenzo Fabbri" w:date="2024-09-24T14:48:00Z" w16du:dateUtc="2024-09-24T12:48:00Z">
                    <w:r w:rsidRPr="005A6AA3" w:rsidDel="00AE71EA">
                      <w:rPr>
                        <w:rFonts w:ascii="Calibri" w:hAnsi="Calibri"/>
                        <w:sz w:val="20"/>
                      </w:rPr>
                      <w:delText>1</w:delText>
                    </w:r>
                  </w:del>
                </w:p>
              </w:tc>
              <w:tc>
                <w:tcPr>
                  <w:tcW w:w="0" w:type="dxa"/>
                  <w:tcPrChange w:id="94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AD5ED" w14:textId="5D380335" w:rsidR="00066508" w:rsidRPr="005A6AA3" w:rsidDel="00AE71EA" w:rsidRDefault="00000000">
                  <w:pPr>
                    <w:keepNext/>
                    <w:widowControl w:val="0"/>
                    <w:spacing w:after="60"/>
                    <w:jc w:val="center"/>
                    <w:rPr>
                      <w:del w:id="9455" w:author="Lorenzo Fabbri" w:date="2024-09-24T14:48:00Z" w16du:dateUtc="2024-09-24T12:48:00Z"/>
                    </w:rPr>
                  </w:pPr>
                  <w:del w:id="9456" w:author="Lorenzo Fabbri" w:date="2024-09-24T14:48:00Z" w16du:dateUtc="2024-09-24T12:48:00Z">
                    <w:r w:rsidRPr="005A6AA3" w:rsidDel="00AE71EA">
                      <w:rPr>
                        <w:rFonts w:ascii="Calibri" w:hAnsi="Calibri"/>
                        <w:sz w:val="20"/>
                      </w:rPr>
                      <w:delText>0</w:delText>
                    </w:r>
                  </w:del>
                </w:p>
              </w:tc>
              <w:tc>
                <w:tcPr>
                  <w:tcW w:w="0" w:type="dxa"/>
                  <w:tcPrChange w:id="94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DA396" w14:textId="509DFCA1" w:rsidR="00066508" w:rsidRPr="005A6AA3" w:rsidDel="00AE71EA" w:rsidRDefault="00000000">
                  <w:pPr>
                    <w:keepNext/>
                    <w:widowControl w:val="0"/>
                    <w:spacing w:after="60"/>
                    <w:jc w:val="center"/>
                    <w:rPr>
                      <w:del w:id="9458" w:author="Lorenzo Fabbri" w:date="2024-09-24T14:48:00Z" w16du:dateUtc="2024-09-24T12:48:00Z"/>
                    </w:rPr>
                  </w:pPr>
                  <w:del w:id="9459" w:author="Lorenzo Fabbri" w:date="2024-09-24T14:48:00Z" w16du:dateUtc="2024-09-24T12:48:00Z">
                    <w:r w:rsidRPr="005A6AA3" w:rsidDel="00AE71EA">
                      <w:rPr>
                        <w:rFonts w:ascii="Calibri" w:hAnsi="Calibri"/>
                        <w:sz w:val="20"/>
                      </w:rPr>
                      <w:delText>0</w:delText>
                    </w:r>
                  </w:del>
                </w:p>
              </w:tc>
              <w:tc>
                <w:tcPr>
                  <w:tcW w:w="0" w:type="dxa"/>
                  <w:tcPrChange w:id="94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19A990" w14:textId="6ADA323C" w:rsidR="00066508" w:rsidRPr="005A6AA3" w:rsidDel="00AE71EA" w:rsidRDefault="00000000">
                  <w:pPr>
                    <w:keepNext/>
                    <w:widowControl w:val="0"/>
                    <w:spacing w:after="60"/>
                    <w:jc w:val="center"/>
                    <w:rPr>
                      <w:del w:id="9461" w:author="Lorenzo Fabbri" w:date="2024-09-24T14:48:00Z" w16du:dateUtc="2024-09-24T12:48:00Z"/>
                    </w:rPr>
                  </w:pPr>
                  <w:del w:id="9462" w:author="Lorenzo Fabbri" w:date="2024-09-24T14:48:00Z" w16du:dateUtc="2024-09-24T12:48:00Z">
                    <w:r w:rsidRPr="005A6AA3" w:rsidDel="00AE71EA">
                      <w:rPr>
                        <w:rFonts w:ascii="Calibri" w:hAnsi="Calibri"/>
                        <w:sz w:val="20"/>
                      </w:rPr>
                      <w:delText>0</w:delText>
                    </w:r>
                  </w:del>
                </w:p>
              </w:tc>
              <w:tc>
                <w:tcPr>
                  <w:tcW w:w="0" w:type="dxa"/>
                  <w:tcPrChange w:id="94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AE954" w14:textId="7AF193AE" w:rsidR="00066508" w:rsidRPr="005A6AA3" w:rsidDel="00AE71EA" w:rsidRDefault="00000000">
                  <w:pPr>
                    <w:keepNext/>
                    <w:widowControl w:val="0"/>
                    <w:spacing w:after="60"/>
                    <w:jc w:val="center"/>
                    <w:rPr>
                      <w:del w:id="9464" w:author="Lorenzo Fabbri" w:date="2024-09-24T14:48:00Z" w16du:dateUtc="2024-09-24T12:48:00Z"/>
                    </w:rPr>
                  </w:pPr>
                  <w:del w:id="9465" w:author="Lorenzo Fabbri" w:date="2024-09-24T14:48:00Z" w16du:dateUtc="2024-09-24T12:48:00Z">
                    <w:r w:rsidRPr="005A6AA3" w:rsidDel="00AE71EA">
                      <w:rPr>
                        <w:rFonts w:ascii="Calibri" w:hAnsi="Calibri"/>
                        <w:sz w:val="20"/>
                      </w:rPr>
                      <w:delText>1</w:delText>
                    </w:r>
                  </w:del>
                </w:p>
              </w:tc>
              <w:tc>
                <w:tcPr>
                  <w:tcW w:w="0" w:type="dxa"/>
                  <w:tcPrChange w:id="94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262A8F" w14:textId="550612A7" w:rsidR="00066508" w:rsidRPr="005A6AA3" w:rsidDel="00AE71EA" w:rsidRDefault="00000000">
                  <w:pPr>
                    <w:keepNext/>
                    <w:widowControl w:val="0"/>
                    <w:spacing w:after="60"/>
                    <w:jc w:val="center"/>
                    <w:rPr>
                      <w:del w:id="9467" w:author="Lorenzo Fabbri" w:date="2024-09-24T14:48:00Z" w16du:dateUtc="2024-09-24T12:48:00Z"/>
                    </w:rPr>
                  </w:pPr>
                  <w:del w:id="9468" w:author="Lorenzo Fabbri" w:date="2024-09-24T14:48:00Z" w16du:dateUtc="2024-09-24T12:48:00Z">
                    <w:r w:rsidRPr="005A6AA3" w:rsidDel="00AE71EA">
                      <w:rPr>
                        <w:rFonts w:ascii="Calibri" w:hAnsi="Calibri"/>
                        <w:sz w:val="20"/>
                      </w:rPr>
                      <w:delText>0</w:delText>
                    </w:r>
                  </w:del>
                </w:p>
              </w:tc>
              <w:tc>
                <w:tcPr>
                  <w:tcW w:w="0" w:type="dxa"/>
                  <w:tcPrChange w:id="94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3B9121" w14:textId="40DABE4A" w:rsidR="00066508" w:rsidRPr="005A6AA3" w:rsidDel="00AE71EA" w:rsidRDefault="00000000">
                  <w:pPr>
                    <w:keepNext/>
                    <w:widowControl w:val="0"/>
                    <w:spacing w:after="60"/>
                    <w:jc w:val="center"/>
                    <w:rPr>
                      <w:del w:id="9470" w:author="Lorenzo Fabbri" w:date="2024-09-24T14:48:00Z" w16du:dateUtc="2024-09-24T12:48:00Z"/>
                    </w:rPr>
                  </w:pPr>
                  <w:del w:id="9471" w:author="Lorenzo Fabbri" w:date="2024-09-24T14:48:00Z" w16du:dateUtc="2024-09-24T12:48:00Z">
                    <w:r w:rsidRPr="005A6AA3" w:rsidDel="00AE71EA">
                      <w:rPr>
                        <w:rFonts w:ascii="Calibri" w:hAnsi="Calibri"/>
                        <w:sz w:val="20"/>
                      </w:rPr>
                      <w:delText>0</w:delText>
                    </w:r>
                  </w:del>
                </w:p>
              </w:tc>
            </w:tr>
            <w:tr w:rsidR="00066508" w:rsidRPr="005A6AA3" w:rsidDel="00AE71EA" w14:paraId="31FABA2E" w14:textId="4D0BA638" w:rsidTr="006C3DDD">
              <w:trPr>
                <w:del w:id="9472" w:author="Lorenzo Fabbri" w:date="2024-09-24T14:48:00Z"/>
                <w:trPrChange w:id="9473" w:author="Lorenzo Fabbri" w:date="2024-09-19T20:38:00Z" w16du:dateUtc="2024-09-19T18:38:00Z">
                  <w:trPr>
                    <w:gridBefore w:val="1"/>
                    <w:cantSplit/>
                    <w:jc w:val="center"/>
                  </w:trPr>
                </w:trPrChange>
              </w:trPr>
              <w:tc>
                <w:tcPr>
                  <w:tcW w:w="0" w:type="dxa"/>
                  <w:gridSpan w:val="8"/>
                  <w:tcPrChange w:id="9474" w:author="Lorenzo Fabbri" w:date="2024-09-19T20:38:00Z" w16du:dateUtc="2024-09-19T18:38:00Z">
                    <w:tcPr>
                      <w:tcW w:w="9143" w:type="dxa"/>
                      <w:gridSpan w:val="15"/>
                    </w:tcPr>
                  </w:tcPrChange>
                </w:tcPr>
                <w:p w14:paraId="3BFB47B5" w14:textId="76E1BC8F" w:rsidR="00066508" w:rsidRPr="005A6AA3" w:rsidDel="00AE71EA" w:rsidRDefault="00000000">
                  <w:pPr>
                    <w:keepNext/>
                    <w:widowControl w:val="0"/>
                    <w:spacing w:after="60"/>
                    <w:rPr>
                      <w:del w:id="9475" w:author="Lorenzo Fabbri" w:date="2024-09-24T14:48:00Z" w16du:dateUtc="2024-09-24T12:48:00Z"/>
                    </w:rPr>
                  </w:pPr>
                  <w:del w:id="9476"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Median (10%, IQR, 90%)</w:delText>
                    </w:r>
                  </w:del>
                </w:p>
              </w:tc>
            </w:tr>
          </w:tbl>
          <w:p w14:paraId="7AC53EDD" w14:textId="3293A5A7" w:rsidR="00066508" w:rsidRPr="005A6AA3" w:rsidDel="00AE71EA" w:rsidRDefault="00000000">
            <w:pPr>
              <w:pStyle w:val="ImageCaption"/>
              <w:widowControl w:val="0"/>
              <w:spacing w:before="200"/>
              <w:rPr>
                <w:del w:id="9477" w:author="Lorenzo Fabbri" w:date="2024-09-24T14:48:00Z" w16du:dateUtc="2024-09-24T12:48:00Z"/>
              </w:rPr>
            </w:pPr>
            <w:del w:id="9478" w:author="Lorenzo Fabbri" w:date="2024-09-24T14:48:00Z" w16du:dateUtc="2024-09-24T12:48:00Z">
              <w:r w:rsidRPr="005A6AA3" w:rsidDel="00AE71EA">
                <w:delText xml:space="preserve">Table </w:delText>
              </w:r>
            </w:del>
            <w:del w:id="9479" w:author="Lorenzo Fabbri" w:date="2024-09-24T11:06:00Z" w16du:dateUtc="2024-09-24T09:06:00Z">
              <w:r w:rsidRPr="005A6AA3" w:rsidDel="0020742D">
                <w:delText>S</w:delText>
              </w:r>
            </w:del>
            <w:del w:id="9480" w:author="Lorenzo Fabbri" w:date="2024-09-24T14:48:00Z" w16du:dateUtc="2024-09-24T12:48:00Z">
              <w:r w:rsidRPr="005A6AA3" w:rsidDel="00AE71EA">
                <w:delText>7</w:delText>
              </w:r>
            </w:del>
            <w:del w:id="9481" w:author="Lorenzo Fabbri" w:date="2024-09-19T18:30:00Z" w16du:dateUtc="2024-09-19T16:30:00Z">
              <w:r w:rsidRPr="005A6AA3" w:rsidDel="00A42D3A">
                <w:delText>:</w:delText>
              </w:r>
            </w:del>
            <w:del w:id="9482" w:author="Lorenzo Fabbri" w:date="2024-09-24T14:48:00Z" w16du:dateUtc="2024-09-24T12:48:00Z">
              <w:r w:rsidRPr="005A6AA3" w:rsidDel="00AE71EA">
                <w:delText xml:space="preserve"> </w:delText>
              </w:r>
              <w:r w:rsidRPr="005A6AA3" w:rsidDel="00AE71EA">
                <w:rPr>
                  <w:b/>
                  <w:bCs/>
                </w:rPr>
                <w:delText>Participants glucocorticosteroids concentrations, by cohort and overall (HELIX subcohort; 2013-2016).</w:delText>
              </w:r>
              <w:bookmarkEnd w:id="1713"/>
              <w:bookmarkEnd w:id="7963"/>
            </w:del>
          </w:p>
        </w:tc>
      </w:tr>
    </w:tbl>
    <w:p w14:paraId="18824663" w14:textId="67738A99" w:rsidR="00066508" w:rsidRPr="005A6AA3" w:rsidDel="00AE71EA" w:rsidRDefault="00000000">
      <w:pPr>
        <w:pStyle w:val="Heading2"/>
        <w:rPr>
          <w:del w:id="9483" w:author="Lorenzo Fabbri" w:date="2024-09-24T14:48:00Z" w16du:dateUtc="2024-09-24T12:48:00Z"/>
        </w:rPr>
      </w:pPr>
      <w:del w:id="9484" w:author="Lorenzo Fabbri" w:date="2024-09-24T14:45:00Z" w16du:dateUtc="2024-09-24T12:45:00Z">
        <w:r w:rsidRPr="005A6AA3" w:rsidDel="00386E56">
          <w:delText xml:space="preserve">11.2 </w:delText>
        </w:r>
      </w:del>
      <w:del w:id="9485" w:author="Lorenzo Fabbri" w:date="2024-09-24T14:48:00Z" w16du:dateUtc="2024-09-24T12:48:00Z">
        <w:r w:rsidRPr="005A6AA3" w:rsidDel="00AE71EA">
          <w:delText>Tables for main results</w:delText>
        </w:r>
      </w:del>
    </w:p>
    <w:p w14:paraId="58D30693" w14:textId="46EB9B9E" w:rsidR="00066508" w:rsidRPr="005A6AA3" w:rsidDel="00AE71EA" w:rsidRDefault="00000000">
      <w:pPr>
        <w:pStyle w:val="Heading3"/>
        <w:rPr>
          <w:del w:id="9486" w:author="Lorenzo Fabbri" w:date="2024-09-24T14:48:00Z" w16du:dateUtc="2024-09-24T12:48:00Z"/>
        </w:rPr>
      </w:pPr>
      <w:bookmarkStart w:id="9487" w:name="balancing-weights-sample-sizes"/>
      <w:del w:id="9488" w:author="Lorenzo Fabbri" w:date="2024-09-24T14:45:00Z" w16du:dateUtc="2024-09-24T12:45:00Z">
        <w:r w:rsidRPr="005A6AA3" w:rsidDel="00386E56">
          <w:delText xml:space="preserve">11.2.1 </w:delText>
        </w:r>
      </w:del>
      <w:del w:id="9489" w:author="Lorenzo Fabbri" w:date="2024-09-24T14:48:00Z" w16du:dateUtc="2024-09-24T12:48:00Z">
        <w:r w:rsidRPr="005A6AA3" w:rsidDel="00AE71EA">
          <w:delText>Balancing weights: sample sizes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070249C7" w14:textId="649F6B03" w:rsidTr="00066508">
        <w:trPr>
          <w:del w:id="9490" w:author="Lorenzo Fabbri" w:date="2024-09-24T14:48:00Z"/>
        </w:trPr>
        <w:tc>
          <w:tcPr>
            <w:tcW w:w="9360" w:type="dxa"/>
          </w:tcPr>
          <w:tbl>
            <w:tblPr>
              <w:tblStyle w:val="ListTable6Colorful"/>
              <w:tblW w:w="5000" w:type="pct"/>
              <w:tblLayout w:type="fixed"/>
              <w:tblLook w:val="0600" w:firstRow="0" w:lastRow="0" w:firstColumn="0" w:lastColumn="0" w:noHBand="1" w:noVBand="1"/>
              <w:tblPrChange w:id="9491"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2888"/>
              <w:gridCol w:w="3456"/>
              <w:gridCol w:w="3016"/>
              <w:tblGridChange w:id="9492">
                <w:tblGrid>
                  <w:gridCol w:w="56"/>
                  <w:gridCol w:w="2832"/>
                  <w:gridCol w:w="282"/>
                  <w:gridCol w:w="3115"/>
                  <w:gridCol w:w="59"/>
                  <w:gridCol w:w="3016"/>
                  <w:gridCol w:w="40"/>
                </w:tblGrid>
              </w:tblGridChange>
            </w:tblGrid>
            <w:tr w:rsidR="00066508" w:rsidRPr="005A6AA3" w:rsidDel="00AE71EA" w14:paraId="7FA8B97C" w14:textId="33C97DBE" w:rsidTr="006C3DDD">
              <w:trPr>
                <w:del w:id="9493" w:author="Lorenzo Fabbri" w:date="2024-09-24T14:48:00Z"/>
                <w:trPrChange w:id="9494" w:author="Lorenzo Fabbri" w:date="2024-09-19T20:39:00Z" w16du:dateUtc="2024-09-19T18:39:00Z">
                  <w:trPr>
                    <w:gridBefore w:val="1"/>
                    <w:cantSplit/>
                    <w:tblHeader/>
                    <w:jc w:val="center"/>
                  </w:trPr>
                </w:trPrChange>
              </w:trPr>
              <w:tc>
                <w:tcPr>
                  <w:tcW w:w="0" w:type="dxa"/>
                  <w:tcPrChange w:id="9495"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32B0219A" w14:textId="28049D04" w:rsidR="00066508" w:rsidRPr="005A6AA3" w:rsidDel="00AE71EA" w:rsidRDefault="00000000">
                  <w:pPr>
                    <w:keepNext/>
                    <w:widowControl w:val="0"/>
                    <w:spacing w:after="60"/>
                    <w:rPr>
                      <w:del w:id="9496" w:author="Lorenzo Fabbri" w:date="2024-09-24T14:48:00Z" w16du:dateUtc="2024-09-24T12:48:00Z"/>
                    </w:rPr>
                  </w:pPr>
                  <w:bookmarkStart w:id="9497" w:name="supptbl-balance-1"/>
                  <w:del w:id="9498" w:author="Lorenzo Fabbri" w:date="2024-09-24T14:48:00Z" w16du:dateUtc="2024-09-24T12:48:00Z">
                    <w:r w:rsidRPr="005A6AA3" w:rsidDel="00AE71EA">
                      <w:rPr>
                        <w:rFonts w:ascii="Calibri" w:hAnsi="Calibri"/>
                        <w:sz w:val="20"/>
                      </w:rPr>
                      <w:delText>Exposure</w:delText>
                    </w:r>
                  </w:del>
                </w:p>
              </w:tc>
              <w:tc>
                <w:tcPr>
                  <w:tcW w:w="0" w:type="dxa"/>
                  <w:tcPrChange w:id="9499" w:author="Lorenzo Fabbri" w:date="2024-09-19T20:39:00Z" w16du:dateUtc="2024-09-19T18:39:00Z">
                    <w:tcPr>
                      <w:tcW w:w="3048" w:type="dxa"/>
                      <w:tcBorders>
                        <w:top w:val="single" w:sz="16" w:space="0" w:color="D3D3D3"/>
                        <w:bottom w:val="single" w:sz="16" w:space="0" w:color="D3D3D3"/>
                      </w:tcBorders>
                    </w:tcPr>
                  </w:tcPrChange>
                </w:tcPr>
                <w:p w14:paraId="2A05CF83" w14:textId="625ED465" w:rsidR="00066508" w:rsidRPr="005A6AA3" w:rsidDel="00AE71EA" w:rsidRDefault="00000000">
                  <w:pPr>
                    <w:keepNext/>
                    <w:widowControl w:val="0"/>
                    <w:spacing w:after="60"/>
                    <w:jc w:val="right"/>
                    <w:rPr>
                      <w:del w:id="9500" w:author="Lorenzo Fabbri" w:date="2024-09-24T14:48:00Z" w16du:dateUtc="2024-09-24T12:48:00Z"/>
                    </w:rPr>
                  </w:pPr>
                  <w:del w:id="9501" w:author="Lorenzo Fabbri" w:date="2024-09-24T14:48:00Z" w16du:dateUtc="2024-09-24T12:48:00Z">
                    <w:r w:rsidRPr="005A6AA3" w:rsidDel="00AE71EA">
                      <w:rPr>
                        <w:rFonts w:ascii="Calibri" w:hAnsi="Calibri"/>
                        <w:sz w:val="20"/>
                      </w:rPr>
                      <w:delText>Unadjusted</w:delText>
                    </w:r>
                  </w:del>
                </w:p>
              </w:tc>
              <w:tc>
                <w:tcPr>
                  <w:tcW w:w="0" w:type="dxa"/>
                  <w:tcPrChange w:id="9502"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3BF6A1C4" w14:textId="425E3950" w:rsidR="00066508" w:rsidRPr="005A6AA3" w:rsidDel="00AE71EA" w:rsidRDefault="00000000">
                  <w:pPr>
                    <w:keepNext/>
                    <w:widowControl w:val="0"/>
                    <w:spacing w:after="60"/>
                    <w:jc w:val="right"/>
                    <w:rPr>
                      <w:del w:id="9503" w:author="Lorenzo Fabbri" w:date="2024-09-24T14:48:00Z" w16du:dateUtc="2024-09-24T12:48:00Z"/>
                    </w:rPr>
                  </w:pPr>
                  <w:del w:id="9504" w:author="Lorenzo Fabbri" w:date="2024-09-24T14:48:00Z" w16du:dateUtc="2024-09-24T12:48:00Z">
                    <w:r w:rsidRPr="005A6AA3" w:rsidDel="00AE71EA">
                      <w:rPr>
                        <w:rFonts w:ascii="Calibri" w:hAnsi="Calibri"/>
                        <w:sz w:val="20"/>
                      </w:rPr>
                      <w:delText>Adjusted</w:delText>
                    </w:r>
                    <w:r w:rsidRPr="005A6AA3" w:rsidDel="00AE71EA">
                      <w:rPr>
                        <w:rFonts w:ascii="Calibri" w:hAnsi="Calibri"/>
                        <w:i/>
                        <w:sz w:val="20"/>
                        <w:vertAlign w:val="superscript"/>
                      </w:rPr>
                      <w:delText>a</w:delText>
                    </w:r>
                  </w:del>
                </w:p>
              </w:tc>
            </w:tr>
            <w:tr w:rsidR="00066508" w:rsidRPr="005A6AA3" w:rsidDel="00AE71EA" w14:paraId="798DA17A" w14:textId="027738CB" w:rsidTr="006C3DDD">
              <w:trPr>
                <w:del w:id="9505" w:author="Lorenzo Fabbri" w:date="2024-09-24T14:48:00Z"/>
                <w:trPrChange w:id="9506" w:author="Lorenzo Fabbri" w:date="2024-09-19T20:39:00Z" w16du:dateUtc="2024-09-19T18:39:00Z">
                  <w:trPr>
                    <w:gridBefore w:val="1"/>
                    <w:cantSplit/>
                    <w:jc w:val="center"/>
                  </w:trPr>
                </w:trPrChange>
              </w:trPr>
              <w:tc>
                <w:tcPr>
                  <w:tcW w:w="0" w:type="dxa"/>
                  <w:gridSpan w:val="3"/>
                  <w:tcPrChange w:id="9507"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06E0CFB9" w14:textId="45B9C2E9" w:rsidR="00066508" w:rsidRPr="005A6AA3" w:rsidDel="00AE71EA" w:rsidRDefault="00000000">
                  <w:pPr>
                    <w:keepNext/>
                    <w:widowControl w:val="0"/>
                    <w:spacing w:after="60"/>
                    <w:rPr>
                      <w:del w:id="9508" w:author="Lorenzo Fabbri" w:date="2024-09-24T14:48:00Z" w16du:dateUtc="2024-09-24T12:48:00Z"/>
                    </w:rPr>
                  </w:pPr>
                  <w:del w:id="9509" w:author="Lorenzo Fabbri" w:date="2024-09-24T14:48:00Z" w16du:dateUtc="2024-09-24T12:48:00Z">
                    <w:r w:rsidRPr="005A6AA3" w:rsidDel="00AE71EA">
                      <w:rPr>
                        <w:rFonts w:ascii="Calibri" w:hAnsi="Calibri"/>
                        <w:b/>
                        <w:sz w:val="20"/>
                      </w:rPr>
                      <w:delText>Phenols</w:delText>
                    </w:r>
                  </w:del>
                </w:p>
              </w:tc>
            </w:tr>
            <w:tr w:rsidR="00066508" w:rsidRPr="005A6AA3" w:rsidDel="00AE71EA" w14:paraId="2CA7466D" w14:textId="1E3B81B5" w:rsidTr="006C3DDD">
              <w:trPr>
                <w:del w:id="9510" w:author="Lorenzo Fabbri" w:date="2024-09-24T14:48:00Z"/>
                <w:trPrChange w:id="9511" w:author="Lorenzo Fabbri" w:date="2024-09-19T20:39:00Z" w16du:dateUtc="2024-09-19T18:39:00Z">
                  <w:trPr>
                    <w:gridBefore w:val="1"/>
                    <w:cantSplit/>
                    <w:jc w:val="center"/>
                  </w:trPr>
                </w:trPrChange>
              </w:trPr>
              <w:tc>
                <w:tcPr>
                  <w:tcW w:w="0" w:type="dxa"/>
                  <w:tcPrChange w:id="951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78CB24" w14:textId="1C32B88C" w:rsidR="00066508" w:rsidRPr="005A6AA3" w:rsidDel="00AE71EA" w:rsidRDefault="00000000">
                  <w:pPr>
                    <w:keepNext/>
                    <w:widowControl w:val="0"/>
                    <w:spacing w:after="60"/>
                    <w:rPr>
                      <w:del w:id="9513" w:author="Lorenzo Fabbri" w:date="2024-09-24T14:48:00Z" w16du:dateUtc="2024-09-24T12:48:00Z"/>
                    </w:rPr>
                  </w:pPr>
                  <w:del w:id="9514" w:author="Lorenzo Fabbri" w:date="2024-09-24T14:48:00Z" w16du:dateUtc="2024-09-24T12:48:00Z">
                    <w:r w:rsidRPr="005A6AA3" w:rsidDel="00AE71EA">
                      <w:rPr>
                        <w:rFonts w:ascii="Calibri" w:hAnsi="Calibri"/>
                        <w:sz w:val="20"/>
                      </w:rPr>
                      <w:delText>ETPA</w:delText>
                    </w:r>
                  </w:del>
                </w:p>
              </w:tc>
              <w:tc>
                <w:tcPr>
                  <w:tcW w:w="0" w:type="dxa"/>
                  <w:tcPrChange w:id="951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160DA7" w14:textId="5704BE2F" w:rsidR="00066508" w:rsidRPr="005A6AA3" w:rsidDel="00AE71EA" w:rsidRDefault="00000000">
                  <w:pPr>
                    <w:keepNext/>
                    <w:widowControl w:val="0"/>
                    <w:spacing w:after="60"/>
                    <w:jc w:val="right"/>
                    <w:rPr>
                      <w:del w:id="9516" w:author="Lorenzo Fabbri" w:date="2024-09-24T14:48:00Z" w16du:dateUtc="2024-09-24T12:48:00Z"/>
                    </w:rPr>
                  </w:pPr>
                  <w:del w:id="9517" w:author="Lorenzo Fabbri" w:date="2024-09-24T14:48:00Z" w16du:dateUtc="2024-09-24T12:48:00Z">
                    <w:r w:rsidRPr="005A6AA3" w:rsidDel="00AE71EA">
                      <w:rPr>
                        <w:rFonts w:ascii="Calibri" w:hAnsi="Calibri"/>
                        <w:sz w:val="20"/>
                      </w:rPr>
                      <w:delText>1,297</w:delText>
                    </w:r>
                  </w:del>
                </w:p>
              </w:tc>
              <w:tc>
                <w:tcPr>
                  <w:tcW w:w="0" w:type="dxa"/>
                  <w:tcPrChange w:id="951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1696E2" w14:textId="7D0404DD" w:rsidR="00066508" w:rsidRPr="005A6AA3" w:rsidDel="00AE71EA" w:rsidRDefault="00000000">
                  <w:pPr>
                    <w:keepNext/>
                    <w:widowControl w:val="0"/>
                    <w:spacing w:after="60"/>
                    <w:jc w:val="right"/>
                    <w:rPr>
                      <w:del w:id="9519" w:author="Lorenzo Fabbri" w:date="2024-09-24T14:48:00Z" w16du:dateUtc="2024-09-24T12:48:00Z"/>
                    </w:rPr>
                  </w:pPr>
                  <w:del w:id="9520" w:author="Lorenzo Fabbri" w:date="2024-09-24T14:48:00Z" w16du:dateUtc="2024-09-24T12:48:00Z">
                    <w:r w:rsidRPr="005A6AA3" w:rsidDel="00AE71EA">
                      <w:rPr>
                        <w:rFonts w:ascii="Calibri" w:hAnsi="Calibri"/>
                        <w:sz w:val="20"/>
                      </w:rPr>
                      <w:delText>1,289</w:delText>
                    </w:r>
                  </w:del>
                </w:p>
              </w:tc>
            </w:tr>
            <w:tr w:rsidR="00066508" w:rsidRPr="005A6AA3" w:rsidDel="00AE71EA" w14:paraId="5FB0B4D5" w14:textId="47E5360A" w:rsidTr="006C3DDD">
              <w:trPr>
                <w:del w:id="9521" w:author="Lorenzo Fabbri" w:date="2024-09-24T14:48:00Z"/>
                <w:trPrChange w:id="9522" w:author="Lorenzo Fabbri" w:date="2024-09-19T20:39:00Z" w16du:dateUtc="2024-09-19T18:39:00Z">
                  <w:trPr>
                    <w:gridBefore w:val="1"/>
                    <w:cantSplit/>
                    <w:jc w:val="center"/>
                  </w:trPr>
                </w:trPrChange>
              </w:trPr>
              <w:tc>
                <w:tcPr>
                  <w:tcW w:w="0" w:type="dxa"/>
                  <w:tcPrChange w:id="952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4593D9" w14:textId="4C6A1261" w:rsidR="00066508" w:rsidRPr="005A6AA3" w:rsidDel="00AE71EA" w:rsidRDefault="00000000">
                  <w:pPr>
                    <w:keepNext/>
                    <w:widowControl w:val="0"/>
                    <w:spacing w:after="60"/>
                    <w:rPr>
                      <w:del w:id="9524" w:author="Lorenzo Fabbri" w:date="2024-09-24T14:48:00Z" w16du:dateUtc="2024-09-24T12:48:00Z"/>
                    </w:rPr>
                  </w:pPr>
                  <w:del w:id="9525" w:author="Lorenzo Fabbri" w:date="2024-09-24T14:48:00Z" w16du:dateUtc="2024-09-24T12:48:00Z">
                    <w:r w:rsidRPr="005A6AA3" w:rsidDel="00AE71EA">
                      <w:rPr>
                        <w:rFonts w:ascii="Calibri" w:hAnsi="Calibri"/>
                        <w:sz w:val="20"/>
                      </w:rPr>
                      <w:delText>OXBE</w:delText>
                    </w:r>
                  </w:del>
                </w:p>
              </w:tc>
              <w:tc>
                <w:tcPr>
                  <w:tcW w:w="0" w:type="dxa"/>
                  <w:tcPrChange w:id="952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45B3EB" w14:textId="43970F4C" w:rsidR="00066508" w:rsidRPr="005A6AA3" w:rsidDel="00AE71EA" w:rsidRDefault="00000000">
                  <w:pPr>
                    <w:keepNext/>
                    <w:widowControl w:val="0"/>
                    <w:spacing w:after="60"/>
                    <w:jc w:val="right"/>
                    <w:rPr>
                      <w:del w:id="9527" w:author="Lorenzo Fabbri" w:date="2024-09-24T14:48:00Z" w16du:dateUtc="2024-09-24T12:48:00Z"/>
                    </w:rPr>
                  </w:pPr>
                  <w:del w:id="9528" w:author="Lorenzo Fabbri" w:date="2024-09-24T14:48:00Z" w16du:dateUtc="2024-09-24T12:48:00Z">
                    <w:r w:rsidRPr="005A6AA3" w:rsidDel="00AE71EA">
                      <w:rPr>
                        <w:rFonts w:ascii="Calibri" w:hAnsi="Calibri"/>
                        <w:sz w:val="20"/>
                      </w:rPr>
                      <w:delText>1,297</w:delText>
                    </w:r>
                  </w:del>
                </w:p>
              </w:tc>
              <w:tc>
                <w:tcPr>
                  <w:tcW w:w="0" w:type="dxa"/>
                  <w:tcPrChange w:id="952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D13E7CE" w14:textId="53D906C2" w:rsidR="00066508" w:rsidRPr="005A6AA3" w:rsidDel="00AE71EA" w:rsidRDefault="00000000">
                  <w:pPr>
                    <w:keepNext/>
                    <w:widowControl w:val="0"/>
                    <w:spacing w:after="60"/>
                    <w:jc w:val="right"/>
                    <w:rPr>
                      <w:del w:id="9530" w:author="Lorenzo Fabbri" w:date="2024-09-24T14:48:00Z" w16du:dateUtc="2024-09-24T12:48:00Z"/>
                    </w:rPr>
                  </w:pPr>
                  <w:del w:id="9531" w:author="Lorenzo Fabbri" w:date="2024-09-24T14:48:00Z" w16du:dateUtc="2024-09-24T12:48:00Z">
                    <w:r w:rsidRPr="005A6AA3" w:rsidDel="00AE71EA">
                      <w:rPr>
                        <w:rFonts w:ascii="Calibri" w:hAnsi="Calibri"/>
                        <w:sz w:val="20"/>
                      </w:rPr>
                      <w:delText>1,277</w:delText>
                    </w:r>
                  </w:del>
                </w:p>
              </w:tc>
            </w:tr>
            <w:tr w:rsidR="00066508" w:rsidRPr="005A6AA3" w:rsidDel="00AE71EA" w14:paraId="43653170" w14:textId="7F48AC7C" w:rsidTr="006C3DDD">
              <w:trPr>
                <w:del w:id="9532" w:author="Lorenzo Fabbri" w:date="2024-09-24T14:48:00Z"/>
                <w:trPrChange w:id="9533" w:author="Lorenzo Fabbri" w:date="2024-09-19T20:39:00Z" w16du:dateUtc="2024-09-19T18:39:00Z">
                  <w:trPr>
                    <w:gridBefore w:val="1"/>
                    <w:cantSplit/>
                    <w:jc w:val="center"/>
                  </w:trPr>
                </w:trPrChange>
              </w:trPr>
              <w:tc>
                <w:tcPr>
                  <w:tcW w:w="0" w:type="dxa"/>
                  <w:tcPrChange w:id="953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91637E8" w14:textId="06580F05" w:rsidR="00066508" w:rsidRPr="005A6AA3" w:rsidDel="00AE71EA" w:rsidRDefault="00000000">
                  <w:pPr>
                    <w:keepNext/>
                    <w:widowControl w:val="0"/>
                    <w:spacing w:after="60"/>
                    <w:rPr>
                      <w:del w:id="9535" w:author="Lorenzo Fabbri" w:date="2024-09-24T14:48:00Z" w16du:dateUtc="2024-09-24T12:48:00Z"/>
                    </w:rPr>
                  </w:pPr>
                  <w:del w:id="9536" w:author="Lorenzo Fabbri" w:date="2024-09-24T14:48:00Z" w16du:dateUtc="2024-09-24T12:48:00Z">
                    <w:r w:rsidRPr="005A6AA3" w:rsidDel="00AE71EA">
                      <w:rPr>
                        <w:rFonts w:ascii="Calibri" w:hAnsi="Calibri"/>
                        <w:sz w:val="20"/>
                      </w:rPr>
                      <w:delText>BUPA</w:delText>
                    </w:r>
                  </w:del>
                </w:p>
              </w:tc>
              <w:tc>
                <w:tcPr>
                  <w:tcW w:w="0" w:type="dxa"/>
                  <w:tcPrChange w:id="953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46B81AC" w14:textId="1F0CA85C" w:rsidR="00066508" w:rsidRPr="005A6AA3" w:rsidDel="00AE71EA" w:rsidRDefault="00000000">
                  <w:pPr>
                    <w:keepNext/>
                    <w:widowControl w:val="0"/>
                    <w:spacing w:after="60"/>
                    <w:jc w:val="right"/>
                    <w:rPr>
                      <w:del w:id="9538" w:author="Lorenzo Fabbri" w:date="2024-09-24T14:48:00Z" w16du:dateUtc="2024-09-24T12:48:00Z"/>
                    </w:rPr>
                  </w:pPr>
                  <w:del w:id="9539" w:author="Lorenzo Fabbri" w:date="2024-09-24T14:48:00Z" w16du:dateUtc="2024-09-24T12:48:00Z">
                    <w:r w:rsidRPr="005A6AA3" w:rsidDel="00AE71EA">
                      <w:rPr>
                        <w:rFonts w:ascii="Calibri" w:hAnsi="Calibri"/>
                        <w:sz w:val="20"/>
                      </w:rPr>
                      <w:delText>1,297</w:delText>
                    </w:r>
                  </w:del>
                </w:p>
              </w:tc>
              <w:tc>
                <w:tcPr>
                  <w:tcW w:w="0" w:type="dxa"/>
                  <w:tcPrChange w:id="954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B5A546A" w14:textId="72AA032C" w:rsidR="00066508" w:rsidRPr="005A6AA3" w:rsidDel="00AE71EA" w:rsidRDefault="00000000">
                  <w:pPr>
                    <w:keepNext/>
                    <w:widowControl w:val="0"/>
                    <w:spacing w:after="60"/>
                    <w:jc w:val="right"/>
                    <w:rPr>
                      <w:del w:id="9541" w:author="Lorenzo Fabbri" w:date="2024-09-24T14:48:00Z" w16du:dateUtc="2024-09-24T12:48:00Z"/>
                    </w:rPr>
                  </w:pPr>
                  <w:del w:id="9542" w:author="Lorenzo Fabbri" w:date="2024-09-24T14:48:00Z" w16du:dateUtc="2024-09-24T12:48:00Z">
                    <w:r w:rsidRPr="005A6AA3" w:rsidDel="00AE71EA">
                      <w:rPr>
                        <w:rFonts w:ascii="Calibri" w:hAnsi="Calibri"/>
                        <w:sz w:val="20"/>
                      </w:rPr>
                      <w:delText>1,276</w:delText>
                    </w:r>
                  </w:del>
                </w:p>
              </w:tc>
            </w:tr>
            <w:tr w:rsidR="00066508" w:rsidRPr="005A6AA3" w:rsidDel="00AE71EA" w14:paraId="4B7A3BED" w14:textId="363D0E2C" w:rsidTr="006C3DDD">
              <w:trPr>
                <w:del w:id="9543" w:author="Lorenzo Fabbri" w:date="2024-09-24T14:48:00Z"/>
                <w:trPrChange w:id="9544" w:author="Lorenzo Fabbri" w:date="2024-09-19T20:39:00Z" w16du:dateUtc="2024-09-19T18:39:00Z">
                  <w:trPr>
                    <w:gridBefore w:val="1"/>
                    <w:cantSplit/>
                    <w:jc w:val="center"/>
                  </w:trPr>
                </w:trPrChange>
              </w:trPr>
              <w:tc>
                <w:tcPr>
                  <w:tcW w:w="0" w:type="dxa"/>
                  <w:tcPrChange w:id="954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2661BE" w14:textId="12288572" w:rsidR="00066508" w:rsidRPr="005A6AA3" w:rsidDel="00AE71EA" w:rsidRDefault="00000000">
                  <w:pPr>
                    <w:keepNext/>
                    <w:widowControl w:val="0"/>
                    <w:spacing w:after="60"/>
                    <w:rPr>
                      <w:del w:id="9546" w:author="Lorenzo Fabbri" w:date="2024-09-24T14:48:00Z" w16du:dateUtc="2024-09-24T12:48:00Z"/>
                    </w:rPr>
                  </w:pPr>
                  <w:del w:id="9547" w:author="Lorenzo Fabbri" w:date="2024-09-24T14:48:00Z" w16du:dateUtc="2024-09-24T12:48:00Z">
                    <w:r w:rsidRPr="005A6AA3" w:rsidDel="00AE71EA">
                      <w:rPr>
                        <w:rFonts w:ascii="Calibri" w:hAnsi="Calibri"/>
                        <w:sz w:val="20"/>
                      </w:rPr>
                      <w:delText>PRPA</w:delText>
                    </w:r>
                  </w:del>
                </w:p>
              </w:tc>
              <w:tc>
                <w:tcPr>
                  <w:tcW w:w="0" w:type="dxa"/>
                  <w:tcPrChange w:id="954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7807784" w14:textId="4A1C15B2" w:rsidR="00066508" w:rsidRPr="005A6AA3" w:rsidDel="00AE71EA" w:rsidRDefault="00000000">
                  <w:pPr>
                    <w:keepNext/>
                    <w:widowControl w:val="0"/>
                    <w:spacing w:after="60"/>
                    <w:jc w:val="right"/>
                    <w:rPr>
                      <w:del w:id="9549" w:author="Lorenzo Fabbri" w:date="2024-09-24T14:48:00Z" w16du:dateUtc="2024-09-24T12:48:00Z"/>
                    </w:rPr>
                  </w:pPr>
                  <w:del w:id="9550" w:author="Lorenzo Fabbri" w:date="2024-09-24T14:48:00Z" w16du:dateUtc="2024-09-24T12:48:00Z">
                    <w:r w:rsidRPr="005A6AA3" w:rsidDel="00AE71EA">
                      <w:rPr>
                        <w:rFonts w:ascii="Calibri" w:hAnsi="Calibri"/>
                        <w:sz w:val="20"/>
                      </w:rPr>
                      <w:delText>1,297</w:delText>
                    </w:r>
                  </w:del>
                </w:p>
              </w:tc>
              <w:tc>
                <w:tcPr>
                  <w:tcW w:w="0" w:type="dxa"/>
                  <w:tcPrChange w:id="955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675ACFC" w14:textId="6C4F38A5" w:rsidR="00066508" w:rsidRPr="005A6AA3" w:rsidDel="00AE71EA" w:rsidRDefault="00000000">
                  <w:pPr>
                    <w:keepNext/>
                    <w:widowControl w:val="0"/>
                    <w:spacing w:after="60"/>
                    <w:jc w:val="right"/>
                    <w:rPr>
                      <w:del w:id="9552" w:author="Lorenzo Fabbri" w:date="2024-09-24T14:48:00Z" w16du:dateUtc="2024-09-24T12:48:00Z"/>
                    </w:rPr>
                  </w:pPr>
                  <w:del w:id="9553" w:author="Lorenzo Fabbri" w:date="2024-09-24T14:48:00Z" w16du:dateUtc="2024-09-24T12:48:00Z">
                    <w:r w:rsidRPr="005A6AA3" w:rsidDel="00AE71EA">
                      <w:rPr>
                        <w:rFonts w:ascii="Calibri" w:hAnsi="Calibri"/>
                        <w:sz w:val="20"/>
                      </w:rPr>
                      <w:delText>1,275</w:delText>
                    </w:r>
                  </w:del>
                </w:p>
              </w:tc>
            </w:tr>
            <w:tr w:rsidR="00066508" w:rsidRPr="005A6AA3" w:rsidDel="00AE71EA" w14:paraId="74BDB2A0" w14:textId="1E1998B9" w:rsidTr="006C3DDD">
              <w:trPr>
                <w:del w:id="9554" w:author="Lorenzo Fabbri" w:date="2024-09-24T14:48:00Z"/>
                <w:trPrChange w:id="9555" w:author="Lorenzo Fabbri" w:date="2024-09-19T20:39:00Z" w16du:dateUtc="2024-09-19T18:39:00Z">
                  <w:trPr>
                    <w:gridBefore w:val="1"/>
                    <w:cantSplit/>
                    <w:jc w:val="center"/>
                  </w:trPr>
                </w:trPrChange>
              </w:trPr>
              <w:tc>
                <w:tcPr>
                  <w:tcW w:w="0" w:type="dxa"/>
                  <w:tcPrChange w:id="955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B59E105" w14:textId="703430B8" w:rsidR="00066508" w:rsidRPr="005A6AA3" w:rsidDel="00AE71EA" w:rsidRDefault="00000000">
                  <w:pPr>
                    <w:keepNext/>
                    <w:widowControl w:val="0"/>
                    <w:spacing w:after="60"/>
                    <w:rPr>
                      <w:del w:id="9557" w:author="Lorenzo Fabbri" w:date="2024-09-24T14:48:00Z" w16du:dateUtc="2024-09-24T12:48:00Z"/>
                    </w:rPr>
                  </w:pPr>
                  <w:del w:id="9558" w:author="Lorenzo Fabbri" w:date="2024-09-24T14:48:00Z" w16du:dateUtc="2024-09-24T12:48:00Z">
                    <w:r w:rsidRPr="005A6AA3" w:rsidDel="00AE71EA">
                      <w:rPr>
                        <w:rFonts w:ascii="Calibri" w:hAnsi="Calibri"/>
                        <w:sz w:val="20"/>
                      </w:rPr>
                      <w:delText>MEPA</w:delText>
                    </w:r>
                  </w:del>
                </w:p>
              </w:tc>
              <w:tc>
                <w:tcPr>
                  <w:tcW w:w="0" w:type="dxa"/>
                  <w:tcPrChange w:id="955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21A4234" w14:textId="6A506B6C" w:rsidR="00066508" w:rsidRPr="005A6AA3" w:rsidDel="00AE71EA" w:rsidRDefault="00000000">
                  <w:pPr>
                    <w:keepNext/>
                    <w:widowControl w:val="0"/>
                    <w:spacing w:after="60"/>
                    <w:jc w:val="right"/>
                    <w:rPr>
                      <w:del w:id="9560" w:author="Lorenzo Fabbri" w:date="2024-09-24T14:48:00Z" w16du:dateUtc="2024-09-24T12:48:00Z"/>
                    </w:rPr>
                  </w:pPr>
                  <w:del w:id="9561" w:author="Lorenzo Fabbri" w:date="2024-09-24T14:48:00Z" w16du:dateUtc="2024-09-24T12:48:00Z">
                    <w:r w:rsidRPr="005A6AA3" w:rsidDel="00AE71EA">
                      <w:rPr>
                        <w:rFonts w:ascii="Calibri" w:hAnsi="Calibri"/>
                        <w:sz w:val="20"/>
                      </w:rPr>
                      <w:delText>1,297</w:delText>
                    </w:r>
                  </w:del>
                </w:p>
              </w:tc>
              <w:tc>
                <w:tcPr>
                  <w:tcW w:w="0" w:type="dxa"/>
                  <w:tcPrChange w:id="956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46A8003" w14:textId="72BB7F8F" w:rsidR="00066508" w:rsidRPr="005A6AA3" w:rsidDel="00AE71EA" w:rsidRDefault="00000000">
                  <w:pPr>
                    <w:keepNext/>
                    <w:widowControl w:val="0"/>
                    <w:spacing w:after="60"/>
                    <w:jc w:val="right"/>
                    <w:rPr>
                      <w:del w:id="9563" w:author="Lorenzo Fabbri" w:date="2024-09-24T14:48:00Z" w16du:dateUtc="2024-09-24T12:48:00Z"/>
                    </w:rPr>
                  </w:pPr>
                  <w:del w:id="9564" w:author="Lorenzo Fabbri" w:date="2024-09-24T14:48:00Z" w16du:dateUtc="2024-09-24T12:48:00Z">
                    <w:r w:rsidRPr="005A6AA3" w:rsidDel="00AE71EA">
                      <w:rPr>
                        <w:rFonts w:ascii="Calibri" w:hAnsi="Calibri"/>
                        <w:sz w:val="20"/>
                      </w:rPr>
                      <w:delText>1,266</w:delText>
                    </w:r>
                  </w:del>
                </w:p>
              </w:tc>
            </w:tr>
            <w:tr w:rsidR="00066508" w:rsidRPr="005A6AA3" w:rsidDel="00AE71EA" w14:paraId="093B7E61" w14:textId="258637B6" w:rsidTr="006C3DDD">
              <w:trPr>
                <w:del w:id="9565" w:author="Lorenzo Fabbri" w:date="2024-09-24T14:48:00Z"/>
                <w:trPrChange w:id="9566" w:author="Lorenzo Fabbri" w:date="2024-09-19T20:39:00Z" w16du:dateUtc="2024-09-19T18:39:00Z">
                  <w:trPr>
                    <w:gridBefore w:val="1"/>
                    <w:cantSplit/>
                    <w:jc w:val="center"/>
                  </w:trPr>
                </w:trPrChange>
              </w:trPr>
              <w:tc>
                <w:tcPr>
                  <w:tcW w:w="0" w:type="dxa"/>
                  <w:tcPrChange w:id="956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7AA587" w14:textId="68F21673" w:rsidR="00066508" w:rsidRPr="005A6AA3" w:rsidDel="00AE71EA" w:rsidRDefault="00000000">
                  <w:pPr>
                    <w:keepNext/>
                    <w:widowControl w:val="0"/>
                    <w:spacing w:after="60"/>
                    <w:rPr>
                      <w:del w:id="9568" w:author="Lorenzo Fabbri" w:date="2024-09-24T14:48:00Z" w16du:dateUtc="2024-09-24T12:48:00Z"/>
                    </w:rPr>
                  </w:pPr>
                  <w:del w:id="9569" w:author="Lorenzo Fabbri" w:date="2024-09-24T14:48:00Z" w16du:dateUtc="2024-09-24T12:48:00Z">
                    <w:r w:rsidRPr="005A6AA3" w:rsidDel="00AE71EA">
                      <w:rPr>
                        <w:rFonts w:ascii="Calibri" w:hAnsi="Calibri"/>
                        <w:sz w:val="20"/>
                      </w:rPr>
                      <w:delText>TRCS</w:delText>
                    </w:r>
                  </w:del>
                </w:p>
              </w:tc>
              <w:tc>
                <w:tcPr>
                  <w:tcW w:w="0" w:type="dxa"/>
                  <w:tcPrChange w:id="957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2CFA31" w14:textId="7A6F78CE" w:rsidR="00066508" w:rsidRPr="005A6AA3" w:rsidDel="00AE71EA" w:rsidRDefault="00000000">
                  <w:pPr>
                    <w:keepNext/>
                    <w:widowControl w:val="0"/>
                    <w:spacing w:after="60"/>
                    <w:jc w:val="right"/>
                    <w:rPr>
                      <w:del w:id="9571" w:author="Lorenzo Fabbri" w:date="2024-09-24T14:48:00Z" w16du:dateUtc="2024-09-24T12:48:00Z"/>
                    </w:rPr>
                  </w:pPr>
                  <w:del w:id="9572" w:author="Lorenzo Fabbri" w:date="2024-09-24T14:48:00Z" w16du:dateUtc="2024-09-24T12:48:00Z">
                    <w:r w:rsidRPr="005A6AA3" w:rsidDel="00AE71EA">
                      <w:rPr>
                        <w:rFonts w:ascii="Calibri" w:hAnsi="Calibri"/>
                        <w:sz w:val="20"/>
                      </w:rPr>
                      <w:delText>1,297</w:delText>
                    </w:r>
                  </w:del>
                </w:p>
              </w:tc>
              <w:tc>
                <w:tcPr>
                  <w:tcW w:w="0" w:type="dxa"/>
                  <w:tcPrChange w:id="957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08714F2" w14:textId="6EB4B4BA" w:rsidR="00066508" w:rsidRPr="005A6AA3" w:rsidDel="00AE71EA" w:rsidRDefault="00000000">
                  <w:pPr>
                    <w:keepNext/>
                    <w:widowControl w:val="0"/>
                    <w:spacing w:after="60"/>
                    <w:jc w:val="right"/>
                    <w:rPr>
                      <w:del w:id="9574" w:author="Lorenzo Fabbri" w:date="2024-09-24T14:48:00Z" w16du:dateUtc="2024-09-24T12:48:00Z"/>
                    </w:rPr>
                  </w:pPr>
                  <w:del w:id="9575" w:author="Lorenzo Fabbri" w:date="2024-09-24T14:48:00Z" w16du:dateUtc="2024-09-24T12:48:00Z">
                    <w:r w:rsidRPr="005A6AA3" w:rsidDel="00AE71EA">
                      <w:rPr>
                        <w:rFonts w:ascii="Calibri" w:hAnsi="Calibri"/>
                        <w:sz w:val="20"/>
                      </w:rPr>
                      <w:delText>1,255</w:delText>
                    </w:r>
                  </w:del>
                </w:p>
              </w:tc>
            </w:tr>
            <w:tr w:rsidR="00066508" w:rsidRPr="005A6AA3" w:rsidDel="00AE71EA" w14:paraId="2611736D" w14:textId="603A943F" w:rsidTr="006C3DDD">
              <w:trPr>
                <w:del w:id="9576" w:author="Lorenzo Fabbri" w:date="2024-09-24T14:48:00Z"/>
                <w:trPrChange w:id="9577" w:author="Lorenzo Fabbri" w:date="2024-09-19T20:39:00Z" w16du:dateUtc="2024-09-19T18:39:00Z">
                  <w:trPr>
                    <w:gridBefore w:val="1"/>
                    <w:cantSplit/>
                    <w:jc w:val="center"/>
                  </w:trPr>
                </w:trPrChange>
              </w:trPr>
              <w:tc>
                <w:tcPr>
                  <w:tcW w:w="0" w:type="dxa"/>
                  <w:tcPrChange w:id="957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6C0975" w14:textId="00BA58F1" w:rsidR="00066508" w:rsidRPr="005A6AA3" w:rsidDel="00AE71EA" w:rsidRDefault="00000000">
                  <w:pPr>
                    <w:keepNext/>
                    <w:widowControl w:val="0"/>
                    <w:spacing w:after="60"/>
                    <w:rPr>
                      <w:del w:id="9579" w:author="Lorenzo Fabbri" w:date="2024-09-24T14:48:00Z" w16du:dateUtc="2024-09-24T12:48:00Z"/>
                    </w:rPr>
                  </w:pPr>
                  <w:del w:id="9580" w:author="Lorenzo Fabbri" w:date="2024-09-24T14:48:00Z" w16du:dateUtc="2024-09-24T12:48:00Z">
                    <w:r w:rsidRPr="005A6AA3" w:rsidDel="00AE71EA">
                      <w:rPr>
                        <w:rFonts w:ascii="Calibri" w:hAnsi="Calibri"/>
                        <w:sz w:val="20"/>
                      </w:rPr>
                      <w:delText>BPA</w:delText>
                    </w:r>
                  </w:del>
                </w:p>
              </w:tc>
              <w:tc>
                <w:tcPr>
                  <w:tcW w:w="0" w:type="dxa"/>
                  <w:tcPrChange w:id="958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DB3AC84" w14:textId="08CEDAF1" w:rsidR="00066508" w:rsidRPr="005A6AA3" w:rsidDel="00AE71EA" w:rsidRDefault="00000000">
                  <w:pPr>
                    <w:keepNext/>
                    <w:widowControl w:val="0"/>
                    <w:spacing w:after="60"/>
                    <w:jc w:val="right"/>
                    <w:rPr>
                      <w:del w:id="9582" w:author="Lorenzo Fabbri" w:date="2024-09-24T14:48:00Z" w16du:dateUtc="2024-09-24T12:48:00Z"/>
                    </w:rPr>
                  </w:pPr>
                  <w:del w:id="9583" w:author="Lorenzo Fabbri" w:date="2024-09-24T14:48:00Z" w16du:dateUtc="2024-09-24T12:48:00Z">
                    <w:r w:rsidRPr="005A6AA3" w:rsidDel="00AE71EA">
                      <w:rPr>
                        <w:rFonts w:ascii="Calibri" w:hAnsi="Calibri"/>
                        <w:sz w:val="20"/>
                      </w:rPr>
                      <w:delText>1,297</w:delText>
                    </w:r>
                  </w:del>
                </w:p>
              </w:tc>
              <w:tc>
                <w:tcPr>
                  <w:tcW w:w="0" w:type="dxa"/>
                  <w:tcPrChange w:id="958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EE03B7" w14:textId="048AE9DE" w:rsidR="00066508" w:rsidRPr="005A6AA3" w:rsidDel="00AE71EA" w:rsidRDefault="00000000">
                  <w:pPr>
                    <w:keepNext/>
                    <w:widowControl w:val="0"/>
                    <w:spacing w:after="60"/>
                    <w:jc w:val="right"/>
                    <w:rPr>
                      <w:del w:id="9585" w:author="Lorenzo Fabbri" w:date="2024-09-24T14:48:00Z" w16du:dateUtc="2024-09-24T12:48:00Z"/>
                    </w:rPr>
                  </w:pPr>
                  <w:del w:id="9586" w:author="Lorenzo Fabbri" w:date="2024-09-24T14:48:00Z" w16du:dateUtc="2024-09-24T12:48:00Z">
                    <w:r w:rsidRPr="005A6AA3" w:rsidDel="00AE71EA">
                      <w:rPr>
                        <w:rFonts w:ascii="Calibri" w:hAnsi="Calibri"/>
                        <w:sz w:val="20"/>
                      </w:rPr>
                      <w:delText>1,137</w:delText>
                    </w:r>
                  </w:del>
                </w:p>
              </w:tc>
            </w:tr>
            <w:tr w:rsidR="00066508" w:rsidRPr="005A6AA3" w:rsidDel="00AE71EA" w14:paraId="58AE6200" w14:textId="742DA8F8" w:rsidTr="006C3DDD">
              <w:trPr>
                <w:del w:id="9587" w:author="Lorenzo Fabbri" w:date="2024-09-24T14:48:00Z"/>
                <w:trPrChange w:id="9588" w:author="Lorenzo Fabbri" w:date="2024-09-19T20:39:00Z" w16du:dateUtc="2024-09-19T18:39:00Z">
                  <w:trPr>
                    <w:gridBefore w:val="1"/>
                    <w:cantSplit/>
                    <w:jc w:val="center"/>
                  </w:trPr>
                </w:trPrChange>
              </w:trPr>
              <w:tc>
                <w:tcPr>
                  <w:tcW w:w="0" w:type="dxa"/>
                  <w:gridSpan w:val="3"/>
                  <w:tcPrChange w:id="9589"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0685DE50" w14:textId="7C94D148" w:rsidR="00066508" w:rsidRPr="005A6AA3" w:rsidDel="00AE71EA" w:rsidRDefault="00000000">
                  <w:pPr>
                    <w:keepNext/>
                    <w:widowControl w:val="0"/>
                    <w:spacing w:after="60"/>
                    <w:rPr>
                      <w:del w:id="9590" w:author="Lorenzo Fabbri" w:date="2024-09-24T14:48:00Z" w16du:dateUtc="2024-09-24T12:48:00Z"/>
                    </w:rPr>
                  </w:pPr>
                  <w:del w:id="9591"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27DB32D2" w14:textId="5EFEEDC7" w:rsidTr="006C3DDD">
              <w:trPr>
                <w:del w:id="9592" w:author="Lorenzo Fabbri" w:date="2024-09-24T14:48:00Z"/>
                <w:trPrChange w:id="9593" w:author="Lorenzo Fabbri" w:date="2024-09-19T20:39:00Z" w16du:dateUtc="2024-09-19T18:39:00Z">
                  <w:trPr>
                    <w:gridBefore w:val="1"/>
                    <w:cantSplit/>
                    <w:jc w:val="center"/>
                  </w:trPr>
                </w:trPrChange>
              </w:trPr>
              <w:tc>
                <w:tcPr>
                  <w:tcW w:w="0" w:type="dxa"/>
                  <w:tcPrChange w:id="959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F28A05" w14:textId="32EFE50C" w:rsidR="00066508" w:rsidRPr="005A6AA3" w:rsidDel="00AE71EA" w:rsidRDefault="00000000">
                  <w:pPr>
                    <w:keepNext/>
                    <w:widowControl w:val="0"/>
                    <w:spacing w:after="60"/>
                    <w:rPr>
                      <w:del w:id="9595" w:author="Lorenzo Fabbri" w:date="2024-09-24T14:48:00Z" w16du:dateUtc="2024-09-24T12:48:00Z"/>
                    </w:rPr>
                  </w:pPr>
                  <w:del w:id="9596" w:author="Lorenzo Fabbri" w:date="2024-09-24T14:48:00Z" w16du:dateUtc="2024-09-24T12:48:00Z">
                    <w:r w:rsidRPr="005A6AA3" w:rsidDel="00AE71EA">
                      <w:rPr>
                        <w:rFonts w:ascii="Calibri" w:hAnsi="Calibri"/>
                        <w:sz w:val="20"/>
                      </w:rPr>
                      <w:delText>DETP</w:delText>
                    </w:r>
                  </w:del>
                </w:p>
              </w:tc>
              <w:tc>
                <w:tcPr>
                  <w:tcW w:w="0" w:type="dxa"/>
                  <w:tcPrChange w:id="959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A5AA7F" w14:textId="10DE380F" w:rsidR="00066508" w:rsidRPr="005A6AA3" w:rsidDel="00AE71EA" w:rsidRDefault="00000000">
                  <w:pPr>
                    <w:keepNext/>
                    <w:widowControl w:val="0"/>
                    <w:spacing w:after="60"/>
                    <w:jc w:val="right"/>
                    <w:rPr>
                      <w:del w:id="9598" w:author="Lorenzo Fabbri" w:date="2024-09-24T14:48:00Z" w16du:dateUtc="2024-09-24T12:48:00Z"/>
                    </w:rPr>
                  </w:pPr>
                  <w:del w:id="9599" w:author="Lorenzo Fabbri" w:date="2024-09-24T14:48:00Z" w16du:dateUtc="2024-09-24T12:48:00Z">
                    <w:r w:rsidRPr="005A6AA3" w:rsidDel="00AE71EA">
                      <w:rPr>
                        <w:rFonts w:ascii="Calibri" w:hAnsi="Calibri"/>
                        <w:sz w:val="20"/>
                      </w:rPr>
                      <w:delText>1,297</w:delText>
                    </w:r>
                  </w:del>
                </w:p>
              </w:tc>
              <w:tc>
                <w:tcPr>
                  <w:tcW w:w="0" w:type="dxa"/>
                  <w:tcPrChange w:id="960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98AAB53" w14:textId="3B87ACDA" w:rsidR="00066508" w:rsidRPr="005A6AA3" w:rsidDel="00AE71EA" w:rsidRDefault="00000000">
                  <w:pPr>
                    <w:keepNext/>
                    <w:widowControl w:val="0"/>
                    <w:spacing w:after="60"/>
                    <w:jc w:val="right"/>
                    <w:rPr>
                      <w:del w:id="9601" w:author="Lorenzo Fabbri" w:date="2024-09-24T14:48:00Z" w16du:dateUtc="2024-09-24T12:48:00Z"/>
                    </w:rPr>
                  </w:pPr>
                  <w:del w:id="9602" w:author="Lorenzo Fabbri" w:date="2024-09-24T14:48:00Z" w16du:dateUtc="2024-09-24T12:48:00Z">
                    <w:r w:rsidRPr="005A6AA3" w:rsidDel="00AE71EA">
                      <w:rPr>
                        <w:rFonts w:ascii="Calibri" w:hAnsi="Calibri"/>
                        <w:sz w:val="20"/>
                      </w:rPr>
                      <w:delText>1,222</w:delText>
                    </w:r>
                  </w:del>
                </w:p>
              </w:tc>
            </w:tr>
            <w:tr w:rsidR="00066508" w:rsidRPr="005A6AA3" w:rsidDel="00AE71EA" w14:paraId="2832F85C" w14:textId="743CC11B" w:rsidTr="006C3DDD">
              <w:trPr>
                <w:del w:id="9603" w:author="Lorenzo Fabbri" w:date="2024-09-24T14:48:00Z"/>
                <w:trPrChange w:id="9604" w:author="Lorenzo Fabbri" w:date="2024-09-19T20:39:00Z" w16du:dateUtc="2024-09-19T18:39:00Z">
                  <w:trPr>
                    <w:gridBefore w:val="1"/>
                    <w:cantSplit/>
                    <w:jc w:val="center"/>
                  </w:trPr>
                </w:trPrChange>
              </w:trPr>
              <w:tc>
                <w:tcPr>
                  <w:tcW w:w="0" w:type="dxa"/>
                  <w:tcPrChange w:id="960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F396773" w14:textId="6DD6B40A" w:rsidR="00066508" w:rsidRPr="005A6AA3" w:rsidDel="00AE71EA" w:rsidRDefault="00000000">
                  <w:pPr>
                    <w:keepNext/>
                    <w:widowControl w:val="0"/>
                    <w:spacing w:after="60"/>
                    <w:rPr>
                      <w:del w:id="9606" w:author="Lorenzo Fabbri" w:date="2024-09-24T14:48:00Z" w16du:dateUtc="2024-09-24T12:48:00Z"/>
                    </w:rPr>
                  </w:pPr>
                  <w:del w:id="9607" w:author="Lorenzo Fabbri" w:date="2024-09-24T14:48:00Z" w16du:dateUtc="2024-09-24T12:48:00Z">
                    <w:r w:rsidRPr="005A6AA3" w:rsidDel="00AE71EA">
                      <w:rPr>
                        <w:rFonts w:ascii="Calibri" w:hAnsi="Calibri"/>
                        <w:sz w:val="20"/>
                      </w:rPr>
                      <w:delText>DEP</w:delText>
                    </w:r>
                  </w:del>
                </w:p>
              </w:tc>
              <w:tc>
                <w:tcPr>
                  <w:tcW w:w="0" w:type="dxa"/>
                  <w:tcPrChange w:id="960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42735A" w14:textId="1E16904A" w:rsidR="00066508" w:rsidRPr="005A6AA3" w:rsidDel="00AE71EA" w:rsidRDefault="00000000">
                  <w:pPr>
                    <w:keepNext/>
                    <w:widowControl w:val="0"/>
                    <w:spacing w:after="60"/>
                    <w:jc w:val="right"/>
                    <w:rPr>
                      <w:del w:id="9609" w:author="Lorenzo Fabbri" w:date="2024-09-24T14:48:00Z" w16du:dateUtc="2024-09-24T12:48:00Z"/>
                    </w:rPr>
                  </w:pPr>
                  <w:del w:id="9610" w:author="Lorenzo Fabbri" w:date="2024-09-24T14:48:00Z" w16du:dateUtc="2024-09-24T12:48:00Z">
                    <w:r w:rsidRPr="005A6AA3" w:rsidDel="00AE71EA">
                      <w:rPr>
                        <w:rFonts w:ascii="Calibri" w:hAnsi="Calibri"/>
                        <w:sz w:val="20"/>
                      </w:rPr>
                      <w:delText>1,297</w:delText>
                    </w:r>
                  </w:del>
                </w:p>
              </w:tc>
              <w:tc>
                <w:tcPr>
                  <w:tcW w:w="0" w:type="dxa"/>
                  <w:tcPrChange w:id="961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85035F6" w14:textId="37AFF452" w:rsidR="00066508" w:rsidRPr="005A6AA3" w:rsidDel="00AE71EA" w:rsidRDefault="00000000">
                  <w:pPr>
                    <w:keepNext/>
                    <w:widowControl w:val="0"/>
                    <w:spacing w:after="60"/>
                    <w:jc w:val="right"/>
                    <w:rPr>
                      <w:del w:id="9612" w:author="Lorenzo Fabbri" w:date="2024-09-24T14:48:00Z" w16du:dateUtc="2024-09-24T12:48:00Z"/>
                    </w:rPr>
                  </w:pPr>
                  <w:del w:id="9613" w:author="Lorenzo Fabbri" w:date="2024-09-24T14:48:00Z" w16du:dateUtc="2024-09-24T12:48:00Z">
                    <w:r w:rsidRPr="005A6AA3" w:rsidDel="00AE71EA">
                      <w:rPr>
                        <w:rFonts w:ascii="Calibri" w:hAnsi="Calibri"/>
                        <w:sz w:val="20"/>
                      </w:rPr>
                      <w:delText>1,222</w:delText>
                    </w:r>
                  </w:del>
                </w:p>
              </w:tc>
            </w:tr>
            <w:tr w:rsidR="00066508" w:rsidRPr="005A6AA3" w:rsidDel="00AE71EA" w14:paraId="1A2FF3B5" w14:textId="0419BB37" w:rsidTr="006C3DDD">
              <w:trPr>
                <w:del w:id="9614" w:author="Lorenzo Fabbri" w:date="2024-09-24T14:48:00Z"/>
                <w:trPrChange w:id="9615" w:author="Lorenzo Fabbri" w:date="2024-09-19T20:39:00Z" w16du:dateUtc="2024-09-19T18:39:00Z">
                  <w:trPr>
                    <w:gridBefore w:val="1"/>
                    <w:cantSplit/>
                    <w:jc w:val="center"/>
                  </w:trPr>
                </w:trPrChange>
              </w:trPr>
              <w:tc>
                <w:tcPr>
                  <w:tcW w:w="0" w:type="dxa"/>
                  <w:tcPrChange w:id="961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66E9AAB" w14:textId="15202AE0" w:rsidR="00066508" w:rsidRPr="005A6AA3" w:rsidDel="00AE71EA" w:rsidRDefault="00000000">
                  <w:pPr>
                    <w:keepNext/>
                    <w:widowControl w:val="0"/>
                    <w:spacing w:after="60"/>
                    <w:rPr>
                      <w:del w:id="9617" w:author="Lorenzo Fabbri" w:date="2024-09-24T14:48:00Z" w16du:dateUtc="2024-09-24T12:48:00Z"/>
                    </w:rPr>
                  </w:pPr>
                  <w:del w:id="9618" w:author="Lorenzo Fabbri" w:date="2024-09-24T14:48:00Z" w16du:dateUtc="2024-09-24T12:48:00Z">
                    <w:r w:rsidRPr="005A6AA3" w:rsidDel="00AE71EA">
                      <w:rPr>
                        <w:rFonts w:ascii="Calibri" w:hAnsi="Calibri"/>
                        <w:sz w:val="20"/>
                      </w:rPr>
                      <w:delText>DMTP</w:delText>
                    </w:r>
                  </w:del>
                </w:p>
              </w:tc>
              <w:tc>
                <w:tcPr>
                  <w:tcW w:w="0" w:type="dxa"/>
                  <w:tcPrChange w:id="961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306345" w14:textId="048248EE" w:rsidR="00066508" w:rsidRPr="005A6AA3" w:rsidDel="00AE71EA" w:rsidRDefault="00000000">
                  <w:pPr>
                    <w:keepNext/>
                    <w:widowControl w:val="0"/>
                    <w:spacing w:after="60"/>
                    <w:jc w:val="right"/>
                    <w:rPr>
                      <w:del w:id="9620" w:author="Lorenzo Fabbri" w:date="2024-09-24T14:48:00Z" w16du:dateUtc="2024-09-24T12:48:00Z"/>
                    </w:rPr>
                  </w:pPr>
                  <w:del w:id="9621" w:author="Lorenzo Fabbri" w:date="2024-09-24T14:48:00Z" w16du:dateUtc="2024-09-24T12:48:00Z">
                    <w:r w:rsidRPr="005A6AA3" w:rsidDel="00AE71EA">
                      <w:rPr>
                        <w:rFonts w:ascii="Calibri" w:hAnsi="Calibri"/>
                        <w:sz w:val="20"/>
                      </w:rPr>
                      <w:delText>1,297</w:delText>
                    </w:r>
                  </w:del>
                </w:p>
              </w:tc>
              <w:tc>
                <w:tcPr>
                  <w:tcW w:w="0" w:type="dxa"/>
                  <w:tcPrChange w:id="962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75D1D0B" w14:textId="1D2DE0E7" w:rsidR="00066508" w:rsidRPr="005A6AA3" w:rsidDel="00AE71EA" w:rsidRDefault="00000000">
                  <w:pPr>
                    <w:keepNext/>
                    <w:widowControl w:val="0"/>
                    <w:spacing w:after="60"/>
                    <w:jc w:val="right"/>
                    <w:rPr>
                      <w:del w:id="9623" w:author="Lorenzo Fabbri" w:date="2024-09-24T14:48:00Z" w16du:dateUtc="2024-09-24T12:48:00Z"/>
                    </w:rPr>
                  </w:pPr>
                  <w:del w:id="9624" w:author="Lorenzo Fabbri" w:date="2024-09-24T14:48:00Z" w16du:dateUtc="2024-09-24T12:48:00Z">
                    <w:r w:rsidRPr="005A6AA3" w:rsidDel="00AE71EA">
                      <w:rPr>
                        <w:rFonts w:ascii="Calibri" w:hAnsi="Calibri"/>
                        <w:sz w:val="20"/>
                      </w:rPr>
                      <w:delText>1,219</w:delText>
                    </w:r>
                  </w:del>
                </w:p>
              </w:tc>
            </w:tr>
            <w:tr w:rsidR="00066508" w:rsidRPr="005A6AA3" w:rsidDel="00AE71EA" w14:paraId="1DAC615B" w14:textId="664F629E" w:rsidTr="006C3DDD">
              <w:trPr>
                <w:del w:id="9625" w:author="Lorenzo Fabbri" w:date="2024-09-24T14:48:00Z"/>
                <w:trPrChange w:id="9626" w:author="Lorenzo Fabbri" w:date="2024-09-19T20:39:00Z" w16du:dateUtc="2024-09-19T18:39:00Z">
                  <w:trPr>
                    <w:gridBefore w:val="1"/>
                    <w:cantSplit/>
                    <w:jc w:val="center"/>
                  </w:trPr>
                </w:trPrChange>
              </w:trPr>
              <w:tc>
                <w:tcPr>
                  <w:tcW w:w="0" w:type="dxa"/>
                  <w:tcPrChange w:id="962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A52FE2" w14:textId="475B95DA" w:rsidR="00066508" w:rsidRPr="005A6AA3" w:rsidDel="00AE71EA" w:rsidRDefault="00000000">
                  <w:pPr>
                    <w:keepNext/>
                    <w:widowControl w:val="0"/>
                    <w:spacing w:after="60"/>
                    <w:rPr>
                      <w:del w:id="9628" w:author="Lorenzo Fabbri" w:date="2024-09-24T14:48:00Z" w16du:dateUtc="2024-09-24T12:48:00Z"/>
                    </w:rPr>
                  </w:pPr>
                  <w:del w:id="9629" w:author="Lorenzo Fabbri" w:date="2024-09-24T14:48:00Z" w16du:dateUtc="2024-09-24T12:48:00Z">
                    <w:r w:rsidRPr="005A6AA3" w:rsidDel="00AE71EA">
                      <w:rPr>
                        <w:rFonts w:ascii="Calibri" w:hAnsi="Calibri"/>
                        <w:sz w:val="20"/>
                      </w:rPr>
                      <w:delText>DMP</w:delText>
                    </w:r>
                  </w:del>
                </w:p>
              </w:tc>
              <w:tc>
                <w:tcPr>
                  <w:tcW w:w="0" w:type="dxa"/>
                  <w:tcPrChange w:id="963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2AD5BB" w14:textId="0B1BFA7F" w:rsidR="00066508" w:rsidRPr="005A6AA3" w:rsidDel="00AE71EA" w:rsidRDefault="00000000">
                  <w:pPr>
                    <w:keepNext/>
                    <w:widowControl w:val="0"/>
                    <w:spacing w:after="60"/>
                    <w:jc w:val="right"/>
                    <w:rPr>
                      <w:del w:id="9631" w:author="Lorenzo Fabbri" w:date="2024-09-24T14:48:00Z" w16du:dateUtc="2024-09-24T12:48:00Z"/>
                    </w:rPr>
                  </w:pPr>
                  <w:del w:id="9632" w:author="Lorenzo Fabbri" w:date="2024-09-24T14:48:00Z" w16du:dateUtc="2024-09-24T12:48:00Z">
                    <w:r w:rsidRPr="005A6AA3" w:rsidDel="00AE71EA">
                      <w:rPr>
                        <w:rFonts w:ascii="Calibri" w:hAnsi="Calibri"/>
                        <w:sz w:val="20"/>
                      </w:rPr>
                      <w:delText>1,297</w:delText>
                    </w:r>
                  </w:del>
                </w:p>
              </w:tc>
              <w:tc>
                <w:tcPr>
                  <w:tcW w:w="0" w:type="dxa"/>
                  <w:tcPrChange w:id="963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E563E9A" w14:textId="138EBF59" w:rsidR="00066508" w:rsidRPr="005A6AA3" w:rsidDel="00AE71EA" w:rsidRDefault="00000000">
                  <w:pPr>
                    <w:keepNext/>
                    <w:widowControl w:val="0"/>
                    <w:spacing w:after="60"/>
                    <w:jc w:val="right"/>
                    <w:rPr>
                      <w:del w:id="9634" w:author="Lorenzo Fabbri" w:date="2024-09-24T14:48:00Z" w16du:dateUtc="2024-09-24T12:48:00Z"/>
                    </w:rPr>
                  </w:pPr>
                  <w:del w:id="9635" w:author="Lorenzo Fabbri" w:date="2024-09-24T14:48:00Z" w16du:dateUtc="2024-09-24T12:48:00Z">
                    <w:r w:rsidRPr="005A6AA3" w:rsidDel="00AE71EA">
                      <w:rPr>
                        <w:rFonts w:ascii="Calibri" w:hAnsi="Calibri"/>
                        <w:sz w:val="20"/>
                      </w:rPr>
                      <w:delText>1,172</w:delText>
                    </w:r>
                  </w:del>
                </w:p>
              </w:tc>
            </w:tr>
            <w:tr w:rsidR="00066508" w:rsidRPr="005A6AA3" w:rsidDel="00AE71EA" w14:paraId="4C041996" w14:textId="04CE7812" w:rsidTr="006C3DDD">
              <w:trPr>
                <w:del w:id="9636" w:author="Lorenzo Fabbri" w:date="2024-09-24T14:48:00Z"/>
                <w:trPrChange w:id="9637" w:author="Lorenzo Fabbri" w:date="2024-09-19T20:39:00Z" w16du:dateUtc="2024-09-19T18:39:00Z">
                  <w:trPr>
                    <w:gridBefore w:val="1"/>
                    <w:cantSplit/>
                    <w:jc w:val="center"/>
                  </w:trPr>
                </w:trPrChange>
              </w:trPr>
              <w:tc>
                <w:tcPr>
                  <w:tcW w:w="0" w:type="dxa"/>
                  <w:gridSpan w:val="3"/>
                  <w:tcPrChange w:id="9638"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791F9781" w14:textId="718E8D45" w:rsidR="00066508" w:rsidRPr="005A6AA3" w:rsidDel="00AE71EA" w:rsidRDefault="00000000">
                  <w:pPr>
                    <w:keepNext/>
                    <w:widowControl w:val="0"/>
                    <w:spacing w:after="60"/>
                    <w:rPr>
                      <w:del w:id="9639" w:author="Lorenzo Fabbri" w:date="2024-09-24T14:48:00Z" w16du:dateUtc="2024-09-24T12:48:00Z"/>
                    </w:rPr>
                  </w:pPr>
                  <w:del w:id="9640"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40865115" w14:textId="7B6C701A" w:rsidTr="006C3DDD">
              <w:trPr>
                <w:del w:id="9641" w:author="Lorenzo Fabbri" w:date="2024-09-24T14:48:00Z"/>
                <w:trPrChange w:id="9642" w:author="Lorenzo Fabbri" w:date="2024-09-19T20:39:00Z" w16du:dateUtc="2024-09-19T18:39:00Z">
                  <w:trPr>
                    <w:gridBefore w:val="1"/>
                    <w:cantSplit/>
                    <w:jc w:val="center"/>
                  </w:trPr>
                </w:trPrChange>
              </w:trPr>
              <w:tc>
                <w:tcPr>
                  <w:tcW w:w="0" w:type="dxa"/>
                  <w:tcPrChange w:id="964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5674B8" w14:textId="762A295D" w:rsidR="00066508" w:rsidRPr="005A6AA3" w:rsidDel="00AE71EA" w:rsidRDefault="00000000">
                  <w:pPr>
                    <w:keepNext/>
                    <w:widowControl w:val="0"/>
                    <w:spacing w:after="60"/>
                    <w:rPr>
                      <w:del w:id="9644" w:author="Lorenzo Fabbri" w:date="2024-09-24T14:48:00Z" w16du:dateUtc="2024-09-24T12:48:00Z"/>
                    </w:rPr>
                  </w:pPr>
                  <w:del w:id="9645" w:author="Lorenzo Fabbri" w:date="2024-09-24T14:48:00Z" w16du:dateUtc="2024-09-24T12:48:00Z">
                    <w:r w:rsidRPr="005A6AA3" w:rsidDel="00AE71EA">
                      <w:rPr>
                        <w:rFonts w:ascii="Calibri" w:hAnsi="Calibri"/>
                        <w:sz w:val="20"/>
                      </w:rPr>
                      <w:delText>oxo-MiNP</w:delText>
                    </w:r>
                  </w:del>
                </w:p>
              </w:tc>
              <w:tc>
                <w:tcPr>
                  <w:tcW w:w="0" w:type="dxa"/>
                  <w:tcPrChange w:id="964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C89FE5" w14:textId="6F341DEB" w:rsidR="00066508" w:rsidRPr="005A6AA3" w:rsidDel="00AE71EA" w:rsidRDefault="00000000">
                  <w:pPr>
                    <w:keepNext/>
                    <w:widowControl w:val="0"/>
                    <w:spacing w:after="60"/>
                    <w:jc w:val="right"/>
                    <w:rPr>
                      <w:del w:id="9647" w:author="Lorenzo Fabbri" w:date="2024-09-24T14:48:00Z" w16du:dateUtc="2024-09-24T12:48:00Z"/>
                    </w:rPr>
                  </w:pPr>
                  <w:del w:id="9648" w:author="Lorenzo Fabbri" w:date="2024-09-24T14:48:00Z" w16du:dateUtc="2024-09-24T12:48:00Z">
                    <w:r w:rsidRPr="005A6AA3" w:rsidDel="00AE71EA">
                      <w:rPr>
                        <w:rFonts w:ascii="Calibri" w:hAnsi="Calibri"/>
                        <w:sz w:val="20"/>
                      </w:rPr>
                      <w:delText>1,297</w:delText>
                    </w:r>
                  </w:del>
                </w:p>
              </w:tc>
              <w:tc>
                <w:tcPr>
                  <w:tcW w:w="0" w:type="dxa"/>
                  <w:tcPrChange w:id="964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2AAE0FF" w14:textId="0C2826FD" w:rsidR="00066508" w:rsidRPr="005A6AA3" w:rsidDel="00AE71EA" w:rsidRDefault="00000000">
                  <w:pPr>
                    <w:keepNext/>
                    <w:widowControl w:val="0"/>
                    <w:spacing w:after="60"/>
                    <w:jc w:val="right"/>
                    <w:rPr>
                      <w:del w:id="9650" w:author="Lorenzo Fabbri" w:date="2024-09-24T14:48:00Z" w16du:dateUtc="2024-09-24T12:48:00Z"/>
                    </w:rPr>
                  </w:pPr>
                  <w:del w:id="9651" w:author="Lorenzo Fabbri" w:date="2024-09-24T14:48:00Z" w16du:dateUtc="2024-09-24T12:48:00Z">
                    <w:r w:rsidRPr="005A6AA3" w:rsidDel="00AE71EA">
                      <w:rPr>
                        <w:rFonts w:ascii="Calibri" w:hAnsi="Calibri"/>
                        <w:sz w:val="20"/>
                      </w:rPr>
                      <w:delText>1,199</w:delText>
                    </w:r>
                  </w:del>
                </w:p>
              </w:tc>
            </w:tr>
            <w:tr w:rsidR="00066508" w:rsidRPr="005A6AA3" w:rsidDel="00AE71EA" w14:paraId="4856B8B1" w14:textId="3CBA5A97" w:rsidTr="006C3DDD">
              <w:trPr>
                <w:del w:id="9652" w:author="Lorenzo Fabbri" w:date="2024-09-24T14:48:00Z"/>
                <w:trPrChange w:id="9653" w:author="Lorenzo Fabbri" w:date="2024-09-19T20:39:00Z" w16du:dateUtc="2024-09-19T18:39:00Z">
                  <w:trPr>
                    <w:gridBefore w:val="1"/>
                    <w:cantSplit/>
                    <w:jc w:val="center"/>
                  </w:trPr>
                </w:trPrChange>
              </w:trPr>
              <w:tc>
                <w:tcPr>
                  <w:tcW w:w="0" w:type="dxa"/>
                  <w:tcPrChange w:id="965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E1602D" w14:textId="7A6E03CA" w:rsidR="00066508" w:rsidRPr="005A6AA3" w:rsidDel="00AE71EA" w:rsidRDefault="00000000">
                  <w:pPr>
                    <w:keepNext/>
                    <w:widowControl w:val="0"/>
                    <w:spacing w:after="60"/>
                    <w:rPr>
                      <w:del w:id="9655" w:author="Lorenzo Fabbri" w:date="2024-09-24T14:48:00Z" w16du:dateUtc="2024-09-24T12:48:00Z"/>
                    </w:rPr>
                  </w:pPr>
                  <w:del w:id="9656" w:author="Lorenzo Fabbri" w:date="2024-09-24T14:48:00Z" w16du:dateUtc="2024-09-24T12:48:00Z">
                    <w:r w:rsidRPr="005A6AA3" w:rsidDel="00AE71EA">
                      <w:rPr>
                        <w:rFonts w:ascii="Calibri" w:hAnsi="Calibri"/>
                        <w:sz w:val="20"/>
                      </w:rPr>
                      <w:delText>oh-MiNP</w:delText>
                    </w:r>
                  </w:del>
                </w:p>
              </w:tc>
              <w:tc>
                <w:tcPr>
                  <w:tcW w:w="0" w:type="dxa"/>
                  <w:tcPrChange w:id="965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339E7A" w14:textId="78C839A8" w:rsidR="00066508" w:rsidRPr="005A6AA3" w:rsidDel="00AE71EA" w:rsidRDefault="00000000">
                  <w:pPr>
                    <w:keepNext/>
                    <w:widowControl w:val="0"/>
                    <w:spacing w:after="60"/>
                    <w:jc w:val="right"/>
                    <w:rPr>
                      <w:del w:id="9658" w:author="Lorenzo Fabbri" w:date="2024-09-24T14:48:00Z" w16du:dateUtc="2024-09-24T12:48:00Z"/>
                    </w:rPr>
                  </w:pPr>
                  <w:del w:id="9659" w:author="Lorenzo Fabbri" w:date="2024-09-24T14:48:00Z" w16du:dateUtc="2024-09-24T12:48:00Z">
                    <w:r w:rsidRPr="005A6AA3" w:rsidDel="00AE71EA">
                      <w:rPr>
                        <w:rFonts w:ascii="Calibri" w:hAnsi="Calibri"/>
                        <w:sz w:val="20"/>
                      </w:rPr>
                      <w:delText>1,297</w:delText>
                    </w:r>
                  </w:del>
                </w:p>
              </w:tc>
              <w:tc>
                <w:tcPr>
                  <w:tcW w:w="0" w:type="dxa"/>
                  <w:tcPrChange w:id="966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7537907" w14:textId="4FD51603" w:rsidR="00066508" w:rsidRPr="005A6AA3" w:rsidDel="00AE71EA" w:rsidRDefault="00000000">
                  <w:pPr>
                    <w:keepNext/>
                    <w:widowControl w:val="0"/>
                    <w:spacing w:after="60"/>
                    <w:jc w:val="right"/>
                    <w:rPr>
                      <w:del w:id="9661" w:author="Lorenzo Fabbri" w:date="2024-09-24T14:48:00Z" w16du:dateUtc="2024-09-24T12:48:00Z"/>
                    </w:rPr>
                  </w:pPr>
                  <w:del w:id="9662" w:author="Lorenzo Fabbri" w:date="2024-09-24T14:48:00Z" w16du:dateUtc="2024-09-24T12:48:00Z">
                    <w:r w:rsidRPr="005A6AA3" w:rsidDel="00AE71EA">
                      <w:rPr>
                        <w:rFonts w:ascii="Calibri" w:hAnsi="Calibri"/>
                        <w:sz w:val="20"/>
                      </w:rPr>
                      <w:delText>1,171</w:delText>
                    </w:r>
                  </w:del>
                </w:p>
              </w:tc>
            </w:tr>
            <w:tr w:rsidR="00066508" w:rsidRPr="005A6AA3" w:rsidDel="00AE71EA" w14:paraId="71DC53DC" w14:textId="2F23F1DC" w:rsidTr="006C3DDD">
              <w:trPr>
                <w:del w:id="9663" w:author="Lorenzo Fabbri" w:date="2024-09-24T14:48:00Z"/>
                <w:trPrChange w:id="9664" w:author="Lorenzo Fabbri" w:date="2024-09-19T20:39:00Z" w16du:dateUtc="2024-09-19T18:39:00Z">
                  <w:trPr>
                    <w:gridBefore w:val="1"/>
                    <w:cantSplit/>
                    <w:jc w:val="center"/>
                  </w:trPr>
                </w:trPrChange>
              </w:trPr>
              <w:tc>
                <w:tcPr>
                  <w:tcW w:w="0" w:type="dxa"/>
                  <w:tcPrChange w:id="966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F82C27" w14:textId="22798AE4" w:rsidR="00066508" w:rsidRPr="005A6AA3" w:rsidDel="00AE71EA" w:rsidRDefault="00000000">
                  <w:pPr>
                    <w:keepNext/>
                    <w:widowControl w:val="0"/>
                    <w:spacing w:after="60"/>
                    <w:rPr>
                      <w:del w:id="9666" w:author="Lorenzo Fabbri" w:date="2024-09-24T14:48:00Z" w16du:dateUtc="2024-09-24T12:48:00Z"/>
                    </w:rPr>
                  </w:pPr>
                  <w:del w:id="9667" w:author="Lorenzo Fabbri" w:date="2024-09-24T14:48:00Z" w16du:dateUtc="2024-09-24T12:48:00Z">
                    <w:r w:rsidRPr="005A6AA3" w:rsidDel="00AE71EA">
                      <w:rPr>
                        <w:rFonts w:ascii="Calibri" w:hAnsi="Calibri"/>
                        <w:sz w:val="20"/>
                      </w:rPr>
                      <w:delText>MBzP</w:delText>
                    </w:r>
                  </w:del>
                </w:p>
              </w:tc>
              <w:tc>
                <w:tcPr>
                  <w:tcW w:w="0" w:type="dxa"/>
                  <w:tcPrChange w:id="966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C2A371" w14:textId="36A11120" w:rsidR="00066508" w:rsidRPr="005A6AA3" w:rsidDel="00AE71EA" w:rsidRDefault="00000000">
                  <w:pPr>
                    <w:keepNext/>
                    <w:widowControl w:val="0"/>
                    <w:spacing w:after="60"/>
                    <w:jc w:val="right"/>
                    <w:rPr>
                      <w:del w:id="9669" w:author="Lorenzo Fabbri" w:date="2024-09-24T14:48:00Z" w16du:dateUtc="2024-09-24T12:48:00Z"/>
                    </w:rPr>
                  </w:pPr>
                  <w:del w:id="9670" w:author="Lorenzo Fabbri" w:date="2024-09-24T14:48:00Z" w16du:dateUtc="2024-09-24T12:48:00Z">
                    <w:r w:rsidRPr="005A6AA3" w:rsidDel="00AE71EA">
                      <w:rPr>
                        <w:rFonts w:ascii="Calibri" w:hAnsi="Calibri"/>
                        <w:sz w:val="20"/>
                      </w:rPr>
                      <w:delText>1,297</w:delText>
                    </w:r>
                  </w:del>
                </w:p>
              </w:tc>
              <w:tc>
                <w:tcPr>
                  <w:tcW w:w="0" w:type="dxa"/>
                  <w:tcPrChange w:id="967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E0506A3" w14:textId="087C99C6" w:rsidR="00066508" w:rsidRPr="005A6AA3" w:rsidDel="00AE71EA" w:rsidRDefault="00000000">
                  <w:pPr>
                    <w:keepNext/>
                    <w:widowControl w:val="0"/>
                    <w:spacing w:after="60"/>
                    <w:jc w:val="right"/>
                    <w:rPr>
                      <w:del w:id="9672" w:author="Lorenzo Fabbri" w:date="2024-09-24T14:48:00Z" w16du:dateUtc="2024-09-24T12:48:00Z"/>
                    </w:rPr>
                  </w:pPr>
                  <w:del w:id="9673" w:author="Lorenzo Fabbri" w:date="2024-09-24T14:48:00Z" w16du:dateUtc="2024-09-24T12:48:00Z">
                    <w:r w:rsidRPr="005A6AA3" w:rsidDel="00AE71EA">
                      <w:rPr>
                        <w:rFonts w:ascii="Calibri" w:hAnsi="Calibri"/>
                        <w:sz w:val="20"/>
                      </w:rPr>
                      <w:delText>1,114</w:delText>
                    </w:r>
                  </w:del>
                </w:p>
              </w:tc>
            </w:tr>
            <w:tr w:rsidR="00066508" w:rsidRPr="005A6AA3" w:rsidDel="00AE71EA" w14:paraId="371A3A8E" w14:textId="343A5A8D" w:rsidTr="006C3DDD">
              <w:trPr>
                <w:del w:id="9674" w:author="Lorenzo Fabbri" w:date="2024-09-24T14:48:00Z"/>
                <w:trPrChange w:id="9675" w:author="Lorenzo Fabbri" w:date="2024-09-19T20:39:00Z" w16du:dateUtc="2024-09-19T18:39:00Z">
                  <w:trPr>
                    <w:gridBefore w:val="1"/>
                    <w:cantSplit/>
                    <w:jc w:val="center"/>
                  </w:trPr>
                </w:trPrChange>
              </w:trPr>
              <w:tc>
                <w:tcPr>
                  <w:tcW w:w="0" w:type="dxa"/>
                  <w:tcPrChange w:id="967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8A050D" w14:textId="20BE2A40" w:rsidR="00066508" w:rsidRPr="005A6AA3" w:rsidDel="00AE71EA" w:rsidRDefault="00000000">
                  <w:pPr>
                    <w:keepNext/>
                    <w:widowControl w:val="0"/>
                    <w:spacing w:after="60"/>
                    <w:rPr>
                      <w:del w:id="9677" w:author="Lorenzo Fabbri" w:date="2024-09-24T14:48:00Z" w16du:dateUtc="2024-09-24T12:48:00Z"/>
                    </w:rPr>
                  </w:pPr>
                  <w:del w:id="9678" w:author="Lorenzo Fabbri" w:date="2024-09-24T14:48:00Z" w16du:dateUtc="2024-09-24T12:48:00Z">
                    <w:r w:rsidRPr="005A6AA3" w:rsidDel="00AE71EA">
                      <w:rPr>
                        <w:rFonts w:ascii="Calibri" w:hAnsi="Calibri"/>
                        <w:sz w:val="20"/>
                      </w:rPr>
                      <w:delText>MEHP</w:delText>
                    </w:r>
                  </w:del>
                </w:p>
              </w:tc>
              <w:tc>
                <w:tcPr>
                  <w:tcW w:w="0" w:type="dxa"/>
                  <w:tcPrChange w:id="967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5F08D61" w14:textId="33A8150F" w:rsidR="00066508" w:rsidRPr="005A6AA3" w:rsidDel="00AE71EA" w:rsidRDefault="00000000">
                  <w:pPr>
                    <w:keepNext/>
                    <w:widowControl w:val="0"/>
                    <w:spacing w:after="60"/>
                    <w:jc w:val="right"/>
                    <w:rPr>
                      <w:del w:id="9680" w:author="Lorenzo Fabbri" w:date="2024-09-24T14:48:00Z" w16du:dateUtc="2024-09-24T12:48:00Z"/>
                    </w:rPr>
                  </w:pPr>
                  <w:del w:id="9681" w:author="Lorenzo Fabbri" w:date="2024-09-24T14:48:00Z" w16du:dateUtc="2024-09-24T12:48:00Z">
                    <w:r w:rsidRPr="005A6AA3" w:rsidDel="00AE71EA">
                      <w:rPr>
                        <w:rFonts w:ascii="Calibri" w:hAnsi="Calibri"/>
                        <w:sz w:val="20"/>
                      </w:rPr>
                      <w:delText>1,297</w:delText>
                    </w:r>
                  </w:del>
                </w:p>
              </w:tc>
              <w:tc>
                <w:tcPr>
                  <w:tcW w:w="0" w:type="dxa"/>
                  <w:tcPrChange w:id="968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86C8AEB" w14:textId="7E30E126" w:rsidR="00066508" w:rsidRPr="005A6AA3" w:rsidDel="00AE71EA" w:rsidRDefault="00000000">
                  <w:pPr>
                    <w:keepNext/>
                    <w:widowControl w:val="0"/>
                    <w:spacing w:after="60"/>
                    <w:jc w:val="right"/>
                    <w:rPr>
                      <w:del w:id="9683" w:author="Lorenzo Fabbri" w:date="2024-09-24T14:48:00Z" w16du:dateUtc="2024-09-24T12:48:00Z"/>
                    </w:rPr>
                  </w:pPr>
                  <w:del w:id="9684" w:author="Lorenzo Fabbri" w:date="2024-09-24T14:48:00Z" w16du:dateUtc="2024-09-24T12:48:00Z">
                    <w:r w:rsidRPr="005A6AA3" w:rsidDel="00AE71EA">
                      <w:rPr>
                        <w:rFonts w:ascii="Calibri" w:hAnsi="Calibri"/>
                        <w:sz w:val="20"/>
                      </w:rPr>
                      <w:delText>1,090</w:delText>
                    </w:r>
                  </w:del>
                </w:p>
              </w:tc>
            </w:tr>
            <w:tr w:rsidR="00066508" w:rsidRPr="005A6AA3" w:rsidDel="00AE71EA" w14:paraId="42A549F2" w14:textId="72457E8F" w:rsidTr="006C3DDD">
              <w:trPr>
                <w:del w:id="9685" w:author="Lorenzo Fabbri" w:date="2024-09-24T14:48:00Z"/>
                <w:trPrChange w:id="9686" w:author="Lorenzo Fabbri" w:date="2024-09-19T20:39:00Z" w16du:dateUtc="2024-09-19T18:39:00Z">
                  <w:trPr>
                    <w:gridBefore w:val="1"/>
                    <w:cantSplit/>
                    <w:jc w:val="center"/>
                  </w:trPr>
                </w:trPrChange>
              </w:trPr>
              <w:tc>
                <w:tcPr>
                  <w:tcW w:w="0" w:type="dxa"/>
                  <w:tcPrChange w:id="968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445239E" w14:textId="3F11434B" w:rsidR="00066508" w:rsidRPr="005A6AA3" w:rsidDel="00AE71EA" w:rsidRDefault="00000000">
                  <w:pPr>
                    <w:keepNext/>
                    <w:widowControl w:val="0"/>
                    <w:spacing w:after="60"/>
                    <w:rPr>
                      <w:del w:id="9688" w:author="Lorenzo Fabbri" w:date="2024-09-24T14:48:00Z" w16du:dateUtc="2024-09-24T12:48:00Z"/>
                    </w:rPr>
                  </w:pPr>
                  <w:del w:id="9689" w:author="Lorenzo Fabbri" w:date="2024-09-24T14:48:00Z" w16du:dateUtc="2024-09-24T12:48:00Z">
                    <w:r w:rsidRPr="005A6AA3" w:rsidDel="00AE71EA">
                      <w:rPr>
                        <w:rFonts w:ascii="Calibri" w:hAnsi="Calibri"/>
                        <w:sz w:val="20"/>
                      </w:rPr>
                      <w:delText>MEP</w:delText>
                    </w:r>
                  </w:del>
                </w:p>
              </w:tc>
              <w:tc>
                <w:tcPr>
                  <w:tcW w:w="0" w:type="dxa"/>
                  <w:tcPrChange w:id="969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B74298E" w14:textId="466D1198" w:rsidR="00066508" w:rsidRPr="005A6AA3" w:rsidDel="00AE71EA" w:rsidRDefault="00000000">
                  <w:pPr>
                    <w:keepNext/>
                    <w:widowControl w:val="0"/>
                    <w:spacing w:after="60"/>
                    <w:jc w:val="right"/>
                    <w:rPr>
                      <w:del w:id="9691" w:author="Lorenzo Fabbri" w:date="2024-09-24T14:48:00Z" w16du:dateUtc="2024-09-24T12:48:00Z"/>
                    </w:rPr>
                  </w:pPr>
                  <w:del w:id="9692" w:author="Lorenzo Fabbri" w:date="2024-09-24T14:48:00Z" w16du:dateUtc="2024-09-24T12:48:00Z">
                    <w:r w:rsidRPr="005A6AA3" w:rsidDel="00AE71EA">
                      <w:rPr>
                        <w:rFonts w:ascii="Calibri" w:hAnsi="Calibri"/>
                        <w:sz w:val="20"/>
                      </w:rPr>
                      <w:delText>1,297</w:delText>
                    </w:r>
                  </w:del>
                </w:p>
              </w:tc>
              <w:tc>
                <w:tcPr>
                  <w:tcW w:w="0" w:type="dxa"/>
                  <w:tcPrChange w:id="969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26B1F86" w14:textId="42A29546" w:rsidR="00066508" w:rsidRPr="005A6AA3" w:rsidDel="00AE71EA" w:rsidRDefault="00000000">
                  <w:pPr>
                    <w:keepNext/>
                    <w:widowControl w:val="0"/>
                    <w:spacing w:after="60"/>
                    <w:jc w:val="right"/>
                    <w:rPr>
                      <w:del w:id="9694" w:author="Lorenzo Fabbri" w:date="2024-09-24T14:48:00Z" w16du:dateUtc="2024-09-24T12:48:00Z"/>
                    </w:rPr>
                  </w:pPr>
                  <w:del w:id="9695" w:author="Lorenzo Fabbri" w:date="2024-09-24T14:48:00Z" w16du:dateUtc="2024-09-24T12:48:00Z">
                    <w:r w:rsidRPr="005A6AA3" w:rsidDel="00AE71EA">
                      <w:rPr>
                        <w:rFonts w:ascii="Calibri" w:hAnsi="Calibri"/>
                        <w:sz w:val="20"/>
                      </w:rPr>
                      <w:delText>1,054</w:delText>
                    </w:r>
                  </w:del>
                </w:p>
              </w:tc>
            </w:tr>
            <w:tr w:rsidR="00066508" w:rsidRPr="005A6AA3" w:rsidDel="00AE71EA" w14:paraId="5C108192" w14:textId="0105EAFB" w:rsidTr="006C3DDD">
              <w:trPr>
                <w:del w:id="9696" w:author="Lorenzo Fabbri" w:date="2024-09-24T14:48:00Z"/>
                <w:trPrChange w:id="9697" w:author="Lorenzo Fabbri" w:date="2024-09-19T20:39:00Z" w16du:dateUtc="2024-09-19T18:39:00Z">
                  <w:trPr>
                    <w:gridBefore w:val="1"/>
                    <w:cantSplit/>
                    <w:jc w:val="center"/>
                  </w:trPr>
                </w:trPrChange>
              </w:trPr>
              <w:tc>
                <w:tcPr>
                  <w:tcW w:w="0" w:type="dxa"/>
                  <w:tcPrChange w:id="969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A12A2D4" w14:textId="1BC0AADE" w:rsidR="00066508" w:rsidRPr="005A6AA3" w:rsidDel="00AE71EA" w:rsidRDefault="00000000">
                  <w:pPr>
                    <w:keepNext/>
                    <w:widowControl w:val="0"/>
                    <w:spacing w:after="60"/>
                    <w:rPr>
                      <w:del w:id="9699" w:author="Lorenzo Fabbri" w:date="2024-09-24T14:48:00Z" w16du:dateUtc="2024-09-24T12:48:00Z"/>
                    </w:rPr>
                  </w:pPr>
                  <w:del w:id="9700" w:author="Lorenzo Fabbri" w:date="2024-09-24T14:48:00Z" w16du:dateUtc="2024-09-24T12:48:00Z">
                    <w:r w:rsidRPr="005A6AA3" w:rsidDel="00AE71EA">
                      <w:rPr>
                        <w:rFonts w:ascii="Calibri" w:hAnsi="Calibri"/>
                        <w:sz w:val="20"/>
                      </w:rPr>
                      <w:delText>MnBP</w:delText>
                    </w:r>
                  </w:del>
                </w:p>
              </w:tc>
              <w:tc>
                <w:tcPr>
                  <w:tcW w:w="0" w:type="dxa"/>
                  <w:tcPrChange w:id="970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7FD77A9" w14:textId="2E58CCE6" w:rsidR="00066508" w:rsidRPr="005A6AA3" w:rsidDel="00AE71EA" w:rsidRDefault="00000000">
                  <w:pPr>
                    <w:keepNext/>
                    <w:widowControl w:val="0"/>
                    <w:spacing w:after="60"/>
                    <w:jc w:val="right"/>
                    <w:rPr>
                      <w:del w:id="9702" w:author="Lorenzo Fabbri" w:date="2024-09-24T14:48:00Z" w16du:dateUtc="2024-09-24T12:48:00Z"/>
                    </w:rPr>
                  </w:pPr>
                  <w:del w:id="9703" w:author="Lorenzo Fabbri" w:date="2024-09-24T14:48:00Z" w16du:dateUtc="2024-09-24T12:48:00Z">
                    <w:r w:rsidRPr="005A6AA3" w:rsidDel="00AE71EA">
                      <w:rPr>
                        <w:rFonts w:ascii="Calibri" w:hAnsi="Calibri"/>
                        <w:sz w:val="20"/>
                      </w:rPr>
                      <w:delText>1,297</w:delText>
                    </w:r>
                  </w:del>
                </w:p>
              </w:tc>
              <w:tc>
                <w:tcPr>
                  <w:tcW w:w="0" w:type="dxa"/>
                  <w:tcPrChange w:id="970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1E43D4C" w14:textId="2448342A" w:rsidR="00066508" w:rsidRPr="005A6AA3" w:rsidDel="00AE71EA" w:rsidRDefault="00000000">
                  <w:pPr>
                    <w:keepNext/>
                    <w:widowControl w:val="0"/>
                    <w:spacing w:after="60"/>
                    <w:jc w:val="right"/>
                    <w:rPr>
                      <w:del w:id="9705" w:author="Lorenzo Fabbri" w:date="2024-09-24T14:48:00Z" w16du:dateUtc="2024-09-24T12:48:00Z"/>
                    </w:rPr>
                  </w:pPr>
                  <w:del w:id="9706" w:author="Lorenzo Fabbri" w:date="2024-09-24T14:48:00Z" w16du:dateUtc="2024-09-24T12:48:00Z">
                    <w:r w:rsidRPr="005A6AA3" w:rsidDel="00AE71EA">
                      <w:rPr>
                        <w:rFonts w:ascii="Calibri" w:hAnsi="Calibri"/>
                        <w:sz w:val="20"/>
                      </w:rPr>
                      <w:delText>1,035</w:delText>
                    </w:r>
                  </w:del>
                </w:p>
              </w:tc>
            </w:tr>
            <w:tr w:rsidR="00066508" w:rsidRPr="005A6AA3" w:rsidDel="00AE71EA" w14:paraId="158D21C1" w14:textId="7140CFD3" w:rsidTr="006C3DDD">
              <w:trPr>
                <w:del w:id="9707" w:author="Lorenzo Fabbri" w:date="2024-09-24T14:48:00Z"/>
                <w:trPrChange w:id="9708" w:author="Lorenzo Fabbri" w:date="2024-09-19T20:39:00Z" w16du:dateUtc="2024-09-19T18:39:00Z">
                  <w:trPr>
                    <w:gridBefore w:val="1"/>
                    <w:cantSplit/>
                    <w:jc w:val="center"/>
                  </w:trPr>
                </w:trPrChange>
              </w:trPr>
              <w:tc>
                <w:tcPr>
                  <w:tcW w:w="0" w:type="dxa"/>
                  <w:tcPrChange w:id="970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047ACB6" w14:textId="345DDE75" w:rsidR="00066508" w:rsidRPr="005A6AA3" w:rsidDel="00AE71EA" w:rsidRDefault="00000000">
                  <w:pPr>
                    <w:keepNext/>
                    <w:widowControl w:val="0"/>
                    <w:spacing w:after="60"/>
                    <w:rPr>
                      <w:del w:id="9710" w:author="Lorenzo Fabbri" w:date="2024-09-24T14:48:00Z" w16du:dateUtc="2024-09-24T12:48:00Z"/>
                    </w:rPr>
                  </w:pPr>
                  <w:del w:id="9711" w:author="Lorenzo Fabbri" w:date="2024-09-24T14:48:00Z" w16du:dateUtc="2024-09-24T12:48:00Z">
                    <w:r w:rsidRPr="005A6AA3" w:rsidDel="00AE71EA">
                      <w:rPr>
                        <w:rFonts w:ascii="Calibri" w:hAnsi="Calibri"/>
                        <w:sz w:val="20"/>
                      </w:rPr>
                      <w:delText>MEHHP</w:delText>
                    </w:r>
                  </w:del>
                </w:p>
              </w:tc>
              <w:tc>
                <w:tcPr>
                  <w:tcW w:w="0" w:type="dxa"/>
                  <w:tcPrChange w:id="971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8B98075" w14:textId="04B064FD" w:rsidR="00066508" w:rsidRPr="005A6AA3" w:rsidDel="00AE71EA" w:rsidRDefault="00000000">
                  <w:pPr>
                    <w:keepNext/>
                    <w:widowControl w:val="0"/>
                    <w:spacing w:after="60"/>
                    <w:jc w:val="right"/>
                    <w:rPr>
                      <w:del w:id="9713" w:author="Lorenzo Fabbri" w:date="2024-09-24T14:48:00Z" w16du:dateUtc="2024-09-24T12:48:00Z"/>
                    </w:rPr>
                  </w:pPr>
                  <w:del w:id="9714" w:author="Lorenzo Fabbri" w:date="2024-09-24T14:48:00Z" w16du:dateUtc="2024-09-24T12:48:00Z">
                    <w:r w:rsidRPr="005A6AA3" w:rsidDel="00AE71EA">
                      <w:rPr>
                        <w:rFonts w:ascii="Calibri" w:hAnsi="Calibri"/>
                        <w:sz w:val="20"/>
                      </w:rPr>
                      <w:delText>1,297</w:delText>
                    </w:r>
                  </w:del>
                </w:p>
              </w:tc>
              <w:tc>
                <w:tcPr>
                  <w:tcW w:w="0" w:type="dxa"/>
                  <w:tcPrChange w:id="971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F81E723" w14:textId="04D16C9F" w:rsidR="00066508" w:rsidRPr="005A6AA3" w:rsidDel="00AE71EA" w:rsidRDefault="00000000">
                  <w:pPr>
                    <w:keepNext/>
                    <w:widowControl w:val="0"/>
                    <w:spacing w:after="60"/>
                    <w:jc w:val="right"/>
                    <w:rPr>
                      <w:del w:id="9716" w:author="Lorenzo Fabbri" w:date="2024-09-24T14:48:00Z" w16du:dateUtc="2024-09-24T12:48:00Z"/>
                    </w:rPr>
                  </w:pPr>
                  <w:del w:id="9717" w:author="Lorenzo Fabbri" w:date="2024-09-24T14:48:00Z" w16du:dateUtc="2024-09-24T12:48:00Z">
                    <w:r w:rsidRPr="005A6AA3" w:rsidDel="00AE71EA">
                      <w:rPr>
                        <w:rFonts w:ascii="Calibri" w:hAnsi="Calibri"/>
                        <w:sz w:val="20"/>
                      </w:rPr>
                      <w:delText>1,010</w:delText>
                    </w:r>
                  </w:del>
                </w:p>
              </w:tc>
            </w:tr>
            <w:tr w:rsidR="00066508" w:rsidRPr="005A6AA3" w:rsidDel="00AE71EA" w14:paraId="6CD56155" w14:textId="46497F91" w:rsidTr="006C3DDD">
              <w:trPr>
                <w:del w:id="9718" w:author="Lorenzo Fabbri" w:date="2024-09-24T14:48:00Z"/>
                <w:trPrChange w:id="9719" w:author="Lorenzo Fabbri" w:date="2024-09-19T20:39:00Z" w16du:dateUtc="2024-09-19T18:39:00Z">
                  <w:trPr>
                    <w:gridBefore w:val="1"/>
                    <w:cantSplit/>
                    <w:jc w:val="center"/>
                  </w:trPr>
                </w:trPrChange>
              </w:trPr>
              <w:tc>
                <w:tcPr>
                  <w:tcW w:w="0" w:type="dxa"/>
                  <w:tcPrChange w:id="972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549C23" w14:textId="4B8A5E66" w:rsidR="00066508" w:rsidRPr="005A6AA3" w:rsidDel="00AE71EA" w:rsidRDefault="00000000">
                  <w:pPr>
                    <w:keepNext/>
                    <w:widowControl w:val="0"/>
                    <w:spacing w:after="60"/>
                    <w:rPr>
                      <w:del w:id="9721" w:author="Lorenzo Fabbri" w:date="2024-09-24T14:48:00Z" w16du:dateUtc="2024-09-24T12:48:00Z"/>
                    </w:rPr>
                  </w:pPr>
                  <w:del w:id="9722" w:author="Lorenzo Fabbri" w:date="2024-09-24T14:48:00Z" w16du:dateUtc="2024-09-24T12:48:00Z">
                    <w:r w:rsidRPr="005A6AA3" w:rsidDel="00AE71EA">
                      <w:rPr>
                        <w:rFonts w:ascii="Calibri" w:hAnsi="Calibri"/>
                        <w:sz w:val="20"/>
                      </w:rPr>
                      <w:delText>MEOHP</w:delText>
                    </w:r>
                  </w:del>
                </w:p>
              </w:tc>
              <w:tc>
                <w:tcPr>
                  <w:tcW w:w="0" w:type="dxa"/>
                  <w:tcPrChange w:id="972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2F6DF4D" w14:textId="3C6E947E" w:rsidR="00066508" w:rsidRPr="005A6AA3" w:rsidDel="00AE71EA" w:rsidRDefault="00000000">
                  <w:pPr>
                    <w:keepNext/>
                    <w:widowControl w:val="0"/>
                    <w:spacing w:after="60"/>
                    <w:jc w:val="right"/>
                    <w:rPr>
                      <w:del w:id="9724" w:author="Lorenzo Fabbri" w:date="2024-09-24T14:48:00Z" w16du:dateUtc="2024-09-24T12:48:00Z"/>
                    </w:rPr>
                  </w:pPr>
                  <w:del w:id="9725" w:author="Lorenzo Fabbri" w:date="2024-09-24T14:48:00Z" w16du:dateUtc="2024-09-24T12:48:00Z">
                    <w:r w:rsidRPr="005A6AA3" w:rsidDel="00AE71EA">
                      <w:rPr>
                        <w:rFonts w:ascii="Calibri" w:hAnsi="Calibri"/>
                        <w:sz w:val="20"/>
                      </w:rPr>
                      <w:delText>1,297</w:delText>
                    </w:r>
                  </w:del>
                </w:p>
              </w:tc>
              <w:tc>
                <w:tcPr>
                  <w:tcW w:w="0" w:type="dxa"/>
                  <w:tcPrChange w:id="972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3E17F17" w14:textId="2A16C327" w:rsidR="00066508" w:rsidRPr="005A6AA3" w:rsidDel="00AE71EA" w:rsidRDefault="00000000">
                  <w:pPr>
                    <w:keepNext/>
                    <w:widowControl w:val="0"/>
                    <w:spacing w:after="60"/>
                    <w:jc w:val="right"/>
                    <w:rPr>
                      <w:del w:id="9727" w:author="Lorenzo Fabbri" w:date="2024-09-24T14:48:00Z" w16du:dateUtc="2024-09-24T12:48:00Z"/>
                    </w:rPr>
                  </w:pPr>
                  <w:del w:id="9728" w:author="Lorenzo Fabbri" w:date="2024-09-24T14:48:00Z" w16du:dateUtc="2024-09-24T12:48:00Z">
                    <w:r w:rsidRPr="005A6AA3" w:rsidDel="00AE71EA">
                      <w:rPr>
                        <w:rFonts w:ascii="Calibri" w:hAnsi="Calibri"/>
                        <w:sz w:val="20"/>
                      </w:rPr>
                      <w:delText>1,000</w:delText>
                    </w:r>
                  </w:del>
                </w:p>
              </w:tc>
            </w:tr>
            <w:tr w:rsidR="00066508" w:rsidRPr="005A6AA3" w:rsidDel="00AE71EA" w14:paraId="2D9BFB25" w14:textId="3088EC56" w:rsidTr="006C3DDD">
              <w:trPr>
                <w:del w:id="9729" w:author="Lorenzo Fabbri" w:date="2024-09-24T14:48:00Z"/>
                <w:trPrChange w:id="9730" w:author="Lorenzo Fabbri" w:date="2024-09-19T20:39:00Z" w16du:dateUtc="2024-09-19T18:39:00Z">
                  <w:trPr>
                    <w:gridBefore w:val="1"/>
                    <w:cantSplit/>
                    <w:jc w:val="center"/>
                  </w:trPr>
                </w:trPrChange>
              </w:trPr>
              <w:tc>
                <w:tcPr>
                  <w:tcW w:w="0" w:type="dxa"/>
                  <w:tcPrChange w:id="973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03DAC3" w14:textId="4B8D7B38" w:rsidR="00066508" w:rsidRPr="005A6AA3" w:rsidDel="00AE71EA" w:rsidRDefault="00000000">
                  <w:pPr>
                    <w:keepNext/>
                    <w:widowControl w:val="0"/>
                    <w:spacing w:after="60"/>
                    <w:rPr>
                      <w:del w:id="9732" w:author="Lorenzo Fabbri" w:date="2024-09-24T14:48:00Z" w16du:dateUtc="2024-09-24T12:48:00Z"/>
                    </w:rPr>
                  </w:pPr>
                  <w:del w:id="9733" w:author="Lorenzo Fabbri" w:date="2024-09-24T14:48:00Z" w16du:dateUtc="2024-09-24T12:48:00Z">
                    <w:r w:rsidRPr="005A6AA3" w:rsidDel="00AE71EA">
                      <w:rPr>
                        <w:rFonts w:ascii="Calibri" w:hAnsi="Calibri"/>
                        <w:sz w:val="20"/>
                      </w:rPr>
                      <w:delText>MECPP</w:delText>
                    </w:r>
                  </w:del>
                </w:p>
              </w:tc>
              <w:tc>
                <w:tcPr>
                  <w:tcW w:w="0" w:type="dxa"/>
                  <w:tcPrChange w:id="973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BEC3F70" w14:textId="2692F6D7" w:rsidR="00066508" w:rsidRPr="005A6AA3" w:rsidDel="00AE71EA" w:rsidRDefault="00000000">
                  <w:pPr>
                    <w:keepNext/>
                    <w:widowControl w:val="0"/>
                    <w:spacing w:after="60"/>
                    <w:jc w:val="right"/>
                    <w:rPr>
                      <w:del w:id="9735" w:author="Lorenzo Fabbri" w:date="2024-09-24T14:48:00Z" w16du:dateUtc="2024-09-24T12:48:00Z"/>
                    </w:rPr>
                  </w:pPr>
                  <w:del w:id="9736" w:author="Lorenzo Fabbri" w:date="2024-09-24T14:48:00Z" w16du:dateUtc="2024-09-24T12:48:00Z">
                    <w:r w:rsidRPr="005A6AA3" w:rsidDel="00AE71EA">
                      <w:rPr>
                        <w:rFonts w:ascii="Calibri" w:hAnsi="Calibri"/>
                        <w:sz w:val="20"/>
                      </w:rPr>
                      <w:delText>1,297</w:delText>
                    </w:r>
                  </w:del>
                </w:p>
              </w:tc>
              <w:tc>
                <w:tcPr>
                  <w:tcW w:w="0" w:type="dxa"/>
                  <w:tcPrChange w:id="973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14A61EF" w14:textId="7A2675FA" w:rsidR="00066508" w:rsidRPr="005A6AA3" w:rsidDel="00AE71EA" w:rsidRDefault="00000000">
                  <w:pPr>
                    <w:keepNext/>
                    <w:widowControl w:val="0"/>
                    <w:spacing w:after="60"/>
                    <w:jc w:val="right"/>
                    <w:rPr>
                      <w:del w:id="9738" w:author="Lorenzo Fabbri" w:date="2024-09-24T14:48:00Z" w16du:dateUtc="2024-09-24T12:48:00Z"/>
                    </w:rPr>
                  </w:pPr>
                  <w:del w:id="9739" w:author="Lorenzo Fabbri" w:date="2024-09-24T14:48:00Z" w16du:dateUtc="2024-09-24T12:48:00Z">
                    <w:r w:rsidRPr="005A6AA3" w:rsidDel="00AE71EA">
                      <w:rPr>
                        <w:rFonts w:ascii="Calibri" w:hAnsi="Calibri"/>
                        <w:sz w:val="20"/>
                      </w:rPr>
                      <w:delText>980.7</w:delText>
                    </w:r>
                  </w:del>
                </w:p>
              </w:tc>
            </w:tr>
            <w:tr w:rsidR="00066508" w:rsidRPr="005A6AA3" w:rsidDel="00AE71EA" w14:paraId="0C6C926E" w14:textId="503DC00C" w:rsidTr="006C3DDD">
              <w:trPr>
                <w:del w:id="9740" w:author="Lorenzo Fabbri" w:date="2024-09-24T14:48:00Z"/>
                <w:trPrChange w:id="9741" w:author="Lorenzo Fabbri" w:date="2024-09-19T20:39:00Z" w16du:dateUtc="2024-09-19T18:39:00Z">
                  <w:trPr>
                    <w:gridBefore w:val="1"/>
                    <w:cantSplit/>
                    <w:jc w:val="center"/>
                  </w:trPr>
                </w:trPrChange>
              </w:trPr>
              <w:tc>
                <w:tcPr>
                  <w:tcW w:w="0" w:type="dxa"/>
                  <w:tcPrChange w:id="974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3FE94CE" w14:textId="08101084" w:rsidR="00066508" w:rsidRPr="005A6AA3" w:rsidDel="00AE71EA" w:rsidRDefault="00000000">
                  <w:pPr>
                    <w:keepNext/>
                    <w:widowControl w:val="0"/>
                    <w:spacing w:after="60"/>
                    <w:rPr>
                      <w:del w:id="9743" w:author="Lorenzo Fabbri" w:date="2024-09-24T14:48:00Z" w16du:dateUtc="2024-09-24T12:48:00Z"/>
                    </w:rPr>
                  </w:pPr>
                  <w:del w:id="9744" w:author="Lorenzo Fabbri" w:date="2024-09-24T14:48:00Z" w16du:dateUtc="2024-09-24T12:48:00Z">
                    <w:r w:rsidRPr="005A6AA3" w:rsidDel="00AE71EA">
                      <w:rPr>
                        <w:rFonts w:ascii="Calibri" w:hAnsi="Calibri"/>
                        <w:sz w:val="20"/>
                      </w:rPr>
                      <w:delText>MiBP</w:delText>
                    </w:r>
                  </w:del>
                </w:p>
              </w:tc>
              <w:tc>
                <w:tcPr>
                  <w:tcW w:w="0" w:type="dxa"/>
                  <w:tcPrChange w:id="974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9F7EEC" w14:textId="68FA483C" w:rsidR="00066508" w:rsidRPr="005A6AA3" w:rsidDel="00AE71EA" w:rsidRDefault="00000000">
                  <w:pPr>
                    <w:keepNext/>
                    <w:widowControl w:val="0"/>
                    <w:spacing w:after="60"/>
                    <w:jc w:val="right"/>
                    <w:rPr>
                      <w:del w:id="9746" w:author="Lorenzo Fabbri" w:date="2024-09-24T14:48:00Z" w16du:dateUtc="2024-09-24T12:48:00Z"/>
                    </w:rPr>
                  </w:pPr>
                  <w:del w:id="9747" w:author="Lorenzo Fabbri" w:date="2024-09-24T14:48:00Z" w16du:dateUtc="2024-09-24T12:48:00Z">
                    <w:r w:rsidRPr="005A6AA3" w:rsidDel="00AE71EA">
                      <w:rPr>
                        <w:rFonts w:ascii="Calibri" w:hAnsi="Calibri"/>
                        <w:sz w:val="20"/>
                      </w:rPr>
                      <w:delText>1,297</w:delText>
                    </w:r>
                  </w:del>
                </w:p>
              </w:tc>
              <w:tc>
                <w:tcPr>
                  <w:tcW w:w="0" w:type="dxa"/>
                  <w:tcPrChange w:id="974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D506A4" w14:textId="1D974BA5" w:rsidR="00066508" w:rsidRPr="005A6AA3" w:rsidDel="00AE71EA" w:rsidRDefault="00000000">
                  <w:pPr>
                    <w:keepNext/>
                    <w:widowControl w:val="0"/>
                    <w:spacing w:after="60"/>
                    <w:jc w:val="right"/>
                    <w:rPr>
                      <w:del w:id="9749" w:author="Lorenzo Fabbri" w:date="2024-09-24T14:48:00Z" w16du:dateUtc="2024-09-24T12:48:00Z"/>
                    </w:rPr>
                  </w:pPr>
                  <w:del w:id="9750" w:author="Lorenzo Fabbri" w:date="2024-09-24T14:48:00Z" w16du:dateUtc="2024-09-24T12:48:00Z">
                    <w:r w:rsidRPr="005A6AA3" w:rsidDel="00AE71EA">
                      <w:rPr>
                        <w:rFonts w:ascii="Calibri" w:hAnsi="Calibri"/>
                        <w:sz w:val="20"/>
                      </w:rPr>
                      <w:delText>927.3</w:delText>
                    </w:r>
                  </w:del>
                </w:p>
              </w:tc>
            </w:tr>
            <w:tr w:rsidR="00066508" w:rsidRPr="005A6AA3" w:rsidDel="00AE71EA" w14:paraId="20ABF002" w14:textId="068C69AE" w:rsidTr="006C3DDD">
              <w:trPr>
                <w:del w:id="9751" w:author="Lorenzo Fabbri" w:date="2024-09-24T14:48:00Z"/>
                <w:trPrChange w:id="9752" w:author="Lorenzo Fabbri" w:date="2024-09-19T20:39:00Z" w16du:dateUtc="2024-09-19T18:39:00Z">
                  <w:trPr>
                    <w:gridBefore w:val="1"/>
                    <w:cantSplit/>
                    <w:jc w:val="center"/>
                  </w:trPr>
                </w:trPrChange>
              </w:trPr>
              <w:tc>
                <w:tcPr>
                  <w:tcW w:w="0" w:type="dxa"/>
                  <w:gridSpan w:val="3"/>
                  <w:tcPrChange w:id="9753" w:author="Lorenzo Fabbri" w:date="2024-09-19T20:39:00Z" w16du:dateUtc="2024-09-19T18:39:00Z">
                    <w:tcPr>
                      <w:tcW w:w="9144" w:type="dxa"/>
                      <w:gridSpan w:val="6"/>
                    </w:tcPr>
                  </w:tcPrChange>
                </w:tcPr>
                <w:p w14:paraId="3C3A3910" w14:textId="166046E5" w:rsidR="00066508" w:rsidRPr="005A6AA3" w:rsidDel="00AE71EA" w:rsidRDefault="00000000">
                  <w:pPr>
                    <w:keepNext/>
                    <w:widowControl w:val="0"/>
                    <w:spacing w:after="60"/>
                    <w:rPr>
                      <w:del w:id="9754" w:author="Lorenzo Fabbri" w:date="2024-09-24T14:48:00Z" w16du:dateUtc="2024-09-24T12:48:00Z"/>
                    </w:rPr>
                  </w:pPr>
                  <w:del w:id="9755"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Truncated weights.</w:delText>
                    </w:r>
                  </w:del>
                </w:p>
              </w:tc>
            </w:tr>
          </w:tbl>
          <w:p w14:paraId="7F23445B" w14:textId="34095219" w:rsidR="00066508" w:rsidRPr="005A6AA3" w:rsidDel="00AE71EA" w:rsidRDefault="00000000">
            <w:pPr>
              <w:pStyle w:val="ImageCaption"/>
              <w:widowControl w:val="0"/>
              <w:spacing w:before="200"/>
              <w:rPr>
                <w:del w:id="9756" w:author="Lorenzo Fabbri" w:date="2024-09-24T14:48:00Z" w16du:dateUtc="2024-09-24T12:48:00Z"/>
              </w:rPr>
            </w:pPr>
            <w:del w:id="9757" w:author="Lorenzo Fabbri" w:date="2024-09-24T14:48:00Z" w16du:dateUtc="2024-09-24T12:48:00Z">
              <w:r w:rsidRPr="005A6AA3" w:rsidDel="00AE71EA">
                <w:delText xml:space="preserve">Table </w:delText>
              </w:r>
            </w:del>
            <w:del w:id="9758" w:author="Lorenzo Fabbri" w:date="2024-09-24T11:06:00Z" w16du:dateUtc="2024-09-24T09:06:00Z">
              <w:r w:rsidRPr="005A6AA3" w:rsidDel="0020742D">
                <w:delText>S</w:delText>
              </w:r>
            </w:del>
            <w:del w:id="9759" w:author="Lorenzo Fabbri" w:date="2024-09-24T14:48:00Z" w16du:dateUtc="2024-09-24T12:48:00Z">
              <w:r w:rsidRPr="005A6AA3" w:rsidDel="00AE71EA">
                <w:delText>8</w:delText>
              </w:r>
            </w:del>
            <w:del w:id="9760" w:author="Lorenzo Fabbri" w:date="2024-09-19T18:30:00Z" w16du:dateUtc="2024-09-19T16:30:00Z">
              <w:r w:rsidRPr="005A6AA3" w:rsidDel="00A42D3A">
                <w:delText>:</w:delText>
              </w:r>
            </w:del>
            <w:del w:id="9761" w:author="Lorenzo Fabbri" w:date="2024-09-24T14:48:00Z" w16du:dateUtc="2024-09-24T12:48:00Z">
              <w:r w:rsidRPr="005A6AA3" w:rsidDel="00AE71EA">
                <w:delText xml:space="preserve"> </w:delText>
              </w:r>
              <w:r w:rsidRPr="005A6AA3" w:rsidDel="00AE71EA">
                <w:rPr>
                  <w:b/>
                  <w:bCs/>
                </w:rPr>
                <w:delText>Effective sample size before and after balancing weights estimation (exposures: endocrine disrupting chemicals (EDCs); outcome: hit reaction time standard error (HRT-SE)) (HELIX subcohort; 2013-2016).</w:delText>
              </w:r>
              <w:bookmarkEnd w:id="9497"/>
            </w:del>
          </w:p>
        </w:tc>
      </w:tr>
    </w:tbl>
    <w:p w14:paraId="7DD50E5D" w14:textId="72CA205C" w:rsidR="00066508" w:rsidRPr="005A6AA3" w:rsidDel="00AE71EA" w:rsidRDefault="00000000">
      <w:pPr>
        <w:pStyle w:val="BodyText"/>
        <w:rPr>
          <w:del w:id="9762" w:author="Lorenzo Fabbri" w:date="2024-09-24T14:48:00Z" w16du:dateUtc="2024-09-24T12:48:00Z"/>
        </w:rPr>
      </w:pPr>
      <w:del w:id="9763" w:author="Lorenzo Fabbri" w:date="2024-09-24T14:48:00Z" w16du:dateUtc="2024-09-24T12:48:00Z">
        <w:r w:rsidRPr="005A6AA3"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14965145" w14:textId="7EB2FC9A" w:rsidTr="00066508">
        <w:trPr>
          <w:del w:id="9764" w:author="Lorenzo Fabbri" w:date="2024-09-24T14:48:00Z"/>
        </w:trPr>
        <w:tc>
          <w:tcPr>
            <w:tcW w:w="9360" w:type="dxa"/>
          </w:tcPr>
          <w:tbl>
            <w:tblPr>
              <w:tblStyle w:val="ListTable6Colorful"/>
              <w:tblW w:w="5000" w:type="pct"/>
              <w:tblLayout w:type="fixed"/>
              <w:tblLook w:val="0600" w:firstRow="0" w:lastRow="0" w:firstColumn="0" w:lastColumn="0" w:noHBand="1" w:noVBand="1"/>
              <w:tblPrChange w:id="9765"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2888"/>
              <w:gridCol w:w="3456"/>
              <w:gridCol w:w="3016"/>
              <w:tblGridChange w:id="9766">
                <w:tblGrid>
                  <w:gridCol w:w="56"/>
                  <w:gridCol w:w="2832"/>
                  <w:gridCol w:w="282"/>
                  <w:gridCol w:w="3115"/>
                  <w:gridCol w:w="59"/>
                  <w:gridCol w:w="3016"/>
                  <w:gridCol w:w="40"/>
                </w:tblGrid>
              </w:tblGridChange>
            </w:tblGrid>
            <w:tr w:rsidR="00066508" w:rsidRPr="005A6AA3" w:rsidDel="00AE71EA" w14:paraId="03E29E31" w14:textId="66B26E4B" w:rsidTr="006C3DDD">
              <w:trPr>
                <w:del w:id="9767" w:author="Lorenzo Fabbri" w:date="2024-09-24T14:48:00Z"/>
                <w:trPrChange w:id="9768" w:author="Lorenzo Fabbri" w:date="2024-09-19T20:39:00Z" w16du:dateUtc="2024-09-19T18:39:00Z">
                  <w:trPr>
                    <w:gridBefore w:val="1"/>
                    <w:cantSplit/>
                    <w:tblHeader/>
                    <w:jc w:val="center"/>
                  </w:trPr>
                </w:trPrChange>
              </w:trPr>
              <w:tc>
                <w:tcPr>
                  <w:tcW w:w="0" w:type="dxa"/>
                  <w:tcPrChange w:id="9769"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7194F307" w14:textId="269BE139" w:rsidR="00066508" w:rsidRPr="005A6AA3" w:rsidDel="00AE71EA" w:rsidRDefault="00000000">
                  <w:pPr>
                    <w:keepNext/>
                    <w:widowControl w:val="0"/>
                    <w:spacing w:after="60"/>
                    <w:rPr>
                      <w:del w:id="9770" w:author="Lorenzo Fabbri" w:date="2024-09-24T14:48:00Z" w16du:dateUtc="2024-09-24T12:48:00Z"/>
                    </w:rPr>
                  </w:pPr>
                  <w:bookmarkStart w:id="9771" w:name="supptbl-balance-2"/>
                  <w:del w:id="9772" w:author="Lorenzo Fabbri" w:date="2024-09-24T14:48:00Z" w16du:dateUtc="2024-09-24T12:48:00Z">
                    <w:r w:rsidRPr="005A6AA3" w:rsidDel="00AE71EA">
                      <w:rPr>
                        <w:rFonts w:ascii="Calibri" w:hAnsi="Calibri"/>
                        <w:sz w:val="20"/>
                      </w:rPr>
                      <w:delText>Exposure</w:delText>
                    </w:r>
                  </w:del>
                </w:p>
              </w:tc>
              <w:tc>
                <w:tcPr>
                  <w:tcW w:w="0" w:type="dxa"/>
                  <w:tcPrChange w:id="9773" w:author="Lorenzo Fabbri" w:date="2024-09-19T20:39:00Z" w16du:dateUtc="2024-09-19T18:39:00Z">
                    <w:tcPr>
                      <w:tcW w:w="3048" w:type="dxa"/>
                      <w:tcBorders>
                        <w:top w:val="single" w:sz="16" w:space="0" w:color="D3D3D3"/>
                        <w:bottom w:val="single" w:sz="16" w:space="0" w:color="D3D3D3"/>
                      </w:tcBorders>
                    </w:tcPr>
                  </w:tcPrChange>
                </w:tcPr>
                <w:p w14:paraId="7A3C4D4C" w14:textId="612081F9" w:rsidR="00066508" w:rsidRPr="005A6AA3" w:rsidDel="00AE71EA" w:rsidRDefault="00000000">
                  <w:pPr>
                    <w:keepNext/>
                    <w:widowControl w:val="0"/>
                    <w:spacing w:after="60"/>
                    <w:jc w:val="right"/>
                    <w:rPr>
                      <w:del w:id="9774" w:author="Lorenzo Fabbri" w:date="2024-09-24T14:48:00Z" w16du:dateUtc="2024-09-24T12:48:00Z"/>
                    </w:rPr>
                  </w:pPr>
                  <w:del w:id="9775" w:author="Lorenzo Fabbri" w:date="2024-09-24T14:48:00Z" w16du:dateUtc="2024-09-24T12:48:00Z">
                    <w:r w:rsidRPr="005A6AA3" w:rsidDel="00AE71EA">
                      <w:rPr>
                        <w:rFonts w:ascii="Calibri" w:hAnsi="Calibri"/>
                        <w:sz w:val="20"/>
                      </w:rPr>
                      <w:delText>Unadjusted</w:delText>
                    </w:r>
                  </w:del>
                </w:p>
              </w:tc>
              <w:tc>
                <w:tcPr>
                  <w:tcW w:w="0" w:type="dxa"/>
                  <w:tcPrChange w:id="9776"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766E6341" w14:textId="108C0542" w:rsidR="00066508" w:rsidRPr="005A6AA3" w:rsidDel="00AE71EA" w:rsidRDefault="00000000">
                  <w:pPr>
                    <w:keepNext/>
                    <w:widowControl w:val="0"/>
                    <w:spacing w:after="60"/>
                    <w:jc w:val="right"/>
                    <w:rPr>
                      <w:del w:id="9777" w:author="Lorenzo Fabbri" w:date="2024-09-24T14:48:00Z" w16du:dateUtc="2024-09-24T12:48:00Z"/>
                    </w:rPr>
                  </w:pPr>
                  <w:del w:id="9778" w:author="Lorenzo Fabbri" w:date="2024-09-24T14:48:00Z" w16du:dateUtc="2024-09-24T12:48:00Z">
                    <w:r w:rsidRPr="005A6AA3" w:rsidDel="00AE71EA">
                      <w:rPr>
                        <w:rFonts w:ascii="Calibri" w:hAnsi="Calibri"/>
                        <w:sz w:val="20"/>
                      </w:rPr>
                      <w:delText>Adjusted</w:delText>
                    </w:r>
                    <w:r w:rsidRPr="005A6AA3" w:rsidDel="00AE71EA">
                      <w:rPr>
                        <w:rFonts w:ascii="Calibri" w:hAnsi="Calibri"/>
                        <w:i/>
                        <w:sz w:val="20"/>
                        <w:vertAlign w:val="superscript"/>
                      </w:rPr>
                      <w:delText>a</w:delText>
                    </w:r>
                  </w:del>
                </w:p>
              </w:tc>
            </w:tr>
            <w:tr w:rsidR="00066508" w:rsidRPr="005A6AA3" w:rsidDel="00AE71EA" w14:paraId="2833C6DD" w14:textId="422055AF" w:rsidTr="006C3DDD">
              <w:trPr>
                <w:del w:id="9779" w:author="Lorenzo Fabbri" w:date="2024-09-24T14:48:00Z"/>
                <w:trPrChange w:id="9780" w:author="Lorenzo Fabbri" w:date="2024-09-19T20:39:00Z" w16du:dateUtc="2024-09-19T18:39:00Z">
                  <w:trPr>
                    <w:gridBefore w:val="1"/>
                    <w:cantSplit/>
                    <w:jc w:val="center"/>
                  </w:trPr>
                </w:trPrChange>
              </w:trPr>
              <w:tc>
                <w:tcPr>
                  <w:tcW w:w="0" w:type="dxa"/>
                  <w:gridSpan w:val="3"/>
                  <w:tcPrChange w:id="9781"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27DB6EBB" w14:textId="7B06776C" w:rsidR="00066508" w:rsidRPr="005A6AA3" w:rsidDel="00AE71EA" w:rsidRDefault="00000000">
                  <w:pPr>
                    <w:keepNext/>
                    <w:widowControl w:val="0"/>
                    <w:spacing w:after="60"/>
                    <w:rPr>
                      <w:del w:id="9782" w:author="Lorenzo Fabbri" w:date="2024-09-24T14:48:00Z" w16du:dateUtc="2024-09-24T12:48:00Z"/>
                    </w:rPr>
                  </w:pPr>
                  <w:del w:id="9783" w:author="Lorenzo Fabbri" w:date="2024-09-24T14:48:00Z" w16du:dateUtc="2024-09-24T12:48:00Z">
                    <w:r w:rsidRPr="005A6AA3" w:rsidDel="00AE71EA">
                      <w:rPr>
                        <w:rFonts w:ascii="Calibri" w:hAnsi="Calibri"/>
                        <w:b/>
                        <w:sz w:val="20"/>
                      </w:rPr>
                      <w:delText>Phenols</w:delText>
                    </w:r>
                  </w:del>
                </w:p>
              </w:tc>
            </w:tr>
            <w:tr w:rsidR="00066508" w:rsidRPr="005A6AA3" w:rsidDel="00AE71EA" w14:paraId="526114EA" w14:textId="3AC7B890" w:rsidTr="006C3DDD">
              <w:trPr>
                <w:del w:id="9784" w:author="Lorenzo Fabbri" w:date="2024-09-24T14:48:00Z"/>
                <w:trPrChange w:id="9785" w:author="Lorenzo Fabbri" w:date="2024-09-19T20:39:00Z" w16du:dateUtc="2024-09-19T18:39:00Z">
                  <w:trPr>
                    <w:gridBefore w:val="1"/>
                    <w:cantSplit/>
                    <w:jc w:val="center"/>
                  </w:trPr>
                </w:trPrChange>
              </w:trPr>
              <w:tc>
                <w:tcPr>
                  <w:tcW w:w="0" w:type="dxa"/>
                  <w:tcPrChange w:id="978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60D856" w14:textId="773C3B18" w:rsidR="00066508" w:rsidRPr="005A6AA3" w:rsidDel="00AE71EA" w:rsidRDefault="00000000">
                  <w:pPr>
                    <w:keepNext/>
                    <w:widowControl w:val="0"/>
                    <w:spacing w:after="60"/>
                    <w:rPr>
                      <w:del w:id="9787" w:author="Lorenzo Fabbri" w:date="2024-09-24T14:48:00Z" w16du:dateUtc="2024-09-24T12:48:00Z"/>
                    </w:rPr>
                  </w:pPr>
                  <w:del w:id="9788" w:author="Lorenzo Fabbri" w:date="2024-09-24T14:48:00Z" w16du:dateUtc="2024-09-24T12:48:00Z">
                    <w:r w:rsidRPr="005A6AA3" w:rsidDel="00AE71EA">
                      <w:rPr>
                        <w:rFonts w:ascii="Calibri" w:hAnsi="Calibri"/>
                        <w:sz w:val="20"/>
                      </w:rPr>
                      <w:delText>OXBE</w:delText>
                    </w:r>
                  </w:del>
                </w:p>
              </w:tc>
              <w:tc>
                <w:tcPr>
                  <w:tcW w:w="0" w:type="dxa"/>
                  <w:tcPrChange w:id="978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F584318" w14:textId="01953B01" w:rsidR="00066508" w:rsidRPr="005A6AA3" w:rsidDel="00AE71EA" w:rsidRDefault="00000000">
                  <w:pPr>
                    <w:keepNext/>
                    <w:widowControl w:val="0"/>
                    <w:spacing w:after="60"/>
                    <w:jc w:val="right"/>
                    <w:rPr>
                      <w:del w:id="9790" w:author="Lorenzo Fabbri" w:date="2024-09-24T14:48:00Z" w16du:dateUtc="2024-09-24T12:48:00Z"/>
                    </w:rPr>
                  </w:pPr>
                  <w:del w:id="9791" w:author="Lorenzo Fabbri" w:date="2024-09-24T14:48:00Z" w16du:dateUtc="2024-09-24T12:48:00Z">
                    <w:r w:rsidRPr="005A6AA3" w:rsidDel="00AE71EA">
                      <w:rPr>
                        <w:rFonts w:ascii="Calibri" w:hAnsi="Calibri"/>
                        <w:sz w:val="20"/>
                      </w:rPr>
                      <w:delText>976.0</w:delText>
                    </w:r>
                  </w:del>
                </w:p>
              </w:tc>
              <w:tc>
                <w:tcPr>
                  <w:tcW w:w="0" w:type="dxa"/>
                  <w:tcPrChange w:id="979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12C01F" w14:textId="447AEC4A" w:rsidR="00066508" w:rsidRPr="005A6AA3" w:rsidDel="00AE71EA" w:rsidRDefault="00000000">
                  <w:pPr>
                    <w:keepNext/>
                    <w:widowControl w:val="0"/>
                    <w:spacing w:after="60"/>
                    <w:jc w:val="right"/>
                    <w:rPr>
                      <w:del w:id="9793" w:author="Lorenzo Fabbri" w:date="2024-09-24T14:48:00Z" w16du:dateUtc="2024-09-24T12:48:00Z"/>
                    </w:rPr>
                  </w:pPr>
                  <w:del w:id="9794" w:author="Lorenzo Fabbri" w:date="2024-09-24T14:48:00Z" w16du:dateUtc="2024-09-24T12:48:00Z">
                    <w:r w:rsidRPr="005A6AA3" w:rsidDel="00AE71EA">
                      <w:rPr>
                        <w:rFonts w:ascii="Calibri" w:hAnsi="Calibri"/>
                        <w:sz w:val="20"/>
                      </w:rPr>
                      <w:delText>960.1</w:delText>
                    </w:r>
                  </w:del>
                </w:p>
              </w:tc>
            </w:tr>
            <w:tr w:rsidR="00066508" w:rsidRPr="005A6AA3" w:rsidDel="00AE71EA" w14:paraId="4EA2A42E" w14:textId="1BCB2982" w:rsidTr="006C3DDD">
              <w:trPr>
                <w:del w:id="9795" w:author="Lorenzo Fabbri" w:date="2024-09-24T14:48:00Z"/>
                <w:trPrChange w:id="9796" w:author="Lorenzo Fabbri" w:date="2024-09-19T20:39:00Z" w16du:dateUtc="2024-09-19T18:39:00Z">
                  <w:trPr>
                    <w:gridBefore w:val="1"/>
                    <w:cantSplit/>
                    <w:jc w:val="center"/>
                  </w:trPr>
                </w:trPrChange>
              </w:trPr>
              <w:tc>
                <w:tcPr>
                  <w:tcW w:w="0" w:type="dxa"/>
                  <w:tcPrChange w:id="979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16C42ED" w14:textId="719C19DA" w:rsidR="00066508" w:rsidRPr="005A6AA3" w:rsidDel="00AE71EA" w:rsidRDefault="00000000">
                  <w:pPr>
                    <w:keepNext/>
                    <w:widowControl w:val="0"/>
                    <w:spacing w:after="60"/>
                    <w:rPr>
                      <w:del w:id="9798" w:author="Lorenzo Fabbri" w:date="2024-09-24T14:48:00Z" w16du:dateUtc="2024-09-24T12:48:00Z"/>
                    </w:rPr>
                  </w:pPr>
                  <w:del w:id="9799" w:author="Lorenzo Fabbri" w:date="2024-09-24T14:48:00Z" w16du:dateUtc="2024-09-24T12:48:00Z">
                    <w:r w:rsidRPr="005A6AA3" w:rsidDel="00AE71EA">
                      <w:rPr>
                        <w:rFonts w:ascii="Calibri" w:hAnsi="Calibri"/>
                        <w:sz w:val="20"/>
                      </w:rPr>
                      <w:delText>PRPA</w:delText>
                    </w:r>
                  </w:del>
                </w:p>
              </w:tc>
              <w:tc>
                <w:tcPr>
                  <w:tcW w:w="0" w:type="dxa"/>
                  <w:tcPrChange w:id="980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15069D8" w14:textId="56BBAD09" w:rsidR="00066508" w:rsidRPr="005A6AA3" w:rsidDel="00AE71EA" w:rsidRDefault="00000000">
                  <w:pPr>
                    <w:keepNext/>
                    <w:widowControl w:val="0"/>
                    <w:spacing w:after="60"/>
                    <w:jc w:val="right"/>
                    <w:rPr>
                      <w:del w:id="9801" w:author="Lorenzo Fabbri" w:date="2024-09-24T14:48:00Z" w16du:dateUtc="2024-09-24T12:48:00Z"/>
                    </w:rPr>
                  </w:pPr>
                  <w:del w:id="9802" w:author="Lorenzo Fabbri" w:date="2024-09-24T14:48:00Z" w16du:dateUtc="2024-09-24T12:48:00Z">
                    <w:r w:rsidRPr="005A6AA3" w:rsidDel="00AE71EA">
                      <w:rPr>
                        <w:rFonts w:ascii="Calibri" w:hAnsi="Calibri"/>
                        <w:sz w:val="20"/>
                      </w:rPr>
                      <w:delText>976.0</w:delText>
                    </w:r>
                  </w:del>
                </w:p>
              </w:tc>
              <w:tc>
                <w:tcPr>
                  <w:tcW w:w="0" w:type="dxa"/>
                  <w:tcPrChange w:id="980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4F964F3" w14:textId="4494CEB7" w:rsidR="00066508" w:rsidRPr="005A6AA3" w:rsidDel="00AE71EA" w:rsidRDefault="00000000">
                  <w:pPr>
                    <w:keepNext/>
                    <w:widowControl w:val="0"/>
                    <w:spacing w:after="60"/>
                    <w:jc w:val="right"/>
                    <w:rPr>
                      <w:del w:id="9804" w:author="Lorenzo Fabbri" w:date="2024-09-24T14:48:00Z" w16du:dateUtc="2024-09-24T12:48:00Z"/>
                    </w:rPr>
                  </w:pPr>
                  <w:del w:id="9805" w:author="Lorenzo Fabbri" w:date="2024-09-24T14:48:00Z" w16du:dateUtc="2024-09-24T12:48:00Z">
                    <w:r w:rsidRPr="005A6AA3" w:rsidDel="00AE71EA">
                      <w:rPr>
                        <w:rFonts w:ascii="Calibri" w:hAnsi="Calibri"/>
                        <w:sz w:val="20"/>
                      </w:rPr>
                      <w:delText>956.0</w:delText>
                    </w:r>
                  </w:del>
                </w:p>
              </w:tc>
            </w:tr>
            <w:tr w:rsidR="00066508" w:rsidRPr="005A6AA3" w:rsidDel="00AE71EA" w14:paraId="4C2E0399" w14:textId="388D4907" w:rsidTr="006C3DDD">
              <w:trPr>
                <w:del w:id="9806" w:author="Lorenzo Fabbri" w:date="2024-09-24T14:48:00Z"/>
                <w:trPrChange w:id="9807" w:author="Lorenzo Fabbri" w:date="2024-09-19T20:39:00Z" w16du:dateUtc="2024-09-19T18:39:00Z">
                  <w:trPr>
                    <w:gridBefore w:val="1"/>
                    <w:cantSplit/>
                    <w:jc w:val="center"/>
                  </w:trPr>
                </w:trPrChange>
              </w:trPr>
              <w:tc>
                <w:tcPr>
                  <w:tcW w:w="0" w:type="dxa"/>
                  <w:tcPrChange w:id="980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08153C0" w14:textId="27CD2004" w:rsidR="00066508" w:rsidRPr="005A6AA3" w:rsidDel="00AE71EA" w:rsidRDefault="00000000">
                  <w:pPr>
                    <w:keepNext/>
                    <w:widowControl w:val="0"/>
                    <w:spacing w:after="60"/>
                    <w:rPr>
                      <w:del w:id="9809" w:author="Lorenzo Fabbri" w:date="2024-09-24T14:48:00Z" w16du:dateUtc="2024-09-24T12:48:00Z"/>
                    </w:rPr>
                  </w:pPr>
                  <w:del w:id="9810" w:author="Lorenzo Fabbri" w:date="2024-09-24T14:48:00Z" w16du:dateUtc="2024-09-24T12:48:00Z">
                    <w:r w:rsidRPr="005A6AA3" w:rsidDel="00AE71EA">
                      <w:rPr>
                        <w:rFonts w:ascii="Calibri" w:hAnsi="Calibri"/>
                        <w:sz w:val="20"/>
                      </w:rPr>
                      <w:delText>MEPA</w:delText>
                    </w:r>
                  </w:del>
                </w:p>
              </w:tc>
              <w:tc>
                <w:tcPr>
                  <w:tcW w:w="0" w:type="dxa"/>
                  <w:tcPrChange w:id="981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C76BAD4" w14:textId="7B5F7C95" w:rsidR="00066508" w:rsidRPr="005A6AA3" w:rsidDel="00AE71EA" w:rsidRDefault="00000000">
                  <w:pPr>
                    <w:keepNext/>
                    <w:widowControl w:val="0"/>
                    <w:spacing w:after="60"/>
                    <w:jc w:val="right"/>
                    <w:rPr>
                      <w:del w:id="9812" w:author="Lorenzo Fabbri" w:date="2024-09-24T14:48:00Z" w16du:dateUtc="2024-09-24T12:48:00Z"/>
                    </w:rPr>
                  </w:pPr>
                  <w:del w:id="9813" w:author="Lorenzo Fabbri" w:date="2024-09-24T14:48:00Z" w16du:dateUtc="2024-09-24T12:48:00Z">
                    <w:r w:rsidRPr="005A6AA3" w:rsidDel="00AE71EA">
                      <w:rPr>
                        <w:rFonts w:ascii="Calibri" w:hAnsi="Calibri"/>
                        <w:sz w:val="20"/>
                      </w:rPr>
                      <w:delText>976.0</w:delText>
                    </w:r>
                  </w:del>
                </w:p>
              </w:tc>
              <w:tc>
                <w:tcPr>
                  <w:tcW w:w="0" w:type="dxa"/>
                  <w:tcPrChange w:id="981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1EA14D5" w14:textId="16899E5E" w:rsidR="00066508" w:rsidRPr="005A6AA3" w:rsidDel="00AE71EA" w:rsidRDefault="00000000">
                  <w:pPr>
                    <w:keepNext/>
                    <w:widowControl w:val="0"/>
                    <w:spacing w:after="60"/>
                    <w:jc w:val="right"/>
                    <w:rPr>
                      <w:del w:id="9815" w:author="Lorenzo Fabbri" w:date="2024-09-24T14:48:00Z" w16du:dateUtc="2024-09-24T12:48:00Z"/>
                    </w:rPr>
                  </w:pPr>
                  <w:del w:id="9816" w:author="Lorenzo Fabbri" w:date="2024-09-24T14:48:00Z" w16du:dateUtc="2024-09-24T12:48:00Z">
                    <w:r w:rsidRPr="005A6AA3" w:rsidDel="00AE71EA">
                      <w:rPr>
                        <w:rFonts w:ascii="Calibri" w:hAnsi="Calibri"/>
                        <w:sz w:val="20"/>
                      </w:rPr>
                      <w:delText>953.7</w:delText>
                    </w:r>
                  </w:del>
                </w:p>
              </w:tc>
            </w:tr>
            <w:tr w:rsidR="00066508" w:rsidRPr="005A6AA3" w:rsidDel="00AE71EA" w14:paraId="698044BD" w14:textId="64F97276" w:rsidTr="006C3DDD">
              <w:trPr>
                <w:del w:id="9817" w:author="Lorenzo Fabbri" w:date="2024-09-24T14:48:00Z"/>
                <w:trPrChange w:id="9818" w:author="Lorenzo Fabbri" w:date="2024-09-19T20:39:00Z" w16du:dateUtc="2024-09-19T18:39:00Z">
                  <w:trPr>
                    <w:gridBefore w:val="1"/>
                    <w:cantSplit/>
                    <w:jc w:val="center"/>
                  </w:trPr>
                </w:trPrChange>
              </w:trPr>
              <w:tc>
                <w:tcPr>
                  <w:tcW w:w="0" w:type="dxa"/>
                  <w:tcPrChange w:id="981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4CE4B8" w14:textId="28764A6F" w:rsidR="00066508" w:rsidRPr="005A6AA3" w:rsidDel="00AE71EA" w:rsidRDefault="00000000">
                  <w:pPr>
                    <w:keepNext/>
                    <w:widowControl w:val="0"/>
                    <w:spacing w:after="60"/>
                    <w:rPr>
                      <w:del w:id="9820" w:author="Lorenzo Fabbri" w:date="2024-09-24T14:48:00Z" w16du:dateUtc="2024-09-24T12:48:00Z"/>
                    </w:rPr>
                  </w:pPr>
                  <w:del w:id="9821" w:author="Lorenzo Fabbri" w:date="2024-09-24T14:48:00Z" w16du:dateUtc="2024-09-24T12:48:00Z">
                    <w:r w:rsidRPr="005A6AA3" w:rsidDel="00AE71EA">
                      <w:rPr>
                        <w:rFonts w:ascii="Calibri" w:hAnsi="Calibri"/>
                        <w:sz w:val="20"/>
                      </w:rPr>
                      <w:delText>BUPA</w:delText>
                    </w:r>
                  </w:del>
                </w:p>
              </w:tc>
              <w:tc>
                <w:tcPr>
                  <w:tcW w:w="0" w:type="dxa"/>
                  <w:tcPrChange w:id="982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EF1C0B" w14:textId="24BEC26A" w:rsidR="00066508" w:rsidRPr="005A6AA3" w:rsidDel="00AE71EA" w:rsidRDefault="00000000">
                  <w:pPr>
                    <w:keepNext/>
                    <w:widowControl w:val="0"/>
                    <w:spacing w:after="60"/>
                    <w:jc w:val="right"/>
                    <w:rPr>
                      <w:del w:id="9823" w:author="Lorenzo Fabbri" w:date="2024-09-24T14:48:00Z" w16du:dateUtc="2024-09-24T12:48:00Z"/>
                    </w:rPr>
                  </w:pPr>
                  <w:del w:id="9824" w:author="Lorenzo Fabbri" w:date="2024-09-24T14:48:00Z" w16du:dateUtc="2024-09-24T12:48:00Z">
                    <w:r w:rsidRPr="005A6AA3" w:rsidDel="00AE71EA">
                      <w:rPr>
                        <w:rFonts w:ascii="Calibri" w:hAnsi="Calibri"/>
                        <w:sz w:val="20"/>
                      </w:rPr>
                      <w:delText>976.0</w:delText>
                    </w:r>
                  </w:del>
                </w:p>
              </w:tc>
              <w:tc>
                <w:tcPr>
                  <w:tcW w:w="0" w:type="dxa"/>
                  <w:tcPrChange w:id="982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C13AA7D" w14:textId="22E9233C" w:rsidR="00066508" w:rsidRPr="005A6AA3" w:rsidDel="00AE71EA" w:rsidRDefault="00000000">
                  <w:pPr>
                    <w:keepNext/>
                    <w:widowControl w:val="0"/>
                    <w:spacing w:after="60"/>
                    <w:jc w:val="right"/>
                    <w:rPr>
                      <w:del w:id="9826" w:author="Lorenzo Fabbri" w:date="2024-09-24T14:48:00Z" w16du:dateUtc="2024-09-24T12:48:00Z"/>
                    </w:rPr>
                  </w:pPr>
                  <w:del w:id="9827" w:author="Lorenzo Fabbri" w:date="2024-09-24T14:48:00Z" w16du:dateUtc="2024-09-24T12:48:00Z">
                    <w:r w:rsidRPr="005A6AA3" w:rsidDel="00AE71EA">
                      <w:rPr>
                        <w:rFonts w:ascii="Calibri" w:hAnsi="Calibri"/>
                        <w:sz w:val="20"/>
                      </w:rPr>
                      <w:delText>952.3</w:delText>
                    </w:r>
                  </w:del>
                </w:p>
              </w:tc>
            </w:tr>
            <w:tr w:rsidR="00066508" w:rsidRPr="005A6AA3" w:rsidDel="00AE71EA" w14:paraId="08067DCF" w14:textId="52E732B0" w:rsidTr="006C3DDD">
              <w:trPr>
                <w:del w:id="9828" w:author="Lorenzo Fabbri" w:date="2024-09-24T14:48:00Z"/>
                <w:trPrChange w:id="9829" w:author="Lorenzo Fabbri" w:date="2024-09-19T20:39:00Z" w16du:dateUtc="2024-09-19T18:39:00Z">
                  <w:trPr>
                    <w:gridBefore w:val="1"/>
                    <w:cantSplit/>
                    <w:jc w:val="center"/>
                  </w:trPr>
                </w:trPrChange>
              </w:trPr>
              <w:tc>
                <w:tcPr>
                  <w:tcW w:w="0" w:type="dxa"/>
                  <w:tcPrChange w:id="983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DA03DD" w14:textId="7F455AF6" w:rsidR="00066508" w:rsidRPr="005A6AA3" w:rsidDel="00AE71EA" w:rsidRDefault="00000000">
                  <w:pPr>
                    <w:keepNext/>
                    <w:widowControl w:val="0"/>
                    <w:spacing w:after="60"/>
                    <w:rPr>
                      <w:del w:id="9831" w:author="Lorenzo Fabbri" w:date="2024-09-24T14:48:00Z" w16du:dateUtc="2024-09-24T12:48:00Z"/>
                    </w:rPr>
                  </w:pPr>
                  <w:del w:id="9832" w:author="Lorenzo Fabbri" w:date="2024-09-24T14:48:00Z" w16du:dateUtc="2024-09-24T12:48:00Z">
                    <w:r w:rsidRPr="005A6AA3" w:rsidDel="00AE71EA">
                      <w:rPr>
                        <w:rFonts w:ascii="Calibri" w:hAnsi="Calibri"/>
                        <w:sz w:val="20"/>
                      </w:rPr>
                      <w:delText>ETPA</w:delText>
                    </w:r>
                  </w:del>
                </w:p>
              </w:tc>
              <w:tc>
                <w:tcPr>
                  <w:tcW w:w="0" w:type="dxa"/>
                  <w:tcPrChange w:id="983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ED32321" w14:textId="2A190408" w:rsidR="00066508" w:rsidRPr="005A6AA3" w:rsidDel="00AE71EA" w:rsidRDefault="00000000">
                  <w:pPr>
                    <w:keepNext/>
                    <w:widowControl w:val="0"/>
                    <w:spacing w:after="60"/>
                    <w:jc w:val="right"/>
                    <w:rPr>
                      <w:del w:id="9834" w:author="Lorenzo Fabbri" w:date="2024-09-24T14:48:00Z" w16du:dateUtc="2024-09-24T12:48:00Z"/>
                    </w:rPr>
                  </w:pPr>
                  <w:del w:id="9835" w:author="Lorenzo Fabbri" w:date="2024-09-24T14:48:00Z" w16du:dateUtc="2024-09-24T12:48:00Z">
                    <w:r w:rsidRPr="005A6AA3" w:rsidDel="00AE71EA">
                      <w:rPr>
                        <w:rFonts w:ascii="Calibri" w:hAnsi="Calibri"/>
                        <w:sz w:val="20"/>
                      </w:rPr>
                      <w:delText>976.0</w:delText>
                    </w:r>
                  </w:del>
                </w:p>
              </w:tc>
              <w:tc>
                <w:tcPr>
                  <w:tcW w:w="0" w:type="dxa"/>
                  <w:tcPrChange w:id="983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4F78DC4" w14:textId="044B2C17" w:rsidR="00066508" w:rsidRPr="005A6AA3" w:rsidDel="00AE71EA" w:rsidRDefault="00000000">
                  <w:pPr>
                    <w:keepNext/>
                    <w:widowControl w:val="0"/>
                    <w:spacing w:after="60"/>
                    <w:jc w:val="right"/>
                    <w:rPr>
                      <w:del w:id="9837" w:author="Lorenzo Fabbri" w:date="2024-09-24T14:48:00Z" w16du:dateUtc="2024-09-24T12:48:00Z"/>
                    </w:rPr>
                  </w:pPr>
                  <w:del w:id="9838" w:author="Lorenzo Fabbri" w:date="2024-09-24T14:48:00Z" w16du:dateUtc="2024-09-24T12:48:00Z">
                    <w:r w:rsidRPr="005A6AA3" w:rsidDel="00AE71EA">
                      <w:rPr>
                        <w:rFonts w:ascii="Calibri" w:hAnsi="Calibri"/>
                        <w:sz w:val="20"/>
                      </w:rPr>
                      <w:delText>951.7</w:delText>
                    </w:r>
                  </w:del>
                </w:p>
              </w:tc>
            </w:tr>
            <w:tr w:rsidR="00066508" w:rsidRPr="005A6AA3" w:rsidDel="00AE71EA" w14:paraId="24FDEB9D" w14:textId="7A9DAA93" w:rsidTr="006C3DDD">
              <w:trPr>
                <w:del w:id="9839" w:author="Lorenzo Fabbri" w:date="2024-09-24T14:48:00Z"/>
                <w:trPrChange w:id="9840" w:author="Lorenzo Fabbri" w:date="2024-09-19T20:39:00Z" w16du:dateUtc="2024-09-19T18:39:00Z">
                  <w:trPr>
                    <w:gridBefore w:val="1"/>
                    <w:cantSplit/>
                    <w:jc w:val="center"/>
                  </w:trPr>
                </w:trPrChange>
              </w:trPr>
              <w:tc>
                <w:tcPr>
                  <w:tcW w:w="0" w:type="dxa"/>
                  <w:tcPrChange w:id="984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C152D5C" w14:textId="64166F82" w:rsidR="00066508" w:rsidRPr="005A6AA3" w:rsidDel="00AE71EA" w:rsidRDefault="00000000">
                  <w:pPr>
                    <w:keepNext/>
                    <w:widowControl w:val="0"/>
                    <w:spacing w:after="60"/>
                    <w:rPr>
                      <w:del w:id="9842" w:author="Lorenzo Fabbri" w:date="2024-09-24T14:48:00Z" w16du:dateUtc="2024-09-24T12:48:00Z"/>
                    </w:rPr>
                  </w:pPr>
                  <w:del w:id="9843" w:author="Lorenzo Fabbri" w:date="2024-09-24T14:48:00Z" w16du:dateUtc="2024-09-24T12:48:00Z">
                    <w:r w:rsidRPr="005A6AA3" w:rsidDel="00AE71EA">
                      <w:rPr>
                        <w:rFonts w:ascii="Calibri" w:hAnsi="Calibri"/>
                        <w:sz w:val="20"/>
                      </w:rPr>
                      <w:delText>TRCS</w:delText>
                    </w:r>
                  </w:del>
                </w:p>
              </w:tc>
              <w:tc>
                <w:tcPr>
                  <w:tcW w:w="0" w:type="dxa"/>
                  <w:tcPrChange w:id="984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37A2758" w14:textId="3E20EA9E" w:rsidR="00066508" w:rsidRPr="005A6AA3" w:rsidDel="00AE71EA" w:rsidRDefault="00000000">
                  <w:pPr>
                    <w:keepNext/>
                    <w:widowControl w:val="0"/>
                    <w:spacing w:after="60"/>
                    <w:jc w:val="right"/>
                    <w:rPr>
                      <w:del w:id="9845" w:author="Lorenzo Fabbri" w:date="2024-09-24T14:48:00Z" w16du:dateUtc="2024-09-24T12:48:00Z"/>
                    </w:rPr>
                  </w:pPr>
                  <w:del w:id="9846" w:author="Lorenzo Fabbri" w:date="2024-09-24T14:48:00Z" w16du:dateUtc="2024-09-24T12:48:00Z">
                    <w:r w:rsidRPr="005A6AA3" w:rsidDel="00AE71EA">
                      <w:rPr>
                        <w:rFonts w:ascii="Calibri" w:hAnsi="Calibri"/>
                        <w:sz w:val="20"/>
                      </w:rPr>
                      <w:delText>976.0</w:delText>
                    </w:r>
                  </w:del>
                </w:p>
              </w:tc>
              <w:tc>
                <w:tcPr>
                  <w:tcW w:w="0" w:type="dxa"/>
                  <w:tcPrChange w:id="984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0443DA7" w14:textId="0CC848CD" w:rsidR="00066508" w:rsidRPr="005A6AA3" w:rsidDel="00AE71EA" w:rsidRDefault="00000000">
                  <w:pPr>
                    <w:keepNext/>
                    <w:widowControl w:val="0"/>
                    <w:spacing w:after="60"/>
                    <w:jc w:val="right"/>
                    <w:rPr>
                      <w:del w:id="9848" w:author="Lorenzo Fabbri" w:date="2024-09-24T14:48:00Z" w16du:dateUtc="2024-09-24T12:48:00Z"/>
                    </w:rPr>
                  </w:pPr>
                  <w:del w:id="9849" w:author="Lorenzo Fabbri" w:date="2024-09-24T14:48:00Z" w16du:dateUtc="2024-09-24T12:48:00Z">
                    <w:r w:rsidRPr="005A6AA3" w:rsidDel="00AE71EA">
                      <w:rPr>
                        <w:rFonts w:ascii="Calibri" w:hAnsi="Calibri"/>
                        <w:sz w:val="20"/>
                      </w:rPr>
                      <w:delText>942.4</w:delText>
                    </w:r>
                  </w:del>
                </w:p>
              </w:tc>
            </w:tr>
            <w:tr w:rsidR="00066508" w:rsidRPr="005A6AA3" w:rsidDel="00AE71EA" w14:paraId="561DB39A" w14:textId="7A834C1D" w:rsidTr="006C3DDD">
              <w:trPr>
                <w:del w:id="9850" w:author="Lorenzo Fabbri" w:date="2024-09-24T14:48:00Z"/>
                <w:trPrChange w:id="9851" w:author="Lorenzo Fabbri" w:date="2024-09-19T20:39:00Z" w16du:dateUtc="2024-09-19T18:39:00Z">
                  <w:trPr>
                    <w:gridBefore w:val="1"/>
                    <w:cantSplit/>
                    <w:jc w:val="center"/>
                  </w:trPr>
                </w:trPrChange>
              </w:trPr>
              <w:tc>
                <w:tcPr>
                  <w:tcW w:w="0" w:type="dxa"/>
                  <w:tcPrChange w:id="985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44A580" w14:textId="2A2608A6" w:rsidR="00066508" w:rsidRPr="005A6AA3" w:rsidDel="00AE71EA" w:rsidRDefault="00000000">
                  <w:pPr>
                    <w:keepNext/>
                    <w:widowControl w:val="0"/>
                    <w:spacing w:after="60"/>
                    <w:rPr>
                      <w:del w:id="9853" w:author="Lorenzo Fabbri" w:date="2024-09-24T14:48:00Z" w16du:dateUtc="2024-09-24T12:48:00Z"/>
                    </w:rPr>
                  </w:pPr>
                  <w:del w:id="9854" w:author="Lorenzo Fabbri" w:date="2024-09-24T14:48:00Z" w16du:dateUtc="2024-09-24T12:48:00Z">
                    <w:r w:rsidRPr="005A6AA3" w:rsidDel="00AE71EA">
                      <w:rPr>
                        <w:rFonts w:ascii="Calibri" w:hAnsi="Calibri"/>
                        <w:sz w:val="20"/>
                      </w:rPr>
                      <w:delText>BPA</w:delText>
                    </w:r>
                  </w:del>
                </w:p>
              </w:tc>
              <w:tc>
                <w:tcPr>
                  <w:tcW w:w="0" w:type="dxa"/>
                  <w:tcPrChange w:id="985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8DF392" w14:textId="331EEE86" w:rsidR="00066508" w:rsidRPr="005A6AA3" w:rsidDel="00AE71EA" w:rsidRDefault="00000000">
                  <w:pPr>
                    <w:keepNext/>
                    <w:widowControl w:val="0"/>
                    <w:spacing w:after="60"/>
                    <w:jc w:val="right"/>
                    <w:rPr>
                      <w:del w:id="9856" w:author="Lorenzo Fabbri" w:date="2024-09-24T14:48:00Z" w16du:dateUtc="2024-09-24T12:48:00Z"/>
                    </w:rPr>
                  </w:pPr>
                  <w:del w:id="9857" w:author="Lorenzo Fabbri" w:date="2024-09-24T14:48:00Z" w16du:dateUtc="2024-09-24T12:48:00Z">
                    <w:r w:rsidRPr="005A6AA3" w:rsidDel="00AE71EA">
                      <w:rPr>
                        <w:rFonts w:ascii="Calibri" w:hAnsi="Calibri"/>
                        <w:sz w:val="20"/>
                      </w:rPr>
                      <w:delText>976.0</w:delText>
                    </w:r>
                  </w:del>
                </w:p>
              </w:tc>
              <w:tc>
                <w:tcPr>
                  <w:tcW w:w="0" w:type="dxa"/>
                  <w:tcPrChange w:id="985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0C5FA3C" w14:textId="6125999F" w:rsidR="00066508" w:rsidRPr="005A6AA3" w:rsidDel="00AE71EA" w:rsidRDefault="00000000">
                  <w:pPr>
                    <w:keepNext/>
                    <w:widowControl w:val="0"/>
                    <w:spacing w:after="60"/>
                    <w:jc w:val="right"/>
                    <w:rPr>
                      <w:del w:id="9859" w:author="Lorenzo Fabbri" w:date="2024-09-24T14:48:00Z" w16du:dateUtc="2024-09-24T12:48:00Z"/>
                    </w:rPr>
                  </w:pPr>
                  <w:del w:id="9860" w:author="Lorenzo Fabbri" w:date="2024-09-24T14:48:00Z" w16du:dateUtc="2024-09-24T12:48:00Z">
                    <w:r w:rsidRPr="005A6AA3" w:rsidDel="00AE71EA">
                      <w:rPr>
                        <w:rFonts w:ascii="Calibri" w:hAnsi="Calibri"/>
                        <w:sz w:val="20"/>
                      </w:rPr>
                      <w:delText>856.4</w:delText>
                    </w:r>
                  </w:del>
                </w:p>
              </w:tc>
            </w:tr>
            <w:tr w:rsidR="00066508" w:rsidRPr="005A6AA3" w:rsidDel="00AE71EA" w14:paraId="638E1850" w14:textId="0692823C" w:rsidTr="006C3DDD">
              <w:trPr>
                <w:del w:id="9861" w:author="Lorenzo Fabbri" w:date="2024-09-24T14:48:00Z"/>
                <w:trPrChange w:id="9862" w:author="Lorenzo Fabbri" w:date="2024-09-19T20:39:00Z" w16du:dateUtc="2024-09-19T18:39:00Z">
                  <w:trPr>
                    <w:gridBefore w:val="1"/>
                    <w:cantSplit/>
                    <w:jc w:val="center"/>
                  </w:trPr>
                </w:trPrChange>
              </w:trPr>
              <w:tc>
                <w:tcPr>
                  <w:tcW w:w="0" w:type="dxa"/>
                  <w:gridSpan w:val="3"/>
                  <w:tcPrChange w:id="9863"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C7FF2B0" w14:textId="56E411FA" w:rsidR="00066508" w:rsidRPr="005A6AA3" w:rsidDel="00AE71EA" w:rsidRDefault="00000000">
                  <w:pPr>
                    <w:keepNext/>
                    <w:widowControl w:val="0"/>
                    <w:spacing w:after="60"/>
                    <w:rPr>
                      <w:del w:id="9864" w:author="Lorenzo Fabbri" w:date="2024-09-24T14:48:00Z" w16du:dateUtc="2024-09-24T12:48:00Z"/>
                    </w:rPr>
                  </w:pPr>
                  <w:del w:id="9865"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2603DDB5" w14:textId="644427C7" w:rsidTr="006C3DDD">
              <w:trPr>
                <w:del w:id="9866" w:author="Lorenzo Fabbri" w:date="2024-09-24T14:48:00Z"/>
                <w:trPrChange w:id="9867" w:author="Lorenzo Fabbri" w:date="2024-09-19T20:39:00Z" w16du:dateUtc="2024-09-19T18:39:00Z">
                  <w:trPr>
                    <w:gridBefore w:val="1"/>
                    <w:cantSplit/>
                    <w:jc w:val="center"/>
                  </w:trPr>
                </w:trPrChange>
              </w:trPr>
              <w:tc>
                <w:tcPr>
                  <w:tcW w:w="0" w:type="dxa"/>
                  <w:tcPrChange w:id="98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478EC0" w14:textId="7A7D36E4" w:rsidR="00066508" w:rsidRPr="005A6AA3" w:rsidDel="00AE71EA" w:rsidRDefault="00000000">
                  <w:pPr>
                    <w:keepNext/>
                    <w:widowControl w:val="0"/>
                    <w:spacing w:after="60"/>
                    <w:rPr>
                      <w:del w:id="9869" w:author="Lorenzo Fabbri" w:date="2024-09-24T14:48:00Z" w16du:dateUtc="2024-09-24T12:48:00Z"/>
                    </w:rPr>
                  </w:pPr>
                  <w:del w:id="9870" w:author="Lorenzo Fabbri" w:date="2024-09-24T14:48:00Z" w16du:dateUtc="2024-09-24T12:48:00Z">
                    <w:r w:rsidRPr="005A6AA3" w:rsidDel="00AE71EA">
                      <w:rPr>
                        <w:rFonts w:ascii="Calibri" w:hAnsi="Calibri"/>
                        <w:sz w:val="20"/>
                      </w:rPr>
                      <w:delText>DEP</w:delText>
                    </w:r>
                  </w:del>
                </w:p>
              </w:tc>
              <w:tc>
                <w:tcPr>
                  <w:tcW w:w="0" w:type="dxa"/>
                  <w:tcPrChange w:id="987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3C45DA" w14:textId="646F3641" w:rsidR="00066508" w:rsidRPr="005A6AA3" w:rsidDel="00AE71EA" w:rsidRDefault="00000000">
                  <w:pPr>
                    <w:keepNext/>
                    <w:widowControl w:val="0"/>
                    <w:spacing w:after="60"/>
                    <w:jc w:val="right"/>
                    <w:rPr>
                      <w:del w:id="9872" w:author="Lorenzo Fabbri" w:date="2024-09-24T14:48:00Z" w16du:dateUtc="2024-09-24T12:48:00Z"/>
                    </w:rPr>
                  </w:pPr>
                  <w:del w:id="9873" w:author="Lorenzo Fabbri" w:date="2024-09-24T14:48:00Z" w16du:dateUtc="2024-09-24T12:48:00Z">
                    <w:r w:rsidRPr="005A6AA3" w:rsidDel="00AE71EA">
                      <w:rPr>
                        <w:rFonts w:ascii="Calibri" w:hAnsi="Calibri"/>
                        <w:sz w:val="20"/>
                      </w:rPr>
                      <w:delText>976.0</w:delText>
                    </w:r>
                  </w:del>
                </w:p>
              </w:tc>
              <w:tc>
                <w:tcPr>
                  <w:tcW w:w="0" w:type="dxa"/>
                  <w:tcPrChange w:id="987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C507777" w14:textId="0D3FD111" w:rsidR="00066508" w:rsidRPr="005A6AA3" w:rsidDel="00AE71EA" w:rsidRDefault="00000000">
                  <w:pPr>
                    <w:keepNext/>
                    <w:widowControl w:val="0"/>
                    <w:spacing w:after="60"/>
                    <w:jc w:val="right"/>
                    <w:rPr>
                      <w:del w:id="9875" w:author="Lorenzo Fabbri" w:date="2024-09-24T14:48:00Z" w16du:dateUtc="2024-09-24T12:48:00Z"/>
                    </w:rPr>
                  </w:pPr>
                  <w:del w:id="9876" w:author="Lorenzo Fabbri" w:date="2024-09-24T14:48:00Z" w16du:dateUtc="2024-09-24T12:48:00Z">
                    <w:r w:rsidRPr="005A6AA3" w:rsidDel="00AE71EA">
                      <w:rPr>
                        <w:rFonts w:ascii="Calibri" w:hAnsi="Calibri"/>
                        <w:sz w:val="20"/>
                      </w:rPr>
                      <w:delText>922.1</w:delText>
                    </w:r>
                  </w:del>
                </w:p>
              </w:tc>
            </w:tr>
            <w:tr w:rsidR="00066508" w:rsidRPr="005A6AA3" w:rsidDel="00AE71EA" w14:paraId="7248D595" w14:textId="2420C84F" w:rsidTr="006C3DDD">
              <w:trPr>
                <w:del w:id="9877" w:author="Lorenzo Fabbri" w:date="2024-09-24T14:48:00Z"/>
                <w:trPrChange w:id="9878" w:author="Lorenzo Fabbri" w:date="2024-09-19T20:39:00Z" w16du:dateUtc="2024-09-19T18:39:00Z">
                  <w:trPr>
                    <w:gridBefore w:val="1"/>
                    <w:cantSplit/>
                    <w:jc w:val="center"/>
                  </w:trPr>
                </w:trPrChange>
              </w:trPr>
              <w:tc>
                <w:tcPr>
                  <w:tcW w:w="0" w:type="dxa"/>
                  <w:tcPrChange w:id="987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5D3B8C" w14:textId="780B0419" w:rsidR="00066508" w:rsidRPr="005A6AA3" w:rsidDel="00AE71EA" w:rsidRDefault="00000000">
                  <w:pPr>
                    <w:keepNext/>
                    <w:widowControl w:val="0"/>
                    <w:spacing w:after="60"/>
                    <w:rPr>
                      <w:del w:id="9880" w:author="Lorenzo Fabbri" w:date="2024-09-24T14:48:00Z" w16du:dateUtc="2024-09-24T12:48:00Z"/>
                    </w:rPr>
                  </w:pPr>
                  <w:del w:id="9881" w:author="Lorenzo Fabbri" w:date="2024-09-24T14:48:00Z" w16du:dateUtc="2024-09-24T12:48:00Z">
                    <w:r w:rsidRPr="005A6AA3" w:rsidDel="00AE71EA">
                      <w:rPr>
                        <w:rFonts w:ascii="Calibri" w:hAnsi="Calibri"/>
                        <w:sz w:val="20"/>
                      </w:rPr>
                      <w:delText>DETP</w:delText>
                    </w:r>
                  </w:del>
                </w:p>
              </w:tc>
              <w:tc>
                <w:tcPr>
                  <w:tcW w:w="0" w:type="dxa"/>
                  <w:tcPrChange w:id="988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CC25F0B" w14:textId="4B7D4521" w:rsidR="00066508" w:rsidRPr="005A6AA3" w:rsidDel="00AE71EA" w:rsidRDefault="00000000">
                  <w:pPr>
                    <w:keepNext/>
                    <w:widowControl w:val="0"/>
                    <w:spacing w:after="60"/>
                    <w:jc w:val="right"/>
                    <w:rPr>
                      <w:del w:id="9883" w:author="Lorenzo Fabbri" w:date="2024-09-24T14:48:00Z" w16du:dateUtc="2024-09-24T12:48:00Z"/>
                    </w:rPr>
                  </w:pPr>
                  <w:del w:id="9884" w:author="Lorenzo Fabbri" w:date="2024-09-24T14:48:00Z" w16du:dateUtc="2024-09-24T12:48:00Z">
                    <w:r w:rsidRPr="005A6AA3" w:rsidDel="00AE71EA">
                      <w:rPr>
                        <w:rFonts w:ascii="Calibri" w:hAnsi="Calibri"/>
                        <w:sz w:val="20"/>
                      </w:rPr>
                      <w:delText>976.0</w:delText>
                    </w:r>
                  </w:del>
                </w:p>
              </w:tc>
              <w:tc>
                <w:tcPr>
                  <w:tcW w:w="0" w:type="dxa"/>
                  <w:tcPrChange w:id="988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7C52C7F" w14:textId="4F87B468" w:rsidR="00066508" w:rsidRPr="005A6AA3" w:rsidDel="00AE71EA" w:rsidRDefault="00000000">
                  <w:pPr>
                    <w:keepNext/>
                    <w:widowControl w:val="0"/>
                    <w:spacing w:after="60"/>
                    <w:jc w:val="right"/>
                    <w:rPr>
                      <w:del w:id="9886" w:author="Lorenzo Fabbri" w:date="2024-09-24T14:48:00Z" w16du:dateUtc="2024-09-24T12:48:00Z"/>
                    </w:rPr>
                  </w:pPr>
                  <w:del w:id="9887" w:author="Lorenzo Fabbri" w:date="2024-09-24T14:48:00Z" w16du:dateUtc="2024-09-24T12:48:00Z">
                    <w:r w:rsidRPr="005A6AA3" w:rsidDel="00AE71EA">
                      <w:rPr>
                        <w:rFonts w:ascii="Calibri" w:hAnsi="Calibri"/>
                        <w:sz w:val="20"/>
                      </w:rPr>
                      <w:delText>922.1</w:delText>
                    </w:r>
                  </w:del>
                </w:p>
              </w:tc>
            </w:tr>
            <w:tr w:rsidR="00066508" w:rsidRPr="005A6AA3" w:rsidDel="00AE71EA" w14:paraId="0505C459" w14:textId="72309B0F" w:rsidTr="006C3DDD">
              <w:trPr>
                <w:del w:id="9888" w:author="Lorenzo Fabbri" w:date="2024-09-24T14:48:00Z"/>
                <w:trPrChange w:id="9889" w:author="Lorenzo Fabbri" w:date="2024-09-19T20:39:00Z" w16du:dateUtc="2024-09-19T18:39:00Z">
                  <w:trPr>
                    <w:gridBefore w:val="1"/>
                    <w:cantSplit/>
                    <w:jc w:val="center"/>
                  </w:trPr>
                </w:trPrChange>
              </w:trPr>
              <w:tc>
                <w:tcPr>
                  <w:tcW w:w="0" w:type="dxa"/>
                  <w:tcPrChange w:id="989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F369FF9" w14:textId="62EFA239" w:rsidR="00066508" w:rsidRPr="005A6AA3" w:rsidDel="00AE71EA" w:rsidRDefault="00000000">
                  <w:pPr>
                    <w:keepNext/>
                    <w:widowControl w:val="0"/>
                    <w:spacing w:after="60"/>
                    <w:rPr>
                      <w:del w:id="9891" w:author="Lorenzo Fabbri" w:date="2024-09-24T14:48:00Z" w16du:dateUtc="2024-09-24T12:48:00Z"/>
                    </w:rPr>
                  </w:pPr>
                  <w:del w:id="9892" w:author="Lorenzo Fabbri" w:date="2024-09-24T14:48:00Z" w16du:dateUtc="2024-09-24T12:48:00Z">
                    <w:r w:rsidRPr="005A6AA3" w:rsidDel="00AE71EA">
                      <w:rPr>
                        <w:rFonts w:ascii="Calibri" w:hAnsi="Calibri"/>
                        <w:sz w:val="20"/>
                      </w:rPr>
                      <w:delText>DMTP</w:delText>
                    </w:r>
                  </w:del>
                </w:p>
              </w:tc>
              <w:tc>
                <w:tcPr>
                  <w:tcW w:w="0" w:type="dxa"/>
                  <w:tcPrChange w:id="989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A41469" w14:textId="16C703CA" w:rsidR="00066508" w:rsidRPr="005A6AA3" w:rsidDel="00AE71EA" w:rsidRDefault="00000000">
                  <w:pPr>
                    <w:keepNext/>
                    <w:widowControl w:val="0"/>
                    <w:spacing w:after="60"/>
                    <w:jc w:val="right"/>
                    <w:rPr>
                      <w:del w:id="9894" w:author="Lorenzo Fabbri" w:date="2024-09-24T14:48:00Z" w16du:dateUtc="2024-09-24T12:48:00Z"/>
                    </w:rPr>
                  </w:pPr>
                  <w:del w:id="9895" w:author="Lorenzo Fabbri" w:date="2024-09-24T14:48:00Z" w16du:dateUtc="2024-09-24T12:48:00Z">
                    <w:r w:rsidRPr="005A6AA3" w:rsidDel="00AE71EA">
                      <w:rPr>
                        <w:rFonts w:ascii="Calibri" w:hAnsi="Calibri"/>
                        <w:sz w:val="20"/>
                      </w:rPr>
                      <w:delText>976.0</w:delText>
                    </w:r>
                  </w:del>
                </w:p>
              </w:tc>
              <w:tc>
                <w:tcPr>
                  <w:tcW w:w="0" w:type="dxa"/>
                  <w:tcPrChange w:id="989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AAFCAD9" w14:textId="6B568B73" w:rsidR="00066508" w:rsidRPr="005A6AA3" w:rsidDel="00AE71EA" w:rsidRDefault="00000000">
                  <w:pPr>
                    <w:keepNext/>
                    <w:widowControl w:val="0"/>
                    <w:spacing w:after="60"/>
                    <w:jc w:val="right"/>
                    <w:rPr>
                      <w:del w:id="9897" w:author="Lorenzo Fabbri" w:date="2024-09-24T14:48:00Z" w16du:dateUtc="2024-09-24T12:48:00Z"/>
                    </w:rPr>
                  </w:pPr>
                  <w:del w:id="9898" w:author="Lorenzo Fabbri" w:date="2024-09-24T14:48:00Z" w16du:dateUtc="2024-09-24T12:48:00Z">
                    <w:r w:rsidRPr="005A6AA3" w:rsidDel="00AE71EA">
                      <w:rPr>
                        <w:rFonts w:ascii="Calibri" w:hAnsi="Calibri"/>
                        <w:sz w:val="20"/>
                      </w:rPr>
                      <w:delText>907.3</w:delText>
                    </w:r>
                  </w:del>
                </w:p>
              </w:tc>
            </w:tr>
            <w:tr w:rsidR="00066508" w:rsidRPr="005A6AA3" w:rsidDel="00AE71EA" w14:paraId="5AD50833" w14:textId="3BCEA4B5" w:rsidTr="006C3DDD">
              <w:trPr>
                <w:del w:id="9899" w:author="Lorenzo Fabbri" w:date="2024-09-24T14:48:00Z"/>
                <w:trPrChange w:id="9900" w:author="Lorenzo Fabbri" w:date="2024-09-19T20:39:00Z" w16du:dateUtc="2024-09-19T18:39:00Z">
                  <w:trPr>
                    <w:gridBefore w:val="1"/>
                    <w:cantSplit/>
                    <w:jc w:val="center"/>
                  </w:trPr>
                </w:trPrChange>
              </w:trPr>
              <w:tc>
                <w:tcPr>
                  <w:tcW w:w="0" w:type="dxa"/>
                  <w:tcPrChange w:id="990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4A31D2" w14:textId="5F3E5578" w:rsidR="00066508" w:rsidRPr="005A6AA3" w:rsidDel="00AE71EA" w:rsidRDefault="00000000">
                  <w:pPr>
                    <w:keepNext/>
                    <w:widowControl w:val="0"/>
                    <w:spacing w:after="60"/>
                    <w:rPr>
                      <w:del w:id="9902" w:author="Lorenzo Fabbri" w:date="2024-09-24T14:48:00Z" w16du:dateUtc="2024-09-24T12:48:00Z"/>
                    </w:rPr>
                  </w:pPr>
                  <w:del w:id="9903" w:author="Lorenzo Fabbri" w:date="2024-09-24T14:48:00Z" w16du:dateUtc="2024-09-24T12:48:00Z">
                    <w:r w:rsidRPr="005A6AA3" w:rsidDel="00AE71EA">
                      <w:rPr>
                        <w:rFonts w:ascii="Calibri" w:hAnsi="Calibri"/>
                        <w:sz w:val="20"/>
                      </w:rPr>
                      <w:delText>DMP</w:delText>
                    </w:r>
                  </w:del>
                </w:p>
              </w:tc>
              <w:tc>
                <w:tcPr>
                  <w:tcW w:w="0" w:type="dxa"/>
                  <w:tcPrChange w:id="990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E661490" w14:textId="44244984" w:rsidR="00066508" w:rsidRPr="005A6AA3" w:rsidDel="00AE71EA" w:rsidRDefault="00000000">
                  <w:pPr>
                    <w:keepNext/>
                    <w:widowControl w:val="0"/>
                    <w:spacing w:after="60"/>
                    <w:jc w:val="right"/>
                    <w:rPr>
                      <w:del w:id="9905" w:author="Lorenzo Fabbri" w:date="2024-09-24T14:48:00Z" w16du:dateUtc="2024-09-24T12:48:00Z"/>
                    </w:rPr>
                  </w:pPr>
                  <w:del w:id="9906" w:author="Lorenzo Fabbri" w:date="2024-09-24T14:48:00Z" w16du:dateUtc="2024-09-24T12:48:00Z">
                    <w:r w:rsidRPr="005A6AA3" w:rsidDel="00AE71EA">
                      <w:rPr>
                        <w:rFonts w:ascii="Calibri" w:hAnsi="Calibri"/>
                        <w:sz w:val="20"/>
                      </w:rPr>
                      <w:delText>976.0</w:delText>
                    </w:r>
                  </w:del>
                </w:p>
              </w:tc>
              <w:tc>
                <w:tcPr>
                  <w:tcW w:w="0" w:type="dxa"/>
                  <w:tcPrChange w:id="990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D2FB8E5" w14:textId="116A731C" w:rsidR="00066508" w:rsidRPr="005A6AA3" w:rsidDel="00AE71EA" w:rsidRDefault="00000000">
                  <w:pPr>
                    <w:keepNext/>
                    <w:widowControl w:val="0"/>
                    <w:spacing w:after="60"/>
                    <w:jc w:val="right"/>
                    <w:rPr>
                      <w:del w:id="9908" w:author="Lorenzo Fabbri" w:date="2024-09-24T14:48:00Z" w16du:dateUtc="2024-09-24T12:48:00Z"/>
                    </w:rPr>
                  </w:pPr>
                  <w:del w:id="9909" w:author="Lorenzo Fabbri" w:date="2024-09-24T14:48:00Z" w16du:dateUtc="2024-09-24T12:48:00Z">
                    <w:r w:rsidRPr="005A6AA3" w:rsidDel="00AE71EA">
                      <w:rPr>
                        <w:rFonts w:ascii="Calibri" w:hAnsi="Calibri"/>
                        <w:sz w:val="20"/>
                      </w:rPr>
                      <w:delText>893.3</w:delText>
                    </w:r>
                  </w:del>
                </w:p>
              </w:tc>
            </w:tr>
            <w:tr w:rsidR="00066508" w:rsidRPr="005A6AA3" w:rsidDel="00AE71EA" w14:paraId="0E43609D" w14:textId="2F51155A" w:rsidTr="006C3DDD">
              <w:trPr>
                <w:del w:id="9910" w:author="Lorenzo Fabbri" w:date="2024-09-24T14:48:00Z"/>
                <w:trPrChange w:id="9911" w:author="Lorenzo Fabbri" w:date="2024-09-19T20:39:00Z" w16du:dateUtc="2024-09-19T18:39:00Z">
                  <w:trPr>
                    <w:gridBefore w:val="1"/>
                    <w:cantSplit/>
                    <w:jc w:val="center"/>
                  </w:trPr>
                </w:trPrChange>
              </w:trPr>
              <w:tc>
                <w:tcPr>
                  <w:tcW w:w="0" w:type="dxa"/>
                  <w:gridSpan w:val="3"/>
                  <w:tcPrChange w:id="9912"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9A872A8" w14:textId="4542D0CD" w:rsidR="00066508" w:rsidRPr="005A6AA3" w:rsidDel="00AE71EA" w:rsidRDefault="00000000">
                  <w:pPr>
                    <w:keepNext/>
                    <w:widowControl w:val="0"/>
                    <w:spacing w:after="60"/>
                    <w:rPr>
                      <w:del w:id="9913" w:author="Lorenzo Fabbri" w:date="2024-09-24T14:48:00Z" w16du:dateUtc="2024-09-24T12:48:00Z"/>
                    </w:rPr>
                  </w:pPr>
                  <w:del w:id="9914"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3CD69EC3" w14:textId="12FDA9FB" w:rsidTr="006C3DDD">
              <w:trPr>
                <w:del w:id="9915" w:author="Lorenzo Fabbri" w:date="2024-09-24T14:48:00Z"/>
                <w:trPrChange w:id="9916" w:author="Lorenzo Fabbri" w:date="2024-09-19T20:39:00Z" w16du:dateUtc="2024-09-19T18:39:00Z">
                  <w:trPr>
                    <w:gridBefore w:val="1"/>
                    <w:cantSplit/>
                    <w:jc w:val="center"/>
                  </w:trPr>
                </w:trPrChange>
              </w:trPr>
              <w:tc>
                <w:tcPr>
                  <w:tcW w:w="0" w:type="dxa"/>
                  <w:tcPrChange w:id="991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DE28BF" w14:textId="08AFCAD2" w:rsidR="00066508" w:rsidRPr="005A6AA3" w:rsidDel="00AE71EA" w:rsidRDefault="00000000">
                  <w:pPr>
                    <w:keepNext/>
                    <w:widowControl w:val="0"/>
                    <w:spacing w:after="60"/>
                    <w:rPr>
                      <w:del w:id="9918" w:author="Lorenzo Fabbri" w:date="2024-09-24T14:48:00Z" w16du:dateUtc="2024-09-24T12:48:00Z"/>
                    </w:rPr>
                  </w:pPr>
                  <w:del w:id="9919" w:author="Lorenzo Fabbri" w:date="2024-09-24T14:48:00Z" w16du:dateUtc="2024-09-24T12:48:00Z">
                    <w:r w:rsidRPr="005A6AA3" w:rsidDel="00AE71EA">
                      <w:rPr>
                        <w:rFonts w:ascii="Calibri" w:hAnsi="Calibri"/>
                        <w:sz w:val="20"/>
                      </w:rPr>
                      <w:delText>oh-MiNP</w:delText>
                    </w:r>
                  </w:del>
                </w:p>
              </w:tc>
              <w:tc>
                <w:tcPr>
                  <w:tcW w:w="0" w:type="dxa"/>
                  <w:tcPrChange w:id="992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CE0CB0" w14:textId="5649E632" w:rsidR="00066508" w:rsidRPr="005A6AA3" w:rsidDel="00AE71EA" w:rsidRDefault="00000000">
                  <w:pPr>
                    <w:keepNext/>
                    <w:widowControl w:val="0"/>
                    <w:spacing w:after="60"/>
                    <w:jc w:val="right"/>
                    <w:rPr>
                      <w:del w:id="9921" w:author="Lorenzo Fabbri" w:date="2024-09-24T14:48:00Z" w16du:dateUtc="2024-09-24T12:48:00Z"/>
                    </w:rPr>
                  </w:pPr>
                  <w:del w:id="9922" w:author="Lorenzo Fabbri" w:date="2024-09-24T14:48:00Z" w16du:dateUtc="2024-09-24T12:48:00Z">
                    <w:r w:rsidRPr="005A6AA3" w:rsidDel="00AE71EA">
                      <w:rPr>
                        <w:rFonts w:ascii="Calibri" w:hAnsi="Calibri"/>
                        <w:sz w:val="20"/>
                      </w:rPr>
                      <w:delText>976.0</w:delText>
                    </w:r>
                  </w:del>
                </w:p>
              </w:tc>
              <w:tc>
                <w:tcPr>
                  <w:tcW w:w="0" w:type="dxa"/>
                  <w:tcPrChange w:id="992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DC9ABF4" w14:textId="62488405" w:rsidR="00066508" w:rsidRPr="005A6AA3" w:rsidDel="00AE71EA" w:rsidRDefault="00000000">
                  <w:pPr>
                    <w:keepNext/>
                    <w:widowControl w:val="0"/>
                    <w:spacing w:after="60"/>
                    <w:jc w:val="right"/>
                    <w:rPr>
                      <w:del w:id="9924" w:author="Lorenzo Fabbri" w:date="2024-09-24T14:48:00Z" w16du:dateUtc="2024-09-24T12:48:00Z"/>
                    </w:rPr>
                  </w:pPr>
                  <w:del w:id="9925" w:author="Lorenzo Fabbri" w:date="2024-09-24T14:48:00Z" w16du:dateUtc="2024-09-24T12:48:00Z">
                    <w:r w:rsidRPr="005A6AA3" w:rsidDel="00AE71EA">
                      <w:rPr>
                        <w:rFonts w:ascii="Calibri" w:hAnsi="Calibri"/>
                        <w:sz w:val="20"/>
                      </w:rPr>
                      <w:delText>877.9</w:delText>
                    </w:r>
                  </w:del>
                </w:p>
              </w:tc>
            </w:tr>
            <w:tr w:rsidR="00066508" w:rsidRPr="005A6AA3" w:rsidDel="00AE71EA" w14:paraId="6F66461C" w14:textId="3898F932" w:rsidTr="006C3DDD">
              <w:trPr>
                <w:del w:id="9926" w:author="Lorenzo Fabbri" w:date="2024-09-24T14:48:00Z"/>
                <w:trPrChange w:id="9927" w:author="Lorenzo Fabbri" w:date="2024-09-19T20:39:00Z" w16du:dateUtc="2024-09-19T18:39:00Z">
                  <w:trPr>
                    <w:gridBefore w:val="1"/>
                    <w:cantSplit/>
                    <w:jc w:val="center"/>
                  </w:trPr>
                </w:trPrChange>
              </w:trPr>
              <w:tc>
                <w:tcPr>
                  <w:tcW w:w="0" w:type="dxa"/>
                  <w:tcPrChange w:id="992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9560B4" w14:textId="3CCE2874" w:rsidR="00066508" w:rsidRPr="005A6AA3" w:rsidDel="00AE71EA" w:rsidRDefault="00000000">
                  <w:pPr>
                    <w:keepNext/>
                    <w:widowControl w:val="0"/>
                    <w:spacing w:after="60"/>
                    <w:rPr>
                      <w:del w:id="9929" w:author="Lorenzo Fabbri" w:date="2024-09-24T14:48:00Z" w16du:dateUtc="2024-09-24T12:48:00Z"/>
                    </w:rPr>
                  </w:pPr>
                  <w:del w:id="9930" w:author="Lorenzo Fabbri" w:date="2024-09-24T14:48:00Z" w16du:dateUtc="2024-09-24T12:48:00Z">
                    <w:r w:rsidRPr="005A6AA3" w:rsidDel="00AE71EA">
                      <w:rPr>
                        <w:rFonts w:ascii="Calibri" w:hAnsi="Calibri"/>
                        <w:sz w:val="20"/>
                      </w:rPr>
                      <w:delText>oxo-MiNP</w:delText>
                    </w:r>
                  </w:del>
                </w:p>
              </w:tc>
              <w:tc>
                <w:tcPr>
                  <w:tcW w:w="0" w:type="dxa"/>
                  <w:tcPrChange w:id="993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DABA644" w14:textId="37D18E56" w:rsidR="00066508" w:rsidRPr="005A6AA3" w:rsidDel="00AE71EA" w:rsidRDefault="00000000">
                  <w:pPr>
                    <w:keepNext/>
                    <w:widowControl w:val="0"/>
                    <w:spacing w:after="60"/>
                    <w:jc w:val="right"/>
                    <w:rPr>
                      <w:del w:id="9932" w:author="Lorenzo Fabbri" w:date="2024-09-24T14:48:00Z" w16du:dateUtc="2024-09-24T12:48:00Z"/>
                    </w:rPr>
                  </w:pPr>
                  <w:del w:id="9933" w:author="Lorenzo Fabbri" w:date="2024-09-24T14:48:00Z" w16du:dateUtc="2024-09-24T12:48:00Z">
                    <w:r w:rsidRPr="005A6AA3" w:rsidDel="00AE71EA">
                      <w:rPr>
                        <w:rFonts w:ascii="Calibri" w:hAnsi="Calibri"/>
                        <w:sz w:val="20"/>
                      </w:rPr>
                      <w:delText>976.0</w:delText>
                    </w:r>
                  </w:del>
                </w:p>
              </w:tc>
              <w:tc>
                <w:tcPr>
                  <w:tcW w:w="0" w:type="dxa"/>
                  <w:tcPrChange w:id="993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D16667A" w14:textId="3E9A1809" w:rsidR="00066508" w:rsidRPr="005A6AA3" w:rsidDel="00AE71EA" w:rsidRDefault="00000000">
                  <w:pPr>
                    <w:keepNext/>
                    <w:widowControl w:val="0"/>
                    <w:spacing w:after="60"/>
                    <w:jc w:val="right"/>
                    <w:rPr>
                      <w:del w:id="9935" w:author="Lorenzo Fabbri" w:date="2024-09-24T14:48:00Z" w16du:dateUtc="2024-09-24T12:48:00Z"/>
                    </w:rPr>
                  </w:pPr>
                  <w:del w:id="9936" w:author="Lorenzo Fabbri" w:date="2024-09-24T14:48:00Z" w16du:dateUtc="2024-09-24T12:48:00Z">
                    <w:r w:rsidRPr="005A6AA3" w:rsidDel="00AE71EA">
                      <w:rPr>
                        <w:rFonts w:ascii="Calibri" w:hAnsi="Calibri"/>
                        <w:sz w:val="20"/>
                      </w:rPr>
                      <w:delText>873.6</w:delText>
                    </w:r>
                  </w:del>
                </w:p>
              </w:tc>
            </w:tr>
            <w:tr w:rsidR="00066508" w:rsidRPr="005A6AA3" w:rsidDel="00AE71EA" w14:paraId="261F082E" w14:textId="46D28223" w:rsidTr="006C3DDD">
              <w:trPr>
                <w:del w:id="9937" w:author="Lorenzo Fabbri" w:date="2024-09-24T14:48:00Z"/>
                <w:trPrChange w:id="9938" w:author="Lorenzo Fabbri" w:date="2024-09-19T20:39:00Z" w16du:dateUtc="2024-09-19T18:39:00Z">
                  <w:trPr>
                    <w:gridBefore w:val="1"/>
                    <w:cantSplit/>
                    <w:jc w:val="center"/>
                  </w:trPr>
                </w:trPrChange>
              </w:trPr>
              <w:tc>
                <w:tcPr>
                  <w:tcW w:w="0" w:type="dxa"/>
                  <w:tcPrChange w:id="993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9CA0AD" w14:textId="1D12954E" w:rsidR="00066508" w:rsidRPr="005A6AA3" w:rsidDel="00AE71EA" w:rsidRDefault="00000000">
                  <w:pPr>
                    <w:keepNext/>
                    <w:widowControl w:val="0"/>
                    <w:spacing w:after="60"/>
                    <w:rPr>
                      <w:del w:id="9940" w:author="Lorenzo Fabbri" w:date="2024-09-24T14:48:00Z" w16du:dateUtc="2024-09-24T12:48:00Z"/>
                    </w:rPr>
                  </w:pPr>
                  <w:del w:id="9941" w:author="Lorenzo Fabbri" w:date="2024-09-24T14:48:00Z" w16du:dateUtc="2024-09-24T12:48:00Z">
                    <w:r w:rsidRPr="005A6AA3" w:rsidDel="00AE71EA">
                      <w:rPr>
                        <w:rFonts w:ascii="Calibri" w:hAnsi="Calibri"/>
                        <w:sz w:val="20"/>
                      </w:rPr>
                      <w:delText>MBzP</w:delText>
                    </w:r>
                  </w:del>
                </w:p>
              </w:tc>
              <w:tc>
                <w:tcPr>
                  <w:tcW w:w="0" w:type="dxa"/>
                  <w:tcPrChange w:id="994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CCD41B" w14:textId="4B62ADEE" w:rsidR="00066508" w:rsidRPr="005A6AA3" w:rsidDel="00AE71EA" w:rsidRDefault="00000000">
                  <w:pPr>
                    <w:keepNext/>
                    <w:widowControl w:val="0"/>
                    <w:spacing w:after="60"/>
                    <w:jc w:val="right"/>
                    <w:rPr>
                      <w:del w:id="9943" w:author="Lorenzo Fabbri" w:date="2024-09-24T14:48:00Z" w16du:dateUtc="2024-09-24T12:48:00Z"/>
                    </w:rPr>
                  </w:pPr>
                  <w:del w:id="9944" w:author="Lorenzo Fabbri" w:date="2024-09-24T14:48:00Z" w16du:dateUtc="2024-09-24T12:48:00Z">
                    <w:r w:rsidRPr="005A6AA3" w:rsidDel="00AE71EA">
                      <w:rPr>
                        <w:rFonts w:ascii="Calibri" w:hAnsi="Calibri"/>
                        <w:sz w:val="20"/>
                      </w:rPr>
                      <w:delText>976.0</w:delText>
                    </w:r>
                  </w:del>
                </w:p>
              </w:tc>
              <w:tc>
                <w:tcPr>
                  <w:tcW w:w="0" w:type="dxa"/>
                  <w:tcPrChange w:id="994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CF1DFAF" w14:textId="4A94BAE3" w:rsidR="00066508" w:rsidRPr="005A6AA3" w:rsidDel="00AE71EA" w:rsidRDefault="00000000">
                  <w:pPr>
                    <w:keepNext/>
                    <w:widowControl w:val="0"/>
                    <w:spacing w:after="60"/>
                    <w:jc w:val="right"/>
                    <w:rPr>
                      <w:del w:id="9946" w:author="Lorenzo Fabbri" w:date="2024-09-24T14:48:00Z" w16du:dateUtc="2024-09-24T12:48:00Z"/>
                    </w:rPr>
                  </w:pPr>
                  <w:del w:id="9947" w:author="Lorenzo Fabbri" w:date="2024-09-24T14:48:00Z" w16du:dateUtc="2024-09-24T12:48:00Z">
                    <w:r w:rsidRPr="005A6AA3" w:rsidDel="00AE71EA">
                      <w:rPr>
                        <w:rFonts w:ascii="Calibri" w:hAnsi="Calibri"/>
                        <w:sz w:val="20"/>
                      </w:rPr>
                      <w:delText>828.8</w:delText>
                    </w:r>
                  </w:del>
                </w:p>
              </w:tc>
            </w:tr>
            <w:tr w:rsidR="00066508" w:rsidRPr="005A6AA3" w:rsidDel="00AE71EA" w14:paraId="489A6921" w14:textId="076E3982" w:rsidTr="006C3DDD">
              <w:trPr>
                <w:del w:id="9948" w:author="Lorenzo Fabbri" w:date="2024-09-24T14:48:00Z"/>
                <w:trPrChange w:id="9949" w:author="Lorenzo Fabbri" w:date="2024-09-19T20:39:00Z" w16du:dateUtc="2024-09-19T18:39:00Z">
                  <w:trPr>
                    <w:gridBefore w:val="1"/>
                    <w:cantSplit/>
                    <w:jc w:val="center"/>
                  </w:trPr>
                </w:trPrChange>
              </w:trPr>
              <w:tc>
                <w:tcPr>
                  <w:tcW w:w="0" w:type="dxa"/>
                  <w:tcPrChange w:id="99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898AC1" w14:textId="23A0C219" w:rsidR="00066508" w:rsidRPr="005A6AA3" w:rsidDel="00AE71EA" w:rsidRDefault="00000000">
                  <w:pPr>
                    <w:keepNext/>
                    <w:widowControl w:val="0"/>
                    <w:spacing w:after="60"/>
                    <w:rPr>
                      <w:del w:id="9951" w:author="Lorenzo Fabbri" w:date="2024-09-24T14:48:00Z" w16du:dateUtc="2024-09-24T12:48:00Z"/>
                    </w:rPr>
                  </w:pPr>
                  <w:del w:id="9952" w:author="Lorenzo Fabbri" w:date="2024-09-24T14:48:00Z" w16du:dateUtc="2024-09-24T12:48:00Z">
                    <w:r w:rsidRPr="005A6AA3" w:rsidDel="00AE71EA">
                      <w:rPr>
                        <w:rFonts w:ascii="Calibri" w:hAnsi="Calibri"/>
                        <w:sz w:val="20"/>
                      </w:rPr>
                      <w:delText>MEHP</w:delText>
                    </w:r>
                  </w:del>
                </w:p>
              </w:tc>
              <w:tc>
                <w:tcPr>
                  <w:tcW w:w="0" w:type="dxa"/>
                  <w:tcPrChange w:id="995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9CD0E0" w14:textId="47999A33" w:rsidR="00066508" w:rsidRPr="005A6AA3" w:rsidDel="00AE71EA" w:rsidRDefault="00000000">
                  <w:pPr>
                    <w:keepNext/>
                    <w:widowControl w:val="0"/>
                    <w:spacing w:after="60"/>
                    <w:jc w:val="right"/>
                    <w:rPr>
                      <w:del w:id="9954" w:author="Lorenzo Fabbri" w:date="2024-09-24T14:48:00Z" w16du:dateUtc="2024-09-24T12:48:00Z"/>
                    </w:rPr>
                  </w:pPr>
                  <w:del w:id="9955" w:author="Lorenzo Fabbri" w:date="2024-09-24T14:48:00Z" w16du:dateUtc="2024-09-24T12:48:00Z">
                    <w:r w:rsidRPr="005A6AA3" w:rsidDel="00AE71EA">
                      <w:rPr>
                        <w:rFonts w:ascii="Calibri" w:hAnsi="Calibri"/>
                        <w:sz w:val="20"/>
                      </w:rPr>
                      <w:delText>976.0</w:delText>
                    </w:r>
                  </w:del>
                </w:p>
              </w:tc>
              <w:tc>
                <w:tcPr>
                  <w:tcW w:w="0" w:type="dxa"/>
                  <w:tcPrChange w:id="995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D05F525" w14:textId="7F70049F" w:rsidR="00066508" w:rsidRPr="005A6AA3" w:rsidDel="00AE71EA" w:rsidRDefault="00000000">
                  <w:pPr>
                    <w:keepNext/>
                    <w:widowControl w:val="0"/>
                    <w:spacing w:after="60"/>
                    <w:jc w:val="right"/>
                    <w:rPr>
                      <w:del w:id="9957" w:author="Lorenzo Fabbri" w:date="2024-09-24T14:48:00Z" w16du:dateUtc="2024-09-24T12:48:00Z"/>
                    </w:rPr>
                  </w:pPr>
                  <w:del w:id="9958" w:author="Lorenzo Fabbri" w:date="2024-09-24T14:48:00Z" w16du:dateUtc="2024-09-24T12:48:00Z">
                    <w:r w:rsidRPr="005A6AA3" w:rsidDel="00AE71EA">
                      <w:rPr>
                        <w:rFonts w:ascii="Calibri" w:hAnsi="Calibri"/>
                        <w:sz w:val="20"/>
                      </w:rPr>
                      <w:delText>827.3</w:delText>
                    </w:r>
                  </w:del>
                </w:p>
              </w:tc>
            </w:tr>
            <w:tr w:rsidR="00066508" w:rsidRPr="005A6AA3" w:rsidDel="00AE71EA" w14:paraId="2E68BF81" w14:textId="752C3FB5" w:rsidTr="006C3DDD">
              <w:trPr>
                <w:del w:id="9959" w:author="Lorenzo Fabbri" w:date="2024-09-24T14:48:00Z"/>
                <w:trPrChange w:id="9960" w:author="Lorenzo Fabbri" w:date="2024-09-19T20:39:00Z" w16du:dateUtc="2024-09-19T18:39:00Z">
                  <w:trPr>
                    <w:gridBefore w:val="1"/>
                    <w:cantSplit/>
                    <w:jc w:val="center"/>
                  </w:trPr>
                </w:trPrChange>
              </w:trPr>
              <w:tc>
                <w:tcPr>
                  <w:tcW w:w="0" w:type="dxa"/>
                  <w:tcPrChange w:id="996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6BFE4E9" w14:textId="77BF93E8" w:rsidR="00066508" w:rsidRPr="005A6AA3" w:rsidDel="00AE71EA" w:rsidRDefault="00000000">
                  <w:pPr>
                    <w:keepNext/>
                    <w:widowControl w:val="0"/>
                    <w:spacing w:after="60"/>
                    <w:rPr>
                      <w:del w:id="9962" w:author="Lorenzo Fabbri" w:date="2024-09-24T14:48:00Z" w16du:dateUtc="2024-09-24T12:48:00Z"/>
                    </w:rPr>
                  </w:pPr>
                  <w:del w:id="9963" w:author="Lorenzo Fabbri" w:date="2024-09-24T14:48:00Z" w16du:dateUtc="2024-09-24T12:48:00Z">
                    <w:r w:rsidRPr="005A6AA3" w:rsidDel="00AE71EA">
                      <w:rPr>
                        <w:rFonts w:ascii="Calibri" w:hAnsi="Calibri"/>
                        <w:sz w:val="20"/>
                      </w:rPr>
                      <w:delText>MEP</w:delText>
                    </w:r>
                  </w:del>
                </w:p>
              </w:tc>
              <w:tc>
                <w:tcPr>
                  <w:tcW w:w="0" w:type="dxa"/>
                  <w:tcPrChange w:id="996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BDBB3F" w14:textId="336F1236" w:rsidR="00066508" w:rsidRPr="005A6AA3" w:rsidDel="00AE71EA" w:rsidRDefault="00000000">
                  <w:pPr>
                    <w:keepNext/>
                    <w:widowControl w:val="0"/>
                    <w:spacing w:after="60"/>
                    <w:jc w:val="right"/>
                    <w:rPr>
                      <w:del w:id="9965" w:author="Lorenzo Fabbri" w:date="2024-09-24T14:48:00Z" w16du:dateUtc="2024-09-24T12:48:00Z"/>
                    </w:rPr>
                  </w:pPr>
                  <w:del w:id="9966" w:author="Lorenzo Fabbri" w:date="2024-09-24T14:48:00Z" w16du:dateUtc="2024-09-24T12:48:00Z">
                    <w:r w:rsidRPr="005A6AA3" w:rsidDel="00AE71EA">
                      <w:rPr>
                        <w:rFonts w:ascii="Calibri" w:hAnsi="Calibri"/>
                        <w:sz w:val="20"/>
                      </w:rPr>
                      <w:delText>976.0</w:delText>
                    </w:r>
                  </w:del>
                </w:p>
              </w:tc>
              <w:tc>
                <w:tcPr>
                  <w:tcW w:w="0" w:type="dxa"/>
                  <w:tcPrChange w:id="996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BC562B7" w14:textId="5B054B72" w:rsidR="00066508" w:rsidRPr="005A6AA3" w:rsidDel="00AE71EA" w:rsidRDefault="00000000">
                  <w:pPr>
                    <w:keepNext/>
                    <w:widowControl w:val="0"/>
                    <w:spacing w:after="60"/>
                    <w:jc w:val="right"/>
                    <w:rPr>
                      <w:del w:id="9968" w:author="Lorenzo Fabbri" w:date="2024-09-24T14:48:00Z" w16du:dateUtc="2024-09-24T12:48:00Z"/>
                    </w:rPr>
                  </w:pPr>
                  <w:del w:id="9969" w:author="Lorenzo Fabbri" w:date="2024-09-24T14:48:00Z" w16du:dateUtc="2024-09-24T12:48:00Z">
                    <w:r w:rsidRPr="005A6AA3" w:rsidDel="00AE71EA">
                      <w:rPr>
                        <w:rFonts w:ascii="Calibri" w:hAnsi="Calibri"/>
                        <w:sz w:val="20"/>
                      </w:rPr>
                      <w:delText>796.3</w:delText>
                    </w:r>
                  </w:del>
                </w:p>
              </w:tc>
            </w:tr>
            <w:tr w:rsidR="00066508" w:rsidRPr="005A6AA3" w:rsidDel="00AE71EA" w14:paraId="4243F406" w14:textId="3C00ADBA" w:rsidTr="006C3DDD">
              <w:trPr>
                <w:del w:id="9970" w:author="Lorenzo Fabbri" w:date="2024-09-24T14:48:00Z"/>
                <w:trPrChange w:id="9971" w:author="Lorenzo Fabbri" w:date="2024-09-19T20:39:00Z" w16du:dateUtc="2024-09-19T18:39:00Z">
                  <w:trPr>
                    <w:gridBefore w:val="1"/>
                    <w:cantSplit/>
                    <w:jc w:val="center"/>
                  </w:trPr>
                </w:trPrChange>
              </w:trPr>
              <w:tc>
                <w:tcPr>
                  <w:tcW w:w="0" w:type="dxa"/>
                  <w:tcPrChange w:id="997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87741C" w14:textId="19403B83" w:rsidR="00066508" w:rsidRPr="005A6AA3" w:rsidDel="00AE71EA" w:rsidRDefault="00000000">
                  <w:pPr>
                    <w:keepNext/>
                    <w:widowControl w:val="0"/>
                    <w:spacing w:after="60"/>
                    <w:rPr>
                      <w:del w:id="9973" w:author="Lorenzo Fabbri" w:date="2024-09-24T14:48:00Z" w16du:dateUtc="2024-09-24T12:48:00Z"/>
                    </w:rPr>
                  </w:pPr>
                  <w:del w:id="9974" w:author="Lorenzo Fabbri" w:date="2024-09-24T14:48:00Z" w16du:dateUtc="2024-09-24T12:48:00Z">
                    <w:r w:rsidRPr="005A6AA3" w:rsidDel="00AE71EA">
                      <w:rPr>
                        <w:rFonts w:ascii="Calibri" w:hAnsi="Calibri"/>
                        <w:sz w:val="20"/>
                      </w:rPr>
                      <w:delText>MEHHP</w:delText>
                    </w:r>
                  </w:del>
                </w:p>
              </w:tc>
              <w:tc>
                <w:tcPr>
                  <w:tcW w:w="0" w:type="dxa"/>
                  <w:tcPrChange w:id="997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7E0B25" w14:textId="074CA7A2" w:rsidR="00066508" w:rsidRPr="005A6AA3" w:rsidDel="00AE71EA" w:rsidRDefault="00000000">
                  <w:pPr>
                    <w:keepNext/>
                    <w:widowControl w:val="0"/>
                    <w:spacing w:after="60"/>
                    <w:jc w:val="right"/>
                    <w:rPr>
                      <w:del w:id="9976" w:author="Lorenzo Fabbri" w:date="2024-09-24T14:48:00Z" w16du:dateUtc="2024-09-24T12:48:00Z"/>
                    </w:rPr>
                  </w:pPr>
                  <w:del w:id="9977" w:author="Lorenzo Fabbri" w:date="2024-09-24T14:48:00Z" w16du:dateUtc="2024-09-24T12:48:00Z">
                    <w:r w:rsidRPr="005A6AA3" w:rsidDel="00AE71EA">
                      <w:rPr>
                        <w:rFonts w:ascii="Calibri" w:hAnsi="Calibri"/>
                        <w:sz w:val="20"/>
                      </w:rPr>
                      <w:delText>976.0</w:delText>
                    </w:r>
                  </w:del>
                </w:p>
              </w:tc>
              <w:tc>
                <w:tcPr>
                  <w:tcW w:w="0" w:type="dxa"/>
                  <w:tcPrChange w:id="997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47E7464" w14:textId="630117F3" w:rsidR="00066508" w:rsidRPr="005A6AA3" w:rsidDel="00AE71EA" w:rsidRDefault="00000000">
                  <w:pPr>
                    <w:keepNext/>
                    <w:widowControl w:val="0"/>
                    <w:spacing w:after="60"/>
                    <w:jc w:val="right"/>
                    <w:rPr>
                      <w:del w:id="9979" w:author="Lorenzo Fabbri" w:date="2024-09-24T14:48:00Z" w16du:dateUtc="2024-09-24T12:48:00Z"/>
                    </w:rPr>
                  </w:pPr>
                  <w:del w:id="9980" w:author="Lorenzo Fabbri" w:date="2024-09-24T14:48:00Z" w16du:dateUtc="2024-09-24T12:48:00Z">
                    <w:r w:rsidRPr="005A6AA3" w:rsidDel="00AE71EA">
                      <w:rPr>
                        <w:rFonts w:ascii="Calibri" w:hAnsi="Calibri"/>
                        <w:sz w:val="20"/>
                      </w:rPr>
                      <w:delText>784.8</w:delText>
                    </w:r>
                  </w:del>
                </w:p>
              </w:tc>
            </w:tr>
            <w:tr w:rsidR="00066508" w:rsidRPr="005A6AA3" w:rsidDel="00AE71EA" w14:paraId="56D5DC8B" w14:textId="3B4A4C09" w:rsidTr="006C3DDD">
              <w:trPr>
                <w:del w:id="9981" w:author="Lorenzo Fabbri" w:date="2024-09-24T14:48:00Z"/>
                <w:trPrChange w:id="9982" w:author="Lorenzo Fabbri" w:date="2024-09-19T20:39:00Z" w16du:dateUtc="2024-09-19T18:39:00Z">
                  <w:trPr>
                    <w:gridBefore w:val="1"/>
                    <w:cantSplit/>
                    <w:jc w:val="center"/>
                  </w:trPr>
                </w:trPrChange>
              </w:trPr>
              <w:tc>
                <w:tcPr>
                  <w:tcW w:w="0" w:type="dxa"/>
                  <w:tcPrChange w:id="998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F55FE6" w14:textId="34CF4A1C" w:rsidR="00066508" w:rsidRPr="005A6AA3" w:rsidDel="00AE71EA" w:rsidRDefault="00000000">
                  <w:pPr>
                    <w:keepNext/>
                    <w:widowControl w:val="0"/>
                    <w:spacing w:after="60"/>
                    <w:rPr>
                      <w:del w:id="9984" w:author="Lorenzo Fabbri" w:date="2024-09-24T14:48:00Z" w16du:dateUtc="2024-09-24T12:48:00Z"/>
                    </w:rPr>
                  </w:pPr>
                  <w:del w:id="9985" w:author="Lorenzo Fabbri" w:date="2024-09-24T14:48:00Z" w16du:dateUtc="2024-09-24T12:48:00Z">
                    <w:r w:rsidRPr="005A6AA3" w:rsidDel="00AE71EA">
                      <w:rPr>
                        <w:rFonts w:ascii="Calibri" w:hAnsi="Calibri"/>
                        <w:sz w:val="20"/>
                      </w:rPr>
                      <w:delText>MECPP</w:delText>
                    </w:r>
                  </w:del>
                </w:p>
              </w:tc>
              <w:tc>
                <w:tcPr>
                  <w:tcW w:w="0" w:type="dxa"/>
                  <w:tcPrChange w:id="998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76CCC9A" w14:textId="2C1F60A6" w:rsidR="00066508" w:rsidRPr="005A6AA3" w:rsidDel="00AE71EA" w:rsidRDefault="00000000">
                  <w:pPr>
                    <w:keepNext/>
                    <w:widowControl w:val="0"/>
                    <w:spacing w:after="60"/>
                    <w:jc w:val="right"/>
                    <w:rPr>
                      <w:del w:id="9987" w:author="Lorenzo Fabbri" w:date="2024-09-24T14:48:00Z" w16du:dateUtc="2024-09-24T12:48:00Z"/>
                    </w:rPr>
                  </w:pPr>
                  <w:del w:id="9988" w:author="Lorenzo Fabbri" w:date="2024-09-24T14:48:00Z" w16du:dateUtc="2024-09-24T12:48:00Z">
                    <w:r w:rsidRPr="005A6AA3" w:rsidDel="00AE71EA">
                      <w:rPr>
                        <w:rFonts w:ascii="Calibri" w:hAnsi="Calibri"/>
                        <w:sz w:val="20"/>
                      </w:rPr>
                      <w:delText>976.0</w:delText>
                    </w:r>
                  </w:del>
                </w:p>
              </w:tc>
              <w:tc>
                <w:tcPr>
                  <w:tcW w:w="0" w:type="dxa"/>
                  <w:tcPrChange w:id="998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3F205D0" w14:textId="7BC7CE82" w:rsidR="00066508" w:rsidRPr="005A6AA3" w:rsidDel="00AE71EA" w:rsidRDefault="00000000">
                  <w:pPr>
                    <w:keepNext/>
                    <w:widowControl w:val="0"/>
                    <w:spacing w:after="60"/>
                    <w:jc w:val="right"/>
                    <w:rPr>
                      <w:del w:id="9990" w:author="Lorenzo Fabbri" w:date="2024-09-24T14:48:00Z" w16du:dateUtc="2024-09-24T12:48:00Z"/>
                    </w:rPr>
                  </w:pPr>
                  <w:del w:id="9991" w:author="Lorenzo Fabbri" w:date="2024-09-24T14:48:00Z" w16du:dateUtc="2024-09-24T12:48:00Z">
                    <w:r w:rsidRPr="005A6AA3" w:rsidDel="00AE71EA">
                      <w:rPr>
                        <w:rFonts w:ascii="Calibri" w:hAnsi="Calibri"/>
                        <w:sz w:val="20"/>
                      </w:rPr>
                      <w:delText>768.1</w:delText>
                    </w:r>
                  </w:del>
                </w:p>
              </w:tc>
            </w:tr>
            <w:tr w:rsidR="00066508" w:rsidRPr="005A6AA3" w:rsidDel="00AE71EA" w14:paraId="5610C60B" w14:textId="59D5EB1E" w:rsidTr="006C3DDD">
              <w:trPr>
                <w:del w:id="9992" w:author="Lorenzo Fabbri" w:date="2024-09-24T14:48:00Z"/>
                <w:trPrChange w:id="9993" w:author="Lorenzo Fabbri" w:date="2024-09-19T20:39:00Z" w16du:dateUtc="2024-09-19T18:39:00Z">
                  <w:trPr>
                    <w:gridBefore w:val="1"/>
                    <w:cantSplit/>
                    <w:jc w:val="center"/>
                  </w:trPr>
                </w:trPrChange>
              </w:trPr>
              <w:tc>
                <w:tcPr>
                  <w:tcW w:w="0" w:type="dxa"/>
                  <w:tcPrChange w:id="999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7AB47C" w14:textId="2493C9FC" w:rsidR="00066508" w:rsidRPr="005A6AA3" w:rsidDel="00AE71EA" w:rsidRDefault="00000000">
                  <w:pPr>
                    <w:keepNext/>
                    <w:widowControl w:val="0"/>
                    <w:spacing w:after="60"/>
                    <w:rPr>
                      <w:del w:id="9995" w:author="Lorenzo Fabbri" w:date="2024-09-24T14:48:00Z" w16du:dateUtc="2024-09-24T12:48:00Z"/>
                    </w:rPr>
                  </w:pPr>
                  <w:del w:id="9996" w:author="Lorenzo Fabbri" w:date="2024-09-24T14:48:00Z" w16du:dateUtc="2024-09-24T12:48:00Z">
                    <w:r w:rsidRPr="005A6AA3" w:rsidDel="00AE71EA">
                      <w:rPr>
                        <w:rFonts w:ascii="Calibri" w:hAnsi="Calibri"/>
                        <w:sz w:val="20"/>
                      </w:rPr>
                      <w:delText>MEOHP</w:delText>
                    </w:r>
                  </w:del>
                </w:p>
              </w:tc>
              <w:tc>
                <w:tcPr>
                  <w:tcW w:w="0" w:type="dxa"/>
                  <w:tcPrChange w:id="999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6AD9C8" w14:textId="4993C923" w:rsidR="00066508" w:rsidRPr="005A6AA3" w:rsidDel="00AE71EA" w:rsidRDefault="00000000">
                  <w:pPr>
                    <w:keepNext/>
                    <w:widowControl w:val="0"/>
                    <w:spacing w:after="60"/>
                    <w:jc w:val="right"/>
                    <w:rPr>
                      <w:del w:id="9998" w:author="Lorenzo Fabbri" w:date="2024-09-24T14:48:00Z" w16du:dateUtc="2024-09-24T12:48:00Z"/>
                    </w:rPr>
                  </w:pPr>
                  <w:del w:id="9999" w:author="Lorenzo Fabbri" w:date="2024-09-24T14:48:00Z" w16du:dateUtc="2024-09-24T12:48:00Z">
                    <w:r w:rsidRPr="005A6AA3" w:rsidDel="00AE71EA">
                      <w:rPr>
                        <w:rFonts w:ascii="Calibri" w:hAnsi="Calibri"/>
                        <w:sz w:val="20"/>
                      </w:rPr>
                      <w:delText>976.0</w:delText>
                    </w:r>
                  </w:del>
                </w:p>
              </w:tc>
              <w:tc>
                <w:tcPr>
                  <w:tcW w:w="0" w:type="dxa"/>
                  <w:tcPrChange w:id="1000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131943D" w14:textId="78F493C5" w:rsidR="00066508" w:rsidRPr="005A6AA3" w:rsidDel="00AE71EA" w:rsidRDefault="00000000">
                  <w:pPr>
                    <w:keepNext/>
                    <w:widowControl w:val="0"/>
                    <w:spacing w:after="60"/>
                    <w:jc w:val="right"/>
                    <w:rPr>
                      <w:del w:id="10001" w:author="Lorenzo Fabbri" w:date="2024-09-24T14:48:00Z" w16du:dateUtc="2024-09-24T12:48:00Z"/>
                    </w:rPr>
                  </w:pPr>
                  <w:del w:id="10002" w:author="Lorenzo Fabbri" w:date="2024-09-24T14:48:00Z" w16du:dateUtc="2024-09-24T12:48:00Z">
                    <w:r w:rsidRPr="005A6AA3" w:rsidDel="00AE71EA">
                      <w:rPr>
                        <w:rFonts w:ascii="Calibri" w:hAnsi="Calibri"/>
                        <w:sz w:val="20"/>
                      </w:rPr>
                      <w:delText>761.5</w:delText>
                    </w:r>
                  </w:del>
                </w:p>
              </w:tc>
            </w:tr>
            <w:tr w:rsidR="00066508" w:rsidRPr="005A6AA3" w:rsidDel="00AE71EA" w14:paraId="47FE1EA0" w14:textId="33CC2849" w:rsidTr="006C3DDD">
              <w:trPr>
                <w:del w:id="10003" w:author="Lorenzo Fabbri" w:date="2024-09-24T14:48:00Z"/>
                <w:trPrChange w:id="10004" w:author="Lorenzo Fabbri" w:date="2024-09-19T20:39:00Z" w16du:dateUtc="2024-09-19T18:39:00Z">
                  <w:trPr>
                    <w:gridBefore w:val="1"/>
                    <w:cantSplit/>
                    <w:jc w:val="center"/>
                  </w:trPr>
                </w:trPrChange>
              </w:trPr>
              <w:tc>
                <w:tcPr>
                  <w:tcW w:w="0" w:type="dxa"/>
                  <w:tcPrChange w:id="1000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C8A84B0" w14:textId="5489AAD3" w:rsidR="00066508" w:rsidRPr="005A6AA3" w:rsidDel="00AE71EA" w:rsidRDefault="00000000">
                  <w:pPr>
                    <w:keepNext/>
                    <w:widowControl w:val="0"/>
                    <w:spacing w:after="60"/>
                    <w:rPr>
                      <w:del w:id="10006" w:author="Lorenzo Fabbri" w:date="2024-09-24T14:48:00Z" w16du:dateUtc="2024-09-24T12:48:00Z"/>
                    </w:rPr>
                  </w:pPr>
                  <w:del w:id="10007" w:author="Lorenzo Fabbri" w:date="2024-09-24T14:48:00Z" w16du:dateUtc="2024-09-24T12:48:00Z">
                    <w:r w:rsidRPr="005A6AA3" w:rsidDel="00AE71EA">
                      <w:rPr>
                        <w:rFonts w:ascii="Calibri" w:hAnsi="Calibri"/>
                        <w:sz w:val="20"/>
                      </w:rPr>
                      <w:delText>MnBP</w:delText>
                    </w:r>
                  </w:del>
                </w:p>
              </w:tc>
              <w:tc>
                <w:tcPr>
                  <w:tcW w:w="0" w:type="dxa"/>
                  <w:tcPrChange w:id="1000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91134F8" w14:textId="6ED7AC9D" w:rsidR="00066508" w:rsidRPr="005A6AA3" w:rsidDel="00AE71EA" w:rsidRDefault="00000000">
                  <w:pPr>
                    <w:keepNext/>
                    <w:widowControl w:val="0"/>
                    <w:spacing w:after="60"/>
                    <w:jc w:val="right"/>
                    <w:rPr>
                      <w:del w:id="10009" w:author="Lorenzo Fabbri" w:date="2024-09-24T14:48:00Z" w16du:dateUtc="2024-09-24T12:48:00Z"/>
                    </w:rPr>
                  </w:pPr>
                  <w:del w:id="10010" w:author="Lorenzo Fabbri" w:date="2024-09-24T14:48:00Z" w16du:dateUtc="2024-09-24T12:48:00Z">
                    <w:r w:rsidRPr="005A6AA3" w:rsidDel="00AE71EA">
                      <w:rPr>
                        <w:rFonts w:ascii="Calibri" w:hAnsi="Calibri"/>
                        <w:sz w:val="20"/>
                      </w:rPr>
                      <w:delText>976.0</w:delText>
                    </w:r>
                  </w:del>
                </w:p>
              </w:tc>
              <w:tc>
                <w:tcPr>
                  <w:tcW w:w="0" w:type="dxa"/>
                  <w:tcPrChange w:id="1001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429F08D" w14:textId="750DF710" w:rsidR="00066508" w:rsidRPr="005A6AA3" w:rsidDel="00AE71EA" w:rsidRDefault="00000000">
                  <w:pPr>
                    <w:keepNext/>
                    <w:widowControl w:val="0"/>
                    <w:spacing w:after="60"/>
                    <w:jc w:val="right"/>
                    <w:rPr>
                      <w:del w:id="10012" w:author="Lorenzo Fabbri" w:date="2024-09-24T14:48:00Z" w16du:dateUtc="2024-09-24T12:48:00Z"/>
                    </w:rPr>
                  </w:pPr>
                  <w:del w:id="10013" w:author="Lorenzo Fabbri" w:date="2024-09-24T14:48:00Z" w16du:dateUtc="2024-09-24T12:48:00Z">
                    <w:r w:rsidRPr="005A6AA3" w:rsidDel="00AE71EA">
                      <w:rPr>
                        <w:rFonts w:ascii="Calibri" w:hAnsi="Calibri"/>
                        <w:sz w:val="20"/>
                      </w:rPr>
                      <w:delText>745.7</w:delText>
                    </w:r>
                  </w:del>
                </w:p>
              </w:tc>
            </w:tr>
            <w:tr w:rsidR="00066508" w:rsidRPr="005A6AA3" w:rsidDel="00AE71EA" w14:paraId="47E01F74" w14:textId="2ECFA447" w:rsidTr="006C3DDD">
              <w:trPr>
                <w:del w:id="10014" w:author="Lorenzo Fabbri" w:date="2024-09-24T14:48:00Z"/>
                <w:trPrChange w:id="10015" w:author="Lorenzo Fabbri" w:date="2024-09-19T20:39:00Z" w16du:dateUtc="2024-09-19T18:39:00Z">
                  <w:trPr>
                    <w:gridBefore w:val="1"/>
                    <w:cantSplit/>
                    <w:jc w:val="center"/>
                  </w:trPr>
                </w:trPrChange>
              </w:trPr>
              <w:tc>
                <w:tcPr>
                  <w:tcW w:w="0" w:type="dxa"/>
                  <w:tcPrChange w:id="1001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AE9ABF3" w14:textId="34248C69" w:rsidR="00066508" w:rsidRPr="005A6AA3" w:rsidDel="00AE71EA" w:rsidRDefault="00000000">
                  <w:pPr>
                    <w:keepNext/>
                    <w:widowControl w:val="0"/>
                    <w:spacing w:after="60"/>
                    <w:rPr>
                      <w:del w:id="10017" w:author="Lorenzo Fabbri" w:date="2024-09-24T14:48:00Z" w16du:dateUtc="2024-09-24T12:48:00Z"/>
                    </w:rPr>
                  </w:pPr>
                  <w:del w:id="10018" w:author="Lorenzo Fabbri" w:date="2024-09-24T14:48:00Z" w16du:dateUtc="2024-09-24T12:48:00Z">
                    <w:r w:rsidRPr="005A6AA3" w:rsidDel="00AE71EA">
                      <w:rPr>
                        <w:rFonts w:ascii="Calibri" w:hAnsi="Calibri"/>
                        <w:sz w:val="20"/>
                      </w:rPr>
                      <w:delText>MiBP</w:delText>
                    </w:r>
                  </w:del>
                </w:p>
              </w:tc>
              <w:tc>
                <w:tcPr>
                  <w:tcW w:w="0" w:type="dxa"/>
                  <w:tcPrChange w:id="1001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1768295" w14:textId="10B579C2" w:rsidR="00066508" w:rsidRPr="005A6AA3" w:rsidDel="00AE71EA" w:rsidRDefault="00000000">
                  <w:pPr>
                    <w:keepNext/>
                    <w:widowControl w:val="0"/>
                    <w:spacing w:after="60"/>
                    <w:jc w:val="right"/>
                    <w:rPr>
                      <w:del w:id="10020" w:author="Lorenzo Fabbri" w:date="2024-09-24T14:48:00Z" w16du:dateUtc="2024-09-24T12:48:00Z"/>
                    </w:rPr>
                  </w:pPr>
                  <w:del w:id="10021" w:author="Lorenzo Fabbri" w:date="2024-09-24T14:48:00Z" w16du:dateUtc="2024-09-24T12:48:00Z">
                    <w:r w:rsidRPr="005A6AA3" w:rsidDel="00AE71EA">
                      <w:rPr>
                        <w:rFonts w:ascii="Calibri" w:hAnsi="Calibri"/>
                        <w:sz w:val="20"/>
                      </w:rPr>
                      <w:delText>976.0</w:delText>
                    </w:r>
                  </w:del>
                </w:p>
              </w:tc>
              <w:tc>
                <w:tcPr>
                  <w:tcW w:w="0" w:type="dxa"/>
                  <w:tcPrChange w:id="1002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A7C9153" w14:textId="0F86509F" w:rsidR="00066508" w:rsidRPr="005A6AA3" w:rsidDel="00AE71EA" w:rsidRDefault="00000000">
                  <w:pPr>
                    <w:keepNext/>
                    <w:widowControl w:val="0"/>
                    <w:spacing w:after="60"/>
                    <w:jc w:val="right"/>
                    <w:rPr>
                      <w:del w:id="10023" w:author="Lorenzo Fabbri" w:date="2024-09-24T14:48:00Z" w16du:dateUtc="2024-09-24T12:48:00Z"/>
                    </w:rPr>
                  </w:pPr>
                  <w:del w:id="10024" w:author="Lorenzo Fabbri" w:date="2024-09-24T14:48:00Z" w16du:dateUtc="2024-09-24T12:48:00Z">
                    <w:r w:rsidRPr="005A6AA3" w:rsidDel="00AE71EA">
                      <w:rPr>
                        <w:rFonts w:ascii="Calibri" w:hAnsi="Calibri"/>
                        <w:sz w:val="20"/>
                      </w:rPr>
                      <w:delText>690.9</w:delText>
                    </w:r>
                  </w:del>
                </w:p>
              </w:tc>
            </w:tr>
            <w:tr w:rsidR="00066508" w:rsidRPr="005A6AA3" w:rsidDel="00AE71EA" w14:paraId="78105D42" w14:textId="1D1D9494" w:rsidTr="006C3DDD">
              <w:trPr>
                <w:del w:id="10025" w:author="Lorenzo Fabbri" w:date="2024-09-24T14:48:00Z"/>
                <w:trPrChange w:id="10026" w:author="Lorenzo Fabbri" w:date="2024-09-19T20:39:00Z" w16du:dateUtc="2024-09-19T18:39:00Z">
                  <w:trPr>
                    <w:gridBefore w:val="1"/>
                    <w:cantSplit/>
                    <w:jc w:val="center"/>
                  </w:trPr>
                </w:trPrChange>
              </w:trPr>
              <w:tc>
                <w:tcPr>
                  <w:tcW w:w="0" w:type="dxa"/>
                  <w:gridSpan w:val="3"/>
                  <w:tcPrChange w:id="10027" w:author="Lorenzo Fabbri" w:date="2024-09-19T20:39:00Z" w16du:dateUtc="2024-09-19T18:39:00Z">
                    <w:tcPr>
                      <w:tcW w:w="9144" w:type="dxa"/>
                      <w:gridSpan w:val="6"/>
                    </w:tcPr>
                  </w:tcPrChange>
                </w:tcPr>
                <w:p w14:paraId="7C237A1B" w14:textId="2F885B26" w:rsidR="00066508" w:rsidRPr="005A6AA3" w:rsidDel="00AE71EA" w:rsidRDefault="00000000">
                  <w:pPr>
                    <w:keepNext/>
                    <w:widowControl w:val="0"/>
                    <w:spacing w:after="60"/>
                    <w:rPr>
                      <w:del w:id="10028" w:author="Lorenzo Fabbri" w:date="2024-09-24T14:48:00Z" w16du:dateUtc="2024-09-24T12:48:00Z"/>
                    </w:rPr>
                  </w:pPr>
                  <w:del w:id="10029"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Truncated weights.</w:delText>
                    </w:r>
                  </w:del>
                </w:p>
              </w:tc>
            </w:tr>
          </w:tbl>
          <w:p w14:paraId="26D6AC22" w14:textId="411C88A5" w:rsidR="00066508" w:rsidRPr="005A6AA3" w:rsidDel="00AE71EA" w:rsidRDefault="00000000">
            <w:pPr>
              <w:pStyle w:val="ImageCaption"/>
              <w:widowControl w:val="0"/>
              <w:spacing w:before="200"/>
              <w:rPr>
                <w:del w:id="10030" w:author="Lorenzo Fabbri" w:date="2024-09-24T14:48:00Z" w16du:dateUtc="2024-09-24T12:48:00Z"/>
              </w:rPr>
            </w:pPr>
            <w:del w:id="10031" w:author="Lorenzo Fabbri" w:date="2024-09-24T14:48:00Z" w16du:dateUtc="2024-09-24T12:48:00Z">
              <w:r w:rsidRPr="005A6AA3" w:rsidDel="00AE71EA">
                <w:delText xml:space="preserve">Table </w:delText>
              </w:r>
            </w:del>
            <w:del w:id="10032" w:author="Lorenzo Fabbri" w:date="2024-09-24T11:06:00Z" w16du:dateUtc="2024-09-24T09:06:00Z">
              <w:r w:rsidRPr="005A6AA3" w:rsidDel="0020742D">
                <w:delText>S</w:delText>
              </w:r>
            </w:del>
            <w:del w:id="10033" w:author="Lorenzo Fabbri" w:date="2024-09-24T14:48:00Z" w16du:dateUtc="2024-09-24T12:48:00Z">
              <w:r w:rsidRPr="005A6AA3" w:rsidDel="00AE71EA">
                <w:delText>9</w:delText>
              </w:r>
            </w:del>
            <w:del w:id="10034" w:author="Lorenzo Fabbri" w:date="2024-09-19T18:30:00Z" w16du:dateUtc="2024-09-19T16:30:00Z">
              <w:r w:rsidRPr="005A6AA3" w:rsidDel="00A42D3A">
                <w:delText>:</w:delText>
              </w:r>
            </w:del>
            <w:del w:id="10035" w:author="Lorenzo Fabbri" w:date="2024-09-24T14:48:00Z" w16du:dateUtc="2024-09-24T12:48:00Z">
              <w:r w:rsidRPr="005A6AA3" w:rsidDel="00AE71EA">
                <w:delText xml:space="preserve"> </w:delText>
              </w:r>
              <w:r w:rsidRPr="005A6AA3" w:rsidDel="00AE71EA">
                <w:rPr>
                  <w:b/>
                  <w:bCs/>
                </w:rPr>
                <w:delText>Effective sample size before and after balancing weights estimation (exposures: endocrine disrupting chemicals (EDCs); outcomes: glucocorticosteroids) (HELIX subcohort; 2013-2016).</w:delText>
              </w:r>
              <w:bookmarkEnd w:id="9771"/>
            </w:del>
          </w:p>
        </w:tc>
      </w:tr>
    </w:tbl>
    <w:p w14:paraId="65B89164" w14:textId="737D71C6" w:rsidR="00066508" w:rsidRPr="005A6AA3" w:rsidDel="00AE71EA" w:rsidRDefault="00000000">
      <w:pPr>
        <w:pStyle w:val="BodyText"/>
        <w:rPr>
          <w:del w:id="10036" w:author="Lorenzo Fabbri" w:date="2024-09-24T14:48:00Z" w16du:dateUtc="2024-09-24T12:48:00Z"/>
        </w:rPr>
      </w:pPr>
      <w:del w:id="10037" w:author="Lorenzo Fabbri" w:date="2024-09-24T14:48:00Z" w16du:dateUtc="2024-09-24T12:48:00Z">
        <w:r w:rsidRPr="005A6AA3"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658060A3" w14:textId="3D7E3E4D" w:rsidTr="00066508">
        <w:trPr>
          <w:del w:id="10038"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0039"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3686"/>
              <w:gridCol w:w="3030"/>
              <w:gridCol w:w="2644"/>
              <w:tblGridChange w:id="10040">
                <w:tblGrid>
                  <w:gridCol w:w="56"/>
                  <w:gridCol w:w="3114"/>
                  <w:gridCol w:w="516"/>
                  <w:gridCol w:w="2599"/>
                  <w:gridCol w:w="431"/>
                  <w:gridCol w:w="2644"/>
                  <w:gridCol w:w="40"/>
                </w:tblGrid>
              </w:tblGridChange>
            </w:tblGrid>
            <w:tr w:rsidR="00066508" w:rsidRPr="005A6AA3" w:rsidDel="00AE71EA" w14:paraId="11A9127C" w14:textId="775D20BB" w:rsidTr="006C3DDD">
              <w:trPr>
                <w:del w:id="10041" w:author="Lorenzo Fabbri" w:date="2024-09-24T14:48:00Z"/>
                <w:trPrChange w:id="10042" w:author="Lorenzo Fabbri" w:date="2024-09-19T20:39:00Z" w16du:dateUtc="2024-09-19T18:39:00Z">
                  <w:trPr>
                    <w:gridBefore w:val="1"/>
                    <w:cantSplit/>
                    <w:tblHeader/>
                    <w:jc w:val="center"/>
                  </w:trPr>
                </w:trPrChange>
              </w:trPr>
              <w:tc>
                <w:tcPr>
                  <w:tcW w:w="0" w:type="dxa"/>
                  <w:tcPrChange w:id="10043" w:author="Lorenzo Fabbri" w:date="2024-09-19T20:39:00Z" w16du:dateUtc="2024-09-19T18:39:00Z">
                    <w:tcPr>
                      <w:tcW w:w="3048" w:type="dxa"/>
                      <w:tcBorders>
                        <w:top w:val="single" w:sz="16" w:space="0" w:color="D3D3D3"/>
                        <w:left w:val="single" w:sz="6" w:space="0" w:color="D3D3D3"/>
                        <w:bottom w:val="single" w:sz="16" w:space="0" w:color="D3D3D3"/>
                      </w:tcBorders>
                    </w:tcPr>
                  </w:tcPrChange>
                </w:tcPr>
                <w:p w14:paraId="74AE948C" w14:textId="67F0FFED" w:rsidR="00066508" w:rsidRPr="005A6AA3" w:rsidDel="00AE71EA" w:rsidRDefault="00000000">
                  <w:pPr>
                    <w:keepNext/>
                    <w:widowControl w:val="0"/>
                    <w:spacing w:after="60"/>
                    <w:rPr>
                      <w:del w:id="10044" w:author="Lorenzo Fabbri" w:date="2024-09-24T14:48:00Z" w16du:dateUtc="2024-09-24T12:48:00Z"/>
                    </w:rPr>
                  </w:pPr>
                  <w:bookmarkStart w:id="10045" w:name="supptbl-balance-3"/>
                  <w:del w:id="10046" w:author="Lorenzo Fabbri" w:date="2024-09-24T14:48:00Z" w16du:dateUtc="2024-09-24T12:48:00Z">
                    <w:r w:rsidRPr="005A6AA3" w:rsidDel="00AE71EA">
                      <w:rPr>
                        <w:rFonts w:ascii="Calibri" w:hAnsi="Calibri"/>
                        <w:sz w:val="20"/>
                      </w:rPr>
                      <w:delText>Exposure</w:delText>
                    </w:r>
                  </w:del>
                </w:p>
              </w:tc>
              <w:tc>
                <w:tcPr>
                  <w:tcW w:w="0" w:type="dxa"/>
                  <w:tcPrChange w:id="10047" w:author="Lorenzo Fabbri" w:date="2024-09-19T20:39:00Z" w16du:dateUtc="2024-09-19T18:39:00Z">
                    <w:tcPr>
                      <w:tcW w:w="3048" w:type="dxa"/>
                      <w:gridSpan w:val="2"/>
                      <w:tcBorders>
                        <w:top w:val="single" w:sz="16" w:space="0" w:color="D3D3D3"/>
                        <w:bottom w:val="single" w:sz="16" w:space="0" w:color="D3D3D3"/>
                      </w:tcBorders>
                    </w:tcPr>
                  </w:tcPrChange>
                </w:tcPr>
                <w:p w14:paraId="6885BC4A" w14:textId="774D37D7" w:rsidR="00066508" w:rsidRPr="005A6AA3" w:rsidDel="00AE71EA" w:rsidRDefault="00000000">
                  <w:pPr>
                    <w:keepNext/>
                    <w:widowControl w:val="0"/>
                    <w:spacing w:after="60"/>
                    <w:jc w:val="right"/>
                    <w:rPr>
                      <w:del w:id="10048" w:author="Lorenzo Fabbri" w:date="2024-09-24T14:48:00Z" w16du:dateUtc="2024-09-24T12:48:00Z"/>
                    </w:rPr>
                  </w:pPr>
                  <w:del w:id="10049" w:author="Lorenzo Fabbri" w:date="2024-09-24T14:48:00Z" w16du:dateUtc="2024-09-24T12:48:00Z">
                    <w:r w:rsidRPr="005A6AA3" w:rsidDel="00AE71EA">
                      <w:rPr>
                        <w:rFonts w:ascii="Calibri" w:hAnsi="Calibri"/>
                        <w:sz w:val="20"/>
                      </w:rPr>
                      <w:delText>Unadjusted</w:delText>
                    </w:r>
                  </w:del>
                </w:p>
              </w:tc>
              <w:tc>
                <w:tcPr>
                  <w:tcW w:w="0" w:type="dxa"/>
                  <w:tcPrChange w:id="10050"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6D953F44" w14:textId="561B7B7C" w:rsidR="00066508" w:rsidRPr="005A6AA3" w:rsidDel="00AE71EA" w:rsidRDefault="00000000">
                  <w:pPr>
                    <w:keepNext/>
                    <w:widowControl w:val="0"/>
                    <w:spacing w:after="60"/>
                    <w:jc w:val="right"/>
                    <w:rPr>
                      <w:del w:id="10051" w:author="Lorenzo Fabbri" w:date="2024-09-24T14:48:00Z" w16du:dateUtc="2024-09-24T12:48:00Z"/>
                    </w:rPr>
                  </w:pPr>
                  <w:del w:id="10052" w:author="Lorenzo Fabbri" w:date="2024-09-24T14:48:00Z" w16du:dateUtc="2024-09-24T12:48:00Z">
                    <w:r w:rsidRPr="005A6AA3" w:rsidDel="00AE71EA">
                      <w:rPr>
                        <w:rFonts w:ascii="Calibri" w:hAnsi="Calibri"/>
                        <w:sz w:val="20"/>
                      </w:rPr>
                      <w:delText>Adjusted</w:delText>
                    </w:r>
                    <w:r w:rsidRPr="005A6AA3" w:rsidDel="00AE71EA">
                      <w:rPr>
                        <w:rFonts w:ascii="Calibri" w:hAnsi="Calibri"/>
                        <w:i/>
                        <w:sz w:val="20"/>
                        <w:vertAlign w:val="superscript"/>
                      </w:rPr>
                      <w:delText>a</w:delText>
                    </w:r>
                  </w:del>
                </w:p>
              </w:tc>
            </w:tr>
            <w:tr w:rsidR="00066508" w:rsidRPr="005A6AA3" w:rsidDel="00AE71EA" w14:paraId="456FEB18" w14:textId="51A0592E" w:rsidTr="006C3DDD">
              <w:trPr>
                <w:del w:id="10053" w:author="Lorenzo Fabbri" w:date="2024-09-24T14:48:00Z"/>
                <w:trPrChange w:id="10054" w:author="Lorenzo Fabbri" w:date="2024-09-19T20:39:00Z" w16du:dateUtc="2024-09-19T18:39:00Z">
                  <w:trPr>
                    <w:gridBefore w:val="1"/>
                    <w:cantSplit/>
                    <w:jc w:val="center"/>
                  </w:trPr>
                </w:trPrChange>
              </w:trPr>
              <w:tc>
                <w:tcPr>
                  <w:tcW w:w="0" w:type="dxa"/>
                  <w:tcPrChange w:id="1005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E36DF6A" w14:textId="66D252F3" w:rsidR="00066508" w:rsidRPr="005A6AA3" w:rsidDel="00AE71EA" w:rsidRDefault="00000000">
                  <w:pPr>
                    <w:keepNext/>
                    <w:widowControl w:val="0"/>
                    <w:spacing w:after="60"/>
                    <w:rPr>
                      <w:del w:id="10056" w:author="Lorenzo Fabbri" w:date="2024-09-24T14:48:00Z" w16du:dateUtc="2024-09-24T12:48:00Z"/>
                    </w:rPr>
                  </w:pPr>
                  <w:del w:id="10057" w:author="Lorenzo Fabbri" w:date="2024-09-24T14:48:00Z" w16du:dateUtc="2024-09-24T12:48:00Z">
                    <w:r w:rsidRPr="005A6AA3" w:rsidDel="00AE71EA">
                      <w:rPr>
                        <w:rFonts w:ascii="Calibri" w:hAnsi="Calibri"/>
                        <w:sz w:val="20"/>
                      </w:rPr>
                      <w:delText>cortisone production</w:delText>
                    </w:r>
                  </w:del>
                </w:p>
              </w:tc>
              <w:tc>
                <w:tcPr>
                  <w:tcW w:w="0" w:type="dxa"/>
                  <w:tcPrChange w:id="1005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A259A1C" w14:textId="7C20020A" w:rsidR="00066508" w:rsidRPr="005A6AA3" w:rsidDel="00AE71EA" w:rsidRDefault="00000000">
                  <w:pPr>
                    <w:keepNext/>
                    <w:widowControl w:val="0"/>
                    <w:spacing w:after="60"/>
                    <w:jc w:val="right"/>
                    <w:rPr>
                      <w:del w:id="10059" w:author="Lorenzo Fabbri" w:date="2024-09-24T14:48:00Z" w16du:dateUtc="2024-09-24T12:48:00Z"/>
                    </w:rPr>
                  </w:pPr>
                  <w:del w:id="10060" w:author="Lorenzo Fabbri" w:date="2024-09-24T14:48:00Z" w16du:dateUtc="2024-09-24T12:48:00Z">
                    <w:r w:rsidRPr="005A6AA3" w:rsidDel="00AE71EA">
                      <w:rPr>
                        <w:rFonts w:ascii="Calibri" w:hAnsi="Calibri"/>
                        <w:sz w:val="20"/>
                      </w:rPr>
                      <w:delText>976.0</w:delText>
                    </w:r>
                  </w:del>
                </w:p>
              </w:tc>
              <w:tc>
                <w:tcPr>
                  <w:tcW w:w="0" w:type="dxa"/>
                  <w:tcPrChange w:id="1006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F95EB47" w14:textId="2C36E949" w:rsidR="00066508" w:rsidRPr="005A6AA3" w:rsidDel="00AE71EA" w:rsidRDefault="00000000">
                  <w:pPr>
                    <w:keepNext/>
                    <w:widowControl w:val="0"/>
                    <w:spacing w:after="60"/>
                    <w:jc w:val="right"/>
                    <w:rPr>
                      <w:del w:id="10062" w:author="Lorenzo Fabbri" w:date="2024-09-24T14:48:00Z" w16du:dateUtc="2024-09-24T12:48:00Z"/>
                    </w:rPr>
                  </w:pPr>
                  <w:del w:id="10063" w:author="Lorenzo Fabbri" w:date="2024-09-24T14:48:00Z" w16du:dateUtc="2024-09-24T12:48:00Z">
                    <w:r w:rsidRPr="005A6AA3" w:rsidDel="00AE71EA">
                      <w:rPr>
                        <w:rFonts w:ascii="Calibri" w:hAnsi="Calibri"/>
                        <w:sz w:val="20"/>
                      </w:rPr>
                      <w:delText>777.2</w:delText>
                    </w:r>
                  </w:del>
                </w:p>
              </w:tc>
            </w:tr>
            <w:tr w:rsidR="00066508" w:rsidRPr="005A6AA3" w:rsidDel="00AE71EA" w14:paraId="66EEFB2B" w14:textId="2E56C2B7" w:rsidTr="006C3DDD">
              <w:trPr>
                <w:del w:id="10064" w:author="Lorenzo Fabbri" w:date="2024-09-24T14:48:00Z"/>
                <w:trPrChange w:id="10065" w:author="Lorenzo Fabbri" w:date="2024-09-19T20:39:00Z" w16du:dateUtc="2024-09-19T18:39:00Z">
                  <w:trPr>
                    <w:gridBefore w:val="1"/>
                    <w:cantSplit/>
                    <w:jc w:val="center"/>
                  </w:trPr>
                </w:trPrChange>
              </w:trPr>
              <w:tc>
                <w:tcPr>
                  <w:tcW w:w="0" w:type="dxa"/>
                  <w:tcPrChange w:id="1006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19ACB90" w14:textId="3F3C7879" w:rsidR="00066508" w:rsidRPr="005A6AA3" w:rsidDel="00AE71EA" w:rsidRDefault="00000000">
                  <w:pPr>
                    <w:keepNext/>
                    <w:widowControl w:val="0"/>
                    <w:spacing w:after="60"/>
                    <w:rPr>
                      <w:del w:id="10067" w:author="Lorenzo Fabbri" w:date="2024-09-24T14:48:00Z" w16du:dateUtc="2024-09-24T12:48:00Z"/>
                    </w:rPr>
                  </w:pPr>
                  <w:del w:id="10068" w:author="Lorenzo Fabbri" w:date="2024-09-24T14:48:00Z" w16du:dateUtc="2024-09-24T12:48:00Z">
                    <w:r w:rsidRPr="005A6AA3" w:rsidDel="00AE71EA">
                      <w:rPr>
                        <w:rFonts w:ascii="Calibri" w:hAnsi="Calibri"/>
                        <w:sz w:val="20"/>
                      </w:rPr>
                      <w:delText>corticosterone production</w:delText>
                    </w:r>
                  </w:del>
                </w:p>
              </w:tc>
              <w:tc>
                <w:tcPr>
                  <w:tcW w:w="0" w:type="dxa"/>
                  <w:tcPrChange w:id="1006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A8036F7" w14:textId="60A43795" w:rsidR="00066508" w:rsidRPr="005A6AA3" w:rsidDel="00AE71EA" w:rsidRDefault="00000000">
                  <w:pPr>
                    <w:keepNext/>
                    <w:widowControl w:val="0"/>
                    <w:spacing w:after="60"/>
                    <w:jc w:val="right"/>
                    <w:rPr>
                      <w:del w:id="10070" w:author="Lorenzo Fabbri" w:date="2024-09-24T14:48:00Z" w16du:dateUtc="2024-09-24T12:48:00Z"/>
                    </w:rPr>
                  </w:pPr>
                  <w:del w:id="10071" w:author="Lorenzo Fabbri" w:date="2024-09-24T14:48:00Z" w16du:dateUtc="2024-09-24T12:48:00Z">
                    <w:r w:rsidRPr="005A6AA3" w:rsidDel="00AE71EA">
                      <w:rPr>
                        <w:rFonts w:ascii="Calibri" w:hAnsi="Calibri"/>
                        <w:sz w:val="20"/>
                      </w:rPr>
                      <w:delText>976.0</w:delText>
                    </w:r>
                  </w:del>
                </w:p>
              </w:tc>
              <w:tc>
                <w:tcPr>
                  <w:tcW w:w="0" w:type="dxa"/>
                  <w:tcPrChange w:id="1007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3C991E7" w14:textId="59C67A82" w:rsidR="00066508" w:rsidRPr="005A6AA3" w:rsidDel="00AE71EA" w:rsidRDefault="00000000">
                  <w:pPr>
                    <w:keepNext/>
                    <w:widowControl w:val="0"/>
                    <w:spacing w:after="60"/>
                    <w:jc w:val="right"/>
                    <w:rPr>
                      <w:del w:id="10073" w:author="Lorenzo Fabbri" w:date="2024-09-24T14:48:00Z" w16du:dateUtc="2024-09-24T12:48:00Z"/>
                    </w:rPr>
                  </w:pPr>
                  <w:del w:id="10074" w:author="Lorenzo Fabbri" w:date="2024-09-24T14:48:00Z" w16du:dateUtc="2024-09-24T12:48:00Z">
                    <w:r w:rsidRPr="005A6AA3" w:rsidDel="00AE71EA">
                      <w:rPr>
                        <w:rFonts w:ascii="Calibri" w:hAnsi="Calibri"/>
                        <w:sz w:val="20"/>
                      </w:rPr>
                      <w:delText>757.5</w:delText>
                    </w:r>
                  </w:del>
                </w:p>
              </w:tc>
            </w:tr>
            <w:tr w:rsidR="00066508" w:rsidRPr="005A6AA3" w:rsidDel="00AE71EA" w14:paraId="2BE8754A" w14:textId="57B2616D" w:rsidTr="006C3DDD">
              <w:trPr>
                <w:del w:id="10075" w:author="Lorenzo Fabbri" w:date="2024-09-24T14:48:00Z"/>
                <w:trPrChange w:id="10076" w:author="Lorenzo Fabbri" w:date="2024-09-19T20:39:00Z" w16du:dateUtc="2024-09-19T18:39:00Z">
                  <w:trPr>
                    <w:gridBefore w:val="1"/>
                    <w:cantSplit/>
                    <w:jc w:val="center"/>
                  </w:trPr>
                </w:trPrChange>
              </w:trPr>
              <w:tc>
                <w:tcPr>
                  <w:tcW w:w="0" w:type="dxa"/>
                  <w:tcPrChange w:id="1007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9269FEC" w14:textId="1F62E7E1" w:rsidR="00066508" w:rsidRPr="005A6AA3" w:rsidDel="00AE71EA" w:rsidRDefault="00000000">
                  <w:pPr>
                    <w:keepNext/>
                    <w:widowControl w:val="0"/>
                    <w:spacing w:after="60"/>
                    <w:rPr>
                      <w:del w:id="10078" w:author="Lorenzo Fabbri" w:date="2024-09-24T14:48:00Z" w16du:dateUtc="2024-09-24T12:48:00Z"/>
                    </w:rPr>
                  </w:pPr>
                  <w:del w:id="10079" w:author="Lorenzo Fabbri" w:date="2024-09-24T14:48:00Z" w16du:dateUtc="2024-09-24T12:48:00Z">
                    <w:r w:rsidRPr="005A6AA3" w:rsidDel="00AE71EA">
                      <w:rPr>
                        <w:rFonts w:ascii="Calibri" w:hAnsi="Calibri"/>
                        <w:sz w:val="20"/>
                      </w:rPr>
                      <w:delText>cortisol production</w:delText>
                    </w:r>
                  </w:del>
                </w:p>
              </w:tc>
              <w:tc>
                <w:tcPr>
                  <w:tcW w:w="0" w:type="dxa"/>
                  <w:tcPrChange w:id="1008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9D211E0" w14:textId="62C0F9BC" w:rsidR="00066508" w:rsidRPr="005A6AA3" w:rsidDel="00AE71EA" w:rsidRDefault="00000000">
                  <w:pPr>
                    <w:keepNext/>
                    <w:widowControl w:val="0"/>
                    <w:spacing w:after="60"/>
                    <w:jc w:val="right"/>
                    <w:rPr>
                      <w:del w:id="10081" w:author="Lorenzo Fabbri" w:date="2024-09-24T14:48:00Z" w16du:dateUtc="2024-09-24T12:48:00Z"/>
                    </w:rPr>
                  </w:pPr>
                  <w:del w:id="10082" w:author="Lorenzo Fabbri" w:date="2024-09-24T14:48:00Z" w16du:dateUtc="2024-09-24T12:48:00Z">
                    <w:r w:rsidRPr="005A6AA3" w:rsidDel="00AE71EA">
                      <w:rPr>
                        <w:rFonts w:ascii="Calibri" w:hAnsi="Calibri"/>
                        <w:sz w:val="20"/>
                      </w:rPr>
                      <w:delText>976.0</w:delText>
                    </w:r>
                  </w:del>
                </w:p>
              </w:tc>
              <w:tc>
                <w:tcPr>
                  <w:tcW w:w="0" w:type="dxa"/>
                  <w:tcPrChange w:id="1008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B04A2DA" w14:textId="5AC521E6" w:rsidR="00066508" w:rsidRPr="005A6AA3" w:rsidDel="00AE71EA" w:rsidRDefault="00000000">
                  <w:pPr>
                    <w:keepNext/>
                    <w:widowControl w:val="0"/>
                    <w:spacing w:after="60"/>
                    <w:jc w:val="right"/>
                    <w:rPr>
                      <w:del w:id="10084" w:author="Lorenzo Fabbri" w:date="2024-09-24T14:48:00Z" w16du:dateUtc="2024-09-24T12:48:00Z"/>
                    </w:rPr>
                  </w:pPr>
                  <w:del w:id="10085" w:author="Lorenzo Fabbri" w:date="2024-09-24T14:48:00Z" w16du:dateUtc="2024-09-24T12:48:00Z">
                    <w:r w:rsidRPr="005A6AA3" w:rsidDel="00AE71EA">
                      <w:rPr>
                        <w:rFonts w:ascii="Calibri" w:hAnsi="Calibri"/>
                        <w:sz w:val="20"/>
                      </w:rPr>
                      <w:delText>751.5</w:delText>
                    </w:r>
                  </w:del>
                </w:p>
              </w:tc>
            </w:tr>
            <w:tr w:rsidR="00066508" w:rsidRPr="005A6AA3" w:rsidDel="00AE71EA" w14:paraId="61D8A977" w14:textId="012981C1" w:rsidTr="006C3DDD">
              <w:trPr>
                <w:del w:id="10086" w:author="Lorenzo Fabbri" w:date="2024-09-24T14:48:00Z"/>
                <w:trPrChange w:id="10087" w:author="Lorenzo Fabbri" w:date="2024-09-19T20:39:00Z" w16du:dateUtc="2024-09-19T18:39:00Z">
                  <w:trPr>
                    <w:gridBefore w:val="1"/>
                    <w:cantSplit/>
                    <w:jc w:val="center"/>
                  </w:trPr>
                </w:trPrChange>
              </w:trPr>
              <w:tc>
                <w:tcPr>
                  <w:tcW w:w="0" w:type="dxa"/>
                  <w:gridSpan w:val="3"/>
                  <w:tcPrChange w:id="10088" w:author="Lorenzo Fabbri" w:date="2024-09-19T20:39:00Z" w16du:dateUtc="2024-09-19T18:39:00Z">
                    <w:tcPr>
                      <w:tcW w:w="9144" w:type="dxa"/>
                      <w:gridSpan w:val="6"/>
                    </w:tcPr>
                  </w:tcPrChange>
                </w:tcPr>
                <w:p w14:paraId="0FE86789" w14:textId="78DE3F26" w:rsidR="00066508" w:rsidRPr="005A6AA3" w:rsidDel="00AE71EA" w:rsidRDefault="00000000">
                  <w:pPr>
                    <w:keepNext/>
                    <w:widowControl w:val="0"/>
                    <w:spacing w:after="60"/>
                    <w:rPr>
                      <w:del w:id="10089" w:author="Lorenzo Fabbri" w:date="2024-09-24T14:48:00Z" w16du:dateUtc="2024-09-24T12:48:00Z"/>
                    </w:rPr>
                  </w:pPr>
                  <w:del w:id="10090"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Truncated weights.</w:delText>
                    </w:r>
                  </w:del>
                </w:p>
              </w:tc>
            </w:tr>
          </w:tbl>
          <w:p w14:paraId="4FEA2AFF" w14:textId="2CEDE530" w:rsidR="00066508" w:rsidRPr="005A6AA3" w:rsidDel="00AE71EA" w:rsidRDefault="00000000">
            <w:pPr>
              <w:pStyle w:val="ImageCaption"/>
              <w:widowControl w:val="0"/>
              <w:spacing w:before="200"/>
              <w:rPr>
                <w:del w:id="10091" w:author="Lorenzo Fabbri" w:date="2024-09-24T14:48:00Z" w16du:dateUtc="2024-09-24T12:48:00Z"/>
              </w:rPr>
            </w:pPr>
            <w:del w:id="10092" w:author="Lorenzo Fabbri" w:date="2024-09-24T14:48:00Z" w16du:dateUtc="2024-09-24T12:48:00Z">
              <w:r w:rsidRPr="005A6AA3" w:rsidDel="00AE71EA">
                <w:delText xml:space="preserve">Table </w:delText>
              </w:r>
            </w:del>
            <w:del w:id="10093" w:author="Lorenzo Fabbri" w:date="2024-09-24T11:06:00Z" w16du:dateUtc="2024-09-24T09:06:00Z">
              <w:r w:rsidRPr="005A6AA3" w:rsidDel="0020742D">
                <w:delText>S</w:delText>
              </w:r>
            </w:del>
            <w:del w:id="10094" w:author="Lorenzo Fabbri" w:date="2024-09-24T14:48:00Z" w16du:dateUtc="2024-09-24T12:48:00Z">
              <w:r w:rsidRPr="005A6AA3" w:rsidDel="00AE71EA">
                <w:delText>10</w:delText>
              </w:r>
            </w:del>
            <w:del w:id="10095" w:author="Lorenzo Fabbri" w:date="2024-09-19T18:31:00Z" w16du:dateUtc="2024-09-19T16:31:00Z">
              <w:r w:rsidRPr="005A6AA3" w:rsidDel="00A42D3A">
                <w:delText>:</w:delText>
              </w:r>
            </w:del>
            <w:del w:id="10096" w:author="Lorenzo Fabbri" w:date="2024-09-24T14:48:00Z" w16du:dateUtc="2024-09-24T12:48:00Z">
              <w:r w:rsidRPr="005A6AA3" w:rsidDel="00AE71EA">
                <w:delText xml:space="preserve"> </w:delText>
              </w:r>
              <w:r w:rsidRPr="005A6AA3" w:rsidDel="00AE71EA">
                <w:rPr>
                  <w:b/>
                  <w:bCs/>
                </w:rPr>
                <w:delText>Effective sample size before and after balancing weights estimation (exposures: glucocorticosteroids; outcome: hit reaction time standard error (HRT-SE)) (HELIX subcohort; 2013-2016).</w:delText>
              </w:r>
              <w:bookmarkEnd w:id="9487"/>
              <w:bookmarkEnd w:id="10045"/>
            </w:del>
          </w:p>
        </w:tc>
      </w:tr>
    </w:tbl>
    <w:p w14:paraId="09082B8E" w14:textId="4DD876AB" w:rsidR="00066508" w:rsidRPr="005A6AA3" w:rsidDel="00AE71EA" w:rsidRDefault="00000000">
      <w:pPr>
        <w:pStyle w:val="Heading3"/>
        <w:rPr>
          <w:del w:id="10097" w:author="Lorenzo Fabbri" w:date="2024-09-24T14:48:00Z" w16du:dateUtc="2024-09-24T12:48:00Z"/>
        </w:rPr>
      </w:pPr>
      <w:del w:id="10098" w:author="Lorenzo Fabbri" w:date="2024-09-24T14:45:00Z" w16du:dateUtc="2024-09-24T12:45:00Z">
        <w:r w:rsidRPr="005A6AA3" w:rsidDel="00386E56">
          <w:delText xml:space="preserve">11.2.2 </w:delText>
        </w:r>
      </w:del>
      <w:del w:id="10099" w:author="Lorenzo Fabbri" w:date="2024-09-24T14:48:00Z" w16du:dateUtc="2024-09-24T12:48:00Z">
        <w:r w:rsidRPr="005A6AA3" w:rsidDel="00AE71EA">
          <w:delText>Balancing weights: summary statistics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72C28A3C" w14:textId="0CC88A16" w:rsidTr="00066508">
        <w:trPr>
          <w:del w:id="10100"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0101"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4433"/>
              <w:gridCol w:w="2618"/>
              <w:gridCol w:w="2309"/>
              <w:tblGridChange w:id="10102">
                <w:tblGrid>
                  <w:gridCol w:w="56"/>
                  <w:gridCol w:w="3114"/>
                  <w:gridCol w:w="1263"/>
                  <w:gridCol w:w="1852"/>
                  <w:gridCol w:w="766"/>
                  <w:gridCol w:w="2309"/>
                  <w:gridCol w:w="40"/>
                </w:tblGrid>
              </w:tblGridChange>
            </w:tblGrid>
            <w:tr w:rsidR="00066508" w:rsidRPr="005A6AA3" w:rsidDel="00AE71EA" w14:paraId="0E254D45" w14:textId="3CC5D19E" w:rsidTr="006C3DDD">
              <w:trPr>
                <w:del w:id="10103" w:author="Lorenzo Fabbri" w:date="2024-09-24T14:48:00Z"/>
                <w:trPrChange w:id="10104" w:author="Lorenzo Fabbri" w:date="2024-09-19T20:39:00Z" w16du:dateUtc="2024-09-19T18:39:00Z">
                  <w:trPr>
                    <w:gridBefore w:val="1"/>
                    <w:cantSplit/>
                    <w:tblHeader/>
                    <w:jc w:val="center"/>
                  </w:trPr>
                </w:trPrChange>
              </w:trPr>
              <w:tc>
                <w:tcPr>
                  <w:tcW w:w="0" w:type="dxa"/>
                  <w:tcPrChange w:id="10105" w:author="Lorenzo Fabbri" w:date="2024-09-19T20:39:00Z" w16du:dateUtc="2024-09-19T18:39:00Z">
                    <w:tcPr>
                      <w:tcW w:w="3048" w:type="dxa"/>
                      <w:tcBorders>
                        <w:top w:val="single" w:sz="16" w:space="0" w:color="D3D3D3"/>
                        <w:left w:val="single" w:sz="6" w:space="0" w:color="D3D3D3"/>
                      </w:tcBorders>
                    </w:tcPr>
                  </w:tcPrChange>
                </w:tcPr>
                <w:p w14:paraId="197B8E00" w14:textId="044D5677" w:rsidR="00066508" w:rsidRPr="005A6AA3" w:rsidDel="00AE71EA" w:rsidRDefault="00066508">
                  <w:pPr>
                    <w:keepNext/>
                    <w:widowControl w:val="0"/>
                    <w:spacing w:after="60"/>
                    <w:rPr>
                      <w:del w:id="10106" w:author="Lorenzo Fabbri" w:date="2024-09-24T14:48:00Z" w16du:dateUtc="2024-09-24T12:48:00Z"/>
                    </w:rPr>
                  </w:pPr>
                  <w:bookmarkStart w:id="10107" w:name="supptbl-weights-1"/>
                </w:p>
              </w:tc>
              <w:tc>
                <w:tcPr>
                  <w:tcW w:w="0" w:type="dxa"/>
                  <w:tcPrChange w:id="10108" w:author="Lorenzo Fabbri" w:date="2024-09-19T20:39:00Z" w16du:dateUtc="2024-09-19T18:39:00Z">
                    <w:tcPr>
                      <w:tcW w:w="3048" w:type="dxa"/>
                      <w:gridSpan w:val="2"/>
                      <w:tcBorders>
                        <w:top w:val="single" w:sz="16" w:space="0" w:color="D3D3D3"/>
                        <w:bottom w:val="single" w:sz="16" w:space="0" w:color="D3D3D3"/>
                      </w:tcBorders>
                    </w:tcPr>
                  </w:tcPrChange>
                </w:tcPr>
                <w:p w14:paraId="34035E4F" w14:textId="2188F536" w:rsidR="00066508" w:rsidRPr="005A6AA3" w:rsidDel="00AE71EA" w:rsidRDefault="00000000">
                  <w:pPr>
                    <w:keepNext/>
                    <w:widowControl w:val="0"/>
                    <w:spacing w:after="60"/>
                    <w:jc w:val="center"/>
                    <w:rPr>
                      <w:del w:id="10109" w:author="Lorenzo Fabbri" w:date="2024-09-24T14:48:00Z" w16du:dateUtc="2024-09-24T12:48:00Z"/>
                    </w:rPr>
                  </w:pPr>
                  <w:del w:id="10110" w:author="Lorenzo Fabbri" w:date="2024-09-24T14:48:00Z" w16du:dateUtc="2024-09-24T12:48:00Z">
                    <w:r w:rsidRPr="005A6AA3" w:rsidDel="00AE71EA">
                      <w:rPr>
                        <w:rFonts w:ascii="Calibri" w:hAnsi="Calibri"/>
                        <w:sz w:val="20"/>
                      </w:rPr>
                      <w:delText>Median (IQR)</w:delText>
                    </w:r>
                  </w:del>
                </w:p>
              </w:tc>
              <w:tc>
                <w:tcPr>
                  <w:tcW w:w="0" w:type="dxa"/>
                  <w:tcPrChange w:id="10111"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0045BB0B" w14:textId="470C4527" w:rsidR="00066508" w:rsidRPr="005A6AA3" w:rsidDel="00AE71EA" w:rsidRDefault="00000000">
                  <w:pPr>
                    <w:keepNext/>
                    <w:widowControl w:val="0"/>
                    <w:spacing w:after="60"/>
                    <w:jc w:val="center"/>
                    <w:rPr>
                      <w:del w:id="10112" w:author="Lorenzo Fabbri" w:date="2024-09-24T14:48:00Z" w16du:dateUtc="2024-09-24T12:48:00Z"/>
                    </w:rPr>
                  </w:pPr>
                  <w:del w:id="10113" w:author="Lorenzo Fabbri" w:date="2024-09-24T14:48:00Z" w16du:dateUtc="2024-09-24T12:48:00Z">
                    <w:r w:rsidRPr="005A6AA3" w:rsidDel="00AE71EA">
                      <w:rPr>
                        <w:rFonts w:ascii="Calibri" w:hAnsi="Calibri"/>
                        <w:sz w:val="20"/>
                      </w:rPr>
                      <w:delText>Range</w:delText>
                    </w:r>
                  </w:del>
                </w:p>
              </w:tc>
            </w:tr>
            <w:tr w:rsidR="00066508" w:rsidRPr="005A6AA3" w:rsidDel="00AE71EA" w14:paraId="120188AE" w14:textId="1BC8D03A" w:rsidTr="006C3DDD">
              <w:trPr>
                <w:del w:id="10114" w:author="Lorenzo Fabbri" w:date="2024-09-24T14:48:00Z"/>
                <w:trPrChange w:id="10115" w:author="Lorenzo Fabbri" w:date="2024-09-19T20:39:00Z" w16du:dateUtc="2024-09-19T18:39:00Z">
                  <w:trPr>
                    <w:gridBefore w:val="1"/>
                    <w:cantSplit/>
                    <w:tblHeader/>
                    <w:jc w:val="center"/>
                  </w:trPr>
                </w:trPrChange>
              </w:trPr>
              <w:tc>
                <w:tcPr>
                  <w:tcW w:w="0" w:type="dxa"/>
                  <w:tcPrChange w:id="10116" w:author="Lorenzo Fabbri" w:date="2024-09-19T20:39:00Z" w16du:dateUtc="2024-09-19T18:39:00Z">
                    <w:tcPr>
                      <w:tcW w:w="3048" w:type="dxa"/>
                      <w:tcBorders>
                        <w:left w:val="single" w:sz="6" w:space="0" w:color="D3D3D3"/>
                        <w:bottom w:val="single" w:sz="16" w:space="0" w:color="D3D3D3"/>
                      </w:tcBorders>
                    </w:tcPr>
                  </w:tcPrChange>
                </w:tcPr>
                <w:p w14:paraId="4812135A" w14:textId="5C2AB22D" w:rsidR="00066508" w:rsidRPr="005A6AA3" w:rsidDel="00AE71EA" w:rsidRDefault="00000000">
                  <w:pPr>
                    <w:keepNext/>
                    <w:widowControl w:val="0"/>
                    <w:spacing w:after="60"/>
                    <w:rPr>
                      <w:del w:id="10117" w:author="Lorenzo Fabbri" w:date="2024-09-24T14:48:00Z" w16du:dateUtc="2024-09-24T12:48:00Z"/>
                    </w:rPr>
                  </w:pPr>
                  <w:del w:id="10118" w:author="Lorenzo Fabbri" w:date="2024-09-24T14:48:00Z" w16du:dateUtc="2024-09-24T12:48:00Z">
                    <w:r w:rsidRPr="005A6AA3" w:rsidDel="00AE71EA">
                      <w:rPr>
                        <w:rFonts w:ascii="Calibri" w:hAnsi="Calibri"/>
                        <w:b/>
                        <w:sz w:val="20"/>
                      </w:rPr>
                      <w:delText>Characteristic</w:delText>
                    </w:r>
                    <w:r w:rsidRPr="005A6AA3" w:rsidDel="00AE71EA">
                      <w:rPr>
                        <w:rFonts w:ascii="Calibri" w:hAnsi="Calibri"/>
                        <w:i/>
                        <w:sz w:val="20"/>
                        <w:vertAlign w:val="superscript"/>
                      </w:rPr>
                      <w:delText>a</w:delText>
                    </w:r>
                  </w:del>
                </w:p>
              </w:tc>
              <w:tc>
                <w:tcPr>
                  <w:tcW w:w="0" w:type="dxa"/>
                  <w:tcPrChange w:id="10119" w:author="Lorenzo Fabbri" w:date="2024-09-19T20:39:00Z" w16du:dateUtc="2024-09-19T18:39:00Z">
                    <w:tcPr>
                      <w:tcW w:w="3048" w:type="dxa"/>
                      <w:gridSpan w:val="2"/>
                      <w:tcBorders>
                        <w:bottom w:val="single" w:sz="16" w:space="0" w:color="D3D3D3"/>
                      </w:tcBorders>
                    </w:tcPr>
                  </w:tcPrChange>
                </w:tcPr>
                <w:p w14:paraId="787D503F" w14:textId="726D11A2" w:rsidR="00066508" w:rsidRPr="005A6AA3" w:rsidDel="00AE71EA" w:rsidRDefault="00000000">
                  <w:pPr>
                    <w:keepNext/>
                    <w:widowControl w:val="0"/>
                    <w:spacing w:after="60"/>
                    <w:jc w:val="center"/>
                    <w:rPr>
                      <w:del w:id="10120" w:author="Lorenzo Fabbri" w:date="2024-09-24T14:48:00Z" w16du:dateUtc="2024-09-24T12:48:00Z"/>
                    </w:rPr>
                  </w:pPr>
                  <w:del w:id="10121" w:author="Lorenzo Fabbri" w:date="2024-09-24T14:48:00Z" w16du:dateUtc="2024-09-24T12:48:00Z">
                    <w:r w:rsidRPr="005A6AA3" w:rsidDel="00AE71EA">
                      <w:rPr>
                        <w:rFonts w:ascii="Calibri" w:hAnsi="Calibri"/>
                        <w:b/>
                        <w:sz w:val="20"/>
                      </w:rPr>
                      <w:delText>N = 1,297</w:delText>
                    </w:r>
                    <w:r w:rsidRPr="005A6AA3" w:rsidDel="00AE71EA">
                      <w:rPr>
                        <w:rFonts w:ascii="Calibri" w:hAnsi="Calibri"/>
                        <w:i/>
                        <w:sz w:val="20"/>
                        <w:vertAlign w:val="superscript"/>
                      </w:rPr>
                      <w:delText>a</w:delText>
                    </w:r>
                  </w:del>
                </w:p>
              </w:tc>
              <w:tc>
                <w:tcPr>
                  <w:tcW w:w="0" w:type="dxa"/>
                  <w:tcPrChange w:id="10122" w:author="Lorenzo Fabbri" w:date="2024-09-19T20:39:00Z" w16du:dateUtc="2024-09-19T18:39:00Z">
                    <w:tcPr>
                      <w:tcW w:w="3048" w:type="dxa"/>
                      <w:gridSpan w:val="3"/>
                      <w:tcBorders>
                        <w:bottom w:val="single" w:sz="16" w:space="0" w:color="D3D3D3"/>
                        <w:right w:val="single" w:sz="6" w:space="0" w:color="D3D3D3"/>
                      </w:tcBorders>
                    </w:tcPr>
                  </w:tcPrChange>
                </w:tcPr>
                <w:p w14:paraId="7A7C6A28" w14:textId="2EC6CD90" w:rsidR="00066508" w:rsidRPr="005A6AA3" w:rsidDel="00AE71EA" w:rsidRDefault="00000000">
                  <w:pPr>
                    <w:keepNext/>
                    <w:widowControl w:val="0"/>
                    <w:spacing w:after="60"/>
                    <w:jc w:val="center"/>
                    <w:rPr>
                      <w:del w:id="10123" w:author="Lorenzo Fabbri" w:date="2024-09-24T14:48:00Z" w16du:dateUtc="2024-09-24T12:48:00Z"/>
                    </w:rPr>
                  </w:pPr>
                  <w:del w:id="10124" w:author="Lorenzo Fabbri" w:date="2024-09-24T14:48:00Z" w16du:dateUtc="2024-09-24T12:48:00Z">
                    <w:r w:rsidRPr="005A6AA3" w:rsidDel="00AE71EA">
                      <w:rPr>
                        <w:rFonts w:ascii="Calibri" w:hAnsi="Calibri"/>
                        <w:b/>
                        <w:sz w:val="20"/>
                      </w:rPr>
                      <w:delText>N = 1,297</w:delText>
                    </w:r>
                    <w:r w:rsidRPr="005A6AA3" w:rsidDel="00AE71EA">
                      <w:rPr>
                        <w:rFonts w:ascii="Calibri" w:hAnsi="Calibri"/>
                        <w:i/>
                        <w:sz w:val="20"/>
                        <w:vertAlign w:val="superscript"/>
                      </w:rPr>
                      <w:delText>a</w:delText>
                    </w:r>
                  </w:del>
                </w:p>
              </w:tc>
            </w:tr>
            <w:tr w:rsidR="00066508" w:rsidRPr="005A6AA3" w:rsidDel="00AE71EA" w14:paraId="767C24C3" w14:textId="3D9D5951" w:rsidTr="006C3DDD">
              <w:trPr>
                <w:del w:id="10125" w:author="Lorenzo Fabbri" w:date="2024-09-24T14:48:00Z"/>
                <w:trPrChange w:id="10126" w:author="Lorenzo Fabbri" w:date="2024-09-19T20:39:00Z" w16du:dateUtc="2024-09-19T18:39:00Z">
                  <w:trPr>
                    <w:gridBefore w:val="1"/>
                    <w:cantSplit/>
                    <w:jc w:val="center"/>
                  </w:trPr>
                </w:trPrChange>
              </w:trPr>
              <w:tc>
                <w:tcPr>
                  <w:tcW w:w="0" w:type="dxa"/>
                  <w:gridSpan w:val="3"/>
                  <w:tcPrChange w:id="10127"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5FE53055" w14:textId="622842F3" w:rsidR="00066508" w:rsidRPr="005A6AA3" w:rsidDel="00AE71EA" w:rsidRDefault="00000000">
                  <w:pPr>
                    <w:keepNext/>
                    <w:widowControl w:val="0"/>
                    <w:spacing w:after="60"/>
                    <w:rPr>
                      <w:del w:id="10128" w:author="Lorenzo Fabbri" w:date="2024-09-24T14:48:00Z" w16du:dateUtc="2024-09-24T12:48:00Z"/>
                    </w:rPr>
                  </w:pPr>
                  <w:del w:id="10129"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058197C7" w14:textId="541E2A5F" w:rsidTr="006C3DDD">
              <w:trPr>
                <w:del w:id="10130" w:author="Lorenzo Fabbri" w:date="2024-09-24T14:48:00Z"/>
                <w:trPrChange w:id="10131" w:author="Lorenzo Fabbri" w:date="2024-09-19T20:39:00Z" w16du:dateUtc="2024-09-19T18:39:00Z">
                  <w:trPr>
                    <w:gridBefore w:val="1"/>
                    <w:cantSplit/>
                    <w:jc w:val="center"/>
                  </w:trPr>
                </w:trPrChange>
              </w:trPr>
              <w:tc>
                <w:tcPr>
                  <w:tcW w:w="0" w:type="dxa"/>
                  <w:tcPrChange w:id="1013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9B3EA9" w14:textId="1CD3170A" w:rsidR="00066508" w:rsidRPr="005A6AA3" w:rsidDel="00AE71EA" w:rsidRDefault="00000000">
                  <w:pPr>
                    <w:keepNext/>
                    <w:widowControl w:val="0"/>
                    <w:spacing w:after="60"/>
                    <w:rPr>
                      <w:del w:id="10133" w:author="Lorenzo Fabbri" w:date="2024-09-24T14:48:00Z" w16du:dateUtc="2024-09-24T12:48:00Z"/>
                    </w:rPr>
                  </w:pPr>
                  <w:del w:id="10134" w:author="Lorenzo Fabbri" w:date="2024-09-24T14:48:00Z" w16du:dateUtc="2024-09-24T12:48:00Z">
                    <w:r w:rsidRPr="005A6AA3" w:rsidDel="00AE71EA">
                      <w:rPr>
                        <w:rFonts w:ascii="Calibri" w:hAnsi="Calibri"/>
                        <w:sz w:val="20"/>
                      </w:rPr>
                      <w:delText>DMP</w:delText>
                    </w:r>
                  </w:del>
                </w:p>
              </w:tc>
              <w:tc>
                <w:tcPr>
                  <w:tcW w:w="0" w:type="dxa"/>
                  <w:tcPrChange w:id="1013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5BF8993" w14:textId="2F07A863" w:rsidR="00066508" w:rsidRPr="005A6AA3" w:rsidDel="00AE71EA" w:rsidRDefault="00000000">
                  <w:pPr>
                    <w:keepNext/>
                    <w:widowControl w:val="0"/>
                    <w:spacing w:after="60"/>
                    <w:jc w:val="center"/>
                    <w:rPr>
                      <w:del w:id="10136" w:author="Lorenzo Fabbri" w:date="2024-09-24T14:48:00Z" w16du:dateUtc="2024-09-24T12:48:00Z"/>
                    </w:rPr>
                  </w:pPr>
                  <w:del w:id="10137" w:author="Lorenzo Fabbri" w:date="2024-09-24T14:48:00Z" w16du:dateUtc="2024-09-24T12:48:00Z">
                    <w:r w:rsidRPr="005A6AA3" w:rsidDel="00AE71EA">
                      <w:rPr>
                        <w:rFonts w:ascii="Calibri" w:hAnsi="Calibri"/>
                        <w:sz w:val="20"/>
                      </w:rPr>
                      <w:delText>0.99 (0.73, 1.25)</w:delText>
                    </w:r>
                  </w:del>
                </w:p>
              </w:tc>
              <w:tc>
                <w:tcPr>
                  <w:tcW w:w="0" w:type="dxa"/>
                  <w:tcPrChange w:id="1013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0D9E5F" w14:textId="794B2D84" w:rsidR="00066508" w:rsidRPr="005A6AA3" w:rsidDel="00AE71EA" w:rsidRDefault="00000000">
                  <w:pPr>
                    <w:keepNext/>
                    <w:widowControl w:val="0"/>
                    <w:spacing w:after="60"/>
                    <w:jc w:val="center"/>
                    <w:rPr>
                      <w:del w:id="10139" w:author="Lorenzo Fabbri" w:date="2024-09-24T14:48:00Z" w16du:dateUtc="2024-09-24T12:48:00Z"/>
                    </w:rPr>
                  </w:pPr>
                  <w:del w:id="10140" w:author="Lorenzo Fabbri" w:date="2024-09-24T14:48:00Z" w16du:dateUtc="2024-09-24T12:48:00Z">
                    <w:r w:rsidRPr="005A6AA3" w:rsidDel="00AE71EA">
                      <w:rPr>
                        <w:rFonts w:ascii="Calibri" w:hAnsi="Calibri"/>
                        <w:sz w:val="20"/>
                      </w:rPr>
                      <w:delText>0.49, 1.50</w:delText>
                    </w:r>
                  </w:del>
                </w:p>
              </w:tc>
            </w:tr>
            <w:tr w:rsidR="00066508" w:rsidRPr="005A6AA3" w:rsidDel="00AE71EA" w14:paraId="5A46F33A" w14:textId="192C533B" w:rsidTr="006C3DDD">
              <w:trPr>
                <w:del w:id="10141" w:author="Lorenzo Fabbri" w:date="2024-09-24T14:48:00Z"/>
                <w:trPrChange w:id="10142" w:author="Lorenzo Fabbri" w:date="2024-09-19T20:39:00Z" w16du:dateUtc="2024-09-19T18:39:00Z">
                  <w:trPr>
                    <w:gridBefore w:val="1"/>
                    <w:cantSplit/>
                    <w:jc w:val="center"/>
                  </w:trPr>
                </w:trPrChange>
              </w:trPr>
              <w:tc>
                <w:tcPr>
                  <w:tcW w:w="0" w:type="dxa"/>
                  <w:tcPrChange w:id="1014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A86B08" w14:textId="20A3FDD5" w:rsidR="00066508" w:rsidRPr="005A6AA3" w:rsidDel="00AE71EA" w:rsidRDefault="00000000">
                  <w:pPr>
                    <w:keepNext/>
                    <w:widowControl w:val="0"/>
                    <w:spacing w:after="60"/>
                    <w:rPr>
                      <w:del w:id="10144" w:author="Lorenzo Fabbri" w:date="2024-09-24T14:48:00Z" w16du:dateUtc="2024-09-24T12:48:00Z"/>
                    </w:rPr>
                  </w:pPr>
                  <w:del w:id="10145" w:author="Lorenzo Fabbri" w:date="2024-09-24T14:48:00Z" w16du:dateUtc="2024-09-24T12:48:00Z">
                    <w:r w:rsidRPr="005A6AA3" w:rsidDel="00AE71EA">
                      <w:rPr>
                        <w:rFonts w:ascii="Calibri" w:hAnsi="Calibri"/>
                        <w:sz w:val="20"/>
                      </w:rPr>
                      <w:delText>DMTP</w:delText>
                    </w:r>
                  </w:del>
                </w:p>
              </w:tc>
              <w:tc>
                <w:tcPr>
                  <w:tcW w:w="0" w:type="dxa"/>
                  <w:tcPrChange w:id="1014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31F0585" w14:textId="148BF2BE" w:rsidR="00066508" w:rsidRPr="005A6AA3" w:rsidDel="00AE71EA" w:rsidRDefault="00000000">
                  <w:pPr>
                    <w:keepNext/>
                    <w:widowControl w:val="0"/>
                    <w:spacing w:after="60"/>
                    <w:jc w:val="center"/>
                    <w:rPr>
                      <w:del w:id="10147" w:author="Lorenzo Fabbri" w:date="2024-09-24T14:48:00Z" w16du:dateUtc="2024-09-24T12:48:00Z"/>
                    </w:rPr>
                  </w:pPr>
                  <w:del w:id="10148" w:author="Lorenzo Fabbri" w:date="2024-09-24T14:48:00Z" w16du:dateUtc="2024-09-24T12:48:00Z">
                    <w:r w:rsidRPr="005A6AA3" w:rsidDel="00AE71EA">
                      <w:rPr>
                        <w:rFonts w:ascii="Calibri" w:hAnsi="Calibri"/>
                        <w:sz w:val="20"/>
                      </w:rPr>
                      <w:delText>1.00 (0.81, 1.20)</w:delText>
                    </w:r>
                  </w:del>
                </w:p>
              </w:tc>
              <w:tc>
                <w:tcPr>
                  <w:tcW w:w="0" w:type="dxa"/>
                  <w:tcPrChange w:id="1014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23A393" w14:textId="1A751827" w:rsidR="00066508" w:rsidRPr="005A6AA3" w:rsidDel="00AE71EA" w:rsidRDefault="00000000">
                  <w:pPr>
                    <w:keepNext/>
                    <w:widowControl w:val="0"/>
                    <w:spacing w:after="60"/>
                    <w:jc w:val="center"/>
                    <w:rPr>
                      <w:del w:id="10150" w:author="Lorenzo Fabbri" w:date="2024-09-24T14:48:00Z" w16du:dateUtc="2024-09-24T12:48:00Z"/>
                    </w:rPr>
                  </w:pPr>
                  <w:del w:id="10151" w:author="Lorenzo Fabbri" w:date="2024-09-24T14:48:00Z" w16du:dateUtc="2024-09-24T12:48:00Z">
                    <w:r w:rsidRPr="005A6AA3" w:rsidDel="00AE71EA">
                      <w:rPr>
                        <w:rFonts w:ascii="Calibri" w:hAnsi="Calibri"/>
                        <w:sz w:val="20"/>
                      </w:rPr>
                      <w:delText>0.59, 1.39</w:delText>
                    </w:r>
                  </w:del>
                </w:p>
              </w:tc>
            </w:tr>
            <w:tr w:rsidR="00066508" w:rsidRPr="005A6AA3" w:rsidDel="00AE71EA" w14:paraId="1B8352E8" w14:textId="4FAE24F2" w:rsidTr="006C3DDD">
              <w:trPr>
                <w:del w:id="10152" w:author="Lorenzo Fabbri" w:date="2024-09-24T14:48:00Z"/>
                <w:trPrChange w:id="10153" w:author="Lorenzo Fabbri" w:date="2024-09-19T20:39:00Z" w16du:dateUtc="2024-09-19T18:39:00Z">
                  <w:trPr>
                    <w:gridBefore w:val="1"/>
                    <w:cantSplit/>
                    <w:jc w:val="center"/>
                  </w:trPr>
                </w:trPrChange>
              </w:trPr>
              <w:tc>
                <w:tcPr>
                  <w:tcW w:w="0" w:type="dxa"/>
                  <w:tcPrChange w:id="1015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EEDD414" w14:textId="11D783B0" w:rsidR="00066508" w:rsidRPr="005A6AA3" w:rsidDel="00AE71EA" w:rsidRDefault="00000000">
                  <w:pPr>
                    <w:keepNext/>
                    <w:widowControl w:val="0"/>
                    <w:spacing w:after="60"/>
                    <w:rPr>
                      <w:del w:id="10155" w:author="Lorenzo Fabbri" w:date="2024-09-24T14:48:00Z" w16du:dateUtc="2024-09-24T12:48:00Z"/>
                    </w:rPr>
                  </w:pPr>
                  <w:del w:id="10156" w:author="Lorenzo Fabbri" w:date="2024-09-24T14:48:00Z" w16du:dateUtc="2024-09-24T12:48:00Z">
                    <w:r w:rsidRPr="005A6AA3" w:rsidDel="00AE71EA">
                      <w:rPr>
                        <w:rFonts w:ascii="Calibri" w:hAnsi="Calibri"/>
                        <w:sz w:val="20"/>
                      </w:rPr>
                      <w:delText>DEP</w:delText>
                    </w:r>
                  </w:del>
                </w:p>
              </w:tc>
              <w:tc>
                <w:tcPr>
                  <w:tcW w:w="0" w:type="dxa"/>
                  <w:tcPrChange w:id="1015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EE0591" w14:textId="1E7DE829" w:rsidR="00066508" w:rsidRPr="005A6AA3" w:rsidDel="00AE71EA" w:rsidRDefault="00000000">
                  <w:pPr>
                    <w:keepNext/>
                    <w:widowControl w:val="0"/>
                    <w:spacing w:after="60"/>
                    <w:jc w:val="center"/>
                    <w:rPr>
                      <w:del w:id="10158" w:author="Lorenzo Fabbri" w:date="2024-09-24T14:48:00Z" w16du:dateUtc="2024-09-24T12:48:00Z"/>
                    </w:rPr>
                  </w:pPr>
                  <w:del w:id="10159" w:author="Lorenzo Fabbri" w:date="2024-09-24T14:48:00Z" w16du:dateUtc="2024-09-24T12:48:00Z">
                    <w:r w:rsidRPr="005A6AA3" w:rsidDel="00AE71EA">
                      <w:rPr>
                        <w:rFonts w:ascii="Calibri" w:hAnsi="Calibri"/>
                        <w:sz w:val="20"/>
                      </w:rPr>
                      <w:delText>1.01 (0.81, 1.19)</w:delText>
                    </w:r>
                  </w:del>
                </w:p>
              </w:tc>
              <w:tc>
                <w:tcPr>
                  <w:tcW w:w="0" w:type="dxa"/>
                  <w:tcPrChange w:id="1016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A5860B9" w14:textId="39B0D37D" w:rsidR="00066508" w:rsidRPr="005A6AA3" w:rsidDel="00AE71EA" w:rsidRDefault="00000000">
                  <w:pPr>
                    <w:keepNext/>
                    <w:widowControl w:val="0"/>
                    <w:spacing w:after="60"/>
                    <w:jc w:val="center"/>
                    <w:rPr>
                      <w:del w:id="10161" w:author="Lorenzo Fabbri" w:date="2024-09-24T14:48:00Z" w16du:dateUtc="2024-09-24T12:48:00Z"/>
                    </w:rPr>
                  </w:pPr>
                  <w:del w:id="10162" w:author="Lorenzo Fabbri" w:date="2024-09-24T14:48:00Z" w16du:dateUtc="2024-09-24T12:48:00Z">
                    <w:r w:rsidRPr="005A6AA3" w:rsidDel="00AE71EA">
                      <w:rPr>
                        <w:rFonts w:ascii="Calibri" w:hAnsi="Calibri"/>
                        <w:sz w:val="20"/>
                      </w:rPr>
                      <w:delText>0.59, 1.39</w:delText>
                    </w:r>
                  </w:del>
                </w:p>
              </w:tc>
            </w:tr>
            <w:tr w:rsidR="00066508" w:rsidRPr="005A6AA3" w:rsidDel="00AE71EA" w14:paraId="65E62632" w14:textId="57C7CB92" w:rsidTr="006C3DDD">
              <w:trPr>
                <w:del w:id="10163" w:author="Lorenzo Fabbri" w:date="2024-09-24T14:48:00Z"/>
                <w:trPrChange w:id="10164" w:author="Lorenzo Fabbri" w:date="2024-09-19T20:39:00Z" w16du:dateUtc="2024-09-19T18:39:00Z">
                  <w:trPr>
                    <w:gridBefore w:val="1"/>
                    <w:cantSplit/>
                    <w:jc w:val="center"/>
                  </w:trPr>
                </w:trPrChange>
              </w:trPr>
              <w:tc>
                <w:tcPr>
                  <w:tcW w:w="0" w:type="dxa"/>
                  <w:tcPrChange w:id="1016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8103C84" w14:textId="44527721" w:rsidR="00066508" w:rsidRPr="005A6AA3" w:rsidDel="00AE71EA" w:rsidRDefault="00000000">
                  <w:pPr>
                    <w:keepNext/>
                    <w:widowControl w:val="0"/>
                    <w:spacing w:after="60"/>
                    <w:rPr>
                      <w:del w:id="10166" w:author="Lorenzo Fabbri" w:date="2024-09-24T14:48:00Z" w16du:dateUtc="2024-09-24T12:48:00Z"/>
                    </w:rPr>
                  </w:pPr>
                  <w:del w:id="10167" w:author="Lorenzo Fabbri" w:date="2024-09-24T14:48:00Z" w16du:dateUtc="2024-09-24T12:48:00Z">
                    <w:r w:rsidRPr="005A6AA3" w:rsidDel="00AE71EA">
                      <w:rPr>
                        <w:rFonts w:ascii="Calibri" w:hAnsi="Calibri"/>
                        <w:sz w:val="20"/>
                      </w:rPr>
                      <w:delText>DETP</w:delText>
                    </w:r>
                  </w:del>
                </w:p>
              </w:tc>
              <w:tc>
                <w:tcPr>
                  <w:tcW w:w="0" w:type="dxa"/>
                  <w:tcPrChange w:id="101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EE4A34" w14:textId="626B9B30" w:rsidR="00066508" w:rsidRPr="005A6AA3" w:rsidDel="00AE71EA" w:rsidRDefault="00000000">
                  <w:pPr>
                    <w:keepNext/>
                    <w:widowControl w:val="0"/>
                    <w:spacing w:after="60"/>
                    <w:jc w:val="center"/>
                    <w:rPr>
                      <w:del w:id="10169" w:author="Lorenzo Fabbri" w:date="2024-09-24T14:48:00Z" w16du:dateUtc="2024-09-24T12:48:00Z"/>
                    </w:rPr>
                  </w:pPr>
                  <w:del w:id="10170" w:author="Lorenzo Fabbri" w:date="2024-09-24T14:48:00Z" w16du:dateUtc="2024-09-24T12:48:00Z">
                    <w:r w:rsidRPr="005A6AA3" w:rsidDel="00AE71EA">
                      <w:rPr>
                        <w:rFonts w:ascii="Calibri" w:hAnsi="Calibri"/>
                        <w:sz w:val="20"/>
                      </w:rPr>
                      <w:delText>0.99 (0.81, 1.18)</w:delText>
                    </w:r>
                  </w:del>
                </w:p>
              </w:tc>
              <w:tc>
                <w:tcPr>
                  <w:tcW w:w="0" w:type="dxa"/>
                  <w:tcPrChange w:id="1017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DA173D8" w14:textId="4BD57A76" w:rsidR="00066508" w:rsidRPr="005A6AA3" w:rsidDel="00AE71EA" w:rsidRDefault="00000000">
                  <w:pPr>
                    <w:keepNext/>
                    <w:widowControl w:val="0"/>
                    <w:spacing w:after="60"/>
                    <w:jc w:val="center"/>
                    <w:rPr>
                      <w:del w:id="10172" w:author="Lorenzo Fabbri" w:date="2024-09-24T14:48:00Z" w16du:dateUtc="2024-09-24T12:48:00Z"/>
                    </w:rPr>
                  </w:pPr>
                  <w:del w:id="10173" w:author="Lorenzo Fabbri" w:date="2024-09-24T14:48:00Z" w16du:dateUtc="2024-09-24T12:48:00Z">
                    <w:r w:rsidRPr="005A6AA3" w:rsidDel="00AE71EA">
                      <w:rPr>
                        <w:rFonts w:ascii="Calibri" w:hAnsi="Calibri"/>
                        <w:sz w:val="20"/>
                      </w:rPr>
                      <w:delText>0.61, 1.41</w:delText>
                    </w:r>
                  </w:del>
                </w:p>
              </w:tc>
            </w:tr>
            <w:tr w:rsidR="00066508" w:rsidRPr="005A6AA3" w:rsidDel="00AE71EA" w14:paraId="3C990228" w14:textId="54E9A02D" w:rsidTr="006C3DDD">
              <w:trPr>
                <w:del w:id="10174" w:author="Lorenzo Fabbri" w:date="2024-09-24T14:48:00Z"/>
                <w:trPrChange w:id="10175" w:author="Lorenzo Fabbri" w:date="2024-09-19T20:39:00Z" w16du:dateUtc="2024-09-19T18:39:00Z">
                  <w:trPr>
                    <w:gridBefore w:val="1"/>
                    <w:cantSplit/>
                    <w:jc w:val="center"/>
                  </w:trPr>
                </w:trPrChange>
              </w:trPr>
              <w:tc>
                <w:tcPr>
                  <w:tcW w:w="0" w:type="dxa"/>
                  <w:gridSpan w:val="3"/>
                  <w:tcPrChange w:id="10176"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9542840" w14:textId="00B25814" w:rsidR="00066508" w:rsidRPr="005A6AA3" w:rsidDel="00AE71EA" w:rsidRDefault="00000000">
                  <w:pPr>
                    <w:keepNext/>
                    <w:widowControl w:val="0"/>
                    <w:spacing w:after="60"/>
                    <w:rPr>
                      <w:del w:id="10177" w:author="Lorenzo Fabbri" w:date="2024-09-24T14:48:00Z" w16du:dateUtc="2024-09-24T12:48:00Z"/>
                    </w:rPr>
                  </w:pPr>
                  <w:del w:id="10178" w:author="Lorenzo Fabbri" w:date="2024-09-24T14:48:00Z" w16du:dateUtc="2024-09-24T12:48:00Z">
                    <w:r w:rsidRPr="005A6AA3" w:rsidDel="00AE71EA">
                      <w:rPr>
                        <w:rFonts w:ascii="Calibri" w:hAnsi="Calibri"/>
                        <w:b/>
                        <w:sz w:val="20"/>
                      </w:rPr>
                      <w:delText>Phenols</w:delText>
                    </w:r>
                  </w:del>
                </w:p>
              </w:tc>
            </w:tr>
            <w:tr w:rsidR="00066508" w:rsidRPr="005A6AA3" w:rsidDel="00AE71EA" w14:paraId="1DD5B720" w14:textId="27478F99" w:rsidTr="006C3DDD">
              <w:trPr>
                <w:del w:id="10179" w:author="Lorenzo Fabbri" w:date="2024-09-24T14:48:00Z"/>
                <w:trPrChange w:id="10180" w:author="Lorenzo Fabbri" w:date="2024-09-19T20:39:00Z" w16du:dateUtc="2024-09-19T18:39:00Z">
                  <w:trPr>
                    <w:gridBefore w:val="1"/>
                    <w:cantSplit/>
                    <w:jc w:val="center"/>
                  </w:trPr>
                </w:trPrChange>
              </w:trPr>
              <w:tc>
                <w:tcPr>
                  <w:tcW w:w="0" w:type="dxa"/>
                  <w:tcPrChange w:id="1018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4F48961" w14:textId="61539AEF" w:rsidR="00066508" w:rsidRPr="005A6AA3" w:rsidDel="00AE71EA" w:rsidRDefault="00000000">
                  <w:pPr>
                    <w:keepNext/>
                    <w:widowControl w:val="0"/>
                    <w:spacing w:after="60"/>
                    <w:rPr>
                      <w:del w:id="10182" w:author="Lorenzo Fabbri" w:date="2024-09-24T14:48:00Z" w16du:dateUtc="2024-09-24T12:48:00Z"/>
                    </w:rPr>
                  </w:pPr>
                  <w:del w:id="10183" w:author="Lorenzo Fabbri" w:date="2024-09-24T14:48:00Z" w16du:dateUtc="2024-09-24T12:48:00Z">
                    <w:r w:rsidRPr="005A6AA3" w:rsidDel="00AE71EA">
                      <w:rPr>
                        <w:rFonts w:ascii="Calibri" w:hAnsi="Calibri"/>
                        <w:sz w:val="20"/>
                      </w:rPr>
                      <w:delText>MEPA</w:delText>
                    </w:r>
                  </w:del>
                </w:p>
              </w:tc>
              <w:tc>
                <w:tcPr>
                  <w:tcW w:w="0" w:type="dxa"/>
                  <w:tcPrChange w:id="1018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44727B4" w14:textId="3F09D00F" w:rsidR="00066508" w:rsidRPr="005A6AA3" w:rsidDel="00AE71EA" w:rsidRDefault="00000000">
                  <w:pPr>
                    <w:keepNext/>
                    <w:widowControl w:val="0"/>
                    <w:spacing w:after="60"/>
                    <w:jc w:val="center"/>
                    <w:rPr>
                      <w:del w:id="10185" w:author="Lorenzo Fabbri" w:date="2024-09-24T14:48:00Z" w16du:dateUtc="2024-09-24T12:48:00Z"/>
                    </w:rPr>
                  </w:pPr>
                  <w:del w:id="10186" w:author="Lorenzo Fabbri" w:date="2024-09-24T14:48:00Z" w16du:dateUtc="2024-09-24T12:48:00Z">
                    <w:r w:rsidRPr="005A6AA3" w:rsidDel="00AE71EA">
                      <w:rPr>
                        <w:rFonts w:ascii="Calibri" w:hAnsi="Calibri"/>
                        <w:sz w:val="20"/>
                      </w:rPr>
                      <w:delText>1.01 (0.90, 1.13)</w:delText>
                    </w:r>
                  </w:del>
                </w:p>
              </w:tc>
              <w:tc>
                <w:tcPr>
                  <w:tcW w:w="0" w:type="dxa"/>
                  <w:tcPrChange w:id="1018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8CAF995" w14:textId="19C7F67B" w:rsidR="00066508" w:rsidRPr="005A6AA3" w:rsidDel="00AE71EA" w:rsidRDefault="00000000">
                  <w:pPr>
                    <w:keepNext/>
                    <w:widowControl w:val="0"/>
                    <w:spacing w:after="60"/>
                    <w:jc w:val="center"/>
                    <w:rPr>
                      <w:del w:id="10188" w:author="Lorenzo Fabbri" w:date="2024-09-24T14:48:00Z" w16du:dateUtc="2024-09-24T12:48:00Z"/>
                    </w:rPr>
                  </w:pPr>
                  <w:del w:id="10189" w:author="Lorenzo Fabbri" w:date="2024-09-24T14:48:00Z" w16du:dateUtc="2024-09-24T12:48:00Z">
                    <w:r w:rsidRPr="005A6AA3" w:rsidDel="00AE71EA">
                      <w:rPr>
                        <w:rFonts w:ascii="Calibri" w:hAnsi="Calibri"/>
                        <w:sz w:val="20"/>
                      </w:rPr>
                      <w:delText>0.74, 1.25</w:delText>
                    </w:r>
                  </w:del>
                </w:p>
              </w:tc>
            </w:tr>
            <w:tr w:rsidR="00066508" w:rsidRPr="005A6AA3" w:rsidDel="00AE71EA" w14:paraId="0252716E" w14:textId="3618554C" w:rsidTr="006C3DDD">
              <w:trPr>
                <w:del w:id="10190" w:author="Lorenzo Fabbri" w:date="2024-09-24T14:48:00Z"/>
                <w:trPrChange w:id="10191" w:author="Lorenzo Fabbri" w:date="2024-09-19T20:39:00Z" w16du:dateUtc="2024-09-19T18:39:00Z">
                  <w:trPr>
                    <w:gridBefore w:val="1"/>
                    <w:cantSplit/>
                    <w:jc w:val="center"/>
                  </w:trPr>
                </w:trPrChange>
              </w:trPr>
              <w:tc>
                <w:tcPr>
                  <w:tcW w:w="0" w:type="dxa"/>
                  <w:tcPrChange w:id="1019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DF12FB" w14:textId="1ED6A78B" w:rsidR="00066508" w:rsidRPr="005A6AA3" w:rsidDel="00AE71EA" w:rsidRDefault="00000000">
                  <w:pPr>
                    <w:keepNext/>
                    <w:widowControl w:val="0"/>
                    <w:spacing w:after="60"/>
                    <w:rPr>
                      <w:del w:id="10193" w:author="Lorenzo Fabbri" w:date="2024-09-24T14:48:00Z" w16du:dateUtc="2024-09-24T12:48:00Z"/>
                    </w:rPr>
                  </w:pPr>
                  <w:del w:id="10194" w:author="Lorenzo Fabbri" w:date="2024-09-24T14:48:00Z" w16du:dateUtc="2024-09-24T12:48:00Z">
                    <w:r w:rsidRPr="005A6AA3" w:rsidDel="00AE71EA">
                      <w:rPr>
                        <w:rFonts w:ascii="Calibri" w:hAnsi="Calibri"/>
                        <w:sz w:val="20"/>
                      </w:rPr>
                      <w:delText>ETPA</w:delText>
                    </w:r>
                  </w:del>
                </w:p>
              </w:tc>
              <w:tc>
                <w:tcPr>
                  <w:tcW w:w="0" w:type="dxa"/>
                  <w:tcPrChange w:id="101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E7DE2E" w14:textId="3D549D0E" w:rsidR="00066508" w:rsidRPr="005A6AA3" w:rsidDel="00AE71EA" w:rsidRDefault="00000000">
                  <w:pPr>
                    <w:keepNext/>
                    <w:widowControl w:val="0"/>
                    <w:spacing w:after="60"/>
                    <w:jc w:val="center"/>
                    <w:rPr>
                      <w:del w:id="10196" w:author="Lorenzo Fabbri" w:date="2024-09-24T14:48:00Z" w16du:dateUtc="2024-09-24T12:48:00Z"/>
                    </w:rPr>
                  </w:pPr>
                  <w:del w:id="10197" w:author="Lorenzo Fabbri" w:date="2024-09-24T14:48:00Z" w16du:dateUtc="2024-09-24T12:48:00Z">
                    <w:r w:rsidRPr="005A6AA3" w:rsidDel="00AE71EA">
                      <w:rPr>
                        <w:rFonts w:ascii="Calibri" w:hAnsi="Calibri"/>
                        <w:sz w:val="20"/>
                      </w:rPr>
                      <w:delText>1.01 (0.96, 1.07)</w:delText>
                    </w:r>
                  </w:del>
                </w:p>
              </w:tc>
              <w:tc>
                <w:tcPr>
                  <w:tcW w:w="0" w:type="dxa"/>
                  <w:tcPrChange w:id="1019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C4370FD" w14:textId="693BCC45" w:rsidR="00066508" w:rsidRPr="005A6AA3" w:rsidDel="00AE71EA" w:rsidRDefault="00000000">
                  <w:pPr>
                    <w:keepNext/>
                    <w:widowControl w:val="0"/>
                    <w:spacing w:after="60"/>
                    <w:jc w:val="center"/>
                    <w:rPr>
                      <w:del w:id="10199" w:author="Lorenzo Fabbri" w:date="2024-09-24T14:48:00Z" w16du:dateUtc="2024-09-24T12:48:00Z"/>
                    </w:rPr>
                  </w:pPr>
                  <w:del w:id="10200" w:author="Lorenzo Fabbri" w:date="2024-09-24T14:48:00Z" w16du:dateUtc="2024-09-24T12:48:00Z">
                    <w:r w:rsidRPr="005A6AA3" w:rsidDel="00AE71EA">
                      <w:rPr>
                        <w:rFonts w:ascii="Calibri" w:hAnsi="Calibri"/>
                        <w:sz w:val="20"/>
                      </w:rPr>
                      <w:delText>0.88, 1.14</w:delText>
                    </w:r>
                  </w:del>
                </w:p>
              </w:tc>
            </w:tr>
            <w:tr w:rsidR="00066508" w:rsidRPr="005A6AA3" w:rsidDel="00AE71EA" w14:paraId="402F724E" w14:textId="3C85BBD3" w:rsidTr="006C3DDD">
              <w:trPr>
                <w:del w:id="10201" w:author="Lorenzo Fabbri" w:date="2024-09-24T14:48:00Z"/>
                <w:trPrChange w:id="10202" w:author="Lorenzo Fabbri" w:date="2024-09-19T20:39:00Z" w16du:dateUtc="2024-09-19T18:39:00Z">
                  <w:trPr>
                    <w:gridBefore w:val="1"/>
                    <w:cantSplit/>
                    <w:jc w:val="center"/>
                  </w:trPr>
                </w:trPrChange>
              </w:trPr>
              <w:tc>
                <w:tcPr>
                  <w:tcW w:w="0" w:type="dxa"/>
                  <w:tcPrChange w:id="1020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D6426F" w14:textId="67968AC8" w:rsidR="00066508" w:rsidRPr="005A6AA3" w:rsidDel="00AE71EA" w:rsidRDefault="00000000">
                  <w:pPr>
                    <w:keepNext/>
                    <w:widowControl w:val="0"/>
                    <w:spacing w:after="60"/>
                    <w:rPr>
                      <w:del w:id="10204" w:author="Lorenzo Fabbri" w:date="2024-09-24T14:48:00Z" w16du:dateUtc="2024-09-24T12:48:00Z"/>
                    </w:rPr>
                  </w:pPr>
                  <w:del w:id="10205" w:author="Lorenzo Fabbri" w:date="2024-09-24T14:48:00Z" w16du:dateUtc="2024-09-24T12:48:00Z">
                    <w:r w:rsidRPr="005A6AA3" w:rsidDel="00AE71EA">
                      <w:rPr>
                        <w:rFonts w:ascii="Calibri" w:hAnsi="Calibri"/>
                        <w:sz w:val="20"/>
                      </w:rPr>
                      <w:delText>PRPA</w:delText>
                    </w:r>
                  </w:del>
                </w:p>
              </w:tc>
              <w:tc>
                <w:tcPr>
                  <w:tcW w:w="0" w:type="dxa"/>
                  <w:tcPrChange w:id="1020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BF5C04" w14:textId="487AA96E" w:rsidR="00066508" w:rsidRPr="005A6AA3" w:rsidDel="00AE71EA" w:rsidRDefault="00000000">
                  <w:pPr>
                    <w:keepNext/>
                    <w:widowControl w:val="0"/>
                    <w:spacing w:after="60"/>
                    <w:jc w:val="center"/>
                    <w:rPr>
                      <w:del w:id="10207" w:author="Lorenzo Fabbri" w:date="2024-09-24T14:48:00Z" w16du:dateUtc="2024-09-24T12:48:00Z"/>
                    </w:rPr>
                  </w:pPr>
                  <w:del w:id="10208" w:author="Lorenzo Fabbri" w:date="2024-09-24T14:48:00Z" w16du:dateUtc="2024-09-24T12:48:00Z">
                    <w:r w:rsidRPr="005A6AA3" w:rsidDel="00AE71EA">
                      <w:rPr>
                        <w:rFonts w:ascii="Calibri" w:hAnsi="Calibri"/>
                        <w:sz w:val="20"/>
                      </w:rPr>
                      <w:delText>1.01 (0.92, 1.12)</w:delText>
                    </w:r>
                  </w:del>
                </w:p>
              </w:tc>
              <w:tc>
                <w:tcPr>
                  <w:tcW w:w="0" w:type="dxa"/>
                  <w:tcPrChange w:id="1020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D39DF11" w14:textId="604B1C33" w:rsidR="00066508" w:rsidRPr="005A6AA3" w:rsidDel="00AE71EA" w:rsidRDefault="00000000">
                  <w:pPr>
                    <w:keepNext/>
                    <w:widowControl w:val="0"/>
                    <w:spacing w:after="60"/>
                    <w:jc w:val="center"/>
                    <w:rPr>
                      <w:del w:id="10210" w:author="Lorenzo Fabbri" w:date="2024-09-24T14:48:00Z" w16du:dateUtc="2024-09-24T12:48:00Z"/>
                    </w:rPr>
                  </w:pPr>
                  <w:del w:id="10211" w:author="Lorenzo Fabbri" w:date="2024-09-24T14:48:00Z" w16du:dateUtc="2024-09-24T12:48:00Z">
                    <w:r w:rsidRPr="005A6AA3" w:rsidDel="00AE71EA">
                      <w:rPr>
                        <w:rFonts w:ascii="Calibri" w:hAnsi="Calibri"/>
                        <w:sz w:val="20"/>
                      </w:rPr>
                      <w:delText>0.80, 1.23</w:delText>
                    </w:r>
                  </w:del>
                </w:p>
              </w:tc>
            </w:tr>
            <w:tr w:rsidR="00066508" w:rsidRPr="005A6AA3" w:rsidDel="00AE71EA" w14:paraId="52B4D897" w14:textId="1EBE8C34" w:rsidTr="006C3DDD">
              <w:trPr>
                <w:del w:id="10212" w:author="Lorenzo Fabbri" w:date="2024-09-24T14:48:00Z"/>
                <w:trPrChange w:id="10213" w:author="Lorenzo Fabbri" w:date="2024-09-19T20:39:00Z" w16du:dateUtc="2024-09-19T18:39:00Z">
                  <w:trPr>
                    <w:gridBefore w:val="1"/>
                    <w:cantSplit/>
                    <w:jc w:val="center"/>
                  </w:trPr>
                </w:trPrChange>
              </w:trPr>
              <w:tc>
                <w:tcPr>
                  <w:tcW w:w="0" w:type="dxa"/>
                  <w:tcPrChange w:id="1021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7410016" w14:textId="59C71734" w:rsidR="00066508" w:rsidRPr="005A6AA3" w:rsidDel="00AE71EA" w:rsidRDefault="00000000">
                  <w:pPr>
                    <w:keepNext/>
                    <w:widowControl w:val="0"/>
                    <w:spacing w:after="60"/>
                    <w:rPr>
                      <w:del w:id="10215" w:author="Lorenzo Fabbri" w:date="2024-09-24T14:48:00Z" w16du:dateUtc="2024-09-24T12:48:00Z"/>
                    </w:rPr>
                  </w:pPr>
                  <w:del w:id="10216" w:author="Lorenzo Fabbri" w:date="2024-09-24T14:48:00Z" w16du:dateUtc="2024-09-24T12:48:00Z">
                    <w:r w:rsidRPr="005A6AA3" w:rsidDel="00AE71EA">
                      <w:rPr>
                        <w:rFonts w:ascii="Calibri" w:hAnsi="Calibri"/>
                        <w:sz w:val="20"/>
                      </w:rPr>
                      <w:delText>BPA</w:delText>
                    </w:r>
                  </w:del>
                </w:p>
              </w:tc>
              <w:tc>
                <w:tcPr>
                  <w:tcW w:w="0" w:type="dxa"/>
                  <w:tcPrChange w:id="1021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3AD3F76" w14:textId="24243C6B" w:rsidR="00066508" w:rsidRPr="005A6AA3" w:rsidDel="00AE71EA" w:rsidRDefault="00000000">
                  <w:pPr>
                    <w:keepNext/>
                    <w:widowControl w:val="0"/>
                    <w:spacing w:after="60"/>
                    <w:jc w:val="center"/>
                    <w:rPr>
                      <w:del w:id="10218" w:author="Lorenzo Fabbri" w:date="2024-09-24T14:48:00Z" w16du:dateUtc="2024-09-24T12:48:00Z"/>
                    </w:rPr>
                  </w:pPr>
                  <w:del w:id="10219" w:author="Lorenzo Fabbri" w:date="2024-09-24T14:48:00Z" w16du:dateUtc="2024-09-24T12:48:00Z">
                    <w:r w:rsidRPr="005A6AA3" w:rsidDel="00AE71EA">
                      <w:rPr>
                        <w:rFonts w:ascii="Calibri" w:hAnsi="Calibri"/>
                        <w:sz w:val="20"/>
                      </w:rPr>
                      <w:delText>0.99 (0.70, 1.27)</w:delText>
                    </w:r>
                  </w:del>
                </w:p>
              </w:tc>
              <w:tc>
                <w:tcPr>
                  <w:tcW w:w="0" w:type="dxa"/>
                  <w:tcPrChange w:id="1022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86841E5" w14:textId="2005EF6B" w:rsidR="00066508" w:rsidRPr="005A6AA3" w:rsidDel="00AE71EA" w:rsidRDefault="00000000">
                  <w:pPr>
                    <w:keepNext/>
                    <w:widowControl w:val="0"/>
                    <w:spacing w:after="60"/>
                    <w:jc w:val="center"/>
                    <w:rPr>
                      <w:del w:id="10221" w:author="Lorenzo Fabbri" w:date="2024-09-24T14:48:00Z" w16du:dateUtc="2024-09-24T12:48:00Z"/>
                    </w:rPr>
                  </w:pPr>
                  <w:del w:id="10222" w:author="Lorenzo Fabbri" w:date="2024-09-24T14:48:00Z" w16du:dateUtc="2024-09-24T12:48:00Z">
                    <w:r w:rsidRPr="005A6AA3" w:rsidDel="00AE71EA">
                      <w:rPr>
                        <w:rFonts w:ascii="Calibri" w:hAnsi="Calibri"/>
                        <w:sz w:val="20"/>
                      </w:rPr>
                      <w:delText>0.38, 1.57</w:delText>
                    </w:r>
                  </w:del>
                </w:p>
              </w:tc>
            </w:tr>
            <w:tr w:rsidR="00066508" w:rsidRPr="005A6AA3" w:rsidDel="00AE71EA" w14:paraId="6040C1C7" w14:textId="4ABC0803" w:rsidTr="006C3DDD">
              <w:trPr>
                <w:del w:id="10223" w:author="Lorenzo Fabbri" w:date="2024-09-24T14:48:00Z"/>
                <w:trPrChange w:id="10224" w:author="Lorenzo Fabbri" w:date="2024-09-19T20:39:00Z" w16du:dateUtc="2024-09-19T18:39:00Z">
                  <w:trPr>
                    <w:gridBefore w:val="1"/>
                    <w:cantSplit/>
                    <w:jc w:val="center"/>
                  </w:trPr>
                </w:trPrChange>
              </w:trPr>
              <w:tc>
                <w:tcPr>
                  <w:tcW w:w="0" w:type="dxa"/>
                  <w:tcPrChange w:id="1022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E5EFFE" w14:textId="42216F58" w:rsidR="00066508" w:rsidRPr="005A6AA3" w:rsidDel="00AE71EA" w:rsidRDefault="00000000">
                  <w:pPr>
                    <w:keepNext/>
                    <w:widowControl w:val="0"/>
                    <w:spacing w:after="60"/>
                    <w:rPr>
                      <w:del w:id="10226" w:author="Lorenzo Fabbri" w:date="2024-09-24T14:48:00Z" w16du:dateUtc="2024-09-24T12:48:00Z"/>
                    </w:rPr>
                  </w:pPr>
                  <w:del w:id="10227" w:author="Lorenzo Fabbri" w:date="2024-09-24T14:48:00Z" w16du:dateUtc="2024-09-24T12:48:00Z">
                    <w:r w:rsidRPr="005A6AA3" w:rsidDel="00AE71EA">
                      <w:rPr>
                        <w:rFonts w:ascii="Calibri" w:hAnsi="Calibri"/>
                        <w:sz w:val="20"/>
                      </w:rPr>
                      <w:delText>BUPA</w:delText>
                    </w:r>
                  </w:del>
                </w:p>
              </w:tc>
              <w:tc>
                <w:tcPr>
                  <w:tcW w:w="0" w:type="dxa"/>
                  <w:tcPrChange w:id="1022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634ECFE" w14:textId="3ED0CFDC" w:rsidR="00066508" w:rsidRPr="005A6AA3" w:rsidDel="00AE71EA" w:rsidRDefault="00000000">
                  <w:pPr>
                    <w:keepNext/>
                    <w:widowControl w:val="0"/>
                    <w:spacing w:after="60"/>
                    <w:jc w:val="center"/>
                    <w:rPr>
                      <w:del w:id="10229" w:author="Lorenzo Fabbri" w:date="2024-09-24T14:48:00Z" w16du:dateUtc="2024-09-24T12:48:00Z"/>
                    </w:rPr>
                  </w:pPr>
                  <w:del w:id="10230" w:author="Lorenzo Fabbri" w:date="2024-09-24T14:48:00Z" w16du:dateUtc="2024-09-24T12:48:00Z">
                    <w:r w:rsidRPr="005A6AA3" w:rsidDel="00AE71EA">
                      <w:rPr>
                        <w:rFonts w:ascii="Calibri" w:hAnsi="Calibri"/>
                        <w:sz w:val="20"/>
                      </w:rPr>
                      <w:delText>1.01 (0.91, 1.11)</w:delText>
                    </w:r>
                  </w:del>
                </w:p>
              </w:tc>
              <w:tc>
                <w:tcPr>
                  <w:tcW w:w="0" w:type="dxa"/>
                  <w:tcPrChange w:id="1023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774A091" w14:textId="34BCD173" w:rsidR="00066508" w:rsidRPr="005A6AA3" w:rsidDel="00AE71EA" w:rsidRDefault="00000000">
                  <w:pPr>
                    <w:keepNext/>
                    <w:widowControl w:val="0"/>
                    <w:spacing w:after="60"/>
                    <w:jc w:val="center"/>
                    <w:rPr>
                      <w:del w:id="10232" w:author="Lorenzo Fabbri" w:date="2024-09-24T14:48:00Z" w16du:dateUtc="2024-09-24T12:48:00Z"/>
                    </w:rPr>
                  </w:pPr>
                  <w:del w:id="10233" w:author="Lorenzo Fabbri" w:date="2024-09-24T14:48:00Z" w16du:dateUtc="2024-09-24T12:48:00Z">
                    <w:r w:rsidRPr="005A6AA3" w:rsidDel="00AE71EA">
                      <w:rPr>
                        <w:rFonts w:ascii="Calibri" w:hAnsi="Calibri"/>
                        <w:sz w:val="20"/>
                      </w:rPr>
                      <w:delText>0.81, 1.22</w:delText>
                    </w:r>
                  </w:del>
                </w:p>
              </w:tc>
            </w:tr>
            <w:tr w:rsidR="00066508" w:rsidRPr="005A6AA3" w:rsidDel="00AE71EA" w14:paraId="057DB2C8" w14:textId="3993C8D5" w:rsidTr="006C3DDD">
              <w:trPr>
                <w:del w:id="10234" w:author="Lorenzo Fabbri" w:date="2024-09-24T14:48:00Z"/>
                <w:trPrChange w:id="10235" w:author="Lorenzo Fabbri" w:date="2024-09-19T20:39:00Z" w16du:dateUtc="2024-09-19T18:39:00Z">
                  <w:trPr>
                    <w:gridBefore w:val="1"/>
                    <w:cantSplit/>
                    <w:jc w:val="center"/>
                  </w:trPr>
                </w:trPrChange>
              </w:trPr>
              <w:tc>
                <w:tcPr>
                  <w:tcW w:w="0" w:type="dxa"/>
                  <w:tcPrChange w:id="1023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56C6BC" w14:textId="5F11090E" w:rsidR="00066508" w:rsidRPr="005A6AA3" w:rsidDel="00AE71EA" w:rsidRDefault="00000000">
                  <w:pPr>
                    <w:keepNext/>
                    <w:widowControl w:val="0"/>
                    <w:spacing w:after="60"/>
                    <w:rPr>
                      <w:del w:id="10237" w:author="Lorenzo Fabbri" w:date="2024-09-24T14:48:00Z" w16du:dateUtc="2024-09-24T12:48:00Z"/>
                    </w:rPr>
                  </w:pPr>
                  <w:del w:id="10238" w:author="Lorenzo Fabbri" w:date="2024-09-24T14:48:00Z" w16du:dateUtc="2024-09-24T12:48:00Z">
                    <w:r w:rsidRPr="005A6AA3" w:rsidDel="00AE71EA">
                      <w:rPr>
                        <w:rFonts w:ascii="Calibri" w:hAnsi="Calibri"/>
                        <w:sz w:val="20"/>
                      </w:rPr>
                      <w:delText>OXBE</w:delText>
                    </w:r>
                  </w:del>
                </w:p>
              </w:tc>
              <w:tc>
                <w:tcPr>
                  <w:tcW w:w="0" w:type="dxa"/>
                  <w:tcPrChange w:id="1023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F12F32A" w14:textId="18DC9643" w:rsidR="00066508" w:rsidRPr="005A6AA3" w:rsidDel="00AE71EA" w:rsidRDefault="00000000">
                  <w:pPr>
                    <w:keepNext/>
                    <w:widowControl w:val="0"/>
                    <w:spacing w:after="60"/>
                    <w:jc w:val="center"/>
                    <w:rPr>
                      <w:del w:id="10240" w:author="Lorenzo Fabbri" w:date="2024-09-24T14:48:00Z" w16du:dateUtc="2024-09-24T12:48:00Z"/>
                    </w:rPr>
                  </w:pPr>
                  <w:del w:id="10241" w:author="Lorenzo Fabbri" w:date="2024-09-24T14:48:00Z" w16du:dateUtc="2024-09-24T12:48:00Z">
                    <w:r w:rsidRPr="005A6AA3" w:rsidDel="00AE71EA">
                      <w:rPr>
                        <w:rFonts w:ascii="Calibri" w:hAnsi="Calibri"/>
                        <w:sz w:val="20"/>
                      </w:rPr>
                      <w:delText>1.01 (0.92, 1.09)</w:delText>
                    </w:r>
                  </w:del>
                </w:p>
              </w:tc>
              <w:tc>
                <w:tcPr>
                  <w:tcW w:w="0" w:type="dxa"/>
                  <w:tcPrChange w:id="1024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5075612" w14:textId="1C3BB4CC" w:rsidR="00066508" w:rsidRPr="005A6AA3" w:rsidDel="00AE71EA" w:rsidRDefault="00000000">
                  <w:pPr>
                    <w:keepNext/>
                    <w:widowControl w:val="0"/>
                    <w:spacing w:after="60"/>
                    <w:jc w:val="center"/>
                    <w:rPr>
                      <w:del w:id="10243" w:author="Lorenzo Fabbri" w:date="2024-09-24T14:48:00Z" w16du:dateUtc="2024-09-24T12:48:00Z"/>
                    </w:rPr>
                  </w:pPr>
                  <w:del w:id="10244" w:author="Lorenzo Fabbri" w:date="2024-09-24T14:48:00Z" w16du:dateUtc="2024-09-24T12:48:00Z">
                    <w:r w:rsidRPr="005A6AA3" w:rsidDel="00AE71EA">
                      <w:rPr>
                        <w:rFonts w:ascii="Calibri" w:hAnsi="Calibri"/>
                        <w:sz w:val="20"/>
                      </w:rPr>
                      <w:delText>0.79, 1.21</w:delText>
                    </w:r>
                  </w:del>
                </w:p>
              </w:tc>
            </w:tr>
            <w:tr w:rsidR="00066508" w:rsidRPr="005A6AA3" w:rsidDel="00AE71EA" w14:paraId="252A8DA8" w14:textId="3BA2D9DC" w:rsidTr="006C3DDD">
              <w:trPr>
                <w:del w:id="10245" w:author="Lorenzo Fabbri" w:date="2024-09-24T14:48:00Z"/>
                <w:trPrChange w:id="10246" w:author="Lorenzo Fabbri" w:date="2024-09-19T20:39:00Z" w16du:dateUtc="2024-09-19T18:39:00Z">
                  <w:trPr>
                    <w:gridBefore w:val="1"/>
                    <w:cantSplit/>
                    <w:jc w:val="center"/>
                  </w:trPr>
                </w:trPrChange>
              </w:trPr>
              <w:tc>
                <w:tcPr>
                  <w:tcW w:w="0" w:type="dxa"/>
                  <w:tcPrChange w:id="1024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24045A6" w14:textId="2494EE0E" w:rsidR="00066508" w:rsidRPr="005A6AA3" w:rsidDel="00AE71EA" w:rsidRDefault="00000000">
                  <w:pPr>
                    <w:keepNext/>
                    <w:widowControl w:val="0"/>
                    <w:spacing w:after="60"/>
                    <w:rPr>
                      <w:del w:id="10248" w:author="Lorenzo Fabbri" w:date="2024-09-24T14:48:00Z" w16du:dateUtc="2024-09-24T12:48:00Z"/>
                    </w:rPr>
                  </w:pPr>
                  <w:del w:id="10249" w:author="Lorenzo Fabbri" w:date="2024-09-24T14:48:00Z" w16du:dateUtc="2024-09-24T12:48:00Z">
                    <w:r w:rsidRPr="005A6AA3" w:rsidDel="00AE71EA">
                      <w:rPr>
                        <w:rFonts w:ascii="Calibri" w:hAnsi="Calibri"/>
                        <w:sz w:val="20"/>
                      </w:rPr>
                      <w:delText>TRCS</w:delText>
                    </w:r>
                  </w:del>
                </w:p>
              </w:tc>
              <w:tc>
                <w:tcPr>
                  <w:tcW w:w="0" w:type="dxa"/>
                  <w:tcPrChange w:id="102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6BCC47A" w14:textId="64DBED07" w:rsidR="00066508" w:rsidRPr="005A6AA3" w:rsidDel="00AE71EA" w:rsidRDefault="00000000">
                  <w:pPr>
                    <w:keepNext/>
                    <w:widowControl w:val="0"/>
                    <w:spacing w:after="60"/>
                    <w:jc w:val="center"/>
                    <w:rPr>
                      <w:del w:id="10251" w:author="Lorenzo Fabbri" w:date="2024-09-24T14:48:00Z" w16du:dateUtc="2024-09-24T12:48:00Z"/>
                    </w:rPr>
                  </w:pPr>
                  <w:del w:id="10252" w:author="Lorenzo Fabbri" w:date="2024-09-24T14:48:00Z" w16du:dateUtc="2024-09-24T12:48:00Z">
                    <w:r w:rsidRPr="005A6AA3" w:rsidDel="00AE71EA">
                      <w:rPr>
                        <w:rFonts w:ascii="Calibri" w:hAnsi="Calibri"/>
                        <w:sz w:val="20"/>
                      </w:rPr>
                      <w:delText>1.01 (0.87, 1.13)</w:delText>
                    </w:r>
                  </w:del>
                </w:p>
              </w:tc>
              <w:tc>
                <w:tcPr>
                  <w:tcW w:w="0" w:type="dxa"/>
                  <w:tcPrChange w:id="1025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2CA47A1" w14:textId="64C383C4" w:rsidR="00066508" w:rsidRPr="005A6AA3" w:rsidDel="00AE71EA" w:rsidRDefault="00000000">
                  <w:pPr>
                    <w:keepNext/>
                    <w:widowControl w:val="0"/>
                    <w:spacing w:after="60"/>
                    <w:jc w:val="center"/>
                    <w:rPr>
                      <w:del w:id="10254" w:author="Lorenzo Fabbri" w:date="2024-09-24T14:48:00Z" w16du:dateUtc="2024-09-24T12:48:00Z"/>
                    </w:rPr>
                  </w:pPr>
                  <w:del w:id="10255" w:author="Lorenzo Fabbri" w:date="2024-09-24T14:48:00Z" w16du:dateUtc="2024-09-24T12:48:00Z">
                    <w:r w:rsidRPr="005A6AA3" w:rsidDel="00AE71EA">
                      <w:rPr>
                        <w:rFonts w:ascii="Calibri" w:hAnsi="Calibri"/>
                        <w:sz w:val="20"/>
                      </w:rPr>
                      <w:delText>0.68, 1.28</w:delText>
                    </w:r>
                  </w:del>
                </w:p>
              </w:tc>
            </w:tr>
            <w:tr w:rsidR="00066508" w:rsidRPr="005A6AA3" w:rsidDel="00AE71EA" w14:paraId="67674211" w14:textId="6001EE60" w:rsidTr="006C3DDD">
              <w:trPr>
                <w:del w:id="10256" w:author="Lorenzo Fabbri" w:date="2024-09-24T14:48:00Z"/>
                <w:trPrChange w:id="10257" w:author="Lorenzo Fabbri" w:date="2024-09-19T20:39:00Z" w16du:dateUtc="2024-09-19T18:39:00Z">
                  <w:trPr>
                    <w:gridBefore w:val="1"/>
                    <w:cantSplit/>
                    <w:jc w:val="center"/>
                  </w:trPr>
                </w:trPrChange>
              </w:trPr>
              <w:tc>
                <w:tcPr>
                  <w:tcW w:w="0" w:type="dxa"/>
                  <w:gridSpan w:val="3"/>
                  <w:tcPrChange w:id="10258"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6C893947" w14:textId="397F3430" w:rsidR="00066508" w:rsidRPr="005A6AA3" w:rsidDel="00AE71EA" w:rsidRDefault="00000000">
                  <w:pPr>
                    <w:keepNext/>
                    <w:widowControl w:val="0"/>
                    <w:spacing w:after="60"/>
                    <w:rPr>
                      <w:del w:id="10259" w:author="Lorenzo Fabbri" w:date="2024-09-24T14:48:00Z" w16du:dateUtc="2024-09-24T12:48:00Z"/>
                    </w:rPr>
                  </w:pPr>
                  <w:del w:id="10260"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3EED712C" w14:textId="50B39C3A" w:rsidTr="006C3DDD">
              <w:trPr>
                <w:del w:id="10261" w:author="Lorenzo Fabbri" w:date="2024-09-24T14:48:00Z"/>
                <w:trPrChange w:id="10262" w:author="Lorenzo Fabbri" w:date="2024-09-19T20:39:00Z" w16du:dateUtc="2024-09-19T18:39:00Z">
                  <w:trPr>
                    <w:gridBefore w:val="1"/>
                    <w:cantSplit/>
                    <w:jc w:val="center"/>
                  </w:trPr>
                </w:trPrChange>
              </w:trPr>
              <w:tc>
                <w:tcPr>
                  <w:tcW w:w="0" w:type="dxa"/>
                  <w:tcPrChange w:id="1026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F5E67F4" w14:textId="62ACDFEE" w:rsidR="00066508" w:rsidRPr="005A6AA3" w:rsidDel="00AE71EA" w:rsidRDefault="00000000">
                  <w:pPr>
                    <w:keepNext/>
                    <w:widowControl w:val="0"/>
                    <w:spacing w:after="60"/>
                    <w:rPr>
                      <w:del w:id="10264" w:author="Lorenzo Fabbri" w:date="2024-09-24T14:48:00Z" w16du:dateUtc="2024-09-24T12:48:00Z"/>
                    </w:rPr>
                  </w:pPr>
                  <w:del w:id="10265" w:author="Lorenzo Fabbri" w:date="2024-09-24T14:48:00Z" w16du:dateUtc="2024-09-24T12:48:00Z">
                    <w:r w:rsidRPr="005A6AA3" w:rsidDel="00AE71EA">
                      <w:rPr>
                        <w:rFonts w:ascii="Calibri" w:hAnsi="Calibri"/>
                        <w:sz w:val="20"/>
                      </w:rPr>
                      <w:delText>MEP</w:delText>
                    </w:r>
                  </w:del>
                </w:p>
              </w:tc>
              <w:tc>
                <w:tcPr>
                  <w:tcW w:w="0" w:type="dxa"/>
                  <w:tcPrChange w:id="1026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C6FD6A" w14:textId="2E04203C" w:rsidR="00066508" w:rsidRPr="005A6AA3" w:rsidDel="00AE71EA" w:rsidRDefault="00000000">
                  <w:pPr>
                    <w:keepNext/>
                    <w:widowControl w:val="0"/>
                    <w:spacing w:after="60"/>
                    <w:jc w:val="center"/>
                    <w:rPr>
                      <w:del w:id="10267" w:author="Lorenzo Fabbri" w:date="2024-09-24T14:48:00Z" w16du:dateUtc="2024-09-24T12:48:00Z"/>
                    </w:rPr>
                  </w:pPr>
                  <w:del w:id="10268" w:author="Lorenzo Fabbri" w:date="2024-09-24T14:48:00Z" w16du:dateUtc="2024-09-24T12:48:00Z">
                    <w:r w:rsidRPr="005A6AA3" w:rsidDel="00AE71EA">
                      <w:rPr>
                        <w:rFonts w:ascii="Calibri" w:hAnsi="Calibri"/>
                        <w:sz w:val="20"/>
                      </w:rPr>
                      <w:delText>0.93 (0.61, 1.27)</w:delText>
                    </w:r>
                  </w:del>
                </w:p>
              </w:tc>
              <w:tc>
                <w:tcPr>
                  <w:tcW w:w="0" w:type="dxa"/>
                  <w:tcPrChange w:id="1026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3F4BC6C" w14:textId="3D571453" w:rsidR="00066508" w:rsidRPr="005A6AA3" w:rsidDel="00AE71EA" w:rsidRDefault="00000000">
                  <w:pPr>
                    <w:keepNext/>
                    <w:widowControl w:val="0"/>
                    <w:spacing w:after="60"/>
                    <w:jc w:val="center"/>
                    <w:rPr>
                      <w:del w:id="10270" w:author="Lorenzo Fabbri" w:date="2024-09-24T14:48:00Z" w16du:dateUtc="2024-09-24T12:48:00Z"/>
                    </w:rPr>
                  </w:pPr>
                  <w:del w:id="10271" w:author="Lorenzo Fabbri" w:date="2024-09-24T14:48:00Z" w16du:dateUtc="2024-09-24T12:48:00Z">
                    <w:r w:rsidRPr="005A6AA3" w:rsidDel="00AE71EA">
                      <w:rPr>
                        <w:rFonts w:ascii="Calibri" w:hAnsi="Calibri"/>
                        <w:sz w:val="20"/>
                      </w:rPr>
                      <w:delText>0.27, 1.77</w:delText>
                    </w:r>
                  </w:del>
                </w:p>
              </w:tc>
            </w:tr>
            <w:tr w:rsidR="00066508" w:rsidRPr="005A6AA3" w:rsidDel="00AE71EA" w14:paraId="26CCE396" w14:textId="63587AC8" w:rsidTr="006C3DDD">
              <w:trPr>
                <w:del w:id="10272" w:author="Lorenzo Fabbri" w:date="2024-09-24T14:48:00Z"/>
                <w:trPrChange w:id="10273" w:author="Lorenzo Fabbri" w:date="2024-09-19T20:39:00Z" w16du:dateUtc="2024-09-19T18:39:00Z">
                  <w:trPr>
                    <w:gridBefore w:val="1"/>
                    <w:cantSplit/>
                    <w:jc w:val="center"/>
                  </w:trPr>
                </w:trPrChange>
              </w:trPr>
              <w:tc>
                <w:tcPr>
                  <w:tcW w:w="0" w:type="dxa"/>
                  <w:tcPrChange w:id="1027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61B7B14" w14:textId="01682689" w:rsidR="00066508" w:rsidRPr="005A6AA3" w:rsidDel="00AE71EA" w:rsidRDefault="00000000">
                  <w:pPr>
                    <w:keepNext/>
                    <w:widowControl w:val="0"/>
                    <w:spacing w:after="60"/>
                    <w:rPr>
                      <w:del w:id="10275" w:author="Lorenzo Fabbri" w:date="2024-09-24T14:48:00Z" w16du:dateUtc="2024-09-24T12:48:00Z"/>
                    </w:rPr>
                  </w:pPr>
                  <w:del w:id="10276" w:author="Lorenzo Fabbri" w:date="2024-09-24T14:48:00Z" w16du:dateUtc="2024-09-24T12:48:00Z">
                    <w:r w:rsidRPr="005A6AA3" w:rsidDel="00AE71EA">
                      <w:rPr>
                        <w:rFonts w:ascii="Calibri" w:hAnsi="Calibri"/>
                        <w:sz w:val="20"/>
                      </w:rPr>
                      <w:delText>MiBP</w:delText>
                    </w:r>
                  </w:del>
                </w:p>
              </w:tc>
              <w:tc>
                <w:tcPr>
                  <w:tcW w:w="0" w:type="dxa"/>
                  <w:tcPrChange w:id="1027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74D7CCA" w14:textId="3B2C452D" w:rsidR="00066508" w:rsidRPr="005A6AA3" w:rsidDel="00AE71EA" w:rsidRDefault="00000000">
                  <w:pPr>
                    <w:keepNext/>
                    <w:widowControl w:val="0"/>
                    <w:spacing w:after="60"/>
                    <w:jc w:val="center"/>
                    <w:rPr>
                      <w:del w:id="10278" w:author="Lorenzo Fabbri" w:date="2024-09-24T14:48:00Z" w16du:dateUtc="2024-09-24T12:48:00Z"/>
                    </w:rPr>
                  </w:pPr>
                  <w:del w:id="10279" w:author="Lorenzo Fabbri" w:date="2024-09-24T14:48:00Z" w16du:dateUtc="2024-09-24T12:48:00Z">
                    <w:r w:rsidRPr="005A6AA3" w:rsidDel="00AE71EA">
                      <w:rPr>
                        <w:rFonts w:ascii="Calibri" w:hAnsi="Calibri"/>
                        <w:sz w:val="20"/>
                      </w:rPr>
                      <w:delText>0.91 (0.46, 1.38)</w:delText>
                    </w:r>
                  </w:del>
                </w:p>
              </w:tc>
              <w:tc>
                <w:tcPr>
                  <w:tcW w:w="0" w:type="dxa"/>
                  <w:tcPrChange w:id="1028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2B93902" w14:textId="78D01F94" w:rsidR="00066508" w:rsidRPr="005A6AA3" w:rsidDel="00AE71EA" w:rsidRDefault="00000000">
                  <w:pPr>
                    <w:keepNext/>
                    <w:widowControl w:val="0"/>
                    <w:spacing w:after="60"/>
                    <w:jc w:val="center"/>
                    <w:rPr>
                      <w:del w:id="10281" w:author="Lorenzo Fabbri" w:date="2024-09-24T14:48:00Z" w16du:dateUtc="2024-09-24T12:48:00Z"/>
                    </w:rPr>
                  </w:pPr>
                  <w:del w:id="10282" w:author="Lorenzo Fabbri" w:date="2024-09-24T14:48:00Z" w16du:dateUtc="2024-09-24T12:48:00Z">
                    <w:r w:rsidRPr="005A6AA3" w:rsidDel="00AE71EA">
                      <w:rPr>
                        <w:rFonts w:ascii="Calibri" w:hAnsi="Calibri"/>
                        <w:sz w:val="20"/>
                      </w:rPr>
                      <w:delText>0.05, 1.92</w:delText>
                    </w:r>
                  </w:del>
                </w:p>
              </w:tc>
            </w:tr>
            <w:tr w:rsidR="00066508" w:rsidRPr="005A6AA3" w:rsidDel="00AE71EA" w14:paraId="51C4EB8F" w14:textId="681376AD" w:rsidTr="006C3DDD">
              <w:trPr>
                <w:del w:id="10283" w:author="Lorenzo Fabbri" w:date="2024-09-24T14:48:00Z"/>
                <w:trPrChange w:id="10284" w:author="Lorenzo Fabbri" w:date="2024-09-19T20:39:00Z" w16du:dateUtc="2024-09-19T18:39:00Z">
                  <w:trPr>
                    <w:gridBefore w:val="1"/>
                    <w:cantSplit/>
                    <w:jc w:val="center"/>
                  </w:trPr>
                </w:trPrChange>
              </w:trPr>
              <w:tc>
                <w:tcPr>
                  <w:tcW w:w="0" w:type="dxa"/>
                  <w:tcPrChange w:id="1028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43AD83" w14:textId="30BC8745" w:rsidR="00066508" w:rsidRPr="005A6AA3" w:rsidDel="00AE71EA" w:rsidRDefault="00000000">
                  <w:pPr>
                    <w:keepNext/>
                    <w:widowControl w:val="0"/>
                    <w:spacing w:after="60"/>
                    <w:rPr>
                      <w:del w:id="10286" w:author="Lorenzo Fabbri" w:date="2024-09-24T14:48:00Z" w16du:dateUtc="2024-09-24T12:48:00Z"/>
                    </w:rPr>
                  </w:pPr>
                  <w:del w:id="10287" w:author="Lorenzo Fabbri" w:date="2024-09-24T14:48:00Z" w16du:dateUtc="2024-09-24T12:48:00Z">
                    <w:r w:rsidRPr="005A6AA3" w:rsidDel="00AE71EA">
                      <w:rPr>
                        <w:rFonts w:ascii="Calibri" w:hAnsi="Calibri"/>
                        <w:sz w:val="20"/>
                      </w:rPr>
                      <w:delText>MnBP</w:delText>
                    </w:r>
                  </w:del>
                </w:p>
              </w:tc>
              <w:tc>
                <w:tcPr>
                  <w:tcW w:w="0" w:type="dxa"/>
                  <w:tcPrChange w:id="1028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8644106" w14:textId="104A8682" w:rsidR="00066508" w:rsidRPr="005A6AA3" w:rsidDel="00AE71EA" w:rsidRDefault="00000000">
                  <w:pPr>
                    <w:keepNext/>
                    <w:widowControl w:val="0"/>
                    <w:spacing w:after="60"/>
                    <w:jc w:val="center"/>
                    <w:rPr>
                      <w:del w:id="10289" w:author="Lorenzo Fabbri" w:date="2024-09-24T14:48:00Z" w16du:dateUtc="2024-09-24T12:48:00Z"/>
                    </w:rPr>
                  </w:pPr>
                  <w:del w:id="10290" w:author="Lorenzo Fabbri" w:date="2024-09-24T14:48:00Z" w16du:dateUtc="2024-09-24T12:48:00Z">
                    <w:r w:rsidRPr="005A6AA3" w:rsidDel="00AE71EA">
                      <w:rPr>
                        <w:rFonts w:ascii="Calibri" w:hAnsi="Calibri"/>
                        <w:sz w:val="20"/>
                      </w:rPr>
                      <w:delText>0.98 (0.59, 1.33)</w:delText>
                    </w:r>
                  </w:del>
                </w:p>
              </w:tc>
              <w:tc>
                <w:tcPr>
                  <w:tcW w:w="0" w:type="dxa"/>
                  <w:tcPrChange w:id="1029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1F5321" w14:textId="07B5E4B4" w:rsidR="00066508" w:rsidRPr="005A6AA3" w:rsidDel="00AE71EA" w:rsidRDefault="00000000">
                  <w:pPr>
                    <w:keepNext/>
                    <w:widowControl w:val="0"/>
                    <w:spacing w:after="60"/>
                    <w:jc w:val="center"/>
                    <w:rPr>
                      <w:del w:id="10292" w:author="Lorenzo Fabbri" w:date="2024-09-24T14:48:00Z" w16du:dateUtc="2024-09-24T12:48:00Z"/>
                    </w:rPr>
                  </w:pPr>
                  <w:del w:id="10293" w:author="Lorenzo Fabbri" w:date="2024-09-24T14:48:00Z" w16du:dateUtc="2024-09-24T12:48:00Z">
                    <w:r w:rsidRPr="005A6AA3" w:rsidDel="00AE71EA">
                      <w:rPr>
                        <w:rFonts w:ascii="Calibri" w:hAnsi="Calibri"/>
                        <w:sz w:val="20"/>
                      </w:rPr>
                      <w:delText>0.20, 1.74</w:delText>
                    </w:r>
                  </w:del>
                </w:p>
              </w:tc>
            </w:tr>
            <w:tr w:rsidR="00066508" w:rsidRPr="005A6AA3" w:rsidDel="00AE71EA" w14:paraId="41603F0F" w14:textId="7340CDF6" w:rsidTr="006C3DDD">
              <w:trPr>
                <w:del w:id="10294" w:author="Lorenzo Fabbri" w:date="2024-09-24T14:48:00Z"/>
                <w:trPrChange w:id="10295" w:author="Lorenzo Fabbri" w:date="2024-09-19T20:39:00Z" w16du:dateUtc="2024-09-19T18:39:00Z">
                  <w:trPr>
                    <w:gridBefore w:val="1"/>
                    <w:cantSplit/>
                    <w:jc w:val="center"/>
                  </w:trPr>
                </w:trPrChange>
              </w:trPr>
              <w:tc>
                <w:tcPr>
                  <w:tcW w:w="0" w:type="dxa"/>
                  <w:tcPrChange w:id="1029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A8DAD3C" w14:textId="5982600C" w:rsidR="00066508" w:rsidRPr="005A6AA3" w:rsidDel="00AE71EA" w:rsidRDefault="00000000">
                  <w:pPr>
                    <w:keepNext/>
                    <w:widowControl w:val="0"/>
                    <w:spacing w:after="60"/>
                    <w:rPr>
                      <w:del w:id="10297" w:author="Lorenzo Fabbri" w:date="2024-09-24T14:48:00Z" w16du:dateUtc="2024-09-24T12:48:00Z"/>
                    </w:rPr>
                  </w:pPr>
                  <w:del w:id="10298" w:author="Lorenzo Fabbri" w:date="2024-09-24T14:48:00Z" w16du:dateUtc="2024-09-24T12:48:00Z">
                    <w:r w:rsidRPr="005A6AA3" w:rsidDel="00AE71EA">
                      <w:rPr>
                        <w:rFonts w:ascii="Calibri" w:hAnsi="Calibri"/>
                        <w:sz w:val="20"/>
                      </w:rPr>
                      <w:delText>MBzP</w:delText>
                    </w:r>
                  </w:del>
                </w:p>
              </w:tc>
              <w:tc>
                <w:tcPr>
                  <w:tcW w:w="0" w:type="dxa"/>
                  <w:tcPrChange w:id="1029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3B99EE" w14:textId="46676BC2" w:rsidR="00066508" w:rsidRPr="005A6AA3" w:rsidDel="00AE71EA" w:rsidRDefault="00000000">
                  <w:pPr>
                    <w:keepNext/>
                    <w:widowControl w:val="0"/>
                    <w:spacing w:after="60"/>
                    <w:jc w:val="center"/>
                    <w:rPr>
                      <w:del w:id="10300" w:author="Lorenzo Fabbri" w:date="2024-09-24T14:48:00Z" w16du:dateUtc="2024-09-24T12:48:00Z"/>
                    </w:rPr>
                  </w:pPr>
                  <w:del w:id="10301" w:author="Lorenzo Fabbri" w:date="2024-09-24T14:48:00Z" w16du:dateUtc="2024-09-24T12:48:00Z">
                    <w:r w:rsidRPr="005A6AA3" w:rsidDel="00AE71EA">
                      <w:rPr>
                        <w:rFonts w:ascii="Calibri" w:hAnsi="Calibri"/>
                        <w:sz w:val="20"/>
                      </w:rPr>
                      <w:delText>0.98 (0.66, 1.27)</w:delText>
                    </w:r>
                  </w:del>
                </w:p>
              </w:tc>
              <w:tc>
                <w:tcPr>
                  <w:tcW w:w="0" w:type="dxa"/>
                  <w:tcPrChange w:id="1030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18D3613" w14:textId="26C1C8CB" w:rsidR="00066508" w:rsidRPr="005A6AA3" w:rsidDel="00AE71EA" w:rsidRDefault="00000000">
                  <w:pPr>
                    <w:keepNext/>
                    <w:widowControl w:val="0"/>
                    <w:spacing w:after="60"/>
                    <w:jc w:val="center"/>
                    <w:rPr>
                      <w:del w:id="10303" w:author="Lorenzo Fabbri" w:date="2024-09-24T14:48:00Z" w16du:dateUtc="2024-09-24T12:48:00Z"/>
                    </w:rPr>
                  </w:pPr>
                  <w:del w:id="10304" w:author="Lorenzo Fabbri" w:date="2024-09-24T14:48:00Z" w16du:dateUtc="2024-09-24T12:48:00Z">
                    <w:r w:rsidRPr="005A6AA3" w:rsidDel="00AE71EA">
                      <w:rPr>
                        <w:rFonts w:ascii="Calibri" w:hAnsi="Calibri"/>
                        <w:sz w:val="20"/>
                      </w:rPr>
                      <w:delText>0.35, 1.62</w:delText>
                    </w:r>
                  </w:del>
                </w:p>
              </w:tc>
            </w:tr>
            <w:tr w:rsidR="00066508" w:rsidRPr="005A6AA3" w:rsidDel="00AE71EA" w14:paraId="6AEC20BB" w14:textId="6CBDE73C" w:rsidTr="006C3DDD">
              <w:trPr>
                <w:del w:id="10305" w:author="Lorenzo Fabbri" w:date="2024-09-24T14:48:00Z"/>
                <w:trPrChange w:id="10306" w:author="Lorenzo Fabbri" w:date="2024-09-19T20:39:00Z" w16du:dateUtc="2024-09-19T18:39:00Z">
                  <w:trPr>
                    <w:gridBefore w:val="1"/>
                    <w:cantSplit/>
                    <w:jc w:val="center"/>
                  </w:trPr>
                </w:trPrChange>
              </w:trPr>
              <w:tc>
                <w:tcPr>
                  <w:tcW w:w="0" w:type="dxa"/>
                  <w:tcPrChange w:id="1030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45FF938" w14:textId="2C0E47CA" w:rsidR="00066508" w:rsidRPr="005A6AA3" w:rsidDel="00AE71EA" w:rsidRDefault="00000000">
                  <w:pPr>
                    <w:keepNext/>
                    <w:widowControl w:val="0"/>
                    <w:spacing w:after="60"/>
                    <w:rPr>
                      <w:del w:id="10308" w:author="Lorenzo Fabbri" w:date="2024-09-24T14:48:00Z" w16du:dateUtc="2024-09-24T12:48:00Z"/>
                    </w:rPr>
                  </w:pPr>
                  <w:del w:id="10309" w:author="Lorenzo Fabbri" w:date="2024-09-24T14:48:00Z" w16du:dateUtc="2024-09-24T12:48:00Z">
                    <w:r w:rsidRPr="005A6AA3" w:rsidDel="00AE71EA">
                      <w:rPr>
                        <w:rFonts w:ascii="Calibri" w:hAnsi="Calibri"/>
                        <w:sz w:val="20"/>
                      </w:rPr>
                      <w:delText>MEHP</w:delText>
                    </w:r>
                  </w:del>
                </w:p>
              </w:tc>
              <w:tc>
                <w:tcPr>
                  <w:tcW w:w="0" w:type="dxa"/>
                  <w:tcPrChange w:id="1031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E899DC" w14:textId="788A9A71" w:rsidR="00066508" w:rsidRPr="005A6AA3" w:rsidDel="00AE71EA" w:rsidRDefault="00000000">
                  <w:pPr>
                    <w:keepNext/>
                    <w:widowControl w:val="0"/>
                    <w:spacing w:after="60"/>
                    <w:jc w:val="center"/>
                    <w:rPr>
                      <w:del w:id="10311" w:author="Lorenzo Fabbri" w:date="2024-09-24T14:48:00Z" w16du:dateUtc="2024-09-24T12:48:00Z"/>
                    </w:rPr>
                  </w:pPr>
                  <w:del w:id="10312" w:author="Lorenzo Fabbri" w:date="2024-09-24T14:48:00Z" w16du:dateUtc="2024-09-24T12:48:00Z">
                    <w:r w:rsidRPr="005A6AA3" w:rsidDel="00AE71EA">
                      <w:rPr>
                        <w:rFonts w:ascii="Calibri" w:hAnsi="Calibri"/>
                        <w:sz w:val="20"/>
                      </w:rPr>
                      <w:delText>0.98 (0.64, 1.28)</w:delText>
                    </w:r>
                  </w:del>
                </w:p>
              </w:tc>
              <w:tc>
                <w:tcPr>
                  <w:tcW w:w="0" w:type="dxa"/>
                  <w:tcPrChange w:id="1031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6634F75" w14:textId="40ED5AB7" w:rsidR="00066508" w:rsidRPr="005A6AA3" w:rsidDel="00AE71EA" w:rsidRDefault="00000000">
                  <w:pPr>
                    <w:keepNext/>
                    <w:widowControl w:val="0"/>
                    <w:spacing w:after="60"/>
                    <w:jc w:val="center"/>
                    <w:rPr>
                      <w:del w:id="10314" w:author="Lorenzo Fabbri" w:date="2024-09-24T14:48:00Z" w16du:dateUtc="2024-09-24T12:48:00Z"/>
                    </w:rPr>
                  </w:pPr>
                  <w:del w:id="10315" w:author="Lorenzo Fabbri" w:date="2024-09-24T14:48:00Z" w16du:dateUtc="2024-09-24T12:48:00Z">
                    <w:r w:rsidRPr="005A6AA3" w:rsidDel="00AE71EA">
                      <w:rPr>
                        <w:rFonts w:ascii="Calibri" w:hAnsi="Calibri"/>
                        <w:sz w:val="20"/>
                      </w:rPr>
                      <w:delText>0.31, 1.68</w:delText>
                    </w:r>
                  </w:del>
                </w:p>
              </w:tc>
            </w:tr>
            <w:tr w:rsidR="00066508" w:rsidRPr="005A6AA3" w:rsidDel="00AE71EA" w14:paraId="6E2AE37F" w14:textId="4477418E" w:rsidTr="006C3DDD">
              <w:trPr>
                <w:del w:id="10316" w:author="Lorenzo Fabbri" w:date="2024-09-24T14:48:00Z"/>
                <w:trPrChange w:id="10317" w:author="Lorenzo Fabbri" w:date="2024-09-19T20:39:00Z" w16du:dateUtc="2024-09-19T18:39:00Z">
                  <w:trPr>
                    <w:gridBefore w:val="1"/>
                    <w:cantSplit/>
                    <w:jc w:val="center"/>
                  </w:trPr>
                </w:trPrChange>
              </w:trPr>
              <w:tc>
                <w:tcPr>
                  <w:tcW w:w="0" w:type="dxa"/>
                  <w:tcPrChange w:id="1031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FB08EFB" w14:textId="1FC8C030" w:rsidR="00066508" w:rsidRPr="005A6AA3" w:rsidDel="00AE71EA" w:rsidRDefault="00000000">
                  <w:pPr>
                    <w:keepNext/>
                    <w:widowControl w:val="0"/>
                    <w:spacing w:after="60"/>
                    <w:rPr>
                      <w:del w:id="10319" w:author="Lorenzo Fabbri" w:date="2024-09-24T14:48:00Z" w16du:dateUtc="2024-09-24T12:48:00Z"/>
                    </w:rPr>
                  </w:pPr>
                  <w:del w:id="10320" w:author="Lorenzo Fabbri" w:date="2024-09-24T14:48:00Z" w16du:dateUtc="2024-09-24T12:48:00Z">
                    <w:r w:rsidRPr="005A6AA3" w:rsidDel="00AE71EA">
                      <w:rPr>
                        <w:rFonts w:ascii="Calibri" w:hAnsi="Calibri"/>
                        <w:sz w:val="20"/>
                      </w:rPr>
                      <w:delText>MEHHP</w:delText>
                    </w:r>
                  </w:del>
                </w:p>
              </w:tc>
              <w:tc>
                <w:tcPr>
                  <w:tcW w:w="0" w:type="dxa"/>
                  <w:tcPrChange w:id="1032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36A2659" w14:textId="52553783" w:rsidR="00066508" w:rsidRPr="005A6AA3" w:rsidDel="00AE71EA" w:rsidRDefault="00000000">
                  <w:pPr>
                    <w:keepNext/>
                    <w:widowControl w:val="0"/>
                    <w:spacing w:after="60"/>
                    <w:jc w:val="center"/>
                    <w:rPr>
                      <w:del w:id="10322" w:author="Lorenzo Fabbri" w:date="2024-09-24T14:48:00Z" w16du:dateUtc="2024-09-24T12:48:00Z"/>
                    </w:rPr>
                  </w:pPr>
                  <w:del w:id="10323" w:author="Lorenzo Fabbri" w:date="2024-09-24T14:48:00Z" w16du:dateUtc="2024-09-24T12:48:00Z">
                    <w:r w:rsidRPr="005A6AA3" w:rsidDel="00AE71EA">
                      <w:rPr>
                        <w:rFonts w:ascii="Calibri" w:hAnsi="Calibri"/>
                        <w:sz w:val="20"/>
                      </w:rPr>
                      <w:delText>0.96 (0.54, 1.35)</w:delText>
                    </w:r>
                  </w:del>
                </w:p>
              </w:tc>
              <w:tc>
                <w:tcPr>
                  <w:tcW w:w="0" w:type="dxa"/>
                  <w:tcPrChange w:id="1032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A4E0538" w14:textId="6044A4E8" w:rsidR="00066508" w:rsidRPr="005A6AA3" w:rsidDel="00AE71EA" w:rsidRDefault="00000000">
                  <w:pPr>
                    <w:keepNext/>
                    <w:widowControl w:val="0"/>
                    <w:spacing w:after="60"/>
                    <w:jc w:val="center"/>
                    <w:rPr>
                      <w:del w:id="10325" w:author="Lorenzo Fabbri" w:date="2024-09-24T14:48:00Z" w16du:dateUtc="2024-09-24T12:48:00Z"/>
                    </w:rPr>
                  </w:pPr>
                  <w:del w:id="10326" w:author="Lorenzo Fabbri" w:date="2024-09-24T14:48:00Z" w16du:dateUtc="2024-09-24T12:48:00Z">
                    <w:r w:rsidRPr="005A6AA3" w:rsidDel="00AE71EA">
                      <w:rPr>
                        <w:rFonts w:ascii="Calibri" w:hAnsi="Calibri"/>
                        <w:sz w:val="20"/>
                      </w:rPr>
                      <w:delText>0.16, 1.76</w:delText>
                    </w:r>
                  </w:del>
                </w:p>
              </w:tc>
            </w:tr>
            <w:tr w:rsidR="00066508" w:rsidRPr="005A6AA3" w:rsidDel="00AE71EA" w14:paraId="1FF66EB5" w14:textId="2D4C012F" w:rsidTr="006C3DDD">
              <w:trPr>
                <w:del w:id="10327" w:author="Lorenzo Fabbri" w:date="2024-09-24T14:48:00Z"/>
                <w:trPrChange w:id="10328" w:author="Lorenzo Fabbri" w:date="2024-09-19T20:39:00Z" w16du:dateUtc="2024-09-19T18:39:00Z">
                  <w:trPr>
                    <w:gridBefore w:val="1"/>
                    <w:cantSplit/>
                    <w:jc w:val="center"/>
                  </w:trPr>
                </w:trPrChange>
              </w:trPr>
              <w:tc>
                <w:tcPr>
                  <w:tcW w:w="0" w:type="dxa"/>
                  <w:tcPrChange w:id="1032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667B24" w14:textId="5435FFB0" w:rsidR="00066508" w:rsidRPr="005A6AA3" w:rsidDel="00AE71EA" w:rsidRDefault="00000000">
                  <w:pPr>
                    <w:keepNext/>
                    <w:widowControl w:val="0"/>
                    <w:spacing w:after="60"/>
                    <w:rPr>
                      <w:del w:id="10330" w:author="Lorenzo Fabbri" w:date="2024-09-24T14:48:00Z" w16du:dateUtc="2024-09-24T12:48:00Z"/>
                    </w:rPr>
                  </w:pPr>
                  <w:del w:id="10331" w:author="Lorenzo Fabbri" w:date="2024-09-24T14:48:00Z" w16du:dateUtc="2024-09-24T12:48:00Z">
                    <w:r w:rsidRPr="005A6AA3" w:rsidDel="00AE71EA">
                      <w:rPr>
                        <w:rFonts w:ascii="Calibri" w:hAnsi="Calibri"/>
                        <w:sz w:val="20"/>
                      </w:rPr>
                      <w:delText>MEOHP</w:delText>
                    </w:r>
                  </w:del>
                </w:p>
              </w:tc>
              <w:tc>
                <w:tcPr>
                  <w:tcW w:w="0" w:type="dxa"/>
                  <w:tcPrChange w:id="1033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8F0598" w14:textId="0B9C0106" w:rsidR="00066508" w:rsidRPr="005A6AA3" w:rsidDel="00AE71EA" w:rsidRDefault="00000000">
                  <w:pPr>
                    <w:keepNext/>
                    <w:widowControl w:val="0"/>
                    <w:spacing w:after="60"/>
                    <w:jc w:val="center"/>
                    <w:rPr>
                      <w:del w:id="10333" w:author="Lorenzo Fabbri" w:date="2024-09-24T14:48:00Z" w16du:dateUtc="2024-09-24T12:48:00Z"/>
                    </w:rPr>
                  </w:pPr>
                  <w:del w:id="10334" w:author="Lorenzo Fabbri" w:date="2024-09-24T14:48:00Z" w16du:dateUtc="2024-09-24T12:48:00Z">
                    <w:r w:rsidRPr="005A6AA3" w:rsidDel="00AE71EA">
                      <w:rPr>
                        <w:rFonts w:ascii="Calibri" w:hAnsi="Calibri"/>
                        <w:sz w:val="20"/>
                      </w:rPr>
                      <w:delText>0.96 (0.52, 1.35)</w:delText>
                    </w:r>
                  </w:del>
                </w:p>
              </w:tc>
              <w:tc>
                <w:tcPr>
                  <w:tcW w:w="0" w:type="dxa"/>
                  <w:tcPrChange w:id="1033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5D67940" w14:textId="7CFDBD16" w:rsidR="00066508" w:rsidRPr="005A6AA3" w:rsidDel="00AE71EA" w:rsidRDefault="00000000">
                  <w:pPr>
                    <w:keepNext/>
                    <w:widowControl w:val="0"/>
                    <w:spacing w:after="60"/>
                    <w:jc w:val="center"/>
                    <w:rPr>
                      <w:del w:id="10336" w:author="Lorenzo Fabbri" w:date="2024-09-24T14:48:00Z" w16du:dateUtc="2024-09-24T12:48:00Z"/>
                    </w:rPr>
                  </w:pPr>
                  <w:del w:id="10337" w:author="Lorenzo Fabbri" w:date="2024-09-24T14:48:00Z" w16du:dateUtc="2024-09-24T12:48:00Z">
                    <w:r w:rsidRPr="005A6AA3" w:rsidDel="00AE71EA">
                      <w:rPr>
                        <w:rFonts w:ascii="Calibri" w:hAnsi="Calibri"/>
                        <w:sz w:val="20"/>
                      </w:rPr>
                      <w:delText>0.16, 1.78</w:delText>
                    </w:r>
                  </w:del>
                </w:p>
              </w:tc>
            </w:tr>
            <w:tr w:rsidR="00066508" w:rsidRPr="005A6AA3" w:rsidDel="00AE71EA" w14:paraId="4C31A7FC" w14:textId="01B68C5D" w:rsidTr="006C3DDD">
              <w:trPr>
                <w:del w:id="10338" w:author="Lorenzo Fabbri" w:date="2024-09-24T14:48:00Z"/>
                <w:trPrChange w:id="10339" w:author="Lorenzo Fabbri" w:date="2024-09-19T20:39:00Z" w16du:dateUtc="2024-09-19T18:39:00Z">
                  <w:trPr>
                    <w:gridBefore w:val="1"/>
                    <w:cantSplit/>
                    <w:jc w:val="center"/>
                  </w:trPr>
                </w:trPrChange>
              </w:trPr>
              <w:tc>
                <w:tcPr>
                  <w:tcW w:w="0" w:type="dxa"/>
                  <w:tcPrChange w:id="1034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01E328" w14:textId="50D10982" w:rsidR="00066508" w:rsidRPr="005A6AA3" w:rsidDel="00AE71EA" w:rsidRDefault="00000000">
                  <w:pPr>
                    <w:keepNext/>
                    <w:widowControl w:val="0"/>
                    <w:spacing w:after="60"/>
                    <w:rPr>
                      <w:del w:id="10341" w:author="Lorenzo Fabbri" w:date="2024-09-24T14:48:00Z" w16du:dateUtc="2024-09-24T12:48:00Z"/>
                    </w:rPr>
                  </w:pPr>
                  <w:del w:id="10342" w:author="Lorenzo Fabbri" w:date="2024-09-24T14:48:00Z" w16du:dateUtc="2024-09-24T12:48:00Z">
                    <w:r w:rsidRPr="005A6AA3" w:rsidDel="00AE71EA">
                      <w:rPr>
                        <w:rFonts w:ascii="Calibri" w:hAnsi="Calibri"/>
                        <w:sz w:val="20"/>
                      </w:rPr>
                      <w:delText>MECPP</w:delText>
                    </w:r>
                  </w:del>
                </w:p>
              </w:tc>
              <w:tc>
                <w:tcPr>
                  <w:tcW w:w="0" w:type="dxa"/>
                  <w:tcPrChange w:id="1034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F74415B" w14:textId="421185C3" w:rsidR="00066508" w:rsidRPr="005A6AA3" w:rsidDel="00AE71EA" w:rsidRDefault="00000000">
                  <w:pPr>
                    <w:keepNext/>
                    <w:widowControl w:val="0"/>
                    <w:spacing w:after="60"/>
                    <w:jc w:val="center"/>
                    <w:rPr>
                      <w:del w:id="10344" w:author="Lorenzo Fabbri" w:date="2024-09-24T14:48:00Z" w16du:dateUtc="2024-09-24T12:48:00Z"/>
                    </w:rPr>
                  </w:pPr>
                  <w:del w:id="10345" w:author="Lorenzo Fabbri" w:date="2024-09-24T14:48:00Z" w16du:dateUtc="2024-09-24T12:48:00Z">
                    <w:r w:rsidRPr="005A6AA3" w:rsidDel="00AE71EA">
                      <w:rPr>
                        <w:rFonts w:ascii="Calibri" w:hAnsi="Calibri"/>
                        <w:sz w:val="20"/>
                      </w:rPr>
                      <w:delText>0.95 (0.50, 1.34)</w:delText>
                    </w:r>
                  </w:del>
                </w:p>
              </w:tc>
              <w:tc>
                <w:tcPr>
                  <w:tcW w:w="0" w:type="dxa"/>
                  <w:tcPrChange w:id="1034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9FC395F" w14:textId="3FCEF5C0" w:rsidR="00066508" w:rsidRPr="005A6AA3" w:rsidDel="00AE71EA" w:rsidRDefault="00000000">
                  <w:pPr>
                    <w:keepNext/>
                    <w:widowControl w:val="0"/>
                    <w:spacing w:after="60"/>
                    <w:jc w:val="center"/>
                    <w:rPr>
                      <w:del w:id="10347" w:author="Lorenzo Fabbri" w:date="2024-09-24T14:48:00Z" w16du:dateUtc="2024-09-24T12:48:00Z"/>
                    </w:rPr>
                  </w:pPr>
                  <w:del w:id="10348" w:author="Lorenzo Fabbri" w:date="2024-09-24T14:48:00Z" w16du:dateUtc="2024-09-24T12:48:00Z">
                    <w:r w:rsidRPr="005A6AA3" w:rsidDel="00AE71EA">
                      <w:rPr>
                        <w:rFonts w:ascii="Calibri" w:hAnsi="Calibri"/>
                        <w:sz w:val="20"/>
                      </w:rPr>
                      <w:delText>0.14, 1.84</w:delText>
                    </w:r>
                  </w:del>
                </w:p>
              </w:tc>
            </w:tr>
            <w:tr w:rsidR="00066508" w:rsidRPr="005A6AA3" w:rsidDel="00AE71EA" w14:paraId="2D7F7303" w14:textId="23124454" w:rsidTr="006C3DDD">
              <w:trPr>
                <w:del w:id="10349" w:author="Lorenzo Fabbri" w:date="2024-09-24T14:48:00Z"/>
                <w:trPrChange w:id="10350" w:author="Lorenzo Fabbri" w:date="2024-09-19T20:39:00Z" w16du:dateUtc="2024-09-19T18:39:00Z">
                  <w:trPr>
                    <w:gridBefore w:val="1"/>
                    <w:cantSplit/>
                    <w:jc w:val="center"/>
                  </w:trPr>
                </w:trPrChange>
              </w:trPr>
              <w:tc>
                <w:tcPr>
                  <w:tcW w:w="0" w:type="dxa"/>
                  <w:tcPrChange w:id="1035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064A69" w14:textId="782D6FF4" w:rsidR="00066508" w:rsidRPr="005A6AA3" w:rsidDel="00AE71EA" w:rsidRDefault="00000000">
                  <w:pPr>
                    <w:keepNext/>
                    <w:widowControl w:val="0"/>
                    <w:spacing w:after="60"/>
                    <w:rPr>
                      <w:del w:id="10352" w:author="Lorenzo Fabbri" w:date="2024-09-24T14:48:00Z" w16du:dateUtc="2024-09-24T12:48:00Z"/>
                    </w:rPr>
                  </w:pPr>
                  <w:del w:id="10353" w:author="Lorenzo Fabbri" w:date="2024-09-24T14:48:00Z" w16du:dateUtc="2024-09-24T12:48:00Z">
                    <w:r w:rsidRPr="005A6AA3" w:rsidDel="00AE71EA">
                      <w:rPr>
                        <w:rFonts w:ascii="Calibri" w:hAnsi="Calibri"/>
                        <w:sz w:val="20"/>
                      </w:rPr>
                      <w:delText>oh-MiNP</w:delText>
                    </w:r>
                  </w:del>
                </w:p>
              </w:tc>
              <w:tc>
                <w:tcPr>
                  <w:tcW w:w="0" w:type="dxa"/>
                  <w:tcPrChange w:id="1035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4616C26" w14:textId="0D397DB9" w:rsidR="00066508" w:rsidRPr="005A6AA3" w:rsidDel="00AE71EA" w:rsidRDefault="00000000">
                  <w:pPr>
                    <w:keepNext/>
                    <w:widowControl w:val="0"/>
                    <w:spacing w:after="60"/>
                    <w:jc w:val="center"/>
                    <w:rPr>
                      <w:del w:id="10355" w:author="Lorenzo Fabbri" w:date="2024-09-24T14:48:00Z" w16du:dateUtc="2024-09-24T12:48:00Z"/>
                    </w:rPr>
                  </w:pPr>
                  <w:del w:id="10356" w:author="Lorenzo Fabbri" w:date="2024-09-24T14:48:00Z" w16du:dateUtc="2024-09-24T12:48:00Z">
                    <w:r w:rsidRPr="005A6AA3" w:rsidDel="00AE71EA">
                      <w:rPr>
                        <w:rFonts w:ascii="Calibri" w:hAnsi="Calibri"/>
                        <w:sz w:val="20"/>
                      </w:rPr>
                      <w:delText>1.01 (0.74, 1.24)</w:delText>
                    </w:r>
                  </w:del>
                </w:p>
              </w:tc>
              <w:tc>
                <w:tcPr>
                  <w:tcW w:w="0" w:type="dxa"/>
                  <w:tcPrChange w:id="1035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87EA4A6" w14:textId="0E7E6C6D" w:rsidR="00066508" w:rsidRPr="005A6AA3" w:rsidDel="00AE71EA" w:rsidRDefault="00000000">
                  <w:pPr>
                    <w:keepNext/>
                    <w:widowControl w:val="0"/>
                    <w:spacing w:after="60"/>
                    <w:jc w:val="center"/>
                    <w:rPr>
                      <w:del w:id="10358" w:author="Lorenzo Fabbri" w:date="2024-09-24T14:48:00Z" w16du:dateUtc="2024-09-24T12:48:00Z"/>
                    </w:rPr>
                  </w:pPr>
                  <w:del w:id="10359" w:author="Lorenzo Fabbri" w:date="2024-09-24T14:48:00Z" w16du:dateUtc="2024-09-24T12:48:00Z">
                    <w:r w:rsidRPr="005A6AA3" w:rsidDel="00AE71EA">
                      <w:rPr>
                        <w:rFonts w:ascii="Calibri" w:hAnsi="Calibri"/>
                        <w:sz w:val="20"/>
                      </w:rPr>
                      <w:delText>0.47, 1.51</w:delText>
                    </w:r>
                  </w:del>
                </w:p>
              </w:tc>
            </w:tr>
            <w:tr w:rsidR="00066508" w:rsidRPr="005A6AA3" w:rsidDel="00AE71EA" w14:paraId="0D3E37A8" w14:textId="71EA5D9F" w:rsidTr="006C3DDD">
              <w:trPr>
                <w:del w:id="10360" w:author="Lorenzo Fabbri" w:date="2024-09-24T14:48:00Z"/>
                <w:trPrChange w:id="10361" w:author="Lorenzo Fabbri" w:date="2024-09-19T20:39:00Z" w16du:dateUtc="2024-09-19T18:39:00Z">
                  <w:trPr>
                    <w:gridBefore w:val="1"/>
                    <w:cantSplit/>
                    <w:jc w:val="center"/>
                  </w:trPr>
                </w:trPrChange>
              </w:trPr>
              <w:tc>
                <w:tcPr>
                  <w:tcW w:w="0" w:type="dxa"/>
                  <w:tcPrChange w:id="1036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D6BF390" w14:textId="7598ACE2" w:rsidR="00066508" w:rsidRPr="005A6AA3" w:rsidDel="00AE71EA" w:rsidRDefault="00000000">
                  <w:pPr>
                    <w:keepNext/>
                    <w:widowControl w:val="0"/>
                    <w:spacing w:after="60"/>
                    <w:rPr>
                      <w:del w:id="10363" w:author="Lorenzo Fabbri" w:date="2024-09-24T14:48:00Z" w16du:dateUtc="2024-09-24T12:48:00Z"/>
                    </w:rPr>
                  </w:pPr>
                  <w:del w:id="10364" w:author="Lorenzo Fabbri" w:date="2024-09-24T14:48:00Z" w16du:dateUtc="2024-09-24T12:48:00Z">
                    <w:r w:rsidRPr="005A6AA3" w:rsidDel="00AE71EA">
                      <w:rPr>
                        <w:rFonts w:ascii="Calibri" w:hAnsi="Calibri"/>
                        <w:sz w:val="20"/>
                      </w:rPr>
                      <w:delText>oxo-MiNP</w:delText>
                    </w:r>
                  </w:del>
                </w:p>
              </w:tc>
              <w:tc>
                <w:tcPr>
                  <w:tcW w:w="0" w:type="dxa"/>
                  <w:tcPrChange w:id="1036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16B9B01" w14:textId="4DA0EE85" w:rsidR="00066508" w:rsidRPr="005A6AA3" w:rsidDel="00AE71EA" w:rsidRDefault="00000000">
                  <w:pPr>
                    <w:keepNext/>
                    <w:widowControl w:val="0"/>
                    <w:spacing w:after="60"/>
                    <w:jc w:val="center"/>
                    <w:rPr>
                      <w:del w:id="10366" w:author="Lorenzo Fabbri" w:date="2024-09-24T14:48:00Z" w16du:dateUtc="2024-09-24T12:48:00Z"/>
                    </w:rPr>
                  </w:pPr>
                  <w:del w:id="10367" w:author="Lorenzo Fabbri" w:date="2024-09-24T14:48:00Z" w16du:dateUtc="2024-09-24T12:48:00Z">
                    <w:r w:rsidRPr="005A6AA3" w:rsidDel="00AE71EA">
                      <w:rPr>
                        <w:rFonts w:ascii="Calibri" w:hAnsi="Calibri"/>
                        <w:sz w:val="20"/>
                      </w:rPr>
                      <w:delText>1.01 (0.78, 1.20)</w:delText>
                    </w:r>
                  </w:del>
                </w:p>
              </w:tc>
              <w:tc>
                <w:tcPr>
                  <w:tcW w:w="0" w:type="dxa"/>
                  <w:tcPrChange w:id="1036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82637FA" w14:textId="28CD956E" w:rsidR="00066508" w:rsidRPr="005A6AA3" w:rsidDel="00AE71EA" w:rsidRDefault="00000000">
                  <w:pPr>
                    <w:keepNext/>
                    <w:widowControl w:val="0"/>
                    <w:spacing w:after="60"/>
                    <w:jc w:val="center"/>
                    <w:rPr>
                      <w:del w:id="10369" w:author="Lorenzo Fabbri" w:date="2024-09-24T14:48:00Z" w16du:dateUtc="2024-09-24T12:48:00Z"/>
                    </w:rPr>
                  </w:pPr>
                  <w:del w:id="10370" w:author="Lorenzo Fabbri" w:date="2024-09-24T14:48:00Z" w16du:dateUtc="2024-09-24T12:48:00Z">
                    <w:r w:rsidRPr="005A6AA3" w:rsidDel="00AE71EA">
                      <w:rPr>
                        <w:rFonts w:ascii="Calibri" w:hAnsi="Calibri"/>
                        <w:sz w:val="20"/>
                      </w:rPr>
                      <w:delText>0.52, 1.43</w:delText>
                    </w:r>
                  </w:del>
                </w:p>
              </w:tc>
            </w:tr>
            <w:tr w:rsidR="00066508" w:rsidRPr="005A6AA3" w:rsidDel="00AE71EA" w14:paraId="77F984E7" w14:textId="3B911B14" w:rsidTr="006C3DDD">
              <w:trPr>
                <w:del w:id="10371" w:author="Lorenzo Fabbri" w:date="2024-09-24T14:48:00Z"/>
                <w:trPrChange w:id="10372" w:author="Lorenzo Fabbri" w:date="2024-09-19T20:39:00Z" w16du:dateUtc="2024-09-19T18:39:00Z">
                  <w:trPr>
                    <w:gridBefore w:val="1"/>
                    <w:cantSplit/>
                    <w:jc w:val="center"/>
                  </w:trPr>
                </w:trPrChange>
              </w:trPr>
              <w:tc>
                <w:tcPr>
                  <w:tcW w:w="0" w:type="dxa"/>
                  <w:gridSpan w:val="3"/>
                  <w:tcPrChange w:id="10373" w:author="Lorenzo Fabbri" w:date="2024-09-19T20:39:00Z" w16du:dateUtc="2024-09-19T18:39:00Z">
                    <w:tcPr>
                      <w:tcW w:w="9144" w:type="dxa"/>
                      <w:gridSpan w:val="6"/>
                    </w:tcPr>
                  </w:tcPrChange>
                </w:tcPr>
                <w:p w14:paraId="26E9F21A" w14:textId="6F5F7179" w:rsidR="00066508" w:rsidRPr="005A6AA3" w:rsidDel="00AE71EA" w:rsidRDefault="00000000">
                  <w:pPr>
                    <w:keepNext/>
                    <w:widowControl w:val="0"/>
                    <w:spacing w:after="60"/>
                    <w:rPr>
                      <w:del w:id="10374" w:author="Lorenzo Fabbri" w:date="2024-09-24T14:48:00Z" w16du:dateUtc="2024-09-24T12:48:00Z"/>
                    </w:rPr>
                  </w:pPr>
                  <w:del w:id="10375"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Truncated weights.</w:delText>
                    </w:r>
                  </w:del>
                </w:p>
              </w:tc>
            </w:tr>
          </w:tbl>
          <w:p w14:paraId="3A6C95FB" w14:textId="0A342051" w:rsidR="00066508" w:rsidRPr="005A6AA3" w:rsidDel="00AE71EA" w:rsidRDefault="00000000">
            <w:pPr>
              <w:pStyle w:val="ImageCaption"/>
              <w:widowControl w:val="0"/>
              <w:spacing w:before="200"/>
              <w:rPr>
                <w:del w:id="10376" w:author="Lorenzo Fabbri" w:date="2024-09-24T14:48:00Z" w16du:dateUtc="2024-09-24T12:48:00Z"/>
              </w:rPr>
            </w:pPr>
            <w:del w:id="10377" w:author="Lorenzo Fabbri" w:date="2024-09-24T14:48:00Z" w16du:dateUtc="2024-09-24T12:48:00Z">
              <w:r w:rsidRPr="005A6AA3" w:rsidDel="00AE71EA">
                <w:delText xml:space="preserve">Table </w:delText>
              </w:r>
            </w:del>
            <w:del w:id="10378" w:author="Lorenzo Fabbri" w:date="2024-09-24T11:06:00Z" w16du:dateUtc="2024-09-24T09:06:00Z">
              <w:r w:rsidRPr="005A6AA3" w:rsidDel="0020742D">
                <w:delText>S</w:delText>
              </w:r>
            </w:del>
            <w:del w:id="10379" w:author="Lorenzo Fabbri" w:date="2024-09-24T14:48:00Z" w16du:dateUtc="2024-09-24T12:48:00Z">
              <w:r w:rsidRPr="005A6AA3" w:rsidDel="00AE71EA">
                <w:delText>11</w:delText>
              </w:r>
            </w:del>
            <w:del w:id="10380" w:author="Lorenzo Fabbri" w:date="2024-09-19T18:31:00Z" w16du:dateUtc="2024-09-19T16:31:00Z">
              <w:r w:rsidRPr="005A6AA3" w:rsidDel="00A42D3A">
                <w:delText>:</w:delText>
              </w:r>
            </w:del>
            <w:del w:id="10381" w:author="Lorenzo Fabbri" w:date="2024-09-24T14:48:00Z" w16du:dateUtc="2024-09-24T12:48:00Z">
              <w:r w:rsidRPr="005A6AA3" w:rsidDel="00AE71EA">
                <w:delText xml:space="preserve"> </w:delText>
              </w:r>
              <w:r w:rsidRPr="005A6AA3" w:rsidDel="00AE71EA">
                <w:rPr>
                  <w:b/>
                  <w:bCs/>
                </w:rPr>
                <w:delText>Summary statistics of the estimated balancing weights (exposures: endocrine disrupting chemicals (EDCs); outcome: hit reaction time standard error (HRT-SE)) (HELIX subcohort; 2013-2016).</w:delText>
              </w:r>
              <w:bookmarkEnd w:id="10107"/>
            </w:del>
          </w:p>
        </w:tc>
      </w:tr>
    </w:tbl>
    <w:p w14:paraId="2C3E07A6" w14:textId="5EC55741" w:rsidR="00066508" w:rsidRPr="005A6AA3" w:rsidDel="00AE71EA" w:rsidRDefault="00000000">
      <w:pPr>
        <w:pStyle w:val="BodyText"/>
        <w:rPr>
          <w:del w:id="10382" w:author="Lorenzo Fabbri" w:date="2024-09-24T14:48:00Z" w16du:dateUtc="2024-09-24T12:48:00Z"/>
        </w:rPr>
      </w:pPr>
      <w:del w:id="10383" w:author="Lorenzo Fabbri" w:date="2024-09-24T14:48:00Z" w16du:dateUtc="2024-09-24T12:48:00Z">
        <w:r w:rsidRPr="005A6AA3"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4052AF77" w14:textId="5C50E846" w:rsidTr="00066508">
        <w:trPr>
          <w:del w:id="10384"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0385"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4464"/>
              <w:gridCol w:w="2635"/>
              <w:gridCol w:w="2261"/>
              <w:tblGridChange w:id="10386">
                <w:tblGrid>
                  <w:gridCol w:w="56"/>
                  <w:gridCol w:w="3114"/>
                  <w:gridCol w:w="1294"/>
                  <w:gridCol w:w="1821"/>
                  <w:gridCol w:w="814"/>
                  <w:gridCol w:w="2261"/>
                  <w:gridCol w:w="40"/>
                </w:tblGrid>
              </w:tblGridChange>
            </w:tblGrid>
            <w:tr w:rsidR="00066508" w:rsidRPr="005A6AA3" w:rsidDel="00AE71EA" w14:paraId="53BB03C6" w14:textId="48A53FF2" w:rsidTr="006C3DDD">
              <w:trPr>
                <w:del w:id="10387" w:author="Lorenzo Fabbri" w:date="2024-09-24T14:48:00Z"/>
                <w:trPrChange w:id="10388" w:author="Lorenzo Fabbri" w:date="2024-09-19T20:39:00Z" w16du:dateUtc="2024-09-19T18:39:00Z">
                  <w:trPr>
                    <w:gridBefore w:val="1"/>
                    <w:cantSplit/>
                    <w:tblHeader/>
                    <w:jc w:val="center"/>
                  </w:trPr>
                </w:trPrChange>
              </w:trPr>
              <w:tc>
                <w:tcPr>
                  <w:tcW w:w="0" w:type="dxa"/>
                  <w:tcPrChange w:id="10389" w:author="Lorenzo Fabbri" w:date="2024-09-19T20:39:00Z" w16du:dateUtc="2024-09-19T18:39:00Z">
                    <w:tcPr>
                      <w:tcW w:w="3048" w:type="dxa"/>
                      <w:tcBorders>
                        <w:top w:val="single" w:sz="16" w:space="0" w:color="D3D3D3"/>
                        <w:left w:val="single" w:sz="6" w:space="0" w:color="D3D3D3"/>
                      </w:tcBorders>
                    </w:tcPr>
                  </w:tcPrChange>
                </w:tcPr>
                <w:p w14:paraId="62B83BB3" w14:textId="53B13A05" w:rsidR="00066508" w:rsidRPr="005A6AA3" w:rsidDel="00AE71EA" w:rsidRDefault="00066508">
                  <w:pPr>
                    <w:keepNext/>
                    <w:widowControl w:val="0"/>
                    <w:spacing w:after="60"/>
                    <w:rPr>
                      <w:del w:id="10390" w:author="Lorenzo Fabbri" w:date="2024-09-24T14:48:00Z" w16du:dateUtc="2024-09-24T12:48:00Z"/>
                    </w:rPr>
                  </w:pPr>
                  <w:bookmarkStart w:id="10391" w:name="supptbl-weights-2"/>
                </w:p>
              </w:tc>
              <w:tc>
                <w:tcPr>
                  <w:tcW w:w="0" w:type="dxa"/>
                  <w:tcPrChange w:id="10392" w:author="Lorenzo Fabbri" w:date="2024-09-19T20:39:00Z" w16du:dateUtc="2024-09-19T18:39:00Z">
                    <w:tcPr>
                      <w:tcW w:w="3048" w:type="dxa"/>
                      <w:gridSpan w:val="2"/>
                      <w:tcBorders>
                        <w:top w:val="single" w:sz="16" w:space="0" w:color="D3D3D3"/>
                        <w:bottom w:val="single" w:sz="16" w:space="0" w:color="D3D3D3"/>
                      </w:tcBorders>
                    </w:tcPr>
                  </w:tcPrChange>
                </w:tcPr>
                <w:p w14:paraId="50D73E68" w14:textId="488894E9" w:rsidR="00066508" w:rsidRPr="005A6AA3" w:rsidDel="00AE71EA" w:rsidRDefault="00000000">
                  <w:pPr>
                    <w:keepNext/>
                    <w:widowControl w:val="0"/>
                    <w:spacing w:after="60"/>
                    <w:jc w:val="center"/>
                    <w:rPr>
                      <w:del w:id="10393" w:author="Lorenzo Fabbri" w:date="2024-09-24T14:48:00Z" w16du:dateUtc="2024-09-24T12:48:00Z"/>
                    </w:rPr>
                  </w:pPr>
                  <w:del w:id="10394" w:author="Lorenzo Fabbri" w:date="2024-09-24T14:48:00Z" w16du:dateUtc="2024-09-24T12:48:00Z">
                    <w:r w:rsidRPr="005A6AA3" w:rsidDel="00AE71EA">
                      <w:rPr>
                        <w:rFonts w:ascii="Calibri" w:hAnsi="Calibri"/>
                        <w:sz w:val="20"/>
                      </w:rPr>
                      <w:delText>Median (IQR)</w:delText>
                    </w:r>
                  </w:del>
                </w:p>
              </w:tc>
              <w:tc>
                <w:tcPr>
                  <w:tcW w:w="0" w:type="dxa"/>
                  <w:tcPrChange w:id="10395"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6C8209B3" w14:textId="454023AB" w:rsidR="00066508" w:rsidRPr="005A6AA3" w:rsidDel="00AE71EA" w:rsidRDefault="00000000">
                  <w:pPr>
                    <w:keepNext/>
                    <w:widowControl w:val="0"/>
                    <w:spacing w:after="60"/>
                    <w:jc w:val="center"/>
                    <w:rPr>
                      <w:del w:id="10396" w:author="Lorenzo Fabbri" w:date="2024-09-24T14:48:00Z" w16du:dateUtc="2024-09-24T12:48:00Z"/>
                    </w:rPr>
                  </w:pPr>
                  <w:del w:id="10397" w:author="Lorenzo Fabbri" w:date="2024-09-24T14:48:00Z" w16du:dateUtc="2024-09-24T12:48:00Z">
                    <w:r w:rsidRPr="005A6AA3" w:rsidDel="00AE71EA">
                      <w:rPr>
                        <w:rFonts w:ascii="Calibri" w:hAnsi="Calibri"/>
                        <w:sz w:val="20"/>
                      </w:rPr>
                      <w:delText>Range</w:delText>
                    </w:r>
                  </w:del>
                </w:p>
              </w:tc>
            </w:tr>
            <w:tr w:rsidR="00066508" w:rsidRPr="005A6AA3" w:rsidDel="00AE71EA" w14:paraId="5E2D2821" w14:textId="020B6AF8" w:rsidTr="006C3DDD">
              <w:trPr>
                <w:del w:id="10398" w:author="Lorenzo Fabbri" w:date="2024-09-24T14:48:00Z"/>
                <w:trPrChange w:id="10399" w:author="Lorenzo Fabbri" w:date="2024-09-19T20:39:00Z" w16du:dateUtc="2024-09-19T18:39:00Z">
                  <w:trPr>
                    <w:gridBefore w:val="1"/>
                    <w:cantSplit/>
                    <w:tblHeader/>
                    <w:jc w:val="center"/>
                  </w:trPr>
                </w:trPrChange>
              </w:trPr>
              <w:tc>
                <w:tcPr>
                  <w:tcW w:w="0" w:type="dxa"/>
                  <w:tcPrChange w:id="10400" w:author="Lorenzo Fabbri" w:date="2024-09-19T20:39:00Z" w16du:dateUtc="2024-09-19T18:39:00Z">
                    <w:tcPr>
                      <w:tcW w:w="3048" w:type="dxa"/>
                      <w:tcBorders>
                        <w:left w:val="single" w:sz="6" w:space="0" w:color="D3D3D3"/>
                        <w:bottom w:val="single" w:sz="16" w:space="0" w:color="D3D3D3"/>
                      </w:tcBorders>
                    </w:tcPr>
                  </w:tcPrChange>
                </w:tcPr>
                <w:p w14:paraId="488CA469" w14:textId="460808F5" w:rsidR="00066508" w:rsidRPr="005A6AA3" w:rsidDel="00AE71EA" w:rsidRDefault="00000000">
                  <w:pPr>
                    <w:keepNext/>
                    <w:widowControl w:val="0"/>
                    <w:spacing w:after="60"/>
                    <w:rPr>
                      <w:del w:id="10401" w:author="Lorenzo Fabbri" w:date="2024-09-24T14:48:00Z" w16du:dateUtc="2024-09-24T12:48:00Z"/>
                    </w:rPr>
                  </w:pPr>
                  <w:del w:id="10402" w:author="Lorenzo Fabbri" w:date="2024-09-24T14:48:00Z" w16du:dateUtc="2024-09-24T12:48:00Z">
                    <w:r w:rsidRPr="005A6AA3" w:rsidDel="00AE71EA">
                      <w:rPr>
                        <w:rFonts w:ascii="Calibri" w:hAnsi="Calibri"/>
                        <w:b/>
                        <w:sz w:val="20"/>
                      </w:rPr>
                      <w:delText>Characteristic</w:delText>
                    </w:r>
                    <w:r w:rsidRPr="005A6AA3" w:rsidDel="00AE71EA">
                      <w:rPr>
                        <w:rFonts w:ascii="Calibri" w:hAnsi="Calibri"/>
                        <w:i/>
                        <w:sz w:val="20"/>
                        <w:vertAlign w:val="superscript"/>
                      </w:rPr>
                      <w:delText>a</w:delText>
                    </w:r>
                  </w:del>
                </w:p>
              </w:tc>
              <w:tc>
                <w:tcPr>
                  <w:tcW w:w="0" w:type="dxa"/>
                  <w:tcPrChange w:id="10403" w:author="Lorenzo Fabbri" w:date="2024-09-19T20:39:00Z" w16du:dateUtc="2024-09-19T18:39:00Z">
                    <w:tcPr>
                      <w:tcW w:w="3048" w:type="dxa"/>
                      <w:gridSpan w:val="2"/>
                      <w:tcBorders>
                        <w:bottom w:val="single" w:sz="16" w:space="0" w:color="D3D3D3"/>
                      </w:tcBorders>
                    </w:tcPr>
                  </w:tcPrChange>
                </w:tcPr>
                <w:p w14:paraId="568C360C" w14:textId="1BC0CF2A" w:rsidR="00066508" w:rsidRPr="005A6AA3" w:rsidDel="00AE71EA" w:rsidRDefault="00000000">
                  <w:pPr>
                    <w:keepNext/>
                    <w:widowControl w:val="0"/>
                    <w:spacing w:after="60"/>
                    <w:jc w:val="center"/>
                    <w:rPr>
                      <w:del w:id="10404" w:author="Lorenzo Fabbri" w:date="2024-09-24T14:48:00Z" w16du:dateUtc="2024-09-24T12:48:00Z"/>
                    </w:rPr>
                  </w:pPr>
                  <w:del w:id="10405" w:author="Lorenzo Fabbri" w:date="2024-09-24T14:48:00Z" w16du:dateUtc="2024-09-24T12:48:00Z">
                    <w:r w:rsidRPr="005A6AA3" w:rsidDel="00AE71EA">
                      <w:rPr>
                        <w:rFonts w:ascii="Calibri" w:hAnsi="Calibri"/>
                        <w:b/>
                        <w:sz w:val="20"/>
                      </w:rPr>
                      <w:delText>N = 976</w:delText>
                    </w:r>
                    <w:r w:rsidRPr="005A6AA3" w:rsidDel="00AE71EA">
                      <w:rPr>
                        <w:rFonts w:ascii="Calibri" w:hAnsi="Calibri"/>
                        <w:i/>
                        <w:sz w:val="20"/>
                        <w:vertAlign w:val="superscript"/>
                      </w:rPr>
                      <w:delText>a</w:delText>
                    </w:r>
                  </w:del>
                </w:p>
              </w:tc>
              <w:tc>
                <w:tcPr>
                  <w:tcW w:w="0" w:type="dxa"/>
                  <w:tcPrChange w:id="10406" w:author="Lorenzo Fabbri" w:date="2024-09-19T20:39:00Z" w16du:dateUtc="2024-09-19T18:39:00Z">
                    <w:tcPr>
                      <w:tcW w:w="3048" w:type="dxa"/>
                      <w:gridSpan w:val="3"/>
                      <w:tcBorders>
                        <w:bottom w:val="single" w:sz="16" w:space="0" w:color="D3D3D3"/>
                        <w:right w:val="single" w:sz="6" w:space="0" w:color="D3D3D3"/>
                      </w:tcBorders>
                    </w:tcPr>
                  </w:tcPrChange>
                </w:tcPr>
                <w:p w14:paraId="5C024565" w14:textId="58A30BE0" w:rsidR="00066508" w:rsidRPr="005A6AA3" w:rsidDel="00AE71EA" w:rsidRDefault="00000000">
                  <w:pPr>
                    <w:keepNext/>
                    <w:widowControl w:val="0"/>
                    <w:spacing w:after="60"/>
                    <w:jc w:val="center"/>
                    <w:rPr>
                      <w:del w:id="10407" w:author="Lorenzo Fabbri" w:date="2024-09-24T14:48:00Z" w16du:dateUtc="2024-09-24T12:48:00Z"/>
                    </w:rPr>
                  </w:pPr>
                  <w:del w:id="10408" w:author="Lorenzo Fabbri" w:date="2024-09-24T14:48:00Z" w16du:dateUtc="2024-09-24T12:48:00Z">
                    <w:r w:rsidRPr="005A6AA3" w:rsidDel="00AE71EA">
                      <w:rPr>
                        <w:rFonts w:ascii="Calibri" w:hAnsi="Calibri"/>
                        <w:b/>
                        <w:sz w:val="20"/>
                      </w:rPr>
                      <w:delText>N = 976</w:delText>
                    </w:r>
                    <w:r w:rsidRPr="005A6AA3" w:rsidDel="00AE71EA">
                      <w:rPr>
                        <w:rFonts w:ascii="Calibri" w:hAnsi="Calibri"/>
                        <w:i/>
                        <w:sz w:val="20"/>
                        <w:vertAlign w:val="superscript"/>
                      </w:rPr>
                      <w:delText>a</w:delText>
                    </w:r>
                  </w:del>
                </w:p>
              </w:tc>
            </w:tr>
            <w:tr w:rsidR="00066508" w:rsidRPr="005A6AA3" w:rsidDel="00AE71EA" w14:paraId="364E6BD7" w14:textId="337CACA7" w:rsidTr="006C3DDD">
              <w:trPr>
                <w:del w:id="10409" w:author="Lorenzo Fabbri" w:date="2024-09-24T14:48:00Z"/>
                <w:trPrChange w:id="10410" w:author="Lorenzo Fabbri" w:date="2024-09-19T20:39:00Z" w16du:dateUtc="2024-09-19T18:39:00Z">
                  <w:trPr>
                    <w:gridBefore w:val="1"/>
                    <w:cantSplit/>
                    <w:jc w:val="center"/>
                  </w:trPr>
                </w:trPrChange>
              </w:trPr>
              <w:tc>
                <w:tcPr>
                  <w:tcW w:w="0" w:type="dxa"/>
                  <w:gridSpan w:val="3"/>
                  <w:tcPrChange w:id="10411"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05695E2C" w14:textId="0BB17FB3" w:rsidR="00066508" w:rsidRPr="005A6AA3" w:rsidDel="00AE71EA" w:rsidRDefault="00000000">
                  <w:pPr>
                    <w:keepNext/>
                    <w:widowControl w:val="0"/>
                    <w:spacing w:after="60"/>
                    <w:rPr>
                      <w:del w:id="10412" w:author="Lorenzo Fabbri" w:date="2024-09-24T14:48:00Z" w16du:dateUtc="2024-09-24T12:48:00Z"/>
                    </w:rPr>
                  </w:pPr>
                  <w:del w:id="10413"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0EA6515D" w14:textId="458B42D5" w:rsidTr="006C3DDD">
              <w:trPr>
                <w:del w:id="10414" w:author="Lorenzo Fabbri" w:date="2024-09-24T14:48:00Z"/>
                <w:trPrChange w:id="10415" w:author="Lorenzo Fabbri" w:date="2024-09-19T20:39:00Z" w16du:dateUtc="2024-09-19T18:39:00Z">
                  <w:trPr>
                    <w:gridBefore w:val="1"/>
                    <w:cantSplit/>
                    <w:jc w:val="center"/>
                  </w:trPr>
                </w:trPrChange>
              </w:trPr>
              <w:tc>
                <w:tcPr>
                  <w:tcW w:w="0" w:type="dxa"/>
                  <w:tcPrChange w:id="1041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98BF73C" w14:textId="5FA63F91" w:rsidR="00066508" w:rsidRPr="005A6AA3" w:rsidDel="00AE71EA" w:rsidRDefault="00000000">
                  <w:pPr>
                    <w:keepNext/>
                    <w:widowControl w:val="0"/>
                    <w:spacing w:after="60"/>
                    <w:rPr>
                      <w:del w:id="10417" w:author="Lorenzo Fabbri" w:date="2024-09-24T14:48:00Z" w16du:dateUtc="2024-09-24T12:48:00Z"/>
                    </w:rPr>
                  </w:pPr>
                  <w:del w:id="10418" w:author="Lorenzo Fabbri" w:date="2024-09-24T14:48:00Z" w16du:dateUtc="2024-09-24T12:48:00Z">
                    <w:r w:rsidRPr="005A6AA3" w:rsidDel="00AE71EA">
                      <w:rPr>
                        <w:rFonts w:ascii="Calibri" w:hAnsi="Calibri"/>
                        <w:sz w:val="20"/>
                      </w:rPr>
                      <w:delText>DMP</w:delText>
                    </w:r>
                  </w:del>
                </w:p>
              </w:tc>
              <w:tc>
                <w:tcPr>
                  <w:tcW w:w="0" w:type="dxa"/>
                  <w:tcPrChange w:id="1041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998BABA" w14:textId="7050ED82" w:rsidR="00066508" w:rsidRPr="005A6AA3" w:rsidDel="00AE71EA" w:rsidRDefault="00000000">
                  <w:pPr>
                    <w:keepNext/>
                    <w:widowControl w:val="0"/>
                    <w:spacing w:after="60"/>
                    <w:jc w:val="center"/>
                    <w:rPr>
                      <w:del w:id="10420" w:author="Lorenzo Fabbri" w:date="2024-09-24T14:48:00Z" w16du:dateUtc="2024-09-24T12:48:00Z"/>
                    </w:rPr>
                  </w:pPr>
                  <w:del w:id="10421" w:author="Lorenzo Fabbri" w:date="2024-09-24T14:48:00Z" w16du:dateUtc="2024-09-24T12:48:00Z">
                    <w:r w:rsidRPr="005A6AA3" w:rsidDel="00AE71EA">
                      <w:rPr>
                        <w:rFonts w:ascii="Calibri" w:hAnsi="Calibri"/>
                        <w:sz w:val="20"/>
                      </w:rPr>
                      <w:delText>0.99 (0.75, 1.23)</w:delText>
                    </w:r>
                  </w:del>
                </w:p>
              </w:tc>
              <w:tc>
                <w:tcPr>
                  <w:tcW w:w="0" w:type="dxa"/>
                  <w:tcPrChange w:id="1042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34023B3" w14:textId="0A24EC56" w:rsidR="00066508" w:rsidRPr="005A6AA3" w:rsidDel="00AE71EA" w:rsidRDefault="00000000">
                  <w:pPr>
                    <w:keepNext/>
                    <w:widowControl w:val="0"/>
                    <w:spacing w:after="60"/>
                    <w:jc w:val="center"/>
                    <w:rPr>
                      <w:del w:id="10423" w:author="Lorenzo Fabbri" w:date="2024-09-24T14:48:00Z" w16du:dateUtc="2024-09-24T12:48:00Z"/>
                    </w:rPr>
                  </w:pPr>
                  <w:del w:id="10424" w:author="Lorenzo Fabbri" w:date="2024-09-24T14:48:00Z" w16du:dateUtc="2024-09-24T12:48:00Z">
                    <w:r w:rsidRPr="005A6AA3" w:rsidDel="00AE71EA">
                      <w:rPr>
                        <w:rFonts w:ascii="Calibri" w:hAnsi="Calibri"/>
                        <w:sz w:val="20"/>
                      </w:rPr>
                      <w:delText>0.51, 1.46</w:delText>
                    </w:r>
                  </w:del>
                </w:p>
              </w:tc>
            </w:tr>
            <w:tr w:rsidR="00066508" w:rsidRPr="005A6AA3" w:rsidDel="00AE71EA" w14:paraId="5DEA5CCC" w14:textId="37E98ACD" w:rsidTr="006C3DDD">
              <w:trPr>
                <w:del w:id="10425" w:author="Lorenzo Fabbri" w:date="2024-09-24T14:48:00Z"/>
                <w:trPrChange w:id="10426" w:author="Lorenzo Fabbri" w:date="2024-09-19T20:39:00Z" w16du:dateUtc="2024-09-19T18:39:00Z">
                  <w:trPr>
                    <w:gridBefore w:val="1"/>
                    <w:cantSplit/>
                    <w:jc w:val="center"/>
                  </w:trPr>
                </w:trPrChange>
              </w:trPr>
              <w:tc>
                <w:tcPr>
                  <w:tcW w:w="0" w:type="dxa"/>
                  <w:tcPrChange w:id="1042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8C0D44" w14:textId="4942A686" w:rsidR="00066508" w:rsidRPr="005A6AA3" w:rsidDel="00AE71EA" w:rsidRDefault="00000000">
                  <w:pPr>
                    <w:keepNext/>
                    <w:widowControl w:val="0"/>
                    <w:spacing w:after="60"/>
                    <w:rPr>
                      <w:del w:id="10428" w:author="Lorenzo Fabbri" w:date="2024-09-24T14:48:00Z" w16du:dateUtc="2024-09-24T12:48:00Z"/>
                    </w:rPr>
                  </w:pPr>
                  <w:del w:id="10429" w:author="Lorenzo Fabbri" w:date="2024-09-24T14:48:00Z" w16du:dateUtc="2024-09-24T12:48:00Z">
                    <w:r w:rsidRPr="005A6AA3" w:rsidDel="00AE71EA">
                      <w:rPr>
                        <w:rFonts w:ascii="Calibri" w:hAnsi="Calibri"/>
                        <w:sz w:val="20"/>
                      </w:rPr>
                      <w:delText>DMTP</w:delText>
                    </w:r>
                  </w:del>
                </w:p>
              </w:tc>
              <w:tc>
                <w:tcPr>
                  <w:tcW w:w="0" w:type="dxa"/>
                  <w:tcPrChange w:id="1043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0E5B130" w14:textId="6B2884B0" w:rsidR="00066508" w:rsidRPr="005A6AA3" w:rsidDel="00AE71EA" w:rsidRDefault="00000000">
                  <w:pPr>
                    <w:keepNext/>
                    <w:widowControl w:val="0"/>
                    <w:spacing w:after="60"/>
                    <w:jc w:val="center"/>
                    <w:rPr>
                      <w:del w:id="10431" w:author="Lorenzo Fabbri" w:date="2024-09-24T14:48:00Z" w16du:dateUtc="2024-09-24T12:48:00Z"/>
                    </w:rPr>
                  </w:pPr>
                  <w:del w:id="10432" w:author="Lorenzo Fabbri" w:date="2024-09-24T14:48:00Z" w16du:dateUtc="2024-09-24T12:48:00Z">
                    <w:r w:rsidRPr="005A6AA3" w:rsidDel="00AE71EA">
                      <w:rPr>
                        <w:rFonts w:ascii="Calibri" w:hAnsi="Calibri"/>
                        <w:sz w:val="20"/>
                      </w:rPr>
                      <w:delText>1.00 (0.78, 1.23)</w:delText>
                    </w:r>
                  </w:del>
                </w:p>
              </w:tc>
              <w:tc>
                <w:tcPr>
                  <w:tcW w:w="0" w:type="dxa"/>
                  <w:tcPrChange w:id="1043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6CB3CDB" w14:textId="560C7B78" w:rsidR="00066508" w:rsidRPr="005A6AA3" w:rsidDel="00AE71EA" w:rsidRDefault="00000000">
                  <w:pPr>
                    <w:keepNext/>
                    <w:widowControl w:val="0"/>
                    <w:spacing w:after="60"/>
                    <w:jc w:val="center"/>
                    <w:rPr>
                      <w:del w:id="10434" w:author="Lorenzo Fabbri" w:date="2024-09-24T14:48:00Z" w16du:dateUtc="2024-09-24T12:48:00Z"/>
                    </w:rPr>
                  </w:pPr>
                  <w:del w:id="10435" w:author="Lorenzo Fabbri" w:date="2024-09-24T14:48:00Z" w16du:dateUtc="2024-09-24T12:48:00Z">
                    <w:r w:rsidRPr="005A6AA3" w:rsidDel="00AE71EA">
                      <w:rPr>
                        <w:rFonts w:ascii="Calibri" w:hAnsi="Calibri"/>
                        <w:sz w:val="20"/>
                      </w:rPr>
                      <w:delText>0.56, 1.41</w:delText>
                    </w:r>
                  </w:del>
                </w:p>
              </w:tc>
            </w:tr>
            <w:tr w:rsidR="00066508" w:rsidRPr="005A6AA3" w:rsidDel="00AE71EA" w14:paraId="217F41FC" w14:textId="6AAAB5F9" w:rsidTr="006C3DDD">
              <w:trPr>
                <w:del w:id="10436" w:author="Lorenzo Fabbri" w:date="2024-09-24T14:48:00Z"/>
                <w:trPrChange w:id="10437" w:author="Lorenzo Fabbri" w:date="2024-09-19T20:39:00Z" w16du:dateUtc="2024-09-19T18:39:00Z">
                  <w:trPr>
                    <w:gridBefore w:val="1"/>
                    <w:cantSplit/>
                    <w:jc w:val="center"/>
                  </w:trPr>
                </w:trPrChange>
              </w:trPr>
              <w:tc>
                <w:tcPr>
                  <w:tcW w:w="0" w:type="dxa"/>
                  <w:tcPrChange w:id="1043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2F6E3A4" w14:textId="3A25A3BC" w:rsidR="00066508" w:rsidRPr="005A6AA3" w:rsidDel="00AE71EA" w:rsidRDefault="00000000">
                  <w:pPr>
                    <w:keepNext/>
                    <w:widowControl w:val="0"/>
                    <w:spacing w:after="60"/>
                    <w:rPr>
                      <w:del w:id="10439" w:author="Lorenzo Fabbri" w:date="2024-09-24T14:48:00Z" w16du:dateUtc="2024-09-24T12:48:00Z"/>
                    </w:rPr>
                  </w:pPr>
                  <w:del w:id="10440" w:author="Lorenzo Fabbri" w:date="2024-09-24T14:48:00Z" w16du:dateUtc="2024-09-24T12:48:00Z">
                    <w:r w:rsidRPr="005A6AA3" w:rsidDel="00AE71EA">
                      <w:rPr>
                        <w:rFonts w:ascii="Calibri" w:hAnsi="Calibri"/>
                        <w:sz w:val="20"/>
                      </w:rPr>
                      <w:delText>DEP</w:delText>
                    </w:r>
                  </w:del>
                </w:p>
              </w:tc>
              <w:tc>
                <w:tcPr>
                  <w:tcW w:w="0" w:type="dxa"/>
                  <w:tcPrChange w:id="1044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87C2C6" w14:textId="1B0998B0" w:rsidR="00066508" w:rsidRPr="005A6AA3" w:rsidDel="00AE71EA" w:rsidRDefault="00000000">
                  <w:pPr>
                    <w:keepNext/>
                    <w:widowControl w:val="0"/>
                    <w:spacing w:after="60"/>
                    <w:jc w:val="center"/>
                    <w:rPr>
                      <w:del w:id="10442" w:author="Lorenzo Fabbri" w:date="2024-09-24T14:48:00Z" w16du:dateUtc="2024-09-24T12:48:00Z"/>
                    </w:rPr>
                  </w:pPr>
                  <w:del w:id="10443" w:author="Lorenzo Fabbri" w:date="2024-09-24T14:48:00Z" w16du:dateUtc="2024-09-24T12:48:00Z">
                    <w:r w:rsidRPr="005A6AA3" w:rsidDel="00AE71EA">
                      <w:rPr>
                        <w:rFonts w:ascii="Calibri" w:hAnsi="Calibri"/>
                        <w:sz w:val="20"/>
                      </w:rPr>
                      <w:delText>0.99 (0.81, 1.20)</w:delText>
                    </w:r>
                  </w:del>
                </w:p>
              </w:tc>
              <w:tc>
                <w:tcPr>
                  <w:tcW w:w="0" w:type="dxa"/>
                  <w:tcPrChange w:id="1044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748089C" w14:textId="7CC9F436" w:rsidR="00066508" w:rsidRPr="005A6AA3" w:rsidDel="00AE71EA" w:rsidRDefault="00000000">
                  <w:pPr>
                    <w:keepNext/>
                    <w:widowControl w:val="0"/>
                    <w:spacing w:after="60"/>
                    <w:jc w:val="center"/>
                    <w:rPr>
                      <w:del w:id="10445" w:author="Lorenzo Fabbri" w:date="2024-09-24T14:48:00Z" w16du:dateUtc="2024-09-24T12:48:00Z"/>
                    </w:rPr>
                  </w:pPr>
                  <w:del w:id="10446" w:author="Lorenzo Fabbri" w:date="2024-09-24T14:48:00Z" w16du:dateUtc="2024-09-24T12:48:00Z">
                    <w:r w:rsidRPr="005A6AA3" w:rsidDel="00AE71EA">
                      <w:rPr>
                        <w:rFonts w:ascii="Calibri" w:hAnsi="Calibri"/>
                        <w:sz w:val="20"/>
                      </w:rPr>
                      <w:delText>0.64, 1.41</w:delText>
                    </w:r>
                  </w:del>
                </w:p>
              </w:tc>
            </w:tr>
            <w:tr w:rsidR="00066508" w:rsidRPr="005A6AA3" w:rsidDel="00AE71EA" w14:paraId="5D0FD7D4" w14:textId="713853BA" w:rsidTr="006C3DDD">
              <w:trPr>
                <w:del w:id="10447" w:author="Lorenzo Fabbri" w:date="2024-09-24T14:48:00Z"/>
                <w:trPrChange w:id="10448" w:author="Lorenzo Fabbri" w:date="2024-09-19T20:39:00Z" w16du:dateUtc="2024-09-19T18:39:00Z">
                  <w:trPr>
                    <w:gridBefore w:val="1"/>
                    <w:cantSplit/>
                    <w:jc w:val="center"/>
                  </w:trPr>
                </w:trPrChange>
              </w:trPr>
              <w:tc>
                <w:tcPr>
                  <w:tcW w:w="0" w:type="dxa"/>
                  <w:tcPrChange w:id="1044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131705" w14:textId="44C8AB28" w:rsidR="00066508" w:rsidRPr="005A6AA3" w:rsidDel="00AE71EA" w:rsidRDefault="00000000">
                  <w:pPr>
                    <w:keepNext/>
                    <w:widowControl w:val="0"/>
                    <w:spacing w:after="60"/>
                    <w:rPr>
                      <w:del w:id="10450" w:author="Lorenzo Fabbri" w:date="2024-09-24T14:48:00Z" w16du:dateUtc="2024-09-24T12:48:00Z"/>
                    </w:rPr>
                  </w:pPr>
                  <w:del w:id="10451" w:author="Lorenzo Fabbri" w:date="2024-09-24T14:48:00Z" w16du:dateUtc="2024-09-24T12:48:00Z">
                    <w:r w:rsidRPr="005A6AA3" w:rsidDel="00AE71EA">
                      <w:rPr>
                        <w:rFonts w:ascii="Calibri" w:hAnsi="Calibri"/>
                        <w:sz w:val="20"/>
                      </w:rPr>
                      <w:delText>DETP</w:delText>
                    </w:r>
                  </w:del>
                </w:p>
              </w:tc>
              <w:tc>
                <w:tcPr>
                  <w:tcW w:w="0" w:type="dxa"/>
                  <w:tcPrChange w:id="1045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966F6AE" w14:textId="78D3D490" w:rsidR="00066508" w:rsidRPr="005A6AA3" w:rsidDel="00AE71EA" w:rsidRDefault="00000000">
                  <w:pPr>
                    <w:keepNext/>
                    <w:widowControl w:val="0"/>
                    <w:spacing w:after="60"/>
                    <w:jc w:val="center"/>
                    <w:rPr>
                      <w:del w:id="10453" w:author="Lorenzo Fabbri" w:date="2024-09-24T14:48:00Z" w16du:dateUtc="2024-09-24T12:48:00Z"/>
                    </w:rPr>
                  </w:pPr>
                  <w:del w:id="10454" w:author="Lorenzo Fabbri" w:date="2024-09-24T14:48:00Z" w16du:dateUtc="2024-09-24T12:48:00Z">
                    <w:r w:rsidRPr="005A6AA3" w:rsidDel="00AE71EA">
                      <w:rPr>
                        <w:rFonts w:ascii="Calibri" w:hAnsi="Calibri"/>
                        <w:sz w:val="20"/>
                      </w:rPr>
                      <w:delText>0.99 (0.82, 1.18)</w:delText>
                    </w:r>
                  </w:del>
                </w:p>
              </w:tc>
              <w:tc>
                <w:tcPr>
                  <w:tcW w:w="0" w:type="dxa"/>
                  <w:tcPrChange w:id="1045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E123F36" w14:textId="0347B6B1" w:rsidR="00066508" w:rsidRPr="005A6AA3" w:rsidDel="00AE71EA" w:rsidRDefault="00000000">
                  <w:pPr>
                    <w:keepNext/>
                    <w:widowControl w:val="0"/>
                    <w:spacing w:after="60"/>
                    <w:jc w:val="center"/>
                    <w:rPr>
                      <w:del w:id="10456" w:author="Lorenzo Fabbri" w:date="2024-09-24T14:48:00Z" w16du:dateUtc="2024-09-24T12:48:00Z"/>
                    </w:rPr>
                  </w:pPr>
                  <w:del w:id="10457" w:author="Lorenzo Fabbri" w:date="2024-09-24T14:48:00Z" w16du:dateUtc="2024-09-24T12:48:00Z">
                    <w:r w:rsidRPr="005A6AA3" w:rsidDel="00AE71EA">
                      <w:rPr>
                        <w:rFonts w:ascii="Calibri" w:hAnsi="Calibri"/>
                        <w:sz w:val="20"/>
                      </w:rPr>
                      <w:delText>0.62, 1.41</w:delText>
                    </w:r>
                  </w:del>
                </w:p>
              </w:tc>
            </w:tr>
            <w:tr w:rsidR="00066508" w:rsidRPr="005A6AA3" w:rsidDel="00AE71EA" w14:paraId="45C85AD1" w14:textId="0F3617F8" w:rsidTr="006C3DDD">
              <w:trPr>
                <w:del w:id="10458" w:author="Lorenzo Fabbri" w:date="2024-09-24T14:48:00Z"/>
                <w:trPrChange w:id="10459" w:author="Lorenzo Fabbri" w:date="2024-09-19T20:39:00Z" w16du:dateUtc="2024-09-19T18:39:00Z">
                  <w:trPr>
                    <w:gridBefore w:val="1"/>
                    <w:cantSplit/>
                    <w:jc w:val="center"/>
                  </w:trPr>
                </w:trPrChange>
              </w:trPr>
              <w:tc>
                <w:tcPr>
                  <w:tcW w:w="0" w:type="dxa"/>
                  <w:gridSpan w:val="3"/>
                  <w:tcPrChange w:id="10460"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3D7B85B" w14:textId="717E23F3" w:rsidR="00066508" w:rsidRPr="005A6AA3" w:rsidDel="00AE71EA" w:rsidRDefault="00000000">
                  <w:pPr>
                    <w:keepNext/>
                    <w:widowControl w:val="0"/>
                    <w:spacing w:after="60"/>
                    <w:rPr>
                      <w:del w:id="10461" w:author="Lorenzo Fabbri" w:date="2024-09-24T14:48:00Z" w16du:dateUtc="2024-09-24T12:48:00Z"/>
                    </w:rPr>
                  </w:pPr>
                  <w:del w:id="10462" w:author="Lorenzo Fabbri" w:date="2024-09-24T14:48:00Z" w16du:dateUtc="2024-09-24T12:48:00Z">
                    <w:r w:rsidRPr="005A6AA3" w:rsidDel="00AE71EA">
                      <w:rPr>
                        <w:rFonts w:ascii="Calibri" w:hAnsi="Calibri"/>
                        <w:b/>
                        <w:sz w:val="20"/>
                      </w:rPr>
                      <w:delText>Phenols</w:delText>
                    </w:r>
                  </w:del>
                </w:p>
              </w:tc>
            </w:tr>
            <w:tr w:rsidR="00066508" w:rsidRPr="005A6AA3" w:rsidDel="00AE71EA" w14:paraId="5E6C9E9F" w14:textId="04BB6878" w:rsidTr="006C3DDD">
              <w:trPr>
                <w:del w:id="10463" w:author="Lorenzo Fabbri" w:date="2024-09-24T14:48:00Z"/>
                <w:trPrChange w:id="10464" w:author="Lorenzo Fabbri" w:date="2024-09-19T20:39:00Z" w16du:dateUtc="2024-09-19T18:39:00Z">
                  <w:trPr>
                    <w:gridBefore w:val="1"/>
                    <w:cantSplit/>
                    <w:jc w:val="center"/>
                  </w:trPr>
                </w:trPrChange>
              </w:trPr>
              <w:tc>
                <w:tcPr>
                  <w:tcW w:w="0" w:type="dxa"/>
                  <w:tcPrChange w:id="1046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250E303" w14:textId="6AE31D55" w:rsidR="00066508" w:rsidRPr="005A6AA3" w:rsidDel="00AE71EA" w:rsidRDefault="00000000">
                  <w:pPr>
                    <w:keepNext/>
                    <w:widowControl w:val="0"/>
                    <w:spacing w:after="60"/>
                    <w:rPr>
                      <w:del w:id="10466" w:author="Lorenzo Fabbri" w:date="2024-09-24T14:48:00Z" w16du:dateUtc="2024-09-24T12:48:00Z"/>
                    </w:rPr>
                  </w:pPr>
                  <w:del w:id="10467" w:author="Lorenzo Fabbri" w:date="2024-09-24T14:48:00Z" w16du:dateUtc="2024-09-24T12:48:00Z">
                    <w:r w:rsidRPr="005A6AA3" w:rsidDel="00AE71EA">
                      <w:rPr>
                        <w:rFonts w:ascii="Calibri" w:hAnsi="Calibri"/>
                        <w:sz w:val="20"/>
                      </w:rPr>
                      <w:delText>MEPA</w:delText>
                    </w:r>
                  </w:del>
                </w:p>
              </w:tc>
              <w:tc>
                <w:tcPr>
                  <w:tcW w:w="0" w:type="dxa"/>
                  <w:tcPrChange w:id="104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421B0D2" w14:textId="7E134953" w:rsidR="00066508" w:rsidRPr="005A6AA3" w:rsidDel="00AE71EA" w:rsidRDefault="00000000">
                  <w:pPr>
                    <w:keepNext/>
                    <w:widowControl w:val="0"/>
                    <w:spacing w:after="60"/>
                    <w:jc w:val="center"/>
                    <w:rPr>
                      <w:del w:id="10469" w:author="Lorenzo Fabbri" w:date="2024-09-24T14:48:00Z" w16du:dateUtc="2024-09-24T12:48:00Z"/>
                    </w:rPr>
                  </w:pPr>
                  <w:del w:id="10470" w:author="Lorenzo Fabbri" w:date="2024-09-24T14:48:00Z" w16du:dateUtc="2024-09-24T12:48:00Z">
                    <w:r w:rsidRPr="005A6AA3" w:rsidDel="00AE71EA">
                      <w:rPr>
                        <w:rFonts w:ascii="Calibri" w:hAnsi="Calibri"/>
                        <w:sz w:val="20"/>
                      </w:rPr>
                      <w:delText>1.00 (0.90, 1.13)</w:delText>
                    </w:r>
                  </w:del>
                </w:p>
              </w:tc>
              <w:tc>
                <w:tcPr>
                  <w:tcW w:w="0" w:type="dxa"/>
                  <w:tcPrChange w:id="1047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89541C" w14:textId="6B325388" w:rsidR="00066508" w:rsidRPr="005A6AA3" w:rsidDel="00AE71EA" w:rsidRDefault="00000000">
                  <w:pPr>
                    <w:keepNext/>
                    <w:widowControl w:val="0"/>
                    <w:spacing w:after="60"/>
                    <w:jc w:val="center"/>
                    <w:rPr>
                      <w:del w:id="10472" w:author="Lorenzo Fabbri" w:date="2024-09-24T14:48:00Z" w16du:dateUtc="2024-09-24T12:48:00Z"/>
                    </w:rPr>
                  </w:pPr>
                  <w:del w:id="10473" w:author="Lorenzo Fabbri" w:date="2024-09-24T14:48:00Z" w16du:dateUtc="2024-09-24T12:48:00Z">
                    <w:r w:rsidRPr="005A6AA3" w:rsidDel="00AE71EA">
                      <w:rPr>
                        <w:rFonts w:ascii="Calibri" w:hAnsi="Calibri"/>
                        <w:sz w:val="20"/>
                      </w:rPr>
                      <w:delText>0.75, 1.26</w:delText>
                    </w:r>
                  </w:del>
                </w:p>
              </w:tc>
            </w:tr>
            <w:tr w:rsidR="00066508" w:rsidRPr="005A6AA3" w:rsidDel="00AE71EA" w14:paraId="3B4B231A" w14:textId="1D35BE32" w:rsidTr="006C3DDD">
              <w:trPr>
                <w:del w:id="10474" w:author="Lorenzo Fabbri" w:date="2024-09-24T14:48:00Z"/>
                <w:trPrChange w:id="10475" w:author="Lorenzo Fabbri" w:date="2024-09-19T20:39:00Z" w16du:dateUtc="2024-09-19T18:39:00Z">
                  <w:trPr>
                    <w:gridBefore w:val="1"/>
                    <w:cantSplit/>
                    <w:jc w:val="center"/>
                  </w:trPr>
                </w:trPrChange>
              </w:trPr>
              <w:tc>
                <w:tcPr>
                  <w:tcW w:w="0" w:type="dxa"/>
                  <w:tcPrChange w:id="1047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80E1B8C" w14:textId="2D528844" w:rsidR="00066508" w:rsidRPr="005A6AA3" w:rsidDel="00AE71EA" w:rsidRDefault="00000000">
                  <w:pPr>
                    <w:keepNext/>
                    <w:widowControl w:val="0"/>
                    <w:spacing w:after="60"/>
                    <w:rPr>
                      <w:del w:id="10477" w:author="Lorenzo Fabbri" w:date="2024-09-24T14:48:00Z" w16du:dateUtc="2024-09-24T12:48:00Z"/>
                    </w:rPr>
                  </w:pPr>
                  <w:del w:id="10478" w:author="Lorenzo Fabbri" w:date="2024-09-24T14:48:00Z" w16du:dateUtc="2024-09-24T12:48:00Z">
                    <w:r w:rsidRPr="005A6AA3" w:rsidDel="00AE71EA">
                      <w:rPr>
                        <w:rFonts w:ascii="Calibri" w:hAnsi="Calibri"/>
                        <w:sz w:val="20"/>
                      </w:rPr>
                      <w:delText>ETPA</w:delText>
                    </w:r>
                  </w:del>
                </w:p>
              </w:tc>
              <w:tc>
                <w:tcPr>
                  <w:tcW w:w="0" w:type="dxa"/>
                  <w:tcPrChange w:id="1047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0437EE9" w14:textId="575CB0C2" w:rsidR="00066508" w:rsidRPr="005A6AA3" w:rsidDel="00AE71EA" w:rsidRDefault="00000000">
                  <w:pPr>
                    <w:keepNext/>
                    <w:widowControl w:val="0"/>
                    <w:spacing w:after="60"/>
                    <w:jc w:val="center"/>
                    <w:rPr>
                      <w:del w:id="10480" w:author="Lorenzo Fabbri" w:date="2024-09-24T14:48:00Z" w16du:dateUtc="2024-09-24T12:48:00Z"/>
                    </w:rPr>
                  </w:pPr>
                  <w:del w:id="10481" w:author="Lorenzo Fabbri" w:date="2024-09-24T14:48:00Z" w16du:dateUtc="2024-09-24T12:48:00Z">
                    <w:r w:rsidRPr="005A6AA3" w:rsidDel="00AE71EA">
                      <w:rPr>
                        <w:rFonts w:ascii="Calibri" w:hAnsi="Calibri"/>
                        <w:sz w:val="20"/>
                      </w:rPr>
                      <w:delText>1.02 (0.90, 1.14)</w:delText>
                    </w:r>
                  </w:del>
                </w:p>
              </w:tc>
              <w:tc>
                <w:tcPr>
                  <w:tcW w:w="0" w:type="dxa"/>
                  <w:tcPrChange w:id="1048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8687B32" w14:textId="08681D39" w:rsidR="00066508" w:rsidRPr="005A6AA3" w:rsidDel="00AE71EA" w:rsidRDefault="00000000">
                  <w:pPr>
                    <w:keepNext/>
                    <w:widowControl w:val="0"/>
                    <w:spacing w:after="60"/>
                    <w:jc w:val="center"/>
                    <w:rPr>
                      <w:del w:id="10483" w:author="Lorenzo Fabbri" w:date="2024-09-24T14:48:00Z" w16du:dateUtc="2024-09-24T12:48:00Z"/>
                    </w:rPr>
                  </w:pPr>
                  <w:del w:id="10484" w:author="Lorenzo Fabbri" w:date="2024-09-24T14:48:00Z" w16du:dateUtc="2024-09-24T12:48:00Z">
                    <w:r w:rsidRPr="005A6AA3" w:rsidDel="00AE71EA">
                      <w:rPr>
                        <w:rFonts w:ascii="Calibri" w:hAnsi="Calibri"/>
                        <w:sz w:val="20"/>
                      </w:rPr>
                      <w:delText>0.72, 1.24</w:delText>
                    </w:r>
                  </w:del>
                </w:p>
              </w:tc>
            </w:tr>
            <w:tr w:rsidR="00066508" w:rsidRPr="005A6AA3" w:rsidDel="00AE71EA" w14:paraId="66A1E8E3" w14:textId="31B7F93F" w:rsidTr="006C3DDD">
              <w:trPr>
                <w:del w:id="10485" w:author="Lorenzo Fabbri" w:date="2024-09-24T14:48:00Z"/>
                <w:trPrChange w:id="10486" w:author="Lorenzo Fabbri" w:date="2024-09-19T20:39:00Z" w16du:dateUtc="2024-09-19T18:39:00Z">
                  <w:trPr>
                    <w:gridBefore w:val="1"/>
                    <w:cantSplit/>
                    <w:jc w:val="center"/>
                  </w:trPr>
                </w:trPrChange>
              </w:trPr>
              <w:tc>
                <w:tcPr>
                  <w:tcW w:w="0" w:type="dxa"/>
                  <w:tcPrChange w:id="1048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8E728A" w14:textId="4F2B00E5" w:rsidR="00066508" w:rsidRPr="005A6AA3" w:rsidDel="00AE71EA" w:rsidRDefault="00000000">
                  <w:pPr>
                    <w:keepNext/>
                    <w:widowControl w:val="0"/>
                    <w:spacing w:after="60"/>
                    <w:rPr>
                      <w:del w:id="10488" w:author="Lorenzo Fabbri" w:date="2024-09-24T14:48:00Z" w16du:dateUtc="2024-09-24T12:48:00Z"/>
                    </w:rPr>
                  </w:pPr>
                  <w:del w:id="10489" w:author="Lorenzo Fabbri" w:date="2024-09-24T14:48:00Z" w16du:dateUtc="2024-09-24T12:48:00Z">
                    <w:r w:rsidRPr="005A6AA3" w:rsidDel="00AE71EA">
                      <w:rPr>
                        <w:rFonts w:ascii="Calibri" w:hAnsi="Calibri"/>
                        <w:sz w:val="20"/>
                      </w:rPr>
                      <w:delText>PRPA</w:delText>
                    </w:r>
                  </w:del>
                </w:p>
              </w:tc>
              <w:tc>
                <w:tcPr>
                  <w:tcW w:w="0" w:type="dxa"/>
                  <w:tcPrChange w:id="1049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CCE6A9" w14:textId="476E82BE" w:rsidR="00066508" w:rsidRPr="005A6AA3" w:rsidDel="00AE71EA" w:rsidRDefault="00000000">
                  <w:pPr>
                    <w:keepNext/>
                    <w:widowControl w:val="0"/>
                    <w:spacing w:after="60"/>
                    <w:jc w:val="center"/>
                    <w:rPr>
                      <w:del w:id="10491" w:author="Lorenzo Fabbri" w:date="2024-09-24T14:48:00Z" w16du:dateUtc="2024-09-24T12:48:00Z"/>
                    </w:rPr>
                  </w:pPr>
                  <w:del w:id="10492" w:author="Lorenzo Fabbri" w:date="2024-09-24T14:48:00Z" w16du:dateUtc="2024-09-24T12:48:00Z">
                    <w:r w:rsidRPr="005A6AA3" w:rsidDel="00AE71EA">
                      <w:rPr>
                        <w:rFonts w:ascii="Calibri" w:hAnsi="Calibri"/>
                        <w:sz w:val="20"/>
                      </w:rPr>
                      <w:delText>1.00 (0.92, 1.12)</w:delText>
                    </w:r>
                  </w:del>
                </w:p>
              </w:tc>
              <w:tc>
                <w:tcPr>
                  <w:tcW w:w="0" w:type="dxa"/>
                  <w:tcPrChange w:id="1049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2B9A2A8" w14:textId="46F7F67D" w:rsidR="00066508" w:rsidRPr="005A6AA3" w:rsidDel="00AE71EA" w:rsidRDefault="00000000">
                  <w:pPr>
                    <w:keepNext/>
                    <w:widowControl w:val="0"/>
                    <w:spacing w:after="60"/>
                    <w:jc w:val="center"/>
                    <w:rPr>
                      <w:del w:id="10494" w:author="Lorenzo Fabbri" w:date="2024-09-24T14:48:00Z" w16du:dateUtc="2024-09-24T12:48:00Z"/>
                    </w:rPr>
                  </w:pPr>
                  <w:del w:id="10495" w:author="Lorenzo Fabbri" w:date="2024-09-24T14:48:00Z" w16du:dateUtc="2024-09-24T12:48:00Z">
                    <w:r w:rsidRPr="005A6AA3" w:rsidDel="00AE71EA">
                      <w:rPr>
                        <w:rFonts w:ascii="Calibri" w:hAnsi="Calibri"/>
                        <w:sz w:val="20"/>
                      </w:rPr>
                      <w:delText>0.76, 1.26</w:delText>
                    </w:r>
                  </w:del>
                </w:p>
              </w:tc>
            </w:tr>
            <w:tr w:rsidR="00066508" w:rsidRPr="005A6AA3" w:rsidDel="00AE71EA" w14:paraId="4490A23D" w14:textId="0D9EC2E0" w:rsidTr="006C3DDD">
              <w:trPr>
                <w:del w:id="10496" w:author="Lorenzo Fabbri" w:date="2024-09-24T14:48:00Z"/>
                <w:trPrChange w:id="10497" w:author="Lorenzo Fabbri" w:date="2024-09-19T20:39:00Z" w16du:dateUtc="2024-09-19T18:39:00Z">
                  <w:trPr>
                    <w:gridBefore w:val="1"/>
                    <w:cantSplit/>
                    <w:jc w:val="center"/>
                  </w:trPr>
                </w:trPrChange>
              </w:trPr>
              <w:tc>
                <w:tcPr>
                  <w:tcW w:w="0" w:type="dxa"/>
                  <w:tcPrChange w:id="1049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C702ED8" w14:textId="6099E160" w:rsidR="00066508" w:rsidRPr="005A6AA3" w:rsidDel="00AE71EA" w:rsidRDefault="00000000">
                  <w:pPr>
                    <w:keepNext/>
                    <w:widowControl w:val="0"/>
                    <w:spacing w:after="60"/>
                    <w:rPr>
                      <w:del w:id="10499" w:author="Lorenzo Fabbri" w:date="2024-09-24T14:48:00Z" w16du:dateUtc="2024-09-24T12:48:00Z"/>
                    </w:rPr>
                  </w:pPr>
                  <w:del w:id="10500" w:author="Lorenzo Fabbri" w:date="2024-09-24T14:48:00Z" w16du:dateUtc="2024-09-24T12:48:00Z">
                    <w:r w:rsidRPr="005A6AA3" w:rsidDel="00AE71EA">
                      <w:rPr>
                        <w:rFonts w:ascii="Calibri" w:hAnsi="Calibri"/>
                        <w:sz w:val="20"/>
                      </w:rPr>
                      <w:delText>BPA</w:delText>
                    </w:r>
                  </w:del>
                </w:p>
              </w:tc>
              <w:tc>
                <w:tcPr>
                  <w:tcW w:w="0" w:type="dxa"/>
                  <w:tcPrChange w:id="1050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C20144" w14:textId="54A6D356" w:rsidR="00066508" w:rsidRPr="005A6AA3" w:rsidDel="00AE71EA" w:rsidRDefault="00000000">
                  <w:pPr>
                    <w:keepNext/>
                    <w:widowControl w:val="0"/>
                    <w:spacing w:after="60"/>
                    <w:jc w:val="center"/>
                    <w:rPr>
                      <w:del w:id="10502" w:author="Lorenzo Fabbri" w:date="2024-09-24T14:48:00Z" w16du:dateUtc="2024-09-24T12:48:00Z"/>
                    </w:rPr>
                  </w:pPr>
                  <w:del w:id="10503" w:author="Lorenzo Fabbri" w:date="2024-09-24T14:48:00Z" w16du:dateUtc="2024-09-24T12:48:00Z">
                    <w:r w:rsidRPr="005A6AA3" w:rsidDel="00AE71EA">
                      <w:rPr>
                        <w:rFonts w:ascii="Calibri" w:hAnsi="Calibri"/>
                        <w:sz w:val="20"/>
                      </w:rPr>
                      <w:delText>1.00 (0.70, 1.26)</w:delText>
                    </w:r>
                  </w:del>
                </w:p>
              </w:tc>
              <w:tc>
                <w:tcPr>
                  <w:tcW w:w="0" w:type="dxa"/>
                  <w:tcPrChange w:id="1050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B75DA6" w14:textId="5676260E" w:rsidR="00066508" w:rsidRPr="005A6AA3" w:rsidDel="00AE71EA" w:rsidRDefault="00000000">
                  <w:pPr>
                    <w:keepNext/>
                    <w:widowControl w:val="0"/>
                    <w:spacing w:after="60"/>
                    <w:jc w:val="center"/>
                    <w:rPr>
                      <w:del w:id="10505" w:author="Lorenzo Fabbri" w:date="2024-09-24T14:48:00Z" w16du:dateUtc="2024-09-24T12:48:00Z"/>
                    </w:rPr>
                  </w:pPr>
                  <w:del w:id="10506" w:author="Lorenzo Fabbri" w:date="2024-09-24T14:48:00Z" w16du:dateUtc="2024-09-24T12:48:00Z">
                    <w:r w:rsidRPr="005A6AA3" w:rsidDel="00AE71EA">
                      <w:rPr>
                        <w:rFonts w:ascii="Calibri" w:hAnsi="Calibri"/>
                        <w:sz w:val="20"/>
                      </w:rPr>
                      <w:delText>0.40, 1.58</w:delText>
                    </w:r>
                  </w:del>
                </w:p>
              </w:tc>
            </w:tr>
            <w:tr w:rsidR="00066508" w:rsidRPr="005A6AA3" w:rsidDel="00AE71EA" w14:paraId="6CF06509" w14:textId="1FCF321B" w:rsidTr="006C3DDD">
              <w:trPr>
                <w:del w:id="10507" w:author="Lorenzo Fabbri" w:date="2024-09-24T14:48:00Z"/>
                <w:trPrChange w:id="10508" w:author="Lorenzo Fabbri" w:date="2024-09-19T20:39:00Z" w16du:dateUtc="2024-09-19T18:39:00Z">
                  <w:trPr>
                    <w:gridBefore w:val="1"/>
                    <w:cantSplit/>
                    <w:jc w:val="center"/>
                  </w:trPr>
                </w:trPrChange>
              </w:trPr>
              <w:tc>
                <w:tcPr>
                  <w:tcW w:w="0" w:type="dxa"/>
                  <w:tcPrChange w:id="1050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BACDE71" w14:textId="00E2C11E" w:rsidR="00066508" w:rsidRPr="005A6AA3" w:rsidDel="00AE71EA" w:rsidRDefault="00000000">
                  <w:pPr>
                    <w:keepNext/>
                    <w:widowControl w:val="0"/>
                    <w:spacing w:after="60"/>
                    <w:rPr>
                      <w:del w:id="10510" w:author="Lorenzo Fabbri" w:date="2024-09-24T14:48:00Z" w16du:dateUtc="2024-09-24T12:48:00Z"/>
                    </w:rPr>
                  </w:pPr>
                  <w:del w:id="10511" w:author="Lorenzo Fabbri" w:date="2024-09-24T14:48:00Z" w16du:dateUtc="2024-09-24T12:48:00Z">
                    <w:r w:rsidRPr="005A6AA3" w:rsidDel="00AE71EA">
                      <w:rPr>
                        <w:rFonts w:ascii="Calibri" w:hAnsi="Calibri"/>
                        <w:sz w:val="20"/>
                      </w:rPr>
                      <w:delText>BUPA</w:delText>
                    </w:r>
                  </w:del>
                </w:p>
              </w:tc>
              <w:tc>
                <w:tcPr>
                  <w:tcW w:w="0" w:type="dxa"/>
                  <w:tcPrChange w:id="1051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DE7E8D" w14:textId="17050AC9" w:rsidR="00066508" w:rsidRPr="005A6AA3" w:rsidDel="00AE71EA" w:rsidRDefault="00000000">
                  <w:pPr>
                    <w:keepNext/>
                    <w:widowControl w:val="0"/>
                    <w:spacing w:after="60"/>
                    <w:jc w:val="center"/>
                    <w:rPr>
                      <w:del w:id="10513" w:author="Lorenzo Fabbri" w:date="2024-09-24T14:48:00Z" w16du:dateUtc="2024-09-24T12:48:00Z"/>
                    </w:rPr>
                  </w:pPr>
                  <w:del w:id="10514" w:author="Lorenzo Fabbri" w:date="2024-09-24T14:48:00Z" w16du:dateUtc="2024-09-24T12:48:00Z">
                    <w:r w:rsidRPr="005A6AA3" w:rsidDel="00AE71EA">
                      <w:rPr>
                        <w:rFonts w:ascii="Calibri" w:hAnsi="Calibri"/>
                        <w:sz w:val="20"/>
                      </w:rPr>
                      <w:delText>1.01 (0.90, 1.13)</w:delText>
                    </w:r>
                  </w:del>
                </w:p>
              </w:tc>
              <w:tc>
                <w:tcPr>
                  <w:tcW w:w="0" w:type="dxa"/>
                  <w:tcPrChange w:id="1051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FA9B779" w14:textId="160A2F8F" w:rsidR="00066508" w:rsidRPr="005A6AA3" w:rsidDel="00AE71EA" w:rsidRDefault="00000000">
                  <w:pPr>
                    <w:keepNext/>
                    <w:widowControl w:val="0"/>
                    <w:spacing w:after="60"/>
                    <w:jc w:val="center"/>
                    <w:rPr>
                      <w:del w:id="10516" w:author="Lorenzo Fabbri" w:date="2024-09-24T14:48:00Z" w16du:dateUtc="2024-09-24T12:48:00Z"/>
                    </w:rPr>
                  </w:pPr>
                  <w:del w:id="10517" w:author="Lorenzo Fabbri" w:date="2024-09-24T14:48:00Z" w16du:dateUtc="2024-09-24T12:48:00Z">
                    <w:r w:rsidRPr="005A6AA3" w:rsidDel="00AE71EA">
                      <w:rPr>
                        <w:rFonts w:ascii="Calibri" w:hAnsi="Calibri"/>
                        <w:sz w:val="20"/>
                      </w:rPr>
                      <w:delText>0.75, 1.27</w:delText>
                    </w:r>
                  </w:del>
                </w:p>
              </w:tc>
            </w:tr>
            <w:tr w:rsidR="00066508" w:rsidRPr="005A6AA3" w:rsidDel="00AE71EA" w14:paraId="7B5066AE" w14:textId="7BB72CBA" w:rsidTr="006C3DDD">
              <w:trPr>
                <w:del w:id="10518" w:author="Lorenzo Fabbri" w:date="2024-09-24T14:48:00Z"/>
                <w:trPrChange w:id="10519" w:author="Lorenzo Fabbri" w:date="2024-09-19T20:39:00Z" w16du:dateUtc="2024-09-19T18:39:00Z">
                  <w:trPr>
                    <w:gridBefore w:val="1"/>
                    <w:cantSplit/>
                    <w:jc w:val="center"/>
                  </w:trPr>
                </w:trPrChange>
              </w:trPr>
              <w:tc>
                <w:tcPr>
                  <w:tcW w:w="0" w:type="dxa"/>
                  <w:tcPrChange w:id="1052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D61006E" w14:textId="2D055CD9" w:rsidR="00066508" w:rsidRPr="005A6AA3" w:rsidDel="00AE71EA" w:rsidRDefault="00000000">
                  <w:pPr>
                    <w:keepNext/>
                    <w:widowControl w:val="0"/>
                    <w:spacing w:after="60"/>
                    <w:rPr>
                      <w:del w:id="10521" w:author="Lorenzo Fabbri" w:date="2024-09-24T14:48:00Z" w16du:dateUtc="2024-09-24T12:48:00Z"/>
                    </w:rPr>
                  </w:pPr>
                  <w:del w:id="10522" w:author="Lorenzo Fabbri" w:date="2024-09-24T14:48:00Z" w16du:dateUtc="2024-09-24T12:48:00Z">
                    <w:r w:rsidRPr="005A6AA3" w:rsidDel="00AE71EA">
                      <w:rPr>
                        <w:rFonts w:ascii="Calibri" w:hAnsi="Calibri"/>
                        <w:sz w:val="20"/>
                      </w:rPr>
                      <w:delText>OXBE</w:delText>
                    </w:r>
                  </w:del>
                </w:p>
              </w:tc>
              <w:tc>
                <w:tcPr>
                  <w:tcW w:w="0" w:type="dxa"/>
                  <w:tcPrChange w:id="1052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D5A6708" w14:textId="253BE240" w:rsidR="00066508" w:rsidRPr="005A6AA3" w:rsidDel="00AE71EA" w:rsidRDefault="00000000">
                  <w:pPr>
                    <w:keepNext/>
                    <w:widowControl w:val="0"/>
                    <w:spacing w:after="60"/>
                    <w:jc w:val="center"/>
                    <w:rPr>
                      <w:del w:id="10524" w:author="Lorenzo Fabbri" w:date="2024-09-24T14:48:00Z" w16du:dateUtc="2024-09-24T12:48:00Z"/>
                    </w:rPr>
                  </w:pPr>
                  <w:del w:id="10525" w:author="Lorenzo Fabbri" w:date="2024-09-24T14:48:00Z" w16du:dateUtc="2024-09-24T12:48:00Z">
                    <w:r w:rsidRPr="005A6AA3" w:rsidDel="00AE71EA">
                      <w:rPr>
                        <w:rFonts w:ascii="Calibri" w:hAnsi="Calibri"/>
                        <w:sz w:val="20"/>
                      </w:rPr>
                      <w:delText>1.01 (0.92, 1.10)</w:delText>
                    </w:r>
                  </w:del>
                </w:p>
              </w:tc>
              <w:tc>
                <w:tcPr>
                  <w:tcW w:w="0" w:type="dxa"/>
                  <w:tcPrChange w:id="1052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2F8D66" w14:textId="52C5721A" w:rsidR="00066508" w:rsidRPr="005A6AA3" w:rsidDel="00AE71EA" w:rsidRDefault="00000000">
                  <w:pPr>
                    <w:keepNext/>
                    <w:widowControl w:val="0"/>
                    <w:spacing w:after="60"/>
                    <w:jc w:val="center"/>
                    <w:rPr>
                      <w:del w:id="10527" w:author="Lorenzo Fabbri" w:date="2024-09-24T14:48:00Z" w16du:dateUtc="2024-09-24T12:48:00Z"/>
                    </w:rPr>
                  </w:pPr>
                  <w:del w:id="10528" w:author="Lorenzo Fabbri" w:date="2024-09-24T14:48:00Z" w16du:dateUtc="2024-09-24T12:48:00Z">
                    <w:r w:rsidRPr="005A6AA3" w:rsidDel="00AE71EA">
                      <w:rPr>
                        <w:rFonts w:ascii="Calibri" w:hAnsi="Calibri"/>
                        <w:sz w:val="20"/>
                      </w:rPr>
                      <w:delText>0.78, 1.21</w:delText>
                    </w:r>
                  </w:del>
                </w:p>
              </w:tc>
            </w:tr>
            <w:tr w:rsidR="00066508" w:rsidRPr="005A6AA3" w:rsidDel="00AE71EA" w14:paraId="43819CCA" w14:textId="580529DC" w:rsidTr="006C3DDD">
              <w:trPr>
                <w:del w:id="10529" w:author="Lorenzo Fabbri" w:date="2024-09-24T14:48:00Z"/>
                <w:trPrChange w:id="10530" w:author="Lorenzo Fabbri" w:date="2024-09-19T20:39:00Z" w16du:dateUtc="2024-09-19T18:39:00Z">
                  <w:trPr>
                    <w:gridBefore w:val="1"/>
                    <w:cantSplit/>
                    <w:jc w:val="center"/>
                  </w:trPr>
                </w:trPrChange>
              </w:trPr>
              <w:tc>
                <w:tcPr>
                  <w:tcW w:w="0" w:type="dxa"/>
                  <w:tcPrChange w:id="1053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6801F3D" w14:textId="3D3CE329" w:rsidR="00066508" w:rsidRPr="005A6AA3" w:rsidDel="00AE71EA" w:rsidRDefault="00000000">
                  <w:pPr>
                    <w:keepNext/>
                    <w:widowControl w:val="0"/>
                    <w:spacing w:after="60"/>
                    <w:rPr>
                      <w:del w:id="10532" w:author="Lorenzo Fabbri" w:date="2024-09-24T14:48:00Z" w16du:dateUtc="2024-09-24T12:48:00Z"/>
                    </w:rPr>
                  </w:pPr>
                  <w:del w:id="10533" w:author="Lorenzo Fabbri" w:date="2024-09-24T14:48:00Z" w16du:dateUtc="2024-09-24T12:48:00Z">
                    <w:r w:rsidRPr="005A6AA3" w:rsidDel="00AE71EA">
                      <w:rPr>
                        <w:rFonts w:ascii="Calibri" w:hAnsi="Calibri"/>
                        <w:sz w:val="20"/>
                      </w:rPr>
                      <w:delText>TRCS</w:delText>
                    </w:r>
                  </w:del>
                </w:p>
              </w:tc>
              <w:tc>
                <w:tcPr>
                  <w:tcW w:w="0" w:type="dxa"/>
                  <w:tcPrChange w:id="1053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3B54EF" w14:textId="29001545" w:rsidR="00066508" w:rsidRPr="005A6AA3" w:rsidDel="00AE71EA" w:rsidRDefault="00000000">
                  <w:pPr>
                    <w:keepNext/>
                    <w:widowControl w:val="0"/>
                    <w:spacing w:after="60"/>
                    <w:jc w:val="center"/>
                    <w:rPr>
                      <w:del w:id="10535" w:author="Lorenzo Fabbri" w:date="2024-09-24T14:48:00Z" w16du:dateUtc="2024-09-24T12:48:00Z"/>
                    </w:rPr>
                  </w:pPr>
                  <w:del w:id="10536" w:author="Lorenzo Fabbri" w:date="2024-09-24T14:48:00Z" w16du:dateUtc="2024-09-24T12:48:00Z">
                    <w:r w:rsidRPr="005A6AA3" w:rsidDel="00AE71EA">
                      <w:rPr>
                        <w:rFonts w:ascii="Calibri" w:hAnsi="Calibri"/>
                        <w:sz w:val="20"/>
                      </w:rPr>
                      <w:delText>1.01 (0.86, 1.14)</w:delText>
                    </w:r>
                  </w:del>
                </w:p>
              </w:tc>
              <w:tc>
                <w:tcPr>
                  <w:tcW w:w="0" w:type="dxa"/>
                  <w:tcPrChange w:id="1053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B360C45" w14:textId="4EE8E77B" w:rsidR="00066508" w:rsidRPr="005A6AA3" w:rsidDel="00AE71EA" w:rsidRDefault="00000000">
                  <w:pPr>
                    <w:keepNext/>
                    <w:widowControl w:val="0"/>
                    <w:spacing w:after="60"/>
                    <w:jc w:val="center"/>
                    <w:rPr>
                      <w:del w:id="10538" w:author="Lorenzo Fabbri" w:date="2024-09-24T14:48:00Z" w16du:dateUtc="2024-09-24T12:48:00Z"/>
                    </w:rPr>
                  </w:pPr>
                  <w:del w:id="10539" w:author="Lorenzo Fabbri" w:date="2024-09-24T14:48:00Z" w16du:dateUtc="2024-09-24T12:48:00Z">
                    <w:r w:rsidRPr="005A6AA3" w:rsidDel="00AE71EA">
                      <w:rPr>
                        <w:rFonts w:ascii="Calibri" w:hAnsi="Calibri"/>
                        <w:sz w:val="20"/>
                      </w:rPr>
                      <w:delText>0.68, 1.29</w:delText>
                    </w:r>
                  </w:del>
                </w:p>
              </w:tc>
            </w:tr>
            <w:tr w:rsidR="00066508" w:rsidRPr="005A6AA3" w:rsidDel="00AE71EA" w14:paraId="76FB27D9" w14:textId="72F67F7E" w:rsidTr="006C3DDD">
              <w:trPr>
                <w:del w:id="10540" w:author="Lorenzo Fabbri" w:date="2024-09-24T14:48:00Z"/>
                <w:trPrChange w:id="10541" w:author="Lorenzo Fabbri" w:date="2024-09-19T20:39:00Z" w16du:dateUtc="2024-09-19T18:39:00Z">
                  <w:trPr>
                    <w:gridBefore w:val="1"/>
                    <w:cantSplit/>
                    <w:jc w:val="center"/>
                  </w:trPr>
                </w:trPrChange>
              </w:trPr>
              <w:tc>
                <w:tcPr>
                  <w:tcW w:w="0" w:type="dxa"/>
                  <w:gridSpan w:val="3"/>
                  <w:tcPrChange w:id="10542"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5E68D689" w14:textId="49E50B7C" w:rsidR="00066508" w:rsidRPr="005A6AA3" w:rsidDel="00AE71EA" w:rsidRDefault="00000000">
                  <w:pPr>
                    <w:keepNext/>
                    <w:widowControl w:val="0"/>
                    <w:spacing w:after="60"/>
                    <w:rPr>
                      <w:del w:id="10543" w:author="Lorenzo Fabbri" w:date="2024-09-24T14:48:00Z" w16du:dateUtc="2024-09-24T12:48:00Z"/>
                    </w:rPr>
                  </w:pPr>
                  <w:del w:id="10544"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07AD6BA7" w14:textId="56FB153B" w:rsidTr="006C3DDD">
              <w:trPr>
                <w:del w:id="10545" w:author="Lorenzo Fabbri" w:date="2024-09-24T14:48:00Z"/>
                <w:trPrChange w:id="10546" w:author="Lorenzo Fabbri" w:date="2024-09-19T20:39:00Z" w16du:dateUtc="2024-09-19T18:39:00Z">
                  <w:trPr>
                    <w:gridBefore w:val="1"/>
                    <w:cantSplit/>
                    <w:jc w:val="center"/>
                  </w:trPr>
                </w:trPrChange>
              </w:trPr>
              <w:tc>
                <w:tcPr>
                  <w:tcW w:w="0" w:type="dxa"/>
                  <w:tcPrChange w:id="1054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34A71F" w14:textId="2E719F7D" w:rsidR="00066508" w:rsidRPr="005A6AA3" w:rsidDel="00AE71EA" w:rsidRDefault="00000000">
                  <w:pPr>
                    <w:keepNext/>
                    <w:widowControl w:val="0"/>
                    <w:spacing w:after="60"/>
                    <w:rPr>
                      <w:del w:id="10548" w:author="Lorenzo Fabbri" w:date="2024-09-24T14:48:00Z" w16du:dateUtc="2024-09-24T12:48:00Z"/>
                    </w:rPr>
                  </w:pPr>
                  <w:del w:id="10549" w:author="Lorenzo Fabbri" w:date="2024-09-24T14:48:00Z" w16du:dateUtc="2024-09-24T12:48:00Z">
                    <w:r w:rsidRPr="005A6AA3" w:rsidDel="00AE71EA">
                      <w:rPr>
                        <w:rFonts w:ascii="Calibri" w:hAnsi="Calibri"/>
                        <w:sz w:val="20"/>
                      </w:rPr>
                      <w:delText>MEP</w:delText>
                    </w:r>
                  </w:del>
                </w:p>
              </w:tc>
              <w:tc>
                <w:tcPr>
                  <w:tcW w:w="0" w:type="dxa"/>
                  <w:tcPrChange w:id="105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AFC0A55" w14:textId="1B895780" w:rsidR="00066508" w:rsidRPr="005A6AA3" w:rsidDel="00AE71EA" w:rsidRDefault="00000000">
                  <w:pPr>
                    <w:keepNext/>
                    <w:widowControl w:val="0"/>
                    <w:spacing w:after="60"/>
                    <w:jc w:val="center"/>
                    <w:rPr>
                      <w:del w:id="10551" w:author="Lorenzo Fabbri" w:date="2024-09-24T14:48:00Z" w16du:dateUtc="2024-09-24T12:48:00Z"/>
                    </w:rPr>
                  </w:pPr>
                  <w:del w:id="10552" w:author="Lorenzo Fabbri" w:date="2024-09-24T14:48:00Z" w16du:dateUtc="2024-09-24T12:48:00Z">
                    <w:r w:rsidRPr="005A6AA3" w:rsidDel="00AE71EA">
                      <w:rPr>
                        <w:rFonts w:ascii="Calibri" w:hAnsi="Calibri"/>
                        <w:sz w:val="20"/>
                      </w:rPr>
                      <w:delText>0.92 (0.60, 1.27)</w:delText>
                    </w:r>
                  </w:del>
                </w:p>
              </w:tc>
              <w:tc>
                <w:tcPr>
                  <w:tcW w:w="0" w:type="dxa"/>
                  <w:tcPrChange w:id="1055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2252FF4" w14:textId="2014BF49" w:rsidR="00066508" w:rsidRPr="005A6AA3" w:rsidDel="00AE71EA" w:rsidRDefault="00000000">
                  <w:pPr>
                    <w:keepNext/>
                    <w:widowControl w:val="0"/>
                    <w:spacing w:after="60"/>
                    <w:jc w:val="center"/>
                    <w:rPr>
                      <w:del w:id="10554" w:author="Lorenzo Fabbri" w:date="2024-09-24T14:48:00Z" w16du:dateUtc="2024-09-24T12:48:00Z"/>
                    </w:rPr>
                  </w:pPr>
                  <w:del w:id="10555" w:author="Lorenzo Fabbri" w:date="2024-09-24T14:48:00Z" w16du:dateUtc="2024-09-24T12:48:00Z">
                    <w:r w:rsidRPr="005A6AA3" w:rsidDel="00AE71EA">
                      <w:rPr>
                        <w:rFonts w:ascii="Calibri" w:hAnsi="Calibri"/>
                        <w:sz w:val="20"/>
                      </w:rPr>
                      <w:delText>0.28, 1.74</w:delText>
                    </w:r>
                  </w:del>
                </w:p>
              </w:tc>
            </w:tr>
            <w:tr w:rsidR="00066508" w:rsidRPr="005A6AA3" w:rsidDel="00AE71EA" w14:paraId="7DCC034B" w14:textId="156D1251" w:rsidTr="006C3DDD">
              <w:trPr>
                <w:del w:id="10556" w:author="Lorenzo Fabbri" w:date="2024-09-24T14:48:00Z"/>
                <w:trPrChange w:id="10557" w:author="Lorenzo Fabbri" w:date="2024-09-19T20:39:00Z" w16du:dateUtc="2024-09-19T18:39:00Z">
                  <w:trPr>
                    <w:gridBefore w:val="1"/>
                    <w:cantSplit/>
                    <w:jc w:val="center"/>
                  </w:trPr>
                </w:trPrChange>
              </w:trPr>
              <w:tc>
                <w:tcPr>
                  <w:tcW w:w="0" w:type="dxa"/>
                  <w:tcPrChange w:id="1055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3078823" w14:textId="009AE552" w:rsidR="00066508" w:rsidRPr="005A6AA3" w:rsidDel="00AE71EA" w:rsidRDefault="00000000">
                  <w:pPr>
                    <w:keepNext/>
                    <w:widowControl w:val="0"/>
                    <w:spacing w:after="60"/>
                    <w:rPr>
                      <w:del w:id="10559" w:author="Lorenzo Fabbri" w:date="2024-09-24T14:48:00Z" w16du:dateUtc="2024-09-24T12:48:00Z"/>
                    </w:rPr>
                  </w:pPr>
                  <w:del w:id="10560" w:author="Lorenzo Fabbri" w:date="2024-09-24T14:48:00Z" w16du:dateUtc="2024-09-24T12:48:00Z">
                    <w:r w:rsidRPr="005A6AA3" w:rsidDel="00AE71EA">
                      <w:rPr>
                        <w:rFonts w:ascii="Calibri" w:hAnsi="Calibri"/>
                        <w:sz w:val="20"/>
                      </w:rPr>
                      <w:delText>MiBP</w:delText>
                    </w:r>
                  </w:del>
                </w:p>
              </w:tc>
              <w:tc>
                <w:tcPr>
                  <w:tcW w:w="0" w:type="dxa"/>
                  <w:tcPrChange w:id="1056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2FE6F78" w14:textId="55D855DD" w:rsidR="00066508" w:rsidRPr="005A6AA3" w:rsidDel="00AE71EA" w:rsidRDefault="00000000">
                  <w:pPr>
                    <w:keepNext/>
                    <w:widowControl w:val="0"/>
                    <w:spacing w:after="60"/>
                    <w:jc w:val="center"/>
                    <w:rPr>
                      <w:del w:id="10562" w:author="Lorenzo Fabbri" w:date="2024-09-24T14:48:00Z" w16du:dateUtc="2024-09-24T12:48:00Z"/>
                    </w:rPr>
                  </w:pPr>
                  <w:del w:id="10563" w:author="Lorenzo Fabbri" w:date="2024-09-24T14:48:00Z" w16du:dateUtc="2024-09-24T12:48:00Z">
                    <w:r w:rsidRPr="005A6AA3" w:rsidDel="00AE71EA">
                      <w:rPr>
                        <w:rFonts w:ascii="Calibri" w:hAnsi="Calibri"/>
                        <w:sz w:val="20"/>
                      </w:rPr>
                      <w:delText>0.88 (0.44, 1.38)</w:delText>
                    </w:r>
                  </w:del>
                </w:p>
              </w:tc>
              <w:tc>
                <w:tcPr>
                  <w:tcW w:w="0" w:type="dxa"/>
                  <w:tcPrChange w:id="1056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60736BF" w14:textId="6E88E95A" w:rsidR="00066508" w:rsidRPr="005A6AA3" w:rsidDel="00AE71EA" w:rsidRDefault="00000000">
                  <w:pPr>
                    <w:keepNext/>
                    <w:widowControl w:val="0"/>
                    <w:spacing w:after="60"/>
                    <w:jc w:val="center"/>
                    <w:rPr>
                      <w:del w:id="10565" w:author="Lorenzo Fabbri" w:date="2024-09-24T14:48:00Z" w16du:dateUtc="2024-09-24T12:48:00Z"/>
                    </w:rPr>
                  </w:pPr>
                  <w:del w:id="10566" w:author="Lorenzo Fabbri" w:date="2024-09-24T14:48:00Z" w16du:dateUtc="2024-09-24T12:48:00Z">
                    <w:r w:rsidRPr="005A6AA3" w:rsidDel="00AE71EA">
                      <w:rPr>
                        <w:rFonts w:ascii="Calibri" w:hAnsi="Calibri"/>
                        <w:sz w:val="20"/>
                      </w:rPr>
                      <w:delText>0.09, 1.98</w:delText>
                    </w:r>
                  </w:del>
                </w:p>
              </w:tc>
            </w:tr>
            <w:tr w:rsidR="00066508" w:rsidRPr="005A6AA3" w:rsidDel="00AE71EA" w14:paraId="026BD2E7" w14:textId="10B22F6D" w:rsidTr="006C3DDD">
              <w:trPr>
                <w:del w:id="10567" w:author="Lorenzo Fabbri" w:date="2024-09-24T14:48:00Z"/>
                <w:trPrChange w:id="10568" w:author="Lorenzo Fabbri" w:date="2024-09-19T20:39:00Z" w16du:dateUtc="2024-09-19T18:39:00Z">
                  <w:trPr>
                    <w:gridBefore w:val="1"/>
                    <w:cantSplit/>
                    <w:jc w:val="center"/>
                  </w:trPr>
                </w:trPrChange>
              </w:trPr>
              <w:tc>
                <w:tcPr>
                  <w:tcW w:w="0" w:type="dxa"/>
                  <w:tcPrChange w:id="1056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6A74025" w14:textId="69F1CF12" w:rsidR="00066508" w:rsidRPr="005A6AA3" w:rsidDel="00AE71EA" w:rsidRDefault="00000000">
                  <w:pPr>
                    <w:keepNext/>
                    <w:widowControl w:val="0"/>
                    <w:spacing w:after="60"/>
                    <w:rPr>
                      <w:del w:id="10570" w:author="Lorenzo Fabbri" w:date="2024-09-24T14:48:00Z" w16du:dateUtc="2024-09-24T12:48:00Z"/>
                    </w:rPr>
                  </w:pPr>
                  <w:del w:id="10571" w:author="Lorenzo Fabbri" w:date="2024-09-24T14:48:00Z" w16du:dateUtc="2024-09-24T12:48:00Z">
                    <w:r w:rsidRPr="005A6AA3" w:rsidDel="00AE71EA">
                      <w:rPr>
                        <w:rFonts w:ascii="Calibri" w:hAnsi="Calibri"/>
                        <w:sz w:val="20"/>
                      </w:rPr>
                      <w:delText>MnBP</w:delText>
                    </w:r>
                  </w:del>
                </w:p>
              </w:tc>
              <w:tc>
                <w:tcPr>
                  <w:tcW w:w="0" w:type="dxa"/>
                  <w:tcPrChange w:id="1057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9549480" w14:textId="676DD8EC" w:rsidR="00066508" w:rsidRPr="005A6AA3" w:rsidDel="00AE71EA" w:rsidRDefault="00000000">
                  <w:pPr>
                    <w:keepNext/>
                    <w:widowControl w:val="0"/>
                    <w:spacing w:after="60"/>
                    <w:jc w:val="center"/>
                    <w:rPr>
                      <w:del w:id="10573" w:author="Lorenzo Fabbri" w:date="2024-09-24T14:48:00Z" w16du:dateUtc="2024-09-24T12:48:00Z"/>
                    </w:rPr>
                  </w:pPr>
                  <w:del w:id="10574" w:author="Lorenzo Fabbri" w:date="2024-09-24T14:48:00Z" w16du:dateUtc="2024-09-24T12:48:00Z">
                    <w:r w:rsidRPr="005A6AA3" w:rsidDel="00AE71EA">
                      <w:rPr>
                        <w:rFonts w:ascii="Calibri" w:hAnsi="Calibri"/>
                        <w:sz w:val="20"/>
                      </w:rPr>
                      <w:delText>0.97 (0.52, 1.35)</w:delText>
                    </w:r>
                  </w:del>
                </w:p>
              </w:tc>
              <w:tc>
                <w:tcPr>
                  <w:tcW w:w="0" w:type="dxa"/>
                  <w:tcPrChange w:id="1057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CD1A9CC" w14:textId="1B0E5A7D" w:rsidR="00066508" w:rsidRPr="005A6AA3" w:rsidDel="00AE71EA" w:rsidRDefault="00000000">
                  <w:pPr>
                    <w:keepNext/>
                    <w:widowControl w:val="0"/>
                    <w:spacing w:after="60"/>
                    <w:jc w:val="center"/>
                    <w:rPr>
                      <w:del w:id="10576" w:author="Lorenzo Fabbri" w:date="2024-09-24T14:48:00Z" w16du:dateUtc="2024-09-24T12:48:00Z"/>
                    </w:rPr>
                  </w:pPr>
                  <w:del w:id="10577" w:author="Lorenzo Fabbri" w:date="2024-09-24T14:48:00Z" w16du:dateUtc="2024-09-24T12:48:00Z">
                    <w:r w:rsidRPr="005A6AA3" w:rsidDel="00AE71EA">
                      <w:rPr>
                        <w:rFonts w:ascii="Calibri" w:hAnsi="Calibri"/>
                        <w:sz w:val="20"/>
                      </w:rPr>
                      <w:delText>0.14, 1.84</w:delText>
                    </w:r>
                  </w:del>
                </w:p>
              </w:tc>
            </w:tr>
            <w:tr w:rsidR="00066508" w:rsidRPr="005A6AA3" w:rsidDel="00AE71EA" w14:paraId="0B1401FB" w14:textId="5F13F82F" w:rsidTr="006C3DDD">
              <w:trPr>
                <w:del w:id="10578" w:author="Lorenzo Fabbri" w:date="2024-09-24T14:48:00Z"/>
                <w:trPrChange w:id="10579" w:author="Lorenzo Fabbri" w:date="2024-09-19T20:39:00Z" w16du:dateUtc="2024-09-19T18:39:00Z">
                  <w:trPr>
                    <w:gridBefore w:val="1"/>
                    <w:cantSplit/>
                    <w:jc w:val="center"/>
                  </w:trPr>
                </w:trPrChange>
              </w:trPr>
              <w:tc>
                <w:tcPr>
                  <w:tcW w:w="0" w:type="dxa"/>
                  <w:tcPrChange w:id="1058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D868895" w14:textId="7DB134E4" w:rsidR="00066508" w:rsidRPr="005A6AA3" w:rsidDel="00AE71EA" w:rsidRDefault="00000000">
                  <w:pPr>
                    <w:keepNext/>
                    <w:widowControl w:val="0"/>
                    <w:spacing w:after="60"/>
                    <w:rPr>
                      <w:del w:id="10581" w:author="Lorenzo Fabbri" w:date="2024-09-24T14:48:00Z" w16du:dateUtc="2024-09-24T12:48:00Z"/>
                    </w:rPr>
                  </w:pPr>
                  <w:del w:id="10582" w:author="Lorenzo Fabbri" w:date="2024-09-24T14:48:00Z" w16du:dateUtc="2024-09-24T12:48:00Z">
                    <w:r w:rsidRPr="005A6AA3" w:rsidDel="00AE71EA">
                      <w:rPr>
                        <w:rFonts w:ascii="Calibri" w:hAnsi="Calibri"/>
                        <w:sz w:val="20"/>
                      </w:rPr>
                      <w:delText>MBzP</w:delText>
                    </w:r>
                  </w:del>
                </w:p>
              </w:tc>
              <w:tc>
                <w:tcPr>
                  <w:tcW w:w="0" w:type="dxa"/>
                  <w:tcPrChange w:id="1058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D32C3D4" w14:textId="48BFB29B" w:rsidR="00066508" w:rsidRPr="005A6AA3" w:rsidDel="00AE71EA" w:rsidRDefault="00000000">
                  <w:pPr>
                    <w:keepNext/>
                    <w:widowControl w:val="0"/>
                    <w:spacing w:after="60"/>
                    <w:jc w:val="center"/>
                    <w:rPr>
                      <w:del w:id="10584" w:author="Lorenzo Fabbri" w:date="2024-09-24T14:48:00Z" w16du:dateUtc="2024-09-24T12:48:00Z"/>
                    </w:rPr>
                  </w:pPr>
                  <w:del w:id="10585" w:author="Lorenzo Fabbri" w:date="2024-09-24T14:48:00Z" w16du:dateUtc="2024-09-24T12:48:00Z">
                    <w:r w:rsidRPr="005A6AA3" w:rsidDel="00AE71EA">
                      <w:rPr>
                        <w:rFonts w:ascii="Calibri" w:hAnsi="Calibri"/>
                        <w:sz w:val="20"/>
                      </w:rPr>
                      <w:delText>0.94 (0.68, 1.29)</w:delText>
                    </w:r>
                  </w:del>
                </w:p>
              </w:tc>
              <w:tc>
                <w:tcPr>
                  <w:tcW w:w="0" w:type="dxa"/>
                  <w:tcPrChange w:id="1058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F8F64A0" w14:textId="47994C61" w:rsidR="00066508" w:rsidRPr="005A6AA3" w:rsidDel="00AE71EA" w:rsidRDefault="00000000">
                  <w:pPr>
                    <w:keepNext/>
                    <w:widowControl w:val="0"/>
                    <w:spacing w:after="60"/>
                    <w:jc w:val="center"/>
                    <w:rPr>
                      <w:del w:id="10587" w:author="Lorenzo Fabbri" w:date="2024-09-24T14:48:00Z" w16du:dateUtc="2024-09-24T12:48:00Z"/>
                    </w:rPr>
                  </w:pPr>
                  <w:del w:id="10588" w:author="Lorenzo Fabbri" w:date="2024-09-24T14:48:00Z" w16du:dateUtc="2024-09-24T12:48:00Z">
                    <w:r w:rsidRPr="005A6AA3" w:rsidDel="00AE71EA">
                      <w:rPr>
                        <w:rFonts w:ascii="Calibri" w:hAnsi="Calibri"/>
                        <w:sz w:val="20"/>
                      </w:rPr>
                      <w:delText>0.35, 1.68</w:delText>
                    </w:r>
                  </w:del>
                </w:p>
              </w:tc>
            </w:tr>
            <w:tr w:rsidR="00066508" w:rsidRPr="005A6AA3" w:rsidDel="00AE71EA" w14:paraId="49B2C845" w14:textId="16A92120" w:rsidTr="006C3DDD">
              <w:trPr>
                <w:del w:id="10589" w:author="Lorenzo Fabbri" w:date="2024-09-24T14:48:00Z"/>
                <w:trPrChange w:id="10590" w:author="Lorenzo Fabbri" w:date="2024-09-19T20:39:00Z" w16du:dateUtc="2024-09-19T18:39:00Z">
                  <w:trPr>
                    <w:gridBefore w:val="1"/>
                    <w:cantSplit/>
                    <w:jc w:val="center"/>
                  </w:trPr>
                </w:trPrChange>
              </w:trPr>
              <w:tc>
                <w:tcPr>
                  <w:tcW w:w="0" w:type="dxa"/>
                  <w:tcPrChange w:id="1059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99CA1F9" w14:textId="527789A3" w:rsidR="00066508" w:rsidRPr="005A6AA3" w:rsidDel="00AE71EA" w:rsidRDefault="00000000">
                  <w:pPr>
                    <w:keepNext/>
                    <w:widowControl w:val="0"/>
                    <w:spacing w:after="60"/>
                    <w:rPr>
                      <w:del w:id="10592" w:author="Lorenzo Fabbri" w:date="2024-09-24T14:48:00Z" w16du:dateUtc="2024-09-24T12:48:00Z"/>
                    </w:rPr>
                  </w:pPr>
                  <w:del w:id="10593" w:author="Lorenzo Fabbri" w:date="2024-09-24T14:48:00Z" w16du:dateUtc="2024-09-24T12:48:00Z">
                    <w:r w:rsidRPr="005A6AA3" w:rsidDel="00AE71EA">
                      <w:rPr>
                        <w:rFonts w:ascii="Calibri" w:hAnsi="Calibri"/>
                        <w:sz w:val="20"/>
                      </w:rPr>
                      <w:delText>MEHP</w:delText>
                    </w:r>
                  </w:del>
                </w:p>
              </w:tc>
              <w:tc>
                <w:tcPr>
                  <w:tcW w:w="0" w:type="dxa"/>
                  <w:tcPrChange w:id="1059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FE923E" w14:textId="35FB3414" w:rsidR="00066508" w:rsidRPr="005A6AA3" w:rsidDel="00AE71EA" w:rsidRDefault="00000000">
                  <w:pPr>
                    <w:keepNext/>
                    <w:widowControl w:val="0"/>
                    <w:spacing w:after="60"/>
                    <w:jc w:val="center"/>
                    <w:rPr>
                      <w:del w:id="10595" w:author="Lorenzo Fabbri" w:date="2024-09-24T14:48:00Z" w16du:dateUtc="2024-09-24T12:48:00Z"/>
                    </w:rPr>
                  </w:pPr>
                  <w:del w:id="10596" w:author="Lorenzo Fabbri" w:date="2024-09-24T14:48:00Z" w16du:dateUtc="2024-09-24T12:48:00Z">
                    <w:r w:rsidRPr="005A6AA3" w:rsidDel="00AE71EA">
                      <w:rPr>
                        <w:rFonts w:ascii="Calibri" w:hAnsi="Calibri"/>
                        <w:sz w:val="20"/>
                      </w:rPr>
                      <w:delText>0.98 (0.65, 1.29)</w:delText>
                    </w:r>
                  </w:del>
                </w:p>
              </w:tc>
              <w:tc>
                <w:tcPr>
                  <w:tcW w:w="0" w:type="dxa"/>
                  <w:tcPrChange w:id="1059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3D249F" w14:textId="6DF622FC" w:rsidR="00066508" w:rsidRPr="005A6AA3" w:rsidDel="00AE71EA" w:rsidRDefault="00000000">
                  <w:pPr>
                    <w:keepNext/>
                    <w:widowControl w:val="0"/>
                    <w:spacing w:after="60"/>
                    <w:jc w:val="center"/>
                    <w:rPr>
                      <w:del w:id="10598" w:author="Lorenzo Fabbri" w:date="2024-09-24T14:48:00Z" w16du:dateUtc="2024-09-24T12:48:00Z"/>
                    </w:rPr>
                  </w:pPr>
                  <w:del w:id="10599" w:author="Lorenzo Fabbri" w:date="2024-09-24T14:48:00Z" w16du:dateUtc="2024-09-24T12:48:00Z">
                    <w:r w:rsidRPr="005A6AA3" w:rsidDel="00AE71EA">
                      <w:rPr>
                        <w:rFonts w:ascii="Calibri" w:hAnsi="Calibri"/>
                        <w:sz w:val="20"/>
                      </w:rPr>
                      <w:delText>0.33, 1.64</w:delText>
                    </w:r>
                  </w:del>
                </w:p>
              </w:tc>
            </w:tr>
            <w:tr w:rsidR="00066508" w:rsidRPr="005A6AA3" w:rsidDel="00AE71EA" w14:paraId="75543356" w14:textId="423ADB7B" w:rsidTr="006C3DDD">
              <w:trPr>
                <w:del w:id="10600" w:author="Lorenzo Fabbri" w:date="2024-09-24T14:48:00Z"/>
                <w:trPrChange w:id="10601" w:author="Lorenzo Fabbri" w:date="2024-09-19T20:39:00Z" w16du:dateUtc="2024-09-19T18:39:00Z">
                  <w:trPr>
                    <w:gridBefore w:val="1"/>
                    <w:cantSplit/>
                    <w:jc w:val="center"/>
                  </w:trPr>
                </w:trPrChange>
              </w:trPr>
              <w:tc>
                <w:tcPr>
                  <w:tcW w:w="0" w:type="dxa"/>
                  <w:tcPrChange w:id="1060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B9D71B" w14:textId="51EEF1C9" w:rsidR="00066508" w:rsidRPr="005A6AA3" w:rsidDel="00AE71EA" w:rsidRDefault="00000000">
                  <w:pPr>
                    <w:keepNext/>
                    <w:widowControl w:val="0"/>
                    <w:spacing w:after="60"/>
                    <w:rPr>
                      <w:del w:id="10603" w:author="Lorenzo Fabbri" w:date="2024-09-24T14:48:00Z" w16du:dateUtc="2024-09-24T12:48:00Z"/>
                    </w:rPr>
                  </w:pPr>
                  <w:del w:id="10604" w:author="Lorenzo Fabbri" w:date="2024-09-24T14:48:00Z" w16du:dateUtc="2024-09-24T12:48:00Z">
                    <w:r w:rsidRPr="005A6AA3" w:rsidDel="00AE71EA">
                      <w:rPr>
                        <w:rFonts w:ascii="Calibri" w:hAnsi="Calibri"/>
                        <w:sz w:val="20"/>
                      </w:rPr>
                      <w:delText>MEHHP</w:delText>
                    </w:r>
                  </w:del>
                </w:p>
              </w:tc>
              <w:tc>
                <w:tcPr>
                  <w:tcW w:w="0" w:type="dxa"/>
                  <w:tcPrChange w:id="1060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67E110E" w14:textId="698BF347" w:rsidR="00066508" w:rsidRPr="005A6AA3" w:rsidDel="00AE71EA" w:rsidRDefault="00000000">
                  <w:pPr>
                    <w:keepNext/>
                    <w:widowControl w:val="0"/>
                    <w:spacing w:after="60"/>
                    <w:jc w:val="center"/>
                    <w:rPr>
                      <w:del w:id="10606" w:author="Lorenzo Fabbri" w:date="2024-09-24T14:48:00Z" w16du:dateUtc="2024-09-24T12:48:00Z"/>
                    </w:rPr>
                  </w:pPr>
                  <w:del w:id="10607" w:author="Lorenzo Fabbri" w:date="2024-09-24T14:48:00Z" w16du:dateUtc="2024-09-24T12:48:00Z">
                    <w:r w:rsidRPr="005A6AA3" w:rsidDel="00AE71EA">
                      <w:rPr>
                        <w:rFonts w:ascii="Calibri" w:hAnsi="Calibri"/>
                        <w:sz w:val="20"/>
                      </w:rPr>
                      <w:delText>0.98 (0.56, 1.35)</w:delText>
                    </w:r>
                  </w:del>
                </w:p>
              </w:tc>
              <w:tc>
                <w:tcPr>
                  <w:tcW w:w="0" w:type="dxa"/>
                  <w:tcPrChange w:id="1060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D6135A7" w14:textId="6F6CF689" w:rsidR="00066508" w:rsidRPr="005A6AA3" w:rsidDel="00AE71EA" w:rsidRDefault="00000000">
                  <w:pPr>
                    <w:keepNext/>
                    <w:widowControl w:val="0"/>
                    <w:spacing w:after="60"/>
                    <w:jc w:val="center"/>
                    <w:rPr>
                      <w:del w:id="10609" w:author="Lorenzo Fabbri" w:date="2024-09-24T14:48:00Z" w16du:dateUtc="2024-09-24T12:48:00Z"/>
                    </w:rPr>
                  </w:pPr>
                  <w:del w:id="10610" w:author="Lorenzo Fabbri" w:date="2024-09-24T14:48:00Z" w16du:dateUtc="2024-09-24T12:48:00Z">
                    <w:r w:rsidRPr="005A6AA3" w:rsidDel="00AE71EA">
                      <w:rPr>
                        <w:rFonts w:ascii="Calibri" w:hAnsi="Calibri"/>
                        <w:sz w:val="20"/>
                      </w:rPr>
                      <w:delText>0.21, 1.69</w:delText>
                    </w:r>
                  </w:del>
                </w:p>
              </w:tc>
            </w:tr>
            <w:tr w:rsidR="00066508" w:rsidRPr="005A6AA3" w:rsidDel="00AE71EA" w14:paraId="0E4731A8" w14:textId="3351CAD9" w:rsidTr="006C3DDD">
              <w:trPr>
                <w:del w:id="10611" w:author="Lorenzo Fabbri" w:date="2024-09-24T14:48:00Z"/>
                <w:trPrChange w:id="10612" w:author="Lorenzo Fabbri" w:date="2024-09-19T20:39:00Z" w16du:dateUtc="2024-09-19T18:39:00Z">
                  <w:trPr>
                    <w:gridBefore w:val="1"/>
                    <w:cantSplit/>
                    <w:jc w:val="center"/>
                  </w:trPr>
                </w:trPrChange>
              </w:trPr>
              <w:tc>
                <w:tcPr>
                  <w:tcW w:w="0" w:type="dxa"/>
                  <w:tcPrChange w:id="1061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426B1F" w14:textId="7523E98D" w:rsidR="00066508" w:rsidRPr="005A6AA3" w:rsidDel="00AE71EA" w:rsidRDefault="00000000">
                  <w:pPr>
                    <w:keepNext/>
                    <w:widowControl w:val="0"/>
                    <w:spacing w:after="60"/>
                    <w:rPr>
                      <w:del w:id="10614" w:author="Lorenzo Fabbri" w:date="2024-09-24T14:48:00Z" w16du:dateUtc="2024-09-24T12:48:00Z"/>
                    </w:rPr>
                  </w:pPr>
                  <w:del w:id="10615" w:author="Lorenzo Fabbri" w:date="2024-09-24T14:48:00Z" w16du:dateUtc="2024-09-24T12:48:00Z">
                    <w:r w:rsidRPr="005A6AA3" w:rsidDel="00AE71EA">
                      <w:rPr>
                        <w:rFonts w:ascii="Calibri" w:hAnsi="Calibri"/>
                        <w:sz w:val="20"/>
                      </w:rPr>
                      <w:delText>MEOHP</w:delText>
                    </w:r>
                  </w:del>
                </w:p>
              </w:tc>
              <w:tc>
                <w:tcPr>
                  <w:tcW w:w="0" w:type="dxa"/>
                  <w:tcPrChange w:id="1061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11447ED" w14:textId="5BE7C69A" w:rsidR="00066508" w:rsidRPr="005A6AA3" w:rsidDel="00AE71EA" w:rsidRDefault="00000000">
                  <w:pPr>
                    <w:keepNext/>
                    <w:widowControl w:val="0"/>
                    <w:spacing w:after="60"/>
                    <w:jc w:val="center"/>
                    <w:rPr>
                      <w:del w:id="10617" w:author="Lorenzo Fabbri" w:date="2024-09-24T14:48:00Z" w16du:dateUtc="2024-09-24T12:48:00Z"/>
                    </w:rPr>
                  </w:pPr>
                  <w:del w:id="10618" w:author="Lorenzo Fabbri" w:date="2024-09-24T14:48:00Z" w16du:dateUtc="2024-09-24T12:48:00Z">
                    <w:r w:rsidRPr="005A6AA3" w:rsidDel="00AE71EA">
                      <w:rPr>
                        <w:rFonts w:ascii="Calibri" w:hAnsi="Calibri"/>
                        <w:sz w:val="20"/>
                      </w:rPr>
                      <w:delText>0.98 (0.53, 1.35)</w:delText>
                    </w:r>
                  </w:del>
                </w:p>
              </w:tc>
              <w:tc>
                <w:tcPr>
                  <w:tcW w:w="0" w:type="dxa"/>
                  <w:tcPrChange w:id="1061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2180366" w14:textId="4C21449B" w:rsidR="00066508" w:rsidRPr="005A6AA3" w:rsidDel="00AE71EA" w:rsidRDefault="00000000">
                  <w:pPr>
                    <w:keepNext/>
                    <w:widowControl w:val="0"/>
                    <w:spacing w:after="60"/>
                    <w:jc w:val="center"/>
                    <w:rPr>
                      <w:del w:id="10620" w:author="Lorenzo Fabbri" w:date="2024-09-24T14:48:00Z" w16du:dateUtc="2024-09-24T12:48:00Z"/>
                    </w:rPr>
                  </w:pPr>
                  <w:del w:id="10621" w:author="Lorenzo Fabbri" w:date="2024-09-24T14:48:00Z" w16du:dateUtc="2024-09-24T12:48:00Z">
                    <w:r w:rsidRPr="005A6AA3" w:rsidDel="00AE71EA">
                      <w:rPr>
                        <w:rFonts w:ascii="Calibri" w:hAnsi="Calibri"/>
                        <w:sz w:val="20"/>
                      </w:rPr>
                      <w:delText>0.18, 1.77</w:delText>
                    </w:r>
                  </w:del>
                </w:p>
              </w:tc>
            </w:tr>
            <w:tr w:rsidR="00066508" w:rsidRPr="005A6AA3" w:rsidDel="00AE71EA" w14:paraId="3EC92B11" w14:textId="71E40DA5" w:rsidTr="006C3DDD">
              <w:trPr>
                <w:del w:id="10622" w:author="Lorenzo Fabbri" w:date="2024-09-24T14:48:00Z"/>
                <w:trPrChange w:id="10623" w:author="Lorenzo Fabbri" w:date="2024-09-19T20:39:00Z" w16du:dateUtc="2024-09-19T18:39:00Z">
                  <w:trPr>
                    <w:gridBefore w:val="1"/>
                    <w:cantSplit/>
                    <w:jc w:val="center"/>
                  </w:trPr>
                </w:trPrChange>
              </w:trPr>
              <w:tc>
                <w:tcPr>
                  <w:tcW w:w="0" w:type="dxa"/>
                  <w:tcPrChange w:id="1062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C48A616" w14:textId="160FA4C7" w:rsidR="00066508" w:rsidRPr="005A6AA3" w:rsidDel="00AE71EA" w:rsidRDefault="00000000">
                  <w:pPr>
                    <w:keepNext/>
                    <w:widowControl w:val="0"/>
                    <w:spacing w:after="60"/>
                    <w:rPr>
                      <w:del w:id="10625" w:author="Lorenzo Fabbri" w:date="2024-09-24T14:48:00Z" w16du:dateUtc="2024-09-24T12:48:00Z"/>
                    </w:rPr>
                  </w:pPr>
                  <w:del w:id="10626" w:author="Lorenzo Fabbri" w:date="2024-09-24T14:48:00Z" w16du:dateUtc="2024-09-24T12:48:00Z">
                    <w:r w:rsidRPr="005A6AA3" w:rsidDel="00AE71EA">
                      <w:rPr>
                        <w:rFonts w:ascii="Calibri" w:hAnsi="Calibri"/>
                        <w:sz w:val="20"/>
                      </w:rPr>
                      <w:delText>MECPP</w:delText>
                    </w:r>
                  </w:del>
                </w:p>
              </w:tc>
              <w:tc>
                <w:tcPr>
                  <w:tcW w:w="0" w:type="dxa"/>
                  <w:tcPrChange w:id="1062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1892B3" w14:textId="03FE4902" w:rsidR="00066508" w:rsidRPr="005A6AA3" w:rsidDel="00AE71EA" w:rsidRDefault="00000000">
                  <w:pPr>
                    <w:keepNext/>
                    <w:widowControl w:val="0"/>
                    <w:spacing w:after="60"/>
                    <w:jc w:val="center"/>
                    <w:rPr>
                      <w:del w:id="10628" w:author="Lorenzo Fabbri" w:date="2024-09-24T14:48:00Z" w16du:dateUtc="2024-09-24T12:48:00Z"/>
                    </w:rPr>
                  </w:pPr>
                  <w:del w:id="10629" w:author="Lorenzo Fabbri" w:date="2024-09-24T14:48:00Z" w16du:dateUtc="2024-09-24T12:48:00Z">
                    <w:r w:rsidRPr="005A6AA3" w:rsidDel="00AE71EA">
                      <w:rPr>
                        <w:rFonts w:ascii="Calibri" w:hAnsi="Calibri"/>
                        <w:sz w:val="20"/>
                      </w:rPr>
                      <w:delText>0.96 (0.55, 1.36)</w:delText>
                    </w:r>
                  </w:del>
                </w:p>
              </w:tc>
              <w:tc>
                <w:tcPr>
                  <w:tcW w:w="0" w:type="dxa"/>
                  <w:tcPrChange w:id="1063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BC0CEC5" w14:textId="341A5964" w:rsidR="00066508" w:rsidRPr="005A6AA3" w:rsidDel="00AE71EA" w:rsidRDefault="00000000">
                  <w:pPr>
                    <w:keepNext/>
                    <w:widowControl w:val="0"/>
                    <w:spacing w:after="60"/>
                    <w:jc w:val="center"/>
                    <w:rPr>
                      <w:del w:id="10631" w:author="Lorenzo Fabbri" w:date="2024-09-24T14:48:00Z" w16du:dateUtc="2024-09-24T12:48:00Z"/>
                    </w:rPr>
                  </w:pPr>
                  <w:del w:id="10632" w:author="Lorenzo Fabbri" w:date="2024-09-24T14:48:00Z" w16du:dateUtc="2024-09-24T12:48:00Z">
                    <w:r w:rsidRPr="005A6AA3" w:rsidDel="00AE71EA">
                      <w:rPr>
                        <w:rFonts w:ascii="Calibri" w:hAnsi="Calibri"/>
                        <w:sz w:val="20"/>
                      </w:rPr>
                      <w:delText>0.19, 1.76</w:delText>
                    </w:r>
                  </w:del>
                </w:p>
              </w:tc>
            </w:tr>
            <w:tr w:rsidR="00066508" w:rsidRPr="005A6AA3" w:rsidDel="00AE71EA" w14:paraId="6561A7AE" w14:textId="4AEF861F" w:rsidTr="006C3DDD">
              <w:trPr>
                <w:del w:id="10633" w:author="Lorenzo Fabbri" w:date="2024-09-24T14:48:00Z"/>
                <w:trPrChange w:id="10634" w:author="Lorenzo Fabbri" w:date="2024-09-19T20:39:00Z" w16du:dateUtc="2024-09-19T18:39:00Z">
                  <w:trPr>
                    <w:gridBefore w:val="1"/>
                    <w:cantSplit/>
                    <w:jc w:val="center"/>
                  </w:trPr>
                </w:trPrChange>
              </w:trPr>
              <w:tc>
                <w:tcPr>
                  <w:tcW w:w="0" w:type="dxa"/>
                  <w:tcPrChange w:id="1063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685FA4D" w14:textId="098F37B8" w:rsidR="00066508" w:rsidRPr="005A6AA3" w:rsidDel="00AE71EA" w:rsidRDefault="00000000">
                  <w:pPr>
                    <w:keepNext/>
                    <w:widowControl w:val="0"/>
                    <w:spacing w:after="60"/>
                    <w:rPr>
                      <w:del w:id="10636" w:author="Lorenzo Fabbri" w:date="2024-09-24T14:48:00Z" w16du:dateUtc="2024-09-24T12:48:00Z"/>
                    </w:rPr>
                  </w:pPr>
                  <w:del w:id="10637" w:author="Lorenzo Fabbri" w:date="2024-09-24T14:48:00Z" w16du:dateUtc="2024-09-24T12:48:00Z">
                    <w:r w:rsidRPr="005A6AA3" w:rsidDel="00AE71EA">
                      <w:rPr>
                        <w:rFonts w:ascii="Calibri" w:hAnsi="Calibri"/>
                        <w:sz w:val="20"/>
                      </w:rPr>
                      <w:delText>oh-MiNP</w:delText>
                    </w:r>
                  </w:del>
                </w:p>
              </w:tc>
              <w:tc>
                <w:tcPr>
                  <w:tcW w:w="0" w:type="dxa"/>
                  <w:tcPrChange w:id="1063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E02E9F" w14:textId="384E626B" w:rsidR="00066508" w:rsidRPr="005A6AA3" w:rsidDel="00AE71EA" w:rsidRDefault="00000000">
                  <w:pPr>
                    <w:keepNext/>
                    <w:widowControl w:val="0"/>
                    <w:spacing w:after="60"/>
                    <w:jc w:val="center"/>
                    <w:rPr>
                      <w:del w:id="10639" w:author="Lorenzo Fabbri" w:date="2024-09-24T14:48:00Z" w16du:dateUtc="2024-09-24T12:48:00Z"/>
                    </w:rPr>
                  </w:pPr>
                  <w:del w:id="10640" w:author="Lorenzo Fabbri" w:date="2024-09-24T14:48:00Z" w16du:dateUtc="2024-09-24T12:48:00Z">
                    <w:r w:rsidRPr="005A6AA3" w:rsidDel="00AE71EA">
                      <w:rPr>
                        <w:rFonts w:ascii="Calibri" w:hAnsi="Calibri"/>
                        <w:sz w:val="20"/>
                      </w:rPr>
                      <w:delText>0.99 (0.73, 1.26)</w:delText>
                    </w:r>
                  </w:del>
                </w:p>
              </w:tc>
              <w:tc>
                <w:tcPr>
                  <w:tcW w:w="0" w:type="dxa"/>
                  <w:tcPrChange w:id="1064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F694AA6" w14:textId="0D59D93C" w:rsidR="00066508" w:rsidRPr="005A6AA3" w:rsidDel="00AE71EA" w:rsidRDefault="00000000">
                  <w:pPr>
                    <w:keepNext/>
                    <w:widowControl w:val="0"/>
                    <w:spacing w:after="60"/>
                    <w:jc w:val="center"/>
                    <w:rPr>
                      <w:del w:id="10642" w:author="Lorenzo Fabbri" w:date="2024-09-24T14:48:00Z" w16du:dateUtc="2024-09-24T12:48:00Z"/>
                    </w:rPr>
                  </w:pPr>
                  <w:del w:id="10643" w:author="Lorenzo Fabbri" w:date="2024-09-24T14:48:00Z" w16du:dateUtc="2024-09-24T12:48:00Z">
                    <w:r w:rsidRPr="005A6AA3" w:rsidDel="00AE71EA">
                      <w:rPr>
                        <w:rFonts w:ascii="Calibri" w:hAnsi="Calibri"/>
                        <w:sz w:val="20"/>
                      </w:rPr>
                      <w:delText>0.45, 1.49</w:delText>
                    </w:r>
                  </w:del>
                </w:p>
              </w:tc>
            </w:tr>
            <w:tr w:rsidR="00066508" w:rsidRPr="005A6AA3" w:rsidDel="00AE71EA" w14:paraId="36BC1A9A" w14:textId="2CE6714E" w:rsidTr="006C3DDD">
              <w:trPr>
                <w:del w:id="10644" w:author="Lorenzo Fabbri" w:date="2024-09-24T14:48:00Z"/>
                <w:trPrChange w:id="10645" w:author="Lorenzo Fabbri" w:date="2024-09-19T20:39:00Z" w16du:dateUtc="2024-09-19T18:39:00Z">
                  <w:trPr>
                    <w:gridBefore w:val="1"/>
                    <w:cantSplit/>
                    <w:jc w:val="center"/>
                  </w:trPr>
                </w:trPrChange>
              </w:trPr>
              <w:tc>
                <w:tcPr>
                  <w:tcW w:w="0" w:type="dxa"/>
                  <w:tcPrChange w:id="1064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E6AB532" w14:textId="31B3D40E" w:rsidR="00066508" w:rsidRPr="005A6AA3" w:rsidDel="00AE71EA" w:rsidRDefault="00000000">
                  <w:pPr>
                    <w:keepNext/>
                    <w:widowControl w:val="0"/>
                    <w:spacing w:after="60"/>
                    <w:rPr>
                      <w:del w:id="10647" w:author="Lorenzo Fabbri" w:date="2024-09-24T14:48:00Z" w16du:dateUtc="2024-09-24T12:48:00Z"/>
                    </w:rPr>
                  </w:pPr>
                  <w:del w:id="10648" w:author="Lorenzo Fabbri" w:date="2024-09-24T14:48:00Z" w16du:dateUtc="2024-09-24T12:48:00Z">
                    <w:r w:rsidRPr="005A6AA3" w:rsidDel="00AE71EA">
                      <w:rPr>
                        <w:rFonts w:ascii="Calibri" w:hAnsi="Calibri"/>
                        <w:sz w:val="20"/>
                      </w:rPr>
                      <w:delText>oxo-MiNP</w:delText>
                    </w:r>
                  </w:del>
                </w:p>
              </w:tc>
              <w:tc>
                <w:tcPr>
                  <w:tcW w:w="0" w:type="dxa"/>
                  <w:tcPrChange w:id="1064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B62A17" w14:textId="1B65691C" w:rsidR="00066508" w:rsidRPr="005A6AA3" w:rsidDel="00AE71EA" w:rsidRDefault="00000000">
                  <w:pPr>
                    <w:keepNext/>
                    <w:widowControl w:val="0"/>
                    <w:spacing w:after="60"/>
                    <w:jc w:val="center"/>
                    <w:rPr>
                      <w:del w:id="10650" w:author="Lorenzo Fabbri" w:date="2024-09-24T14:48:00Z" w16du:dateUtc="2024-09-24T12:48:00Z"/>
                    </w:rPr>
                  </w:pPr>
                  <w:del w:id="10651" w:author="Lorenzo Fabbri" w:date="2024-09-24T14:48:00Z" w16du:dateUtc="2024-09-24T12:48:00Z">
                    <w:r w:rsidRPr="005A6AA3" w:rsidDel="00AE71EA">
                      <w:rPr>
                        <w:rFonts w:ascii="Calibri" w:hAnsi="Calibri"/>
                        <w:sz w:val="20"/>
                      </w:rPr>
                      <w:delText>1.01 (0.71, 1.25)</w:delText>
                    </w:r>
                  </w:del>
                </w:p>
              </w:tc>
              <w:tc>
                <w:tcPr>
                  <w:tcW w:w="0" w:type="dxa"/>
                  <w:tcPrChange w:id="1065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D796F9F" w14:textId="2E8484C6" w:rsidR="00066508" w:rsidRPr="005A6AA3" w:rsidDel="00AE71EA" w:rsidRDefault="00000000">
                  <w:pPr>
                    <w:keepNext/>
                    <w:widowControl w:val="0"/>
                    <w:spacing w:after="60"/>
                    <w:jc w:val="center"/>
                    <w:rPr>
                      <w:del w:id="10653" w:author="Lorenzo Fabbri" w:date="2024-09-24T14:48:00Z" w16du:dateUtc="2024-09-24T12:48:00Z"/>
                    </w:rPr>
                  </w:pPr>
                  <w:del w:id="10654" w:author="Lorenzo Fabbri" w:date="2024-09-24T14:48:00Z" w16du:dateUtc="2024-09-24T12:48:00Z">
                    <w:r w:rsidRPr="005A6AA3" w:rsidDel="00AE71EA">
                      <w:rPr>
                        <w:rFonts w:ascii="Calibri" w:hAnsi="Calibri"/>
                        <w:sz w:val="20"/>
                      </w:rPr>
                      <w:delText>0.45, 1.52</w:delText>
                    </w:r>
                  </w:del>
                </w:p>
              </w:tc>
            </w:tr>
            <w:tr w:rsidR="00066508" w:rsidRPr="005A6AA3" w:rsidDel="00AE71EA" w14:paraId="0A3A3FDA" w14:textId="299CEAD6" w:rsidTr="006C3DDD">
              <w:trPr>
                <w:del w:id="10655" w:author="Lorenzo Fabbri" w:date="2024-09-24T14:48:00Z"/>
                <w:trPrChange w:id="10656" w:author="Lorenzo Fabbri" w:date="2024-09-19T20:39:00Z" w16du:dateUtc="2024-09-19T18:39:00Z">
                  <w:trPr>
                    <w:gridBefore w:val="1"/>
                    <w:cantSplit/>
                    <w:jc w:val="center"/>
                  </w:trPr>
                </w:trPrChange>
              </w:trPr>
              <w:tc>
                <w:tcPr>
                  <w:tcW w:w="0" w:type="dxa"/>
                  <w:gridSpan w:val="3"/>
                  <w:tcPrChange w:id="10657" w:author="Lorenzo Fabbri" w:date="2024-09-19T20:39:00Z" w16du:dateUtc="2024-09-19T18:39:00Z">
                    <w:tcPr>
                      <w:tcW w:w="9144" w:type="dxa"/>
                      <w:gridSpan w:val="6"/>
                    </w:tcPr>
                  </w:tcPrChange>
                </w:tcPr>
                <w:p w14:paraId="695558BD" w14:textId="6A7F1D88" w:rsidR="00066508" w:rsidRPr="005A6AA3" w:rsidDel="00AE71EA" w:rsidRDefault="00000000">
                  <w:pPr>
                    <w:keepNext/>
                    <w:widowControl w:val="0"/>
                    <w:spacing w:after="60"/>
                    <w:rPr>
                      <w:del w:id="10658" w:author="Lorenzo Fabbri" w:date="2024-09-24T14:48:00Z" w16du:dateUtc="2024-09-24T12:48:00Z"/>
                    </w:rPr>
                  </w:pPr>
                  <w:del w:id="10659"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Truncated weights.</w:delText>
                    </w:r>
                  </w:del>
                </w:p>
              </w:tc>
            </w:tr>
          </w:tbl>
          <w:p w14:paraId="77B044F7" w14:textId="3D00A1ED" w:rsidR="00066508" w:rsidRPr="005A6AA3" w:rsidDel="00AE71EA" w:rsidRDefault="00000000">
            <w:pPr>
              <w:pStyle w:val="ImageCaption"/>
              <w:widowControl w:val="0"/>
              <w:spacing w:before="200"/>
              <w:rPr>
                <w:del w:id="10660" w:author="Lorenzo Fabbri" w:date="2024-09-24T14:48:00Z" w16du:dateUtc="2024-09-24T12:48:00Z"/>
              </w:rPr>
            </w:pPr>
            <w:del w:id="10661" w:author="Lorenzo Fabbri" w:date="2024-09-24T14:48:00Z" w16du:dateUtc="2024-09-24T12:48:00Z">
              <w:r w:rsidRPr="005A6AA3" w:rsidDel="00AE71EA">
                <w:delText xml:space="preserve">Table </w:delText>
              </w:r>
            </w:del>
            <w:del w:id="10662" w:author="Lorenzo Fabbri" w:date="2024-09-24T11:06:00Z" w16du:dateUtc="2024-09-24T09:06:00Z">
              <w:r w:rsidRPr="005A6AA3" w:rsidDel="0020742D">
                <w:delText>S</w:delText>
              </w:r>
            </w:del>
            <w:del w:id="10663" w:author="Lorenzo Fabbri" w:date="2024-09-24T14:48:00Z" w16du:dateUtc="2024-09-24T12:48:00Z">
              <w:r w:rsidRPr="005A6AA3" w:rsidDel="00AE71EA">
                <w:delText>12</w:delText>
              </w:r>
            </w:del>
            <w:del w:id="10664" w:author="Lorenzo Fabbri" w:date="2024-09-19T18:31:00Z" w16du:dateUtc="2024-09-19T16:31:00Z">
              <w:r w:rsidRPr="005A6AA3" w:rsidDel="00A42D3A">
                <w:delText>:</w:delText>
              </w:r>
            </w:del>
            <w:del w:id="10665" w:author="Lorenzo Fabbri" w:date="2024-09-24T14:48:00Z" w16du:dateUtc="2024-09-24T12:48:00Z">
              <w:r w:rsidRPr="005A6AA3" w:rsidDel="00AE71EA">
                <w:delText xml:space="preserve"> </w:delText>
              </w:r>
              <w:r w:rsidRPr="005A6AA3" w:rsidDel="00AE71EA">
                <w:rPr>
                  <w:b/>
                  <w:bCs/>
                </w:rPr>
                <w:delText>Summary statistics of the estimated balancing weights (exposures: endocrine disrupting chemicals (EDCs); outcomes: glucocorticosteroids) (HELIX subcohort; 2013-2016).</w:delText>
              </w:r>
              <w:bookmarkEnd w:id="10391"/>
            </w:del>
          </w:p>
        </w:tc>
      </w:tr>
    </w:tbl>
    <w:p w14:paraId="3F224C1C" w14:textId="38F943DA" w:rsidR="00066508" w:rsidRPr="005A6AA3" w:rsidDel="00AE71EA" w:rsidRDefault="00000000">
      <w:pPr>
        <w:pStyle w:val="BodyText"/>
        <w:rPr>
          <w:del w:id="10666" w:author="Lorenzo Fabbri" w:date="2024-09-24T14:48:00Z" w16du:dateUtc="2024-09-24T12:48:00Z"/>
        </w:rPr>
      </w:pPr>
      <w:del w:id="10667" w:author="Lorenzo Fabbri" w:date="2024-09-24T14:48:00Z" w16du:dateUtc="2024-09-24T12:48:00Z">
        <w:r w:rsidRPr="005A6AA3"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0653130E" w14:textId="3F0B0617" w:rsidTr="00066508">
        <w:trPr>
          <w:del w:id="10668"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0669"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4464"/>
              <w:gridCol w:w="2635"/>
              <w:gridCol w:w="2261"/>
              <w:tblGridChange w:id="10670">
                <w:tblGrid>
                  <w:gridCol w:w="56"/>
                  <w:gridCol w:w="3114"/>
                  <w:gridCol w:w="1294"/>
                  <w:gridCol w:w="1821"/>
                  <w:gridCol w:w="814"/>
                  <w:gridCol w:w="2261"/>
                  <w:gridCol w:w="40"/>
                </w:tblGrid>
              </w:tblGridChange>
            </w:tblGrid>
            <w:tr w:rsidR="00066508" w:rsidRPr="005A6AA3" w:rsidDel="00AE71EA" w14:paraId="675238D6" w14:textId="53A6BD60" w:rsidTr="006C3DDD">
              <w:trPr>
                <w:del w:id="10671" w:author="Lorenzo Fabbri" w:date="2024-09-24T14:48:00Z"/>
                <w:trPrChange w:id="10672" w:author="Lorenzo Fabbri" w:date="2024-09-19T20:40:00Z" w16du:dateUtc="2024-09-19T18:40:00Z">
                  <w:trPr>
                    <w:gridBefore w:val="1"/>
                    <w:cantSplit/>
                    <w:tblHeader/>
                    <w:jc w:val="center"/>
                  </w:trPr>
                </w:trPrChange>
              </w:trPr>
              <w:tc>
                <w:tcPr>
                  <w:tcW w:w="0" w:type="dxa"/>
                  <w:tcPrChange w:id="10673" w:author="Lorenzo Fabbri" w:date="2024-09-19T20:40:00Z" w16du:dateUtc="2024-09-19T18:40:00Z">
                    <w:tcPr>
                      <w:tcW w:w="3048" w:type="dxa"/>
                      <w:tcBorders>
                        <w:top w:val="single" w:sz="16" w:space="0" w:color="D3D3D3"/>
                        <w:left w:val="single" w:sz="6" w:space="0" w:color="D3D3D3"/>
                      </w:tcBorders>
                    </w:tcPr>
                  </w:tcPrChange>
                </w:tcPr>
                <w:p w14:paraId="21CEACE2" w14:textId="4DACC661" w:rsidR="00066508" w:rsidRPr="005A6AA3" w:rsidDel="00AE71EA" w:rsidRDefault="00066508">
                  <w:pPr>
                    <w:keepNext/>
                    <w:widowControl w:val="0"/>
                    <w:spacing w:after="60"/>
                    <w:rPr>
                      <w:del w:id="10674" w:author="Lorenzo Fabbri" w:date="2024-09-24T14:48:00Z" w16du:dateUtc="2024-09-24T12:48:00Z"/>
                    </w:rPr>
                  </w:pPr>
                  <w:bookmarkStart w:id="10675" w:name="supptbl-weights-3"/>
                </w:p>
              </w:tc>
              <w:tc>
                <w:tcPr>
                  <w:tcW w:w="0" w:type="dxa"/>
                  <w:tcPrChange w:id="10676" w:author="Lorenzo Fabbri" w:date="2024-09-19T20:40:00Z" w16du:dateUtc="2024-09-19T18:40:00Z">
                    <w:tcPr>
                      <w:tcW w:w="3048" w:type="dxa"/>
                      <w:gridSpan w:val="2"/>
                      <w:tcBorders>
                        <w:top w:val="single" w:sz="16" w:space="0" w:color="D3D3D3"/>
                        <w:bottom w:val="single" w:sz="16" w:space="0" w:color="D3D3D3"/>
                      </w:tcBorders>
                    </w:tcPr>
                  </w:tcPrChange>
                </w:tcPr>
                <w:p w14:paraId="10CB245C" w14:textId="4B396A8A" w:rsidR="00066508" w:rsidRPr="005A6AA3" w:rsidDel="00AE71EA" w:rsidRDefault="00000000">
                  <w:pPr>
                    <w:keepNext/>
                    <w:widowControl w:val="0"/>
                    <w:spacing w:after="60"/>
                    <w:jc w:val="center"/>
                    <w:rPr>
                      <w:del w:id="10677" w:author="Lorenzo Fabbri" w:date="2024-09-24T14:48:00Z" w16du:dateUtc="2024-09-24T12:48:00Z"/>
                    </w:rPr>
                  </w:pPr>
                  <w:del w:id="10678" w:author="Lorenzo Fabbri" w:date="2024-09-24T14:48:00Z" w16du:dateUtc="2024-09-24T12:48:00Z">
                    <w:r w:rsidRPr="005A6AA3" w:rsidDel="00AE71EA">
                      <w:rPr>
                        <w:rFonts w:ascii="Calibri" w:hAnsi="Calibri"/>
                        <w:sz w:val="20"/>
                      </w:rPr>
                      <w:delText>Median (IQR)</w:delText>
                    </w:r>
                  </w:del>
                </w:p>
              </w:tc>
              <w:tc>
                <w:tcPr>
                  <w:tcW w:w="0" w:type="dxa"/>
                  <w:tcPrChange w:id="10679" w:author="Lorenzo Fabbri" w:date="2024-09-19T20:40:00Z" w16du:dateUtc="2024-09-19T18:40:00Z">
                    <w:tcPr>
                      <w:tcW w:w="3048" w:type="dxa"/>
                      <w:gridSpan w:val="3"/>
                      <w:tcBorders>
                        <w:top w:val="single" w:sz="16" w:space="0" w:color="D3D3D3"/>
                        <w:bottom w:val="single" w:sz="16" w:space="0" w:color="D3D3D3"/>
                        <w:right w:val="single" w:sz="6" w:space="0" w:color="D3D3D3"/>
                      </w:tcBorders>
                    </w:tcPr>
                  </w:tcPrChange>
                </w:tcPr>
                <w:p w14:paraId="5C3E911F" w14:textId="79086F67" w:rsidR="00066508" w:rsidRPr="005A6AA3" w:rsidDel="00AE71EA" w:rsidRDefault="00000000">
                  <w:pPr>
                    <w:keepNext/>
                    <w:widowControl w:val="0"/>
                    <w:spacing w:after="60"/>
                    <w:jc w:val="center"/>
                    <w:rPr>
                      <w:del w:id="10680" w:author="Lorenzo Fabbri" w:date="2024-09-24T14:48:00Z" w16du:dateUtc="2024-09-24T12:48:00Z"/>
                    </w:rPr>
                  </w:pPr>
                  <w:del w:id="10681" w:author="Lorenzo Fabbri" w:date="2024-09-24T14:48:00Z" w16du:dateUtc="2024-09-24T12:48:00Z">
                    <w:r w:rsidRPr="005A6AA3" w:rsidDel="00AE71EA">
                      <w:rPr>
                        <w:rFonts w:ascii="Calibri" w:hAnsi="Calibri"/>
                        <w:sz w:val="20"/>
                      </w:rPr>
                      <w:delText>Range</w:delText>
                    </w:r>
                  </w:del>
                </w:p>
              </w:tc>
            </w:tr>
            <w:tr w:rsidR="00066508" w:rsidRPr="005A6AA3" w:rsidDel="00AE71EA" w14:paraId="7137CAA7" w14:textId="19FF8119" w:rsidTr="006C3DDD">
              <w:trPr>
                <w:del w:id="10682" w:author="Lorenzo Fabbri" w:date="2024-09-24T14:48:00Z"/>
                <w:trPrChange w:id="10683" w:author="Lorenzo Fabbri" w:date="2024-09-19T20:40:00Z" w16du:dateUtc="2024-09-19T18:40:00Z">
                  <w:trPr>
                    <w:gridBefore w:val="1"/>
                    <w:cantSplit/>
                    <w:tblHeader/>
                    <w:jc w:val="center"/>
                  </w:trPr>
                </w:trPrChange>
              </w:trPr>
              <w:tc>
                <w:tcPr>
                  <w:tcW w:w="0" w:type="dxa"/>
                  <w:tcPrChange w:id="10684" w:author="Lorenzo Fabbri" w:date="2024-09-19T20:40:00Z" w16du:dateUtc="2024-09-19T18:40:00Z">
                    <w:tcPr>
                      <w:tcW w:w="3048" w:type="dxa"/>
                      <w:tcBorders>
                        <w:left w:val="single" w:sz="6" w:space="0" w:color="D3D3D3"/>
                        <w:bottom w:val="single" w:sz="16" w:space="0" w:color="D3D3D3"/>
                      </w:tcBorders>
                    </w:tcPr>
                  </w:tcPrChange>
                </w:tcPr>
                <w:p w14:paraId="585B5D21" w14:textId="24F0BC68" w:rsidR="00066508" w:rsidRPr="005A6AA3" w:rsidDel="00AE71EA" w:rsidRDefault="00000000">
                  <w:pPr>
                    <w:keepNext/>
                    <w:widowControl w:val="0"/>
                    <w:spacing w:after="60"/>
                    <w:rPr>
                      <w:del w:id="10685" w:author="Lorenzo Fabbri" w:date="2024-09-24T14:48:00Z" w16du:dateUtc="2024-09-24T12:48:00Z"/>
                    </w:rPr>
                  </w:pPr>
                  <w:del w:id="10686" w:author="Lorenzo Fabbri" w:date="2024-09-24T14:48:00Z" w16du:dateUtc="2024-09-24T12:48:00Z">
                    <w:r w:rsidRPr="005A6AA3" w:rsidDel="00AE71EA">
                      <w:rPr>
                        <w:rFonts w:ascii="Calibri" w:hAnsi="Calibri"/>
                        <w:b/>
                        <w:sz w:val="20"/>
                      </w:rPr>
                      <w:delText>Characteristic</w:delText>
                    </w:r>
                    <w:r w:rsidRPr="005A6AA3" w:rsidDel="00AE71EA">
                      <w:rPr>
                        <w:rFonts w:ascii="Calibri" w:hAnsi="Calibri"/>
                        <w:i/>
                        <w:sz w:val="20"/>
                        <w:vertAlign w:val="superscript"/>
                      </w:rPr>
                      <w:delText>a</w:delText>
                    </w:r>
                  </w:del>
                </w:p>
              </w:tc>
              <w:tc>
                <w:tcPr>
                  <w:tcW w:w="0" w:type="dxa"/>
                  <w:tcPrChange w:id="10687" w:author="Lorenzo Fabbri" w:date="2024-09-19T20:40:00Z" w16du:dateUtc="2024-09-19T18:40:00Z">
                    <w:tcPr>
                      <w:tcW w:w="3048" w:type="dxa"/>
                      <w:gridSpan w:val="2"/>
                      <w:tcBorders>
                        <w:bottom w:val="single" w:sz="16" w:space="0" w:color="D3D3D3"/>
                      </w:tcBorders>
                    </w:tcPr>
                  </w:tcPrChange>
                </w:tcPr>
                <w:p w14:paraId="4410B0B3" w14:textId="4691F1DE" w:rsidR="00066508" w:rsidRPr="005A6AA3" w:rsidDel="00AE71EA" w:rsidRDefault="00000000">
                  <w:pPr>
                    <w:keepNext/>
                    <w:widowControl w:val="0"/>
                    <w:spacing w:after="60"/>
                    <w:jc w:val="center"/>
                    <w:rPr>
                      <w:del w:id="10688" w:author="Lorenzo Fabbri" w:date="2024-09-24T14:48:00Z" w16du:dateUtc="2024-09-24T12:48:00Z"/>
                    </w:rPr>
                  </w:pPr>
                  <w:del w:id="10689" w:author="Lorenzo Fabbri" w:date="2024-09-24T14:48:00Z" w16du:dateUtc="2024-09-24T12:48:00Z">
                    <w:r w:rsidRPr="005A6AA3" w:rsidDel="00AE71EA">
                      <w:rPr>
                        <w:rFonts w:ascii="Calibri" w:hAnsi="Calibri"/>
                        <w:b/>
                        <w:sz w:val="20"/>
                      </w:rPr>
                      <w:delText>N = 976</w:delText>
                    </w:r>
                    <w:r w:rsidRPr="005A6AA3" w:rsidDel="00AE71EA">
                      <w:rPr>
                        <w:rFonts w:ascii="Calibri" w:hAnsi="Calibri"/>
                        <w:i/>
                        <w:sz w:val="20"/>
                        <w:vertAlign w:val="superscript"/>
                      </w:rPr>
                      <w:delText>a</w:delText>
                    </w:r>
                  </w:del>
                </w:p>
              </w:tc>
              <w:tc>
                <w:tcPr>
                  <w:tcW w:w="0" w:type="dxa"/>
                  <w:tcPrChange w:id="10690" w:author="Lorenzo Fabbri" w:date="2024-09-19T20:40:00Z" w16du:dateUtc="2024-09-19T18:40:00Z">
                    <w:tcPr>
                      <w:tcW w:w="3048" w:type="dxa"/>
                      <w:gridSpan w:val="3"/>
                      <w:tcBorders>
                        <w:bottom w:val="single" w:sz="16" w:space="0" w:color="D3D3D3"/>
                        <w:right w:val="single" w:sz="6" w:space="0" w:color="D3D3D3"/>
                      </w:tcBorders>
                    </w:tcPr>
                  </w:tcPrChange>
                </w:tcPr>
                <w:p w14:paraId="4F57AA94" w14:textId="0F71C0D6" w:rsidR="00066508" w:rsidRPr="005A6AA3" w:rsidDel="00AE71EA" w:rsidRDefault="00000000">
                  <w:pPr>
                    <w:keepNext/>
                    <w:widowControl w:val="0"/>
                    <w:spacing w:after="60"/>
                    <w:jc w:val="center"/>
                    <w:rPr>
                      <w:del w:id="10691" w:author="Lorenzo Fabbri" w:date="2024-09-24T14:48:00Z" w16du:dateUtc="2024-09-24T12:48:00Z"/>
                    </w:rPr>
                  </w:pPr>
                  <w:del w:id="10692" w:author="Lorenzo Fabbri" w:date="2024-09-24T14:48:00Z" w16du:dateUtc="2024-09-24T12:48:00Z">
                    <w:r w:rsidRPr="005A6AA3" w:rsidDel="00AE71EA">
                      <w:rPr>
                        <w:rFonts w:ascii="Calibri" w:hAnsi="Calibri"/>
                        <w:b/>
                        <w:sz w:val="20"/>
                      </w:rPr>
                      <w:delText>N = 976</w:delText>
                    </w:r>
                    <w:r w:rsidRPr="005A6AA3" w:rsidDel="00AE71EA">
                      <w:rPr>
                        <w:rFonts w:ascii="Calibri" w:hAnsi="Calibri"/>
                        <w:i/>
                        <w:sz w:val="20"/>
                        <w:vertAlign w:val="superscript"/>
                      </w:rPr>
                      <w:delText>a</w:delText>
                    </w:r>
                  </w:del>
                </w:p>
              </w:tc>
            </w:tr>
            <w:tr w:rsidR="00066508" w:rsidRPr="005A6AA3" w:rsidDel="00AE71EA" w14:paraId="66A90A68" w14:textId="3CA76DC3" w:rsidTr="006C3DDD">
              <w:trPr>
                <w:del w:id="10693" w:author="Lorenzo Fabbri" w:date="2024-09-24T14:48:00Z"/>
                <w:trPrChange w:id="10694" w:author="Lorenzo Fabbri" w:date="2024-09-19T20:40:00Z" w16du:dateUtc="2024-09-19T18:40:00Z">
                  <w:trPr>
                    <w:gridBefore w:val="1"/>
                    <w:cantSplit/>
                    <w:jc w:val="center"/>
                  </w:trPr>
                </w:trPrChange>
              </w:trPr>
              <w:tc>
                <w:tcPr>
                  <w:tcW w:w="0" w:type="dxa"/>
                  <w:tcPrChange w:id="1069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4664F2D" w14:textId="3075BDDB" w:rsidR="00066508" w:rsidRPr="005A6AA3" w:rsidDel="00AE71EA" w:rsidRDefault="00000000">
                  <w:pPr>
                    <w:keepNext/>
                    <w:widowControl w:val="0"/>
                    <w:spacing w:after="60"/>
                    <w:rPr>
                      <w:del w:id="10696" w:author="Lorenzo Fabbri" w:date="2024-09-24T14:48:00Z" w16du:dateUtc="2024-09-24T12:48:00Z"/>
                    </w:rPr>
                  </w:pPr>
                  <w:del w:id="10697" w:author="Lorenzo Fabbri" w:date="2024-09-24T14:48:00Z" w16du:dateUtc="2024-09-24T12:48:00Z">
                    <w:r w:rsidRPr="005A6AA3" w:rsidDel="00AE71EA">
                      <w:rPr>
                        <w:rFonts w:ascii="Calibri" w:hAnsi="Calibri"/>
                        <w:sz w:val="20"/>
                      </w:rPr>
                      <w:delText>cortisol production</w:delText>
                    </w:r>
                  </w:del>
                </w:p>
              </w:tc>
              <w:tc>
                <w:tcPr>
                  <w:tcW w:w="0" w:type="dxa"/>
                  <w:tcPrChange w:id="1069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F8110A" w14:textId="4AD709FE" w:rsidR="00066508" w:rsidRPr="005A6AA3" w:rsidDel="00AE71EA" w:rsidRDefault="00000000">
                  <w:pPr>
                    <w:keepNext/>
                    <w:widowControl w:val="0"/>
                    <w:spacing w:after="60"/>
                    <w:jc w:val="center"/>
                    <w:rPr>
                      <w:del w:id="10699" w:author="Lorenzo Fabbri" w:date="2024-09-24T14:48:00Z" w16du:dateUtc="2024-09-24T12:48:00Z"/>
                    </w:rPr>
                  </w:pPr>
                  <w:del w:id="10700" w:author="Lorenzo Fabbri" w:date="2024-09-24T14:48:00Z" w16du:dateUtc="2024-09-24T12:48:00Z">
                    <w:r w:rsidRPr="005A6AA3" w:rsidDel="00AE71EA">
                      <w:rPr>
                        <w:rFonts w:ascii="Calibri" w:hAnsi="Calibri"/>
                        <w:sz w:val="20"/>
                      </w:rPr>
                      <w:delText>1.00 (0.54, 1.39)</w:delText>
                    </w:r>
                  </w:del>
                </w:p>
              </w:tc>
              <w:tc>
                <w:tcPr>
                  <w:tcW w:w="0" w:type="dxa"/>
                  <w:tcPrChange w:id="10701"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EB2A677" w14:textId="49A43C3B" w:rsidR="00066508" w:rsidRPr="005A6AA3" w:rsidDel="00AE71EA" w:rsidRDefault="00000000">
                  <w:pPr>
                    <w:keepNext/>
                    <w:widowControl w:val="0"/>
                    <w:spacing w:after="60"/>
                    <w:jc w:val="center"/>
                    <w:rPr>
                      <w:del w:id="10702" w:author="Lorenzo Fabbri" w:date="2024-09-24T14:48:00Z" w16du:dateUtc="2024-09-24T12:48:00Z"/>
                    </w:rPr>
                  </w:pPr>
                  <w:del w:id="10703" w:author="Lorenzo Fabbri" w:date="2024-09-24T14:48:00Z" w16du:dateUtc="2024-09-24T12:48:00Z">
                    <w:r w:rsidRPr="005A6AA3" w:rsidDel="00AE71EA">
                      <w:rPr>
                        <w:rFonts w:ascii="Calibri" w:hAnsi="Calibri"/>
                        <w:sz w:val="20"/>
                      </w:rPr>
                      <w:delText>0.14, 1.80</w:delText>
                    </w:r>
                  </w:del>
                </w:p>
              </w:tc>
            </w:tr>
            <w:tr w:rsidR="00066508" w:rsidRPr="005A6AA3" w:rsidDel="00AE71EA" w14:paraId="6535C7F1" w14:textId="2AA93B11" w:rsidTr="006C3DDD">
              <w:trPr>
                <w:del w:id="10704" w:author="Lorenzo Fabbri" w:date="2024-09-24T14:48:00Z"/>
                <w:trPrChange w:id="10705" w:author="Lorenzo Fabbri" w:date="2024-09-19T20:40:00Z" w16du:dateUtc="2024-09-19T18:40:00Z">
                  <w:trPr>
                    <w:gridBefore w:val="1"/>
                    <w:cantSplit/>
                    <w:jc w:val="center"/>
                  </w:trPr>
                </w:trPrChange>
              </w:trPr>
              <w:tc>
                <w:tcPr>
                  <w:tcW w:w="0" w:type="dxa"/>
                  <w:tcPrChange w:id="1070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E011630" w14:textId="471CF778" w:rsidR="00066508" w:rsidRPr="005A6AA3" w:rsidDel="00AE71EA" w:rsidRDefault="00000000">
                  <w:pPr>
                    <w:keepNext/>
                    <w:widowControl w:val="0"/>
                    <w:spacing w:after="60"/>
                    <w:rPr>
                      <w:del w:id="10707" w:author="Lorenzo Fabbri" w:date="2024-09-24T14:48:00Z" w16du:dateUtc="2024-09-24T12:48:00Z"/>
                    </w:rPr>
                  </w:pPr>
                  <w:del w:id="10708" w:author="Lorenzo Fabbri" w:date="2024-09-24T14:48:00Z" w16du:dateUtc="2024-09-24T12:48:00Z">
                    <w:r w:rsidRPr="005A6AA3" w:rsidDel="00AE71EA">
                      <w:rPr>
                        <w:rFonts w:ascii="Calibri" w:hAnsi="Calibri"/>
                        <w:sz w:val="20"/>
                      </w:rPr>
                      <w:delText>cortisone production</w:delText>
                    </w:r>
                  </w:del>
                </w:p>
              </w:tc>
              <w:tc>
                <w:tcPr>
                  <w:tcW w:w="0" w:type="dxa"/>
                  <w:tcPrChange w:id="10709"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ABD2A8C" w14:textId="082A9978" w:rsidR="00066508" w:rsidRPr="005A6AA3" w:rsidDel="00AE71EA" w:rsidRDefault="00000000">
                  <w:pPr>
                    <w:keepNext/>
                    <w:widowControl w:val="0"/>
                    <w:spacing w:after="60"/>
                    <w:jc w:val="center"/>
                    <w:rPr>
                      <w:del w:id="10710" w:author="Lorenzo Fabbri" w:date="2024-09-24T14:48:00Z" w16du:dateUtc="2024-09-24T12:48:00Z"/>
                    </w:rPr>
                  </w:pPr>
                  <w:del w:id="10711" w:author="Lorenzo Fabbri" w:date="2024-09-24T14:48:00Z" w16du:dateUtc="2024-09-24T12:48:00Z">
                    <w:r w:rsidRPr="005A6AA3" w:rsidDel="00AE71EA">
                      <w:rPr>
                        <w:rFonts w:ascii="Calibri" w:hAnsi="Calibri"/>
                        <w:sz w:val="20"/>
                      </w:rPr>
                      <w:delText>1.00 (0.58, 1.39)</w:delText>
                    </w:r>
                  </w:del>
                </w:p>
              </w:tc>
              <w:tc>
                <w:tcPr>
                  <w:tcW w:w="0" w:type="dxa"/>
                  <w:tcPrChange w:id="10712"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616011F" w14:textId="058DC41D" w:rsidR="00066508" w:rsidRPr="005A6AA3" w:rsidDel="00AE71EA" w:rsidRDefault="00000000">
                  <w:pPr>
                    <w:keepNext/>
                    <w:widowControl w:val="0"/>
                    <w:spacing w:after="60"/>
                    <w:jc w:val="center"/>
                    <w:rPr>
                      <w:del w:id="10713" w:author="Lorenzo Fabbri" w:date="2024-09-24T14:48:00Z" w16du:dateUtc="2024-09-24T12:48:00Z"/>
                    </w:rPr>
                  </w:pPr>
                  <w:del w:id="10714" w:author="Lorenzo Fabbri" w:date="2024-09-24T14:48:00Z" w16du:dateUtc="2024-09-24T12:48:00Z">
                    <w:r w:rsidRPr="005A6AA3" w:rsidDel="00AE71EA">
                      <w:rPr>
                        <w:rFonts w:ascii="Calibri" w:hAnsi="Calibri"/>
                        <w:sz w:val="20"/>
                      </w:rPr>
                      <w:delText>0.19, 1.73</w:delText>
                    </w:r>
                  </w:del>
                </w:p>
              </w:tc>
            </w:tr>
            <w:tr w:rsidR="00066508" w:rsidRPr="005A6AA3" w:rsidDel="00AE71EA" w14:paraId="761927A9" w14:textId="254F2F9F" w:rsidTr="006C3DDD">
              <w:trPr>
                <w:del w:id="10715" w:author="Lorenzo Fabbri" w:date="2024-09-24T14:48:00Z"/>
                <w:trPrChange w:id="10716" w:author="Lorenzo Fabbri" w:date="2024-09-19T20:40:00Z" w16du:dateUtc="2024-09-19T18:40:00Z">
                  <w:trPr>
                    <w:gridBefore w:val="1"/>
                    <w:cantSplit/>
                    <w:jc w:val="center"/>
                  </w:trPr>
                </w:trPrChange>
              </w:trPr>
              <w:tc>
                <w:tcPr>
                  <w:tcW w:w="0" w:type="dxa"/>
                  <w:tcPrChange w:id="1071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B4465E8" w14:textId="2C0FB972" w:rsidR="00066508" w:rsidRPr="005A6AA3" w:rsidDel="00AE71EA" w:rsidRDefault="00000000">
                  <w:pPr>
                    <w:keepNext/>
                    <w:widowControl w:val="0"/>
                    <w:spacing w:after="60"/>
                    <w:rPr>
                      <w:del w:id="10718" w:author="Lorenzo Fabbri" w:date="2024-09-24T14:48:00Z" w16du:dateUtc="2024-09-24T12:48:00Z"/>
                    </w:rPr>
                  </w:pPr>
                  <w:del w:id="10719" w:author="Lorenzo Fabbri" w:date="2024-09-24T14:48:00Z" w16du:dateUtc="2024-09-24T12:48:00Z">
                    <w:r w:rsidRPr="005A6AA3" w:rsidDel="00AE71EA">
                      <w:rPr>
                        <w:rFonts w:ascii="Calibri" w:hAnsi="Calibri"/>
                        <w:sz w:val="20"/>
                      </w:rPr>
                      <w:delText>corticosterone production</w:delText>
                    </w:r>
                  </w:del>
                </w:p>
              </w:tc>
              <w:tc>
                <w:tcPr>
                  <w:tcW w:w="0" w:type="dxa"/>
                  <w:tcPrChange w:id="1072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064AB2" w14:textId="21AB3FCC" w:rsidR="00066508" w:rsidRPr="005A6AA3" w:rsidDel="00AE71EA" w:rsidRDefault="00000000">
                  <w:pPr>
                    <w:keepNext/>
                    <w:widowControl w:val="0"/>
                    <w:spacing w:after="60"/>
                    <w:jc w:val="center"/>
                    <w:rPr>
                      <w:del w:id="10721" w:author="Lorenzo Fabbri" w:date="2024-09-24T14:48:00Z" w16du:dateUtc="2024-09-24T12:48:00Z"/>
                    </w:rPr>
                  </w:pPr>
                  <w:del w:id="10722" w:author="Lorenzo Fabbri" w:date="2024-09-24T14:48:00Z" w16du:dateUtc="2024-09-24T12:48:00Z">
                    <w:r w:rsidRPr="005A6AA3" w:rsidDel="00AE71EA">
                      <w:rPr>
                        <w:rFonts w:ascii="Calibri" w:hAnsi="Calibri"/>
                        <w:sz w:val="20"/>
                      </w:rPr>
                      <w:delText>0.98 (0.56, 1.39)</w:delText>
                    </w:r>
                  </w:del>
                </w:p>
              </w:tc>
              <w:tc>
                <w:tcPr>
                  <w:tcW w:w="0" w:type="dxa"/>
                  <w:tcPrChange w:id="10723"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E6C9191" w14:textId="44950E37" w:rsidR="00066508" w:rsidRPr="005A6AA3" w:rsidDel="00AE71EA" w:rsidRDefault="00000000">
                  <w:pPr>
                    <w:keepNext/>
                    <w:widowControl w:val="0"/>
                    <w:spacing w:after="60"/>
                    <w:jc w:val="center"/>
                    <w:rPr>
                      <w:del w:id="10724" w:author="Lorenzo Fabbri" w:date="2024-09-24T14:48:00Z" w16du:dateUtc="2024-09-24T12:48:00Z"/>
                    </w:rPr>
                  </w:pPr>
                  <w:del w:id="10725" w:author="Lorenzo Fabbri" w:date="2024-09-24T14:48:00Z" w16du:dateUtc="2024-09-24T12:48:00Z">
                    <w:r w:rsidRPr="005A6AA3" w:rsidDel="00AE71EA">
                      <w:rPr>
                        <w:rFonts w:ascii="Calibri" w:hAnsi="Calibri"/>
                        <w:sz w:val="20"/>
                      </w:rPr>
                      <w:delText>0.15, 1.78</w:delText>
                    </w:r>
                  </w:del>
                </w:p>
              </w:tc>
            </w:tr>
            <w:tr w:rsidR="00066508" w:rsidRPr="005A6AA3" w:rsidDel="00AE71EA" w14:paraId="0D9EBD50" w14:textId="63BC65FF" w:rsidTr="006C3DDD">
              <w:trPr>
                <w:del w:id="10726" w:author="Lorenzo Fabbri" w:date="2024-09-24T14:48:00Z"/>
                <w:trPrChange w:id="10727" w:author="Lorenzo Fabbri" w:date="2024-09-19T20:40:00Z" w16du:dateUtc="2024-09-19T18:40:00Z">
                  <w:trPr>
                    <w:gridBefore w:val="1"/>
                    <w:cantSplit/>
                    <w:jc w:val="center"/>
                  </w:trPr>
                </w:trPrChange>
              </w:trPr>
              <w:tc>
                <w:tcPr>
                  <w:tcW w:w="0" w:type="dxa"/>
                  <w:gridSpan w:val="3"/>
                  <w:tcPrChange w:id="10728" w:author="Lorenzo Fabbri" w:date="2024-09-19T20:40:00Z" w16du:dateUtc="2024-09-19T18:40:00Z">
                    <w:tcPr>
                      <w:tcW w:w="9144" w:type="dxa"/>
                      <w:gridSpan w:val="6"/>
                    </w:tcPr>
                  </w:tcPrChange>
                </w:tcPr>
                <w:p w14:paraId="3E13833E" w14:textId="57C2B591" w:rsidR="00066508" w:rsidRPr="005A6AA3" w:rsidDel="00AE71EA" w:rsidRDefault="00000000">
                  <w:pPr>
                    <w:keepNext/>
                    <w:widowControl w:val="0"/>
                    <w:spacing w:after="60"/>
                    <w:rPr>
                      <w:del w:id="10729" w:author="Lorenzo Fabbri" w:date="2024-09-24T14:48:00Z" w16du:dateUtc="2024-09-24T12:48:00Z"/>
                    </w:rPr>
                  </w:pPr>
                  <w:del w:id="10730"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Truncated weights.</w:delText>
                    </w:r>
                  </w:del>
                </w:p>
              </w:tc>
            </w:tr>
          </w:tbl>
          <w:p w14:paraId="1DD16D19" w14:textId="39A9B82A" w:rsidR="00066508" w:rsidRPr="005A6AA3" w:rsidDel="00AE71EA" w:rsidRDefault="00000000">
            <w:pPr>
              <w:pStyle w:val="ImageCaption"/>
              <w:widowControl w:val="0"/>
              <w:spacing w:before="200"/>
              <w:rPr>
                <w:del w:id="10731" w:author="Lorenzo Fabbri" w:date="2024-09-24T14:48:00Z" w16du:dateUtc="2024-09-24T12:48:00Z"/>
              </w:rPr>
            </w:pPr>
            <w:del w:id="10732" w:author="Lorenzo Fabbri" w:date="2024-09-24T14:48:00Z" w16du:dateUtc="2024-09-24T12:48:00Z">
              <w:r w:rsidRPr="005A6AA3" w:rsidDel="00AE71EA">
                <w:delText xml:space="preserve">Table </w:delText>
              </w:r>
            </w:del>
            <w:del w:id="10733" w:author="Lorenzo Fabbri" w:date="2024-09-24T11:06:00Z" w16du:dateUtc="2024-09-24T09:06:00Z">
              <w:r w:rsidRPr="005A6AA3" w:rsidDel="0020742D">
                <w:delText>S</w:delText>
              </w:r>
            </w:del>
            <w:del w:id="10734" w:author="Lorenzo Fabbri" w:date="2024-09-24T14:48:00Z" w16du:dateUtc="2024-09-24T12:48:00Z">
              <w:r w:rsidRPr="005A6AA3" w:rsidDel="00AE71EA">
                <w:delText>13</w:delText>
              </w:r>
            </w:del>
            <w:del w:id="10735" w:author="Lorenzo Fabbri" w:date="2024-09-19T18:31:00Z" w16du:dateUtc="2024-09-19T16:31:00Z">
              <w:r w:rsidRPr="005A6AA3" w:rsidDel="00A42D3A">
                <w:delText>:</w:delText>
              </w:r>
            </w:del>
            <w:del w:id="10736" w:author="Lorenzo Fabbri" w:date="2024-09-24T14:48:00Z" w16du:dateUtc="2024-09-24T12:48:00Z">
              <w:r w:rsidRPr="005A6AA3" w:rsidDel="00AE71EA">
                <w:delText xml:space="preserve"> </w:delText>
              </w:r>
              <w:r w:rsidRPr="005A6AA3" w:rsidDel="00AE71EA">
                <w:rPr>
                  <w:b/>
                  <w:bCs/>
                </w:rPr>
                <w:delText>Summary statistics of the estimated balancing weights (exposures: glucocorticosteroids; outcome: hit reaction time standard error (HRT-SE)) (HELIX subcohort; 2013-2016).</w:delText>
              </w:r>
              <w:bookmarkEnd w:id="10675"/>
            </w:del>
          </w:p>
        </w:tc>
      </w:tr>
    </w:tbl>
    <w:p w14:paraId="3C0EB1B0" w14:textId="75F95D61" w:rsidR="00066508" w:rsidRPr="005A6AA3" w:rsidDel="00AE71EA" w:rsidRDefault="00000000">
      <w:pPr>
        <w:pStyle w:val="Heading2"/>
        <w:rPr>
          <w:del w:id="10737" w:author="Lorenzo Fabbri" w:date="2024-09-24T14:48:00Z" w16du:dateUtc="2024-09-24T12:48:00Z"/>
        </w:rPr>
      </w:pPr>
      <w:del w:id="10738" w:author="Lorenzo Fabbri" w:date="2024-09-24T14:45:00Z" w16du:dateUtc="2024-09-24T12:45:00Z">
        <w:r w:rsidRPr="005A6AA3" w:rsidDel="00386E56">
          <w:delText xml:space="preserve">11.3 </w:delText>
        </w:r>
      </w:del>
      <w:del w:id="10739" w:author="Lorenzo Fabbri" w:date="2024-09-24T14:48:00Z" w16du:dateUtc="2024-09-24T12:48:00Z">
        <w:r w:rsidRPr="005A6AA3" w:rsidDel="00AE71EA">
          <w:delText>Tables for other results</w:delText>
        </w:r>
      </w:del>
    </w:p>
    <w:p w14:paraId="1AC39038" w14:textId="1C53FE00" w:rsidR="00066508" w:rsidRPr="005A6AA3" w:rsidDel="00AE71EA" w:rsidRDefault="00000000">
      <w:pPr>
        <w:pStyle w:val="Heading3"/>
        <w:rPr>
          <w:del w:id="10740" w:author="Lorenzo Fabbri" w:date="2024-09-24T14:48:00Z" w16du:dateUtc="2024-09-24T12:48:00Z"/>
        </w:rPr>
      </w:pPr>
      <w:bookmarkStart w:id="10741" w:name="X3feb8d4de640dcb7c28adcb0ef65dd3ddb7cb7d"/>
      <w:del w:id="10742" w:author="Lorenzo Fabbri" w:date="2024-09-24T14:45:00Z" w16du:dateUtc="2024-09-24T12:45:00Z">
        <w:r w:rsidRPr="005A6AA3" w:rsidDel="00386E56">
          <w:delText xml:space="preserve">11.3.1 </w:delText>
        </w:r>
      </w:del>
      <w:del w:id="10743" w:author="Lorenzo Fabbri" w:date="2024-09-24T14:48:00Z" w16du:dateUtc="2024-09-24T12:48:00Z">
        <w:r w:rsidRPr="005A6AA3" w:rsidDel="00AE71EA">
          <w:delText>Balancing weights for effect modification: summary statistics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7C4A3BB8" w14:textId="74ECA6F4" w:rsidTr="00066508">
        <w:trPr>
          <w:del w:id="10744"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0745"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10746">
                <w:tblGrid>
                  <w:gridCol w:w="56"/>
                  <w:gridCol w:w="1868"/>
                  <w:gridCol w:w="982"/>
                  <w:gridCol w:w="887"/>
                  <w:gridCol w:w="893"/>
                  <w:gridCol w:w="976"/>
                  <w:gridCol w:w="1869"/>
                  <w:gridCol w:w="1829"/>
                  <w:gridCol w:w="40"/>
                </w:tblGrid>
              </w:tblGridChange>
            </w:tblGrid>
            <w:tr w:rsidR="00066508" w:rsidRPr="005A6AA3" w:rsidDel="00AE71EA" w14:paraId="4CB968A8" w14:textId="315B9131" w:rsidTr="006C3DDD">
              <w:trPr>
                <w:del w:id="10747" w:author="Lorenzo Fabbri" w:date="2024-09-24T14:48:00Z"/>
                <w:trPrChange w:id="10748" w:author="Lorenzo Fabbri" w:date="2024-09-19T20:40:00Z" w16du:dateUtc="2024-09-19T18:40:00Z">
                  <w:trPr>
                    <w:gridBefore w:val="1"/>
                    <w:cantSplit/>
                    <w:tblHeader/>
                    <w:jc w:val="center"/>
                  </w:trPr>
                </w:trPrChange>
              </w:trPr>
              <w:tc>
                <w:tcPr>
                  <w:tcW w:w="0" w:type="dxa"/>
                  <w:tcPrChange w:id="10749" w:author="Lorenzo Fabbri" w:date="2024-09-19T20:40:00Z" w16du:dateUtc="2024-09-19T18:40:00Z">
                    <w:tcPr>
                      <w:tcW w:w="1828" w:type="dxa"/>
                      <w:tcBorders>
                        <w:top w:val="single" w:sz="16" w:space="0" w:color="D3D3D3"/>
                        <w:left w:val="single" w:sz="6" w:space="0" w:color="D3D3D3"/>
                      </w:tcBorders>
                    </w:tcPr>
                  </w:tcPrChange>
                </w:tcPr>
                <w:p w14:paraId="5B8081AB" w14:textId="5D440217" w:rsidR="00066508" w:rsidRPr="005A6AA3" w:rsidDel="00AE71EA" w:rsidRDefault="00066508">
                  <w:pPr>
                    <w:keepNext/>
                    <w:widowControl w:val="0"/>
                    <w:spacing w:after="60"/>
                    <w:rPr>
                      <w:del w:id="10750" w:author="Lorenzo Fabbri" w:date="2024-09-24T14:48:00Z" w16du:dateUtc="2024-09-24T12:48:00Z"/>
                    </w:rPr>
                  </w:pPr>
                  <w:bookmarkStart w:id="10751" w:name="supptbl-weights-1sa"/>
                </w:p>
              </w:tc>
              <w:tc>
                <w:tcPr>
                  <w:tcW w:w="0" w:type="dxa"/>
                  <w:tcPrChange w:id="10752" w:author="Lorenzo Fabbri" w:date="2024-09-19T20:40:00Z" w16du:dateUtc="2024-09-19T18:40:00Z">
                    <w:tcPr>
                      <w:tcW w:w="1829" w:type="dxa"/>
                      <w:gridSpan w:val="2"/>
                      <w:tcBorders>
                        <w:top w:val="single" w:sz="16" w:space="0" w:color="D3D3D3"/>
                        <w:bottom w:val="single" w:sz="16" w:space="0" w:color="D3D3D3"/>
                      </w:tcBorders>
                    </w:tcPr>
                  </w:tcPrChange>
                </w:tcPr>
                <w:p w14:paraId="6BFB6857" w14:textId="4D0A1117" w:rsidR="00066508" w:rsidRPr="005A6AA3" w:rsidDel="00AE71EA" w:rsidRDefault="00000000">
                  <w:pPr>
                    <w:keepNext/>
                    <w:widowControl w:val="0"/>
                    <w:spacing w:after="60"/>
                    <w:jc w:val="center"/>
                    <w:rPr>
                      <w:del w:id="10753" w:author="Lorenzo Fabbri" w:date="2024-09-24T14:48:00Z" w16du:dateUtc="2024-09-24T12:48:00Z"/>
                    </w:rPr>
                  </w:pPr>
                  <w:del w:id="10754" w:author="Lorenzo Fabbri" w:date="2024-09-24T14:48:00Z" w16du:dateUtc="2024-09-24T12:48:00Z">
                    <w:r w:rsidRPr="005A6AA3" w:rsidDel="00AE71EA">
                      <w:rPr>
                        <w:rFonts w:ascii="Calibri" w:hAnsi="Calibri"/>
                        <w:sz w:val="20"/>
                      </w:rPr>
                      <w:delText>Median (IQR)</w:delText>
                    </w:r>
                  </w:del>
                </w:p>
              </w:tc>
              <w:tc>
                <w:tcPr>
                  <w:tcW w:w="0" w:type="dxa"/>
                  <w:gridSpan w:val="3"/>
                  <w:tcPrChange w:id="10755" w:author="Lorenzo Fabbri" w:date="2024-09-19T20:40:00Z" w16du:dateUtc="2024-09-19T18:40:00Z">
                    <w:tcPr>
                      <w:tcW w:w="5487" w:type="dxa"/>
                      <w:gridSpan w:val="5"/>
                      <w:tcBorders>
                        <w:top w:val="single" w:sz="16" w:space="0" w:color="D3D3D3"/>
                        <w:bottom w:val="single" w:sz="16" w:space="0" w:color="D3D3D3"/>
                        <w:right w:val="single" w:sz="6" w:space="0" w:color="D3D3D3"/>
                      </w:tcBorders>
                    </w:tcPr>
                  </w:tcPrChange>
                </w:tcPr>
                <w:p w14:paraId="26DECF0A" w14:textId="74B3D0BB" w:rsidR="00066508" w:rsidRPr="005A6AA3" w:rsidDel="00AE71EA" w:rsidRDefault="00000000">
                  <w:pPr>
                    <w:keepNext/>
                    <w:widowControl w:val="0"/>
                    <w:spacing w:after="60"/>
                    <w:jc w:val="center"/>
                    <w:rPr>
                      <w:del w:id="10756" w:author="Lorenzo Fabbri" w:date="2024-09-24T14:48:00Z" w16du:dateUtc="2024-09-24T12:48:00Z"/>
                    </w:rPr>
                  </w:pPr>
                  <w:del w:id="10757" w:author="Lorenzo Fabbri" w:date="2024-09-24T14:48:00Z" w16du:dateUtc="2024-09-24T12:48:00Z">
                    <w:r w:rsidRPr="005A6AA3" w:rsidDel="00AE71EA">
                      <w:rPr>
                        <w:rFonts w:ascii="Calibri" w:hAnsi="Calibri"/>
                        <w:sz w:val="20"/>
                      </w:rPr>
                      <w:delText>Range</w:delText>
                    </w:r>
                  </w:del>
                </w:p>
              </w:tc>
            </w:tr>
            <w:tr w:rsidR="00066508" w:rsidRPr="005A6AA3" w:rsidDel="00AE71EA" w14:paraId="057E9670" w14:textId="55C81C0E" w:rsidTr="006C3DDD">
              <w:trPr>
                <w:del w:id="10758" w:author="Lorenzo Fabbri" w:date="2024-09-24T14:48:00Z"/>
                <w:trPrChange w:id="10759" w:author="Lorenzo Fabbri" w:date="2024-09-19T20:40:00Z" w16du:dateUtc="2024-09-19T18:40:00Z">
                  <w:trPr>
                    <w:gridBefore w:val="1"/>
                    <w:cantSplit/>
                    <w:tblHeader/>
                    <w:jc w:val="center"/>
                  </w:trPr>
                </w:trPrChange>
              </w:trPr>
              <w:tc>
                <w:tcPr>
                  <w:tcW w:w="0" w:type="dxa"/>
                  <w:tcPrChange w:id="10760" w:author="Lorenzo Fabbri" w:date="2024-09-19T20:40:00Z" w16du:dateUtc="2024-09-19T18:40:00Z">
                    <w:tcPr>
                      <w:tcW w:w="1828" w:type="dxa"/>
                      <w:tcBorders>
                        <w:left w:val="single" w:sz="6" w:space="0" w:color="D3D3D3"/>
                        <w:bottom w:val="single" w:sz="16" w:space="0" w:color="D3D3D3"/>
                      </w:tcBorders>
                    </w:tcPr>
                  </w:tcPrChange>
                </w:tcPr>
                <w:p w14:paraId="7FF0CD71" w14:textId="51B53ECB" w:rsidR="00066508" w:rsidRPr="005A6AA3" w:rsidDel="00AE71EA" w:rsidRDefault="00000000">
                  <w:pPr>
                    <w:keepNext/>
                    <w:widowControl w:val="0"/>
                    <w:spacing w:after="60"/>
                    <w:rPr>
                      <w:del w:id="10761" w:author="Lorenzo Fabbri" w:date="2024-09-24T14:48:00Z" w16du:dateUtc="2024-09-24T12:48:00Z"/>
                    </w:rPr>
                  </w:pPr>
                  <w:del w:id="10762" w:author="Lorenzo Fabbri" w:date="2024-09-24T14:48:00Z" w16du:dateUtc="2024-09-24T12:48:00Z">
                    <w:r w:rsidRPr="005A6AA3" w:rsidDel="00AE71EA">
                      <w:rPr>
                        <w:rFonts w:ascii="Calibri" w:hAnsi="Calibri"/>
                        <w:b/>
                        <w:sz w:val="20"/>
                      </w:rPr>
                      <w:delText>Characteristic</w:delText>
                    </w:r>
                    <w:r w:rsidRPr="005A6AA3" w:rsidDel="00AE71EA">
                      <w:rPr>
                        <w:rFonts w:ascii="Calibri" w:hAnsi="Calibri"/>
                        <w:i/>
                        <w:sz w:val="20"/>
                        <w:vertAlign w:val="superscript"/>
                      </w:rPr>
                      <w:delText>a</w:delText>
                    </w:r>
                  </w:del>
                </w:p>
              </w:tc>
              <w:tc>
                <w:tcPr>
                  <w:tcW w:w="0" w:type="dxa"/>
                  <w:tcPrChange w:id="10763" w:author="Lorenzo Fabbri" w:date="2024-09-19T20:40:00Z" w16du:dateUtc="2024-09-19T18:40:00Z">
                    <w:tcPr>
                      <w:tcW w:w="1829" w:type="dxa"/>
                      <w:gridSpan w:val="2"/>
                      <w:tcBorders>
                        <w:bottom w:val="single" w:sz="16" w:space="0" w:color="D3D3D3"/>
                      </w:tcBorders>
                    </w:tcPr>
                  </w:tcPrChange>
                </w:tcPr>
                <w:p w14:paraId="54067524" w14:textId="7A9EC6B5" w:rsidR="00066508" w:rsidRPr="005A6AA3" w:rsidDel="00AE71EA" w:rsidRDefault="00000000">
                  <w:pPr>
                    <w:keepNext/>
                    <w:widowControl w:val="0"/>
                    <w:spacing w:after="60"/>
                    <w:jc w:val="center"/>
                    <w:rPr>
                      <w:del w:id="10764" w:author="Lorenzo Fabbri" w:date="2024-09-24T14:48:00Z" w16du:dateUtc="2024-09-24T12:48:00Z"/>
                    </w:rPr>
                  </w:pPr>
                  <w:del w:id="10765" w:author="Lorenzo Fabbri" w:date="2024-09-24T14:48:00Z" w16du:dateUtc="2024-09-24T12:48:00Z">
                    <w:r w:rsidRPr="005A6AA3" w:rsidDel="00AE71EA">
                      <w:rPr>
                        <w:rFonts w:ascii="Calibri" w:hAnsi="Calibri"/>
                        <w:b/>
                        <w:sz w:val="20"/>
                      </w:rPr>
                      <w:delText>females</w:delText>
                    </w:r>
                    <w:r w:rsidRPr="005A6AA3" w:rsidDel="00AE71EA">
                      <w:rPr>
                        <w:rFonts w:ascii="Calibri" w:hAnsi="Calibri"/>
                        <w:sz w:val="20"/>
                      </w:rPr>
                      <w:delText xml:space="preserve"> N = 587</w:delText>
                    </w:r>
                    <w:r w:rsidRPr="005A6AA3" w:rsidDel="00AE71EA">
                      <w:rPr>
                        <w:rFonts w:ascii="Calibri" w:hAnsi="Calibri"/>
                        <w:i/>
                        <w:sz w:val="20"/>
                        <w:vertAlign w:val="superscript"/>
                      </w:rPr>
                      <w:delText>a</w:delText>
                    </w:r>
                  </w:del>
                </w:p>
              </w:tc>
              <w:tc>
                <w:tcPr>
                  <w:tcW w:w="0" w:type="dxa"/>
                  <w:tcPrChange w:id="10766" w:author="Lorenzo Fabbri" w:date="2024-09-19T20:40:00Z" w16du:dateUtc="2024-09-19T18:40:00Z">
                    <w:tcPr>
                      <w:tcW w:w="1829" w:type="dxa"/>
                      <w:gridSpan w:val="2"/>
                      <w:tcBorders>
                        <w:bottom w:val="single" w:sz="16" w:space="0" w:color="D3D3D3"/>
                      </w:tcBorders>
                    </w:tcPr>
                  </w:tcPrChange>
                </w:tcPr>
                <w:p w14:paraId="16C8C11E" w14:textId="7A39E849" w:rsidR="00066508" w:rsidRPr="005A6AA3" w:rsidDel="00AE71EA" w:rsidRDefault="00000000">
                  <w:pPr>
                    <w:keepNext/>
                    <w:widowControl w:val="0"/>
                    <w:spacing w:after="60"/>
                    <w:jc w:val="center"/>
                    <w:rPr>
                      <w:del w:id="10767" w:author="Lorenzo Fabbri" w:date="2024-09-24T14:48:00Z" w16du:dateUtc="2024-09-24T12:48:00Z"/>
                    </w:rPr>
                  </w:pPr>
                  <w:del w:id="10768" w:author="Lorenzo Fabbri" w:date="2024-09-24T14:48:00Z" w16du:dateUtc="2024-09-24T12:48:00Z">
                    <w:r w:rsidRPr="005A6AA3" w:rsidDel="00AE71EA">
                      <w:rPr>
                        <w:rFonts w:ascii="Calibri" w:hAnsi="Calibri"/>
                        <w:b/>
                        <w:sz w:val="20"/>
                      </w:rPr>
                      <w:delText>males</w:delText>
                    </w:r>
                    <w:r w:rsidRPr="005A6AA3" w:rsidDel="00AE71EA">
                      <w:rPr>
                        <w:rFonts w:ascii="Calibri" w:hAnsi="Calibri"/>
                        <w:sz w:val="20"/>
                      </w:rPr>
                      <w:delText xml:space="preserve"> N = 710</w:delText>
                    </w:r>
                    <w:r w:rsidRPr="005A6AA3" w:rsidDel="00AE71EA">
                      <w:rPr>
                        <w:rFonts w:ascii="Calibri" w:hAnsi="Calibri"/>
                        <w:i/>
                        <w:sz w:val="20"/>
                        <w:vertAlign w:val="superscript"/>
                      </w:rPr>
                      <w:delText>a</w:delText>
                    </w:r>
                  </w:del>
                </w:p>
              </w:tc>
              <w:tc>
                <w:tcPr>
                  <w:tcW w:w="0" w:type="dxa"/>
                  <w:tcPrChange w:id="10769" w:author="Lorenzo Fabbri" w:date="2024-09-19T20:40:00Z" w16du:dateUtc="2024-09-19T18:40:00Z">
                    <w:tcPr>
                      <w:tcW w:w="1829" w:type="dxa"/>
                      <w:tcBorders>
                        <w:bottom w:val="single" w:sz="16" w:space="0" w:color="D3D3D3"/>
                      </w:tcBorders>
                    </w:tcPr>
                  </w:tcPrChange>
                </w:tcPr>
                <w:p w14:paraId="2EA569FA" w14:textId="6A9B79F5" w:rsidR="00066508" w:rsidRPr="005A6AA3" w:rsidDel="00AE71EA" w:rsidRDefault="00000000">
                  <w:pPr>
                    <w:keepNext/>
                    <w:widowControl w:val="0"/>
                    <w:spacing w:after="60"/>
                    <w:jc w:val="center"/>
                    <w:rPr>
                      <w:del w:id="10770" w:author="Lorenzo Fabbri" w:date="2024-09-24T14:48:00Z" w16du:dateUtc="2024-09-24T12:48:00Z"/>
                    </w:rPr>
                  </w:pPr>
                  <w:del w:id="10771" w:author="Lorenzo Fabbri" w:date="2024-09-24T14:48:00Z" w16du:dateUtc="2024-09-24T12:48:00Z">
                    <w:r w:rsidRPr="005A6AA3" w:rsidDel="00AE71EA">
                      <w:rPr>
                        <w:rFonts w:ascii="Calibri" w:hAnsi="Calibri"/>
                        <w:b/>
                        <w:sz w:val="20"/>
                      </w:rPr>
                      <w:delText>females</w:delText>
                    </w:r>
                    <w:r w:rsidRPr="005A6AA3" w:rsidDel="00AE71EA">
                      <w:rPr>
                        <w:rFonts w:ascii="Calibri" w:hAnsi="Calibri"/>
                        <w:sz w:val="20"/>
                      </w:rPr>
                      <w:delText xml:space="preserve"> N = 587</w:delText>
                    </w:r>
                    <w:r w:rsidRPr="005A6AA3" w:rsidDel="00AE71EA">
                      <w:rPr>
                        <w:rFonts w:ascii="Calibri" w:hAnsi="Calibri"/>
                        <w:i/>
                        <w:sz w:val="20"/>
                        <w:vertAlign w:val="superscript"/>
                      </w:rPr>
                      <w:delText>a</w:delText>
                    </w:r>
                  </w:del>
                </w:p>
              </w:tc>
              <w:tc>
                <w:tcPr>
                  <w:tcW w:w="0" w:type="dxa"/>
                  <w:tcPrChange w:id="10772" w:author="Lorenzo Fabbri" w:date="2024-09-19T20:40:00Z" w16du:dateUtc="2024-09-19T18:40:00Z">
                    <w:tcPr>
                      <w:tcW w:w="1829" w:type="dxa"/>
                      <w:gridSpan w:val="2"/>
                      <w:tcBorders>
                        <w:bottom w:val="single" w:sz="16" w:space="0" w:color="D3D3D3"/>
                        <w:right w:val="single" w:sz="6" w:space="0" w:color="D3D3D3"/>
                      </w:tcBorders>
                    </w:tcPr>
                  </w:tcPrChange>
                </w:tcPr>
                <w:p w14:paraId="1ADF59A4" w14:textId="6019B881" w:rsidR="00066508" w:rsidRPr="005A6AA3" w:rsidDel="00AE71EA" w:rsidRDefault="00000000">
                  <w:pPr>
                    <w:keepNext/>
                    <w:widowControl w:val="0"/>
                    <w:spacing w:after="60"/>
                    <w:jc w:val="center"/>
                    <w:rPr>
                      <w:del w:id="10773" w:author="Lorenzo Fabbri" w:date="2024-09-24T14:48:00Z" w16du:dateUtc="2024-09-24T12:48:00Z"/>
                    </w:rPr>
                  </w:pPr>
                  <w:del w:id="10774" w:author="Lorenzo Fabbri" w:date="2024-09-24T14:48:00Z" w16du:dateUtc="2024-09-24T12:48:00Z">
                    <w:r w:rsidRPr="005A6AA3" w:rsidDel="00AE71EA">
                      <w:rPr>
                        <w:rFonts w:ascii="Calibri" w:hAnsi="Calibri"/>
                        <w:b/>
                        <w:sz w:val="20"/>
                      </w:rPr>
                      <w:delText>males</w:delText>
                    </w:r>
                    <w:r w:rsidRPr="005A6AA3" w:rsidDel="00AE71EA">
                      <w:rPr>
                        <w:rFonts w:ascii="Calibri" w:hAnsi="Calibri"/>
                        <w:sz w:val="20"/>
                      </w:rPr>
                      <w:delText xml:space="preserve"> N = 710</w:delText>
                    </w:r>
                    <w:r w:rsidRPr="005A6AA3" w:rsidDel="00AE71EA">
                      <w:rPr>
                        <w:rFonts w:ascii="Calibri" w:hAnsi="Calibri"/>
                        <w:i/>
                        <w:sz w:val="20"/>
                        <w:vertAlign w:val="superscript"/>
                      </w:rPr>
                      <w:delText>a</w:delText>
                    </w:r>
                  </w:del>
                </w:p>
              </w:tc>
            </w:tr>
            <w:tr w:rsidR="00066508" w:rsidRPr="005A6AA3" w:rsidDel="00AE71EA" w14:paraId="05446412" w14:textId="6AA346E7" w:rsidTr="006C3DDD">
              <w:trPr>
                <w:del w:id="10775" w:author="Lorenzo Fabbri" w:date="2024-09-24T14:48:00Z"/>
                <w:trPrChange w:id="10776" w:author="Lorenzo Fabbri" w:date="2024-09-19T20:40:00Z" w16du:dateUtc="2024-09-19T18:40:00Z">
                  <w:trPr>
                    <w:gridBefore w:val="1"/>
                    <w:cantSplit/>
                    <w:jc w:val="center"/>
                  </w:trPr>
                </w:trPrChange>
              </w:trPr>
              <w:tc>
                <w:tcPr>
                  <w:tcW w:w="0" w:type="dxa"/>
                  <w:gridSpan w:val="5"/>
                  <w:tcPrChange w:id="10777"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45E0075" w14:textId="2584970B" w:rsidR="00066508" w:rsidRPr="005A6AA3" w:rsidDel="00AE71EA" w:rsidRDefault="00000000">
                  <w:pPr>
                    <w:keepNext/>
                    <w:widowControl w:val="0"/>
                    <w:spacing w:after="60"/>
                    <w:rPr>
                      <w:del w:id="10778" w:author="Lorenzo Fabbri" w:date="2024-09-24T14:48:00Z" w16du:dateUtc="2024-09-24T12:48:00Z"/>
                    </w:rPr>
                  </w:pPr>
                  <w:del w:id="10779"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7443D048" w14:textId="41BA8364" w:rsidTr="006C3DDD">
              <w:trPr>
                <w:del w:id="10780" w:author="Lorenzo Fabbri" w:date="2024-09-24T14:48:00Z"/>
                <w:trPrChange w:id="10781" w:author="Lorenzo Fabbri" w:date="2024-09-19T20:40:00Z" w16du:dateUtc="2024-09-19T18:40:00Z">
                  <w:trPr>
                    <w:gridBefore w:val="1"/>
                    <w:cantSplit/>
                    <w:jc w:val="center"/>
                  </w:trPr>
                </w:trPrChange>
              </w:trPr>
              <w:tc>
                <w:tcPr>
                  <w:tcW w:w="0" w:type="dxa"/>
                  <w:tcPrChange w:id="1078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BBFB8AB" w14:textId="08A6D5FC" w:rsidR="00066508" w:rsidRPr="005A6AA3" w:rsidDel="00AE71EA" w:rsidRDefault="00000000">
                  <w:pPr>
                    <w:keepNext/>
                    <w:widowControl w:val="0"/>
                    <w:spacing w:after="60"/>
                    <w:rPr>
                      <w:del w:id="10783" w:author="Lorenzo Fabbri" w:date="2024-09-24T14:48:00Z" w16du:dateUtc="2024-09-24T12:48:00Z"/>
                    </w:rPr>
                  </w:pPr>
                  <w:del w:id="10784" w:author="Lorenzo Fabbri" w:date="2024-09-24T14:48:00Z" w16du:dateUtc="2024-09-24T12:48:00Z">
                    <w:r w:rsidRPr="005A6AA3" w:rsidDel="00AE71EA">
                      <w:rPr>
                        <w:rFonts w:ascii="Calibri" w:hAnsi="Calibri"/>
                        <w:sz w:val="20"/>
                      </w:rPr>
                      <w:delText>DMP</w:delText>
                    </w:r>
                  </w:del>
                </w:p>
              </w:tc>
              <w:tc>
                <w:tcPr>
                  <w:tcW w:w="0" w:type="dxa"/>
                  <w:tcPrChange w:id="1078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51C3F73" w14:textId="5BDDC941" w:rsidR="00066508" w:rsidRPr="005A6AA3" w:rsidDel="00AE71EA" w:rsidRDefault="00000000">
                  <w:pPr>
                    <w:keepNext/>
                    <w:widowControl w:val="0"/>
                    <w:spacing w:after="60"/>
                    <w:jc w:val="center"/>
                    <w:rPr>
                      <w:del w:id="10786" w:author="Lorenzo Fabbri" w:date="2024-09-24T14:48:00Z" w16du:dateUtc="2024-09-24T12:48:00Z"/>
                    </w:rPr>
                  </w:pPr>
                  <w:del w:id="10787" w:author="Lorenzo Fabbri" w:date="2024-09-24T14:48:00Z" w16du:dateUtc="2024-09-24T12:48:00Z">
                    <w:r w:rsidRPr="005A6AA3" w:rsidDel="00AE71EA">
                      <w:rPr>
                        <w:rFonts w:ascii="Calibri" w:hAnsi="Calibri"/>
                        <w:sz w:val="20"/>
                      </w:rPr>
                      <w:delText>0.99 (0.74, 1.25)</w:delText>
                    </w:r>
                  </w:del>
                </w:p>
              </w:tc>
              <w:tc>
                <w:tcPr>
                  <w:tcW w:w="0" w:type="dxa"/>
                  <w:tcPrChange w:id="1078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BB1BFB" w14:textId="25331E0F" w:rsidR="00066508" w:rsidRPr="005A6AA3" w:rsidDel="00AE71EA" w:rsidRDefault="00000000">
                  <w:pPr>
                    <w:keepNext/>
                    <w:widowControl w:val="0"/>
                    <w:spacing w:after="60"/>
                    <w:jc w:val="center"/>
                    <w:rPr>
                      <w:del w:id="10789" w:author="Lorenzo Fabbri" w:date="2024-09-24T14:48:00Z" w16du:dateUtc="2024-09-24T12:48:00Z"/>
                    </w:rPr>
                  </w:pPr>
                  <w:del w:id="10790" w:author="Lorenzo Fabbri" w:date="2024-09-24T14:48:00Z" w16du:dateUtc="2024-09-24T12:48:00Z">
                    <w:r w:rsidRPr="005A6AA3" w:rsidDel="00AE71EA">
                      <w:rPr>
                        <w:rFonts w:ascii="Calibri" w:hAnsi="Calibri"/>
                        <w:sz w:val="20"/>
                      </w:rPr>
                      <w:delText>1.00 (0.74, 1.25)</w:delText>
                    </w:r>
                  </w:del>
                </w:p>
              </w:tc>
              <w:tc>
                <w:tcPr>
                  <w:tcW w:w="0" w:type="dxa"/>
                  <w:tcPrChange w:id="1079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02D5A1B" w14:textId="014AAECB" w:rsidR="00066508" w:rsidRPr="005A6AA3" w:rsidDel="00AE71EA" w:rsidRDefault="00000000">
                  <w:pPr>
                    <w:keepNext/>
                    <w:widowControl w:val="0"/>
                    <w:spacing w:after="60"/>
                    <w:jc w:val="center"/>
                    <w:rPr>
                      <w:del w:id="10792" w:author="Lorenzo Fabbri" w:date="2024-09-24T14:48:00Z" w16du:dateUtc="2024-09-24T12:48:00Z"/>
                    </w:rPr>
                  </w:pPr>
                  <w:del w:id="10793" w:author="Lorenzo Fabbri" w:date="2024-09-24T14:48:00Z" w16du:dateUtc="2024-09-24T12:48:00Z">
                    <w:r w:rsidRPr="005A6AA3" w:rsidDel="00AE71EA">
                      <w:rPr>
                        <w:rFonts w:ascii="Calibri" w:hAnsi="Calibri"/>
                        <w:sz w:val="20"/>
                      </w:rPr>
                      <w:delText>0.53, 1.46</w:delText>
                    </w:r>
                  </w:del>
                </w:p>
              </w:tc>
              <w:tc>
                <w:tcPr>
                  <w:tcW w:w="0" w:type="dxa"/>
                  <w:tcPrChange w:id="1079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E68332" w14:textId="569232FA" w:rsidR="00066508" w:rsidRPr="005A6AA3" w:rsidDel="00AE71EA" w:rsidRDefault="00000000">
                  <w:pPr>
                    <w:keepNext/>
                    <w:widowControl w:val="0"/>
                    <w:spacing w:after="60"/>
                    <w:jc w:val="center"/>
                    <w:rPr>
                      <w:del w:id="10795" w:author="Lorenzo Fabbri" w:date="2024-09-24T14:48:00Z" w16du:dateUtc="2024-09-24T12:48:00Z"/>
                    </w:rPr>
                  </w:pPr>
                  <w:del w:id="10796" w:author="Lorenzo Fabbri" w:date="2024-09-24T14:48:00Z" w16du:dateUtc="2024-09-24T12:48:00Z">
                    <w:r w:rsidRPr="005A6AA3" w:rsidDel="00AE71EA">
                      <w:rPr>
                        <w:rFonts w:ascii="Calibri" w:hAnsi="Calibri"/>
                        <w:sz w:val="20"/>
                      </w:rPr>
                      <w:delText>0.53, 1.46</w:delText>
                    </w:r>
                  </w:del>
                </w:p>
              </w:tc>
            </w:tr>
            <w:tr w:rsidR="00066508" w:rsidRPr="005A6AA3" w:rsidDel="00AE71EA" w14:paraId="12A73C3B" w14:textId="6E111F19" w:rsidTr="006C3DDD">
              <w:trPr>
                <w:del w:id="10797" w:author="Lorenzo Fabbri" w:date="2024-09-24T14:48:00Z"/>
                <w:trPrChange w:id="10798" w:author="Lorenzo Fabbri" w:date="2024-09-19T20:40:00Z" w16du:dateUtc="2024-09-19T18:40:00Z">
                  <w:trPr>
                    <w:gridBefore w:val="1"/>
                    <w:cantSplit/>
                    <w:jc w:val="center"/>
                  </w:trPr>
                </w:trPrChange>
              </w:trPr>
              <w:tc>
                <w:tcPr>
                  <w:tcW w:w="0" w:type="dxa"/>
                  <w:tcPrChange w:id="1079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89A400E" w14:textId="1DF140C4" w:rsidR="00066508" w:rsidRPr="005A6AA3" w:rsidDel="00AE71EA" w:rsidRDefault="00000000">
                  <w:pPr>
                    <w:keepNext/>
                    <w:widowControl w:val="0"/>
                    <w:spacing w:after="60"/>
                    <w:rPr>
                      <w:del w:id="10800" w:author="Lorenzo Fabbri" w:date="2024-09-24T14:48:00Z" w16du:dateUtc="2024-09-24T12:48:00Z"/>
                    </w:rPr>
                  </w:pPr>
                  <w:del w:id="10801" w:author="Lorenzo Fabbri" w:date="2024-09-24T14:48:00Z" w16du:dateUtc="2024-09-24T12:48:00Z">
                    <w:r w:rsidRPr="005A6AA3" w:rsidDel="00AE71EA">
                      <w:rPr>
                        <w:rFonts w:ascii="Calibri" w:hAnsi="Calibri"/>
                        <w:sz w:val="20"/>
                      </w:rPr>
                      <w:delText>DMTP</w:delText>
                    </w:r>
                  </w:del>
                </w:p>
              </w:tc>
              <w:tc>
                <w:tcPr>
                  <w:tcW w:w="0" w:type="dxa"/>
                  <w:tcPrChange w:id="1080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985A7E" w14:textId="18649C43" w:rsidR="00066508" w:rsidRPr="005A6AA3" w:rsidDel="00AE71EA" w:rsidRDefault="00000000">
                  <w:pPr>
                    <w:keepNext/>
                    <w:widowControl w:val="0"/>
                    <w:spacing w:after="60"/>
                    <w:jc w:val="center"/>
                    <w:rPr>
                      <w:del w:id="10803" w:author="Lorenzo Fabbri" w:date="2024-09-24T14:48:00Z" w16du:dateUtc="2024-09-24T12:48:00Z"/>
                    </w:rPr>
                  </w:pPr>
                  <w:del w:id="10804" w:author="Lorenzo Fabbri" w:date="2024-09-24T14:48:00Z" w16du:dateUtc="2024-09-24T12:48:00Z">
                    <w:r w:rsidRPr="005A6AA3" w:rsidDel="00AE71EA">
                      <w:rPr>
                        <w:rFonts w:ascii="Calibri" w:hAnsi="Calibri"/>
                        <w:sz w:val="20"/>
                      </w:rPr>
                      <w:delText>1.00 (0.79, 1.22)</w:delText>
                    </w:r>
                  </w:del>
                </w:p>
              </w:tc>
              <w:tc>
                <w:tcPr>
                  <w:tcW w:w="0" w:type="dxa"/>
                  <w:tcPrChange w:id="1080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FD43B7C" w14:textId="55C2F5E3" w:rsidR="00066508" w:rsidRPr="005A6AA3" w:rsidDel="00AE71EA" w:rsidRDefault="00000000">
                  <w:pPr>
                    <w:keepNext/>
                    <w:widowControl w:val="0"/>
                    <w:spacing w:after="60"/>
                    <w:jc w:val="center"/>
                    <w:rPr>
                      <w:del w:id="10806" w:author="Lorenzo Fabbri" w:date="2024-09-24T14:48:00Z" w16du:dateUtc="2024-09-24T12:48:00Z"/>
                    </w:rPr>
                  </w:pPr>
                  <w:del w:id="10807" w:author="Lorenzo Fabbri" w:date="2024-09-24T14:48:00Z" w16du:dateUtc="2024-09-24T12:48:00Z">
                    <w:r w:rsidRPr="005A6AA3" w:rsidDel="00AE71EA">
                      <w:rPr>
                        <w:rFonts w:ascii="Calibri" w:hAnsi="Calibri"/>
                        <w:sz w:val="20"/>
                      </w:rPr>
                      <w:delText>1.02 (0.82, 1.20)</w:delText>
                    </w:r>
                  </w:del>
                </w:p>
              </w:tc>
              <w:tc>
                <w:tcPr>
                  <w:tcW w:w="0" w:type="dxa"/>
                  <w:tcPrChange w:id="1080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BFAE83A" w14:textId="01B8917C" w:rsidR="00066508" w:rsidRPr="005A6AA3" w:rsidDel="00AE71EA" w:rsidRDefault="00000000">
                  <w:pPr>
                    <w:keepNext/>
                    <w:widowControl w:val="0"/>
                    <w:spacing w:after="60"/>
                    <w:jc w:val="center"/>
                    <w:rPr>
                      <w:del w:id="10809" w:author="Lorenzo Fabbri" w:date="2024-09-24T14:48:00Z" w16du:dateUtc="2024-09-24T12:48:00Z"/>
                    </w:rPr>
                  </w:pPr>
                  <w:del w:id="10810" w:author="Lorenzo Fabbri" w:date="2024-09-24T14:48:00Z" w16du:dateUtc="2024-09-24T12:48:00Z">
                    <w:r w:rsidRPr="005A6AA3" w:rsidDel="00AE71EA">
                      <w:rPr>
                        <w:rFonts w:ascii="Calibri" w:hAnsi="Calibri"/>
                        <w:sz w:val="20"/>
                      </w:rPr>
                      <w:delText>0.58, 1.38</w:delText>
                    </w:r>
                  </w:del>
                </w:p>
              </w:tc>
              <w:tc>
                <w:tcPr>
                  <w:tcW w:w="0" w:type="dxa"/>
                  <w:tcPrChange w:id="1081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3ABD8C1" w14:textId="64CED6BE" w:rsidR="00066508" w:rsidRPr="005A6AA3" w:rsidDel="00AE71EA" w:rsidRDefault="00000000">
                  <w:pPr>
                    <w:keepNext/>
                    <w:widowControl w:val="0"/>
                    <w:spacing w:after="60"/>
                    <w:jc w:val="center"/>
                    <w:rPr>
                      <w:del w:id="10812" w:author="Lorenzo Fabbri" w:date="2024-09-24T14:48:00Z" w16du:dateUtc="2024-09-24T12:48:00Z"/>
                    </w:rPr>
                  </w:pPr>
                  <w:del w:id="10813" w:author="Lorenzo Fabbri" w:date="2024-09-24T14:48:00Z" w16du:dateUtc="2024-09-24T12:48:00Z">
                    <w:r w:rsidRPr="005A6AA3" w:rsidDel="00AE71EA">
                      <w:rPr>
                        <w:rFonts w:ascii="Calibri" w:hAnsi="Calibri"/>
                        <w:sz w:val="20"/>
                      </w:rPr>
                      <w:delText>0.58, 1.38</w:delText>
                    </w:r>
                  </w:del>
                </w:p>
              </w:tc>
            </w:tr>
            <w:tr w:rsidR="00066508" w:rsidRPr="005A6AA3" w:rsidDel="00AE71EA" w14:paraId="71651185" w14:textId="6E7AA2B9" w:rsidTr="006C3DDD">
              <w:trPr>
                <w:del w:id="10814" w:author="Lorenzo Fabbri" w:date="2024-09-24T14:48:00Z"/>
                <w:trPrChange w:id="10815" w:author="Lorenzo Fabbri" w:date="2024-09-19T20:40:00Z" w16du:dateUtc="2024-09-19T18:40:00Z">
                  <w:trPr>
                    <w:gridBefore w:val="1"/>
                    <w:cantSplit/>
                    <w:jc w:val="center"/>
                  </w:trPr>
                </w:trPrChange>
              </w:trPr>
              <w:tc>
                <w:tcPr>
                  <w:tcW w:w="0" w:type="dxa"/>
                  <w:tcPrChange w:id="1081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4BE6E4A" w14:textId="18D38A9F" w:rsidR="00066508" w:rsidRPr="005A6AA3" w:rsidDel="00AE71EA" w:rsidRDefault="00000000">
                  <w:pPr>
                    <w:keepNext/>
                    <w:widowControl w:val="0"/>
                    <w:spacing w:after="60"/>
                    <w:rPr>
                      <w:del w:id="10817" w:author="Lorenzo Fabbri" w:date="2024-09-24T14:48:00Z" w16du:dateUtc="2024-09-24T12:48:00Z"/>
                    </w:rPr>
                  </w:pPr>
                  <w:del w:id="10818" w:author="Lorenzo Fabbri" w:date="2024-09-24T14:48:00Z" w16du:dateUtc="2024-09-24T12:48:00Z">
                    <w:r w:rsidRPr="005A6AA3" w:rsidDel="00AE71EA">
                      <w:rPr>
                        <w:rFonts w:ascii="Calibri" w:hAnsi="Calibri"/>
                        <w:sz w:val="20"/>
                      </w:rPr>
                      <w:delText>DEP</w:delText>
                    </w:r>
                  </w:del>
                </w:p>
              </w:tc>
              <w:tc>
                <w:tcPr>
                  <w:tcW w:w="0" w:type="dxa"/>
                  <w:tcPrChange w:id="1081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899D1F8" w14:textId="078BD63D" w:rsidR="00066508" w:rsidRPr="005A6AA3" w:rsidDel="00AE71EA" w:rsidRDefault="00000000">
                  <w:pPr>
                    <w:keepNext/>
                    <w:widowControl w:val="0"/>
                    <w:spacing w:after="60"/>
                    <w:jc w:val="center"/>
                    <w:rPr>
                      <w:del w:id="10820" w:author="Lorenzo Fabbri" w:date="2024-09-24T14:48:00Z" w16du:dateUtc="2024-09-24T12:48:00Z"/>
                    </w:rPr>
                  </w:pPr>
                  <w:del w:id="10821" w:author="Lorenzo Fabbri" w:date="2024-09-24T14:48:00Z" w16du:dateUtc="2024-09-24T12:48:00Z">
                    <w:r w:rsidRPr="005A6AA3" w:rsidDel="00AE71EA">
                      <w:rPr>
                        <w:rFonts w:ascii="Calibri" w:hAnsi="Calibri"/>
                        <w:sz w:val="20"/>
                      </w:rPr>
                      <w:delText>1.01 (0.82, 1.19)</w:delText>
                    </w:r>
                  </w:del>
                </w:p>
              </w:tc>
              <w:tc>
                <w:tcPr>
                  <w:tcW w:w="0" w:type="dxa"/>
                  <w:tcPrChange w:id="1082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018DCB5" w14:textId="0168DB2E" w:rsidR="00066508" w:rsidRPr="005A6AA3" w:rsidDel="00AE71EA" w:rsidRDefault="00000000">
                  <w:pPr>
                    <w:keepNext/>
                    <w:widowControl w:val="0"/>
                    <w:spacing w:after="60"/>
                    <w:jc w:val="center"/>
                    <w:rPr>
                      <w:del w:id="10823" w:author="Lorenzo Fabbri" w:date="2024-09-24T14:48:00Z" w16du:dateUtc="2024-09-24T12:48:00Z"/>
                    </w:rPr>
                  </w:pPr>
                  <w:del w:id="10824" w:author="Lorenzo Fabbri" w:date="2024-09-24T14:48:00Z" w16du:dateUtc="2024-09-24T12:48:00Z">
                    <w:r w:rsidRPr="005A6AA3" w:rsidDel="00AE71EA">
                      <w:rPr>
                        <w:rFonts w:ascii="Calibri" w:hAnsi="Calibri"/>
                        <w:sz w:val="20"/>
                      </w:rPr>
                      <w:delText>1.02 (0.84, 1.17)</w:delText>
                    </w:r>
                  </w:del>
                </w:p>
              </w:tc>
              <w:tc>
                <w:tcPr>
                  <w:tcW w:w="0" w:type="dxa"/>
                  <w:tcPrChange w:id="1082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4D7B56B" w14:textId="41C86500" w:rsidR="00066508" w:rsidRPr="005A6AA3" w:rsidDel="00AE71EA" w:rsidRDefault="00000000">
                  <w:pPr>
                    <w:keepNext/>
                    <w:widowControl w:val="0"/>
                    <w:spacing w:after="60"/>
                    <w:jc w:val="center"/>
                    <w:rPr>
                      <w:del w:id="10826" w:author="Lorenzo Fabbri" w:date="2024-09-24T14:48:00Z" w16du:dateUtc="2024-09-24T12:48:00Z"/>
                    </w:rPr>
                  </w:pPr>
                  <w:del w:id="10827" w:author="Lorenzo Fabbri" w:date="2024-09-24T14:48:00Z" w16du:dateUtc="2024-09-24T12:48:00Z">
                    <w:r w:rsidRPr="005A6AA3" w:rsidDel="00AE71EA">
                      <w:rPr>
                        <w:rFonts w:ascii="Calibri" w:hAnsi="Calibri"/>
                        <w:sz w:val="20"/>
                      </w:rPr>
                      <w:delText>0.64, 1.36</w:delText>
                    </w:r>
                  </w:del>
                </w:p>
              </w:tc>
              <w:tc>
                <w:tcPr>
                  <w:tcW w:w="0" w:type="dxa"/>
                  <w:tcPrChange w:id="1082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2577D0D" w14:textId="4CB247D5" w:rsidR="00066508" w:rsidRPr="005A6AA3" w:rsidDel="00AE71EA" w:rsidRDefault="00000000">
                  <w:pPr>
                    <w:keepNext/>
                    <w:widowControl w:val="0"/>
                    <w:spacing w:after="60"/>
                    <w:jc w:val="center"/>
                    <w:rPr>
                      <w:del w:id="10829" w:author="Lorenzo Fabbri" w:date="2024-09-24T14:48:00Z" w16du:dateUtc="2024-09-24T12:48:00Z"/>
                    </w:rPr>
                  </w:pPr>
                  <w:del w:id="10830" w:author="Lorenzo Fabbri" w:date="2024-09-24T14:48:00Z" w16du:dateUtc="2024-09-24T12:48:00Z">
                    <w:r w:rsidRPr="005A6AA3" w:rsidDel="00AE71EA">
                      <w:rPr>
                        <w:rFonts w:ascii="Calibri" w:hAnsi="Calibri"/>
                        <w:sz w:val="20"/>
                      </w:rPr>
                      <w:delText>0.64, 1.36</w:delText>
                    </w:r>
                  </w:del>
                </w:p>
              </w:tc>
            </w:tr>
            <w:tr w:rsidR="00066508" w:rsidRPr="005A6AA3" w:rsidDel="00AE71EA" w14:paraId="3EEF7F4C" w14:textId="53D23B15" w:rsidTr="006C3DDD">
              <w:trPr>
                <w:del w:id="10831" w:author="Lorenzo Fabbri" w:date="2024-09-24T14:48:00Z"/>
                <w:trPrChange w:id="10832" w:author="Lorenzo Fabbri" w:date="2024-09-19T20:40:00Z" w16du:dateUtc="2024-09-19T18:40:00Z">
                  <w:trPr>
                    <w:gridBefore w:val="1"/>
                    <w:cantSplit/>
                    <w:jc w:val="center"/>
                  </w:trPr>
                </w:trPrChange>
              </w:trPr>
              <w:tc>
                <w:tcPr>
                  <w:tcW w:w="0" w:type="dxa"/>
                  <w:tcPrChange w:id="1083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D5E0531" w14:textId="28414BEA" w:rsidR="00066508" w:rsidRPr="005A6AA3" w:rsidDel="00AE71EA" w:rsidRDefault="00000000">
                  <w:pPr>
                    <w:keepNext/>
                    <w:widowControl w:val="0"/>
                    <w:spacing w:after="60"/>
                    <w:rPr>
                      <w:del w:id="10834" w:author="Lorenzo Fabbri" w:date="2024-09-24T14:48:00Z" w16du:dateUtc="2024-09-24T12:48:00Z"/>
                    </w:rPr>
                  </w:pPr>
                  <w:del w:id="10835" w:author="Lorenzo Fabbri" w:date="2024-09-24T14:48:00Z" w16du:dateUtc="2024-09-24T12:48:00Z">
                    <w:r w:rsidRPr="005A6AA3" w:rsidDel="00AE71EA">
                      <w:rPr>
                        <w:rFonts w:ascii="Calibri" w:hAnsi="Calibri"/>
                        <w:sz w:val="20"/>
                      </w:rPr>
                      <w:delText>DETP</w:delText>
                    </w:r>
                  </w:del>
                </w:p>
              </w:tc>
              <w:tc>
                <w:tcPr>
                  <w:tcW w:w="0" w:type="dxa"/>
                  <w:tcPrChange w:id="1083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FA0C88" w14:textId="58E3AA52" w:rsidR="00066508" w:rsidRPr="005A6AA3" w:rsidDel="00AE71EA" w:rsidRDefault="00000000">
                  <w:pPr>
                    <w:keepNext/>
                    <w:widowControl w:val="0"/>
                    <w:spacing w:after="60"/>
                    <w:jc w:val="center"/>
                    <w:rPr>
                      <w:del w:id="10837" w:author="Lorenzo Fabbri" w:date="2024-09-24T14:48:00Z" w16du:dateUtc="2024-09-24T12:48:00Z"/>
                    </w:rPr>
                  </w:pPr>
                  <w:del w:id="10838" w:author="Lorenzo Fabbri" w:date="2024-09-24T14:48:00Z" w16du:dateUtc="2024-09-24T12:48:00Z">
                    <w:r w:rsidRPr="005A6AA3" w:rsidDel="00AE71EA">
                      <w:rPr>
                        <w:rFonts w:ascii="Calibri" w:hAnsi="Calibri"/>
                        <w:sz w:val="20"/>
                      </w:rPr>
                      <w:delText>1.00 (0.77, 1.22)</w:delText>
                    </w:r>
                  </w:del>
                </w:p>
              </w:tc>
              <w:tc>
                <w:tcPr>
                  <w:tcW w:w="0" w:type="dxa"/>
                  <w:tcPrChange w:id="1083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BF8E2E" w14:textId="63032B6F" w:rsidR="00066508" w:rsidRPr="005A6AA3" w:rsidDel="00AE71EA" w:rsidRDefault="00000000">
                  <w:pPr>
                    <w:keepNext/>
                    <w:widowControl w:val="0"/>
                    <w:spacing w:after="60"/>
                    <w:jc w:val="center"/>
                    <w:rPr>
                      <w:del w:id="10840" w:author="Lorenzo Fabbri" w:date="2024-09-24T14:48:00Z" w16du:dateUtc="2024-09-24T12:48:00Z"/>
                    </w:rPr>
                  </w:pPr>
                  <w:del w:id="10841" w:author="Lorenzo Fabbri" w:date="2024-09-24T14:48:00Z" w16du:dateUtc="2024-09-24T12:48:00Z">
                    <w:r w:rsidRPr="005A6AA3" w:rsidDel="00AE71EA">
                      <w:rPr>
                        <w:rFonts w:ascii="Calibri" w:hAnsi="Calibri"/>
                        <w:sz w:val="20"/>
                      </w:rPr>
                      <w:delText>1.01 (0.82, 1.20)</w:delText>
                    </w:r>
                  </w:del>
                </w:p>
              </w:tc>
              <w:tc>
                <w:tcPr>
                  <w:tcW w:w="0" w:type="dxa"/>
                  <w:tcPrChange w:id="1084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0BE4D35" w14:textId="036372C6" w:rsidR="00066508" w:rsidRPr="005A6AA3" w:rsidDel="00AE71EA" w:rsidRDefault="00000000">
                  <w:pPr>
                    <w:keepNext/>
                    <w:widowControl w:val="0"/>
                    <w:spacing w:after="60"/>
                    <w:jc w:val="center"/>
                    <w:rPr>
                      <w:del w:id="10843" w:author="Lorenzo Fabbri" w:date="2024-09-24T14:48:00Z" w16du:dateUtc="2024-09-24T12:48:00Z"/>
                    </w:rPr>
                  </w:pPr>
                  <w:del w:id="10844" w:author="Lorenzo Fabbri" w:date="2024-09-24T14:48:00Z" w16du:dateUtc="2024-09-24T12:48:00Z">
                    <w:r w:rsidRPr="005A6AA3" w:rsidDel="00AE71EA">
                      <w:rPr>
                        <w:rFonts w:ascii="Calibri" w:hAnsi="Calibri"/>
                        <w:sz w:val="20"/>
                      </w:rPr>
                      <w:delText>0.57, 1.39</w:delText>
                    </w:r>
                  </w:del>
                </w:p>
              </w:tc>
              <w:tc>
                <w:tcPr>
                  <w:tcW w:w="0" w:type="dxa"/>
                  <w:tcPrChange w:id="1084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A4C392" w14:textId="63050D0B" w:rsidR="00066508" w:rsidRPr="005A6AA3" w:rsidDel="00AE71EA" w:rsidRDefault="00000000">
                  <w:pPr>
                    <w:keepNext/>
                    <w:widowControl w:val="0"/>
                    <w:spacing w:after="60"/>
                    <w:jc w:val="center"/>
                    <w:rPr>
                      <w:del w:id="10846" w:author="Lorenzo Fabbri" w:date="2024-09-24T14:48:00Z" w16du:dateUtc="2024-09-24T12:48:00Z"/>
                    </w:rPr>
                  </w:pPr>
                  <w:del w:id="10847" w:author="Lorenzo Fabbri" w:date="2024-09-24T14:48:00Z" w16du:dateUtc="2024-09-24T12:48:00Z">
                    <w:r w:rsidRPr="005A6AA3" w:rsidDel="00AE71EA">
                      <w:rPr>
                        <w:rFonts w:ascii="Calibri" w:hAnsi="Calibri"/>
                        <w:sz w:val="20"/>
                      </w:rPr>
                      <w:delText>0.57, 1.39</w:delText>
                    </w:r>
                  </w:del>
                </w:p>
              </w:tc>
            </w:tr>
            <w:tr w:rsidR="00066508" w:rsidRPr="005A6AA3" w:rsidDel="00AE71EA" w14:paraId="06499EA7" w14:textId="7902EDDC" w:rsidTr="006C3DDD">
              <w:trPr>
                <w:del w:id="10848" w:author="Lorenzo Fabbri" w:date="2024-09-24T14:48:00Z"/>
                <w:trPrChange w:id="10849" w:author="Lorenzo Fabbri" w:date="2024-09-19T20:40:00Z" w16du:dateUtc="2024-09-19T18:40:00Z">
                  <w:trPr>
                    <w:gridBefore w:val="1"/>
                    <w:cantSplit/>
                    <w:jc w:val="center"/>
                  </w:trPr>
                </w:trPrChange>
              </w:trPr>
              <w:tc>
                <w:tcPr>
                  <w:tcW w:w="0" w:type="dxa"/>
                  <w:gridSpan w:val="5"/>
                  <w:tcPrChange w:id="10850"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04F3567D" w14:textId="5BC3939E" w:rsidR="00066508" w:rsidRPr="005A6AA3" w:rsidDel="00AE71EA" w:rsidRDefault="00000000">
                  <w:pPr>
                    <w:keepNext/>
                    <w:widowControl w:val="0"/>
                    <w:spacing w:after="60"/>
                    <w:rPr>
                      <w:del w:id="10851" w:author="Lorenzo Fabbri" w:date="2024-09-24T14:48:00Z" w16du:dateUtc="2024-09-24T12:48:00Z"/>
                    </w:rPr>
                  </w:pPr>
                  <w:del w:id="10852" w:author="Lorenzo Fabbri" w:date="2024-09-24T14:48:00Z" w16du:dateUtc="2024-09-24T12:48:00Z">
                    <w:r w:rsidRPr="005A6AA3" w:rsidDel="00AE71EA">
                      <w:rPr>
                        <w:rFonts w:ascii="Calibri" w:hAnsi="Calibri"/>
                        <w:b/>
                        <w:sz w:val="20"/>
                      </w:rPr>
                      <w:delText>Phenols</w:delText>
                    </w:r>
                  </w:del>
                </w:p>
              </w:tc>
            </w:tr>
            <w:tr w:rsidR="00066508" w:rsidRPr="005A6AA3" w:rsidDel="00AE71EA" w14:paraId="0205BD12" w14:textId="2A02484B" w:rsidTr="006C3DDD">
              <w:trPr>
                <w:del w:id="10853" w:author="Lorenzo Fabbri" w:date="2024-09-24T14:48:00Z"/>
                <w:trPrChange w:id="10854" w:author="Lorenzo Fabbri" w:date="2024-09-19T20:40:00Z" w16du:dateUtc="2024-09-19T18:40:00Z">
                  <w:trPr>
                    <w:gridBefore w:val="1"/>
                    <w:cantSplit/>
                    <w:jc w:val="center"/>
                  </w:trPr>
                </w:trPrChange>
              </w:trPr>
              <w:tc>
                <w:tcPr>
                  <w:tcW w:w="0" w:type="dxa"/>
                  <w:tcPrChange w:id="1085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1582AB5" w14:textId="4C279264" w:rsidR="00066508" w:rsidRPr="005A6AA3" w:rsidDel="00AE71EA" w:rsidRDefault="00000000">
                  <w:pPr>
                    <w:keepNext/>
                    <w:widowControl w:val="0"/>
                    <w:spacing w:after="60"/>
                    <w:rPr>
                      <w:del w:id="10856" w:author="Lorenzo Fabbri" w:date="2024-09-24T14:48:00Z" w16du:dateUtc="2024-09-24T12:48:00Z"/>
                    </w:rPr>
                  </w:pPr>
                  <w:del w:id="10857" w:author="Lorenzo Fabbri" w:date="2024-09-24T14:48:00Z" w16du:dateUtc="2024-09-24T12:48:00Z">
                    <w:r w:rsidRPr="005A6AA3" w:rsidDel="00AE71EA">
                      <w:rPr>
                        <w:rFonts w:ascii="Calibri" w:hAnsi="Calibri"/>
                        <w:sz w:val="20"/>
                      </w:rPr>
                      <w:delText>MEPA</w:delText>
                    </w:r>
                  </w:del>
                </w:p>
              </w:tc>
              <w:tc>
                <w:tcPr>
                  <w:tcW w:w="0" w:type="dxa"/>
                  <w:tcPrChange w:id="1085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6B4AE1" w14:textId="04D59A03" w:rsidR="00066508" w:rsidRPr="005A6AA3" w:rsidDel="00AE71EA" w:rsidRDefault="00000000">
                  <w:pPr>
                    <w:keepNext/>
                    <w:widowControl w:val="0"/>
                    <w:spacing w:after="60"/>
                    <w:jc w:val="center"/>
                    <w:rPr>
                      <w:del w:id="10859" w:author="Lorenzo Fabbri" w:date="2024-09-24T14:48:00Z" w16du:dateUtc="2024-09-24T12:48:00Z"/>
                    </w:rPr>
                  </w:pPr>
                  <w:del w:id="10860" w:author="Lorenzo Fabbri" w:date="2024-09-24T14:48:00Z" w16du:dateUtc="2024-09-24T12:48:00Z">
                    <w:r w:rsidRPr="005A6AA3" w:rsidDel="00AE71EA">
                      <w:rPr>
                        <w:rFonts w:ascii="Calibri" w:hAnsi="Calibri"/>
                        <w:sz w:val="20"/>
                      </w:rPr>
                      <w:delText>1.02 (0.89, 1.15)</w:delText>
                    </w:r>
                  </w:del>
                </w:p>
              </w:tc>
              <w:tc>
                <w:tcPr>
                  <w:tcW w:w="0" w:type="dxa"/>
                  <w:tcPrChange w:id="1086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5246D82" w14:textId="47AD3C12" w:rsidR="00066508" w:rsidRPr="005A6AA3" w:rsidDel="00AE71EA" w:rsidRDefault="00000000">
                  <w:pPr>
                    <w:keepNext/>
                    <w:widowControl w:val="0"/>
                    <w:spacing w:after="60"/>
                    <w:jc w:val="center"/>
                    <w:rPr>
                      <w:del w:id="10862" w:author="Lorenzo Fabbri" w:date="2024-09-24T14:48:00Z" w16du:dateUtc="2024-09-24T12:48:00Z"/>
                    </w:rPr>
                  </w:pPr>
                  <w:del w:id="10863" w:author="Lorenzo Fabbri" w:date="2024-09-24T14:48:00Z" w16du:dateUtc="2024-09-24T12:48:00Z">
                    <w:r w:rsidRPr="005A6AA3" w:rsidDel="00AE71EA">
                      <w:rPr>
                        <w:rFonts w:ascii="Calibri" w:hAnsi="Calibri"/>
                        <w:sz w:val="20"/>
                      </w:rPr>
                      <w:delText>1.02 (0.94, 1.11)</w:delText>
                    </w:r>
                  </w:del>
                </w:p>
              </w:tc>
              <w:tc>
                <w:tcPr>
                  <w:tcW w:w="0" w:type="dxa"/>
                  <w:tcPrChange w:id="1086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189F0EA" w14:textId="2F800B69" w:rsidR="00066508" w:rsidRPr="005A6AA3" w:rsidDel="00AE71EA" w:rsidRDefault="00000000">
                  <w:pPr>
                    <w:keepNext/>
                    <w:widowControl w:val="0"/>
                    <w:spacing w:after="60"/>
                    <w:jc w:val="center"/>
                    <w:rPr>
                      <w:del w:id="10865" w:author="Lorenzo Fabbri" w:date="2024-09-24T14:48:00Z" w16du:dateUtc="2024-09-24T12:48:00Z"/>
                    </w:rPr>
                  </w:pPr>
                  <w:del w:id="10866" w:author="Lorenzo Fabbri" w:date="2024-09-24T14:48:00Z" w16du:dateUtc="2024-09-24T12:48:00Z">
                    <w:r w:rsidRPr="005A6AA3" w:rsidDel="00AE71EA">
                      <w:rPr>
                        <w:rFonts w:ascii="Calibri" w:hAnsi="Calibri"/>
                        <w:sz w:val="20"/>
                      </w:rPr>
                      <w:delText>0.76, 1.23</w:delText>
                    </w:r>
                  </w:del>
                </w:p>
              </w:tc>
              <w:tc>
                <w:tcPr>
                  <w:tcW w:w="0" w:type="dxa"/>
                  <w:tcPrChange w:id="1086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3EC0EEF" w14:textId="39F5E941" w:rsidR="00066508" w:rsidRPr="005A6AA3" w:rsidDel="00AE71EA" w:rsidRDefault="00000000">
                  <w:pPr>
                    <w:keepNext/>
                    <w:widowControl w:val="0"/>
                    <w:spacing w:after="60"/>
                    <w:jc w:val="center"/>
                    <w:rPr>
                      <w:del w:id="10868" w:author="Lorenzo Fabbri" w:date="2024-09-24T14:48:00Z" w16du:dateUtc="2024-09-24T12:48:00Z"/>
                    </w:rPr>
                  </w:pPr>
                  <w:del w:id="10869" w:author="Lorenzo Fabbri" w:date="2024-09-24T14:48:00Z" w16du:dateUtc="2024-09-24T12:48:00Z">
                    <w:r w:rsidRPr="005A6AA3" w:rsidDel="00AE71EA">
                      <w:rPr>
                        <w:rFonts w:ascii="Calibri" w:hAnsi="Calibri"/>
                        <w:sz w:val="20"/>
                      </w:rPr>
                      <w:delText>0.76, 1.23</w:delText>
                    </w:r>
                  </w:del>
                </w:p>
              </w:tc>
            </w:tr>
            <w:tr w:rsidR="00066508" w:rsidRPr="005A6AA3" w:rsidDel="00AE71EA" w14:paraId="7BDF1FAE" w14:textId="2878E917" w:rsidTr="006C3DDD">
              <w:trPr>
                <w:del w:id="10870" w:author="Lorenzo Fabbri" w:date="2024-09-24T14:48:00Z"/>
                <w:trPrChange w:id="10871" w:author="Lorenzo Fabbri" w:date="2024-09-19T20:40:00Z" w16du:dateUtc="2024-09-19T18:40:00Z">
                  <w:trPr>
                    <w:gridBefore w:val="1"/>
                    <w:cantSplit/>
                    <w:jc w:val="center"/>
                  </w:trPr>
                </w:trPrChange>
              </w:trPr>
              <w:tc>
                <w:tcPr>
                  <w:tcW w:w="0" w:type="dxa"/>
                  <w:tcPrChange w:id="1087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13311A3" w14:textId="663902AD" w:rsidR="00066508" w:rsidRPr="005A6AA3" w:rsidDel="00AE71EA" w:rsidRDefault="00000000">
                  <w:pPr>
                    <w:keepNext/>
                    <w:widowControl w:val="0"/>
                    <w:spacing w:after="60"/>
                    <w:rPr>
                      <w:del w:id="10873" w:author="Lorenzo Fabbri" w:date="2024-09-24T14:48:00Z" w16du:dateUtc="2024-09-24T12:48:00Z"/>
                    </w:rPr>
                  </w:pPr>
                  <w:del w:id="10874" w:author="Lorenzo Fabbri" w:date="2024-09-24T14:48:00Z" w16du:dateUtc="2024-09-24T12:48:00Z">
                    <w:r w:rsidRPr="005A6AA3" w:rsidDel="00AE71EA">
                      <w:rPr>
                        <w:rFonts w:ascii="Calibri" w:hAnsi="Calibri"/>
                        <w:sz w:val="20"/>
                      </w:rPr>
                      <w:delText>ETPA</w:delText>
                    </w:r>
                  </w:del>
                </w:p>
              </w:tc>
              <w:tc>
                <w:tcPr>
                  <w:tcW w:w="0" w:type="dxa"/>
                  <w:tcPrChange w:id="1087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38799B" w14:textId="1FC8679D" w:rsidR="00066508" w:rsidRPr="005A6AA3" w:rsidDel="00AE71EA" w:rsidRDefault="00000000">
                  <w:pPr>
                    <w:keepNext/>
                    <w:widowControl w:val="0"/>
                    <w:spacing w:after="60"/>
                    <w:jc w:val="center"/>
                    <w:rPr>
                      <w:del w:id="10876" w:author="Lorenzo Fabbri" w:date="2024-09-24T14:48:00Z" w16du:dateUtc="2024-09-24T12:48:00Z"/>
                    </w:rPr>
                  </w:pPr>
                  <w:del w:id="10877" w:author="Lorenzo Fabbri" w:date="2024-09-24T14:48:00Z" w16du:dateUtc="2024-09-24T12:48:00Z">
                    <w:r w:rsidRPr="005A6AA3" w:rsidDel="00AE71EA">
                      <w:rPr>
                        <w:rFonts w:ascii="Calibri" w:hAnsi="Calibri"/>
                        <w:sz w:val="20"/>
                      </w:rPr>
                      <w:delText>1.02 (0.96, 1.08)</w:delText>
                    </w:r>
                  </w:del>
                </w:p>
              </w:tc>
              <w:tc>
                <w:tcPr>
                  <w:tcW w:w="0" w:type="dxa"/>
                  <w:tcPrChange w:id="1087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49DDC32" w14:textId="1E73A8C6" w:rsidR="00066508" w:rsidRPr="005A6AA3" w:rsidDel="00AE71EA" w:rsidRDefault="00000000">
                  <w:pPr>
                    <w:keepNext/>
                    <w:widowControl w:val="0"/>
                    <w:spacing w:after="60"/>
                    <w:jc w:val="center"/>
                    <w:rPr>
                      <w:del w:id="10879" w:author="Lorenzo Fabbri" w:date="2024-09-24T14:48:00Z" w16du:dateUtc="2024-09-24T12:48:00Z"/>
                    </w:rPr>
                  </w:pPr>
                  <w:del w:id="10880" w:author="Lorenzo Fabbri" w:date="2024-09-24T14:48:00Z" w16du:dateUtc="2024-09-24T12:48:00Z">
                    <w:r w:rsidRPr="005A6AA3" w:rsidDel="00AE71EA">
                      <w:rPr>
                        <w:rFonts w:ascii="Calibri" w:hAnsi="Calibri"/>
                        <w:sz w:val="20"/>
                      </w:rPr>
                      <w:delText>1.01 (0.97, 1.06)</w:delText>
                    </w:r>
                  </w:del>
                </w:p>
              </w:tc>
              <w:tc>
                <w:tcPr>
                  <w:tcW w:w="0" w:type="dxa"/>
                  <w:tcPrChange w:id="1088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151613" w14:textId="6ABEEC6E" w:rsidR="00066508" w:rsidRPr="005A6AA3" w:rsidDel="00AE71EA" w:rsidRDefault="00000000">
                  <w:pPr>
                    <w:keepNext/>
                    <w:widowControl w:val="0"/>
                    <w:spacing w:after="60"/>
                    <w:jc w:val="center"/>
                    <w:rPr>
                      <w:del w:id="10882" w:author="Lorenzo Fabbri" w:date="2024-09-24T14:48:00Z" w16du:dateUtc="2024-09-24T12:48:00Z"/>
                    </w:rPr>
                  </w:pPr>
                  <w:del w:id="10883" w:author="Lorenzo Fabbri" w:date="2024-09-24T14:48:00Z" w16du:dateUtc="2024-09-24T12:48:00Z">
                    <w:r w:rsidRPr="005A6AA3" w:rsidDel="00AE71EA">
                      <w:rPr>
                        <w:rFonts w:ascii="Calibri" w:hAnsi="Calibri"/>
                        <w:sz w:val="20"/>
                      </w:rPr>
                      <w:delText>0.91, 1.12</w:delText>
                    </w:r>
                  </w:del>
                </w:p>
              </w:tc>
              <w:tc>
                <w:tcPr>
                  <w:tcW w:w="0" w:type="dxa"/>
                  <w:tcPrChange w:id="1088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FC9B50" w14:textId="29EA9C3F" w:rsidR="00066508" w:rsidRPr="005A6AA3" w:rsidDel="00AE71EA" w:rsidRDefault="00000000">
                  <w:pPr>
                    <w:keepNext/>
                    <w:widowControl w:val="0"/>
                    <w:spacing w:after="60"/>
                    <w:jc w:val="center"/>
                    <w:rPr>
                      <w:del w:id="10885" w:author="Lorenzo Fabbri" w:date="2024-09-24T14:48:00Z" w16du:dateUtc="2024-09-24T12:48:00Z"/>
                    </w:rPr>
                  </w:pPr>
                  <w:del w:id="10886" w:author="Lorenzo Fabbri" w:date="2024-09-24T14:48:00Z" w16du:dateUtc="2024-09-24T12:48:00Z">
                    <w:r w:rsidRPr="005A6AA3" w:rsidDel="00AE71EA">
                      <w:rPr>
                        <w:rFonts w:ascii="Calibri" w:hAnsi="Calibri"/>
                        <w:sz w:val="20"/>
                      </w:rPr>
                      <w:delText>0.91, 1.12</w:delText>
                    </w:r>
                  </w:del>
                </w:p>
              </w:tc>
            </w:tr>
            <w:tr w:rsidR="00066508" w:rsidRPr="005A6AA3" w:rsidDel="00AE71EA" w14:paraId="7752F65A" w14:textId="67A95A7D" w:rsidTr="006C3DDD">
              <w:trPr>
                <w:del w:id="10887" w:author="Lorenzo Fabbri" w:date="2024-09-24T14:48:00Z"/>
                <w:trPrChange w:id="10888" w:author="Lorenzo Fabbri" w:date="2024-09-19T20:40:00Z" w16du:dateUtc="2024-09-19T18:40:00Z">
                  <w:trPr>
                    <w:gridBefore w:val="1"/>
                    <w:cantSplit/>
                    <w:jc w:val="center"/>
                  </w:trPr>
                </w:trPrChange>
              </w:trPr>
              <w:tc>
                <w:tcPr>
                  <w:tcW w:w="0" w:type="dxa"/>
                  <w:tcPrChange w:id="1088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9CF4B53" w14:textId="3BAC4ED0" w:rsidR="00066508" w:rsidRPr="005A6AA3" w:rsidDel="00AE71EA" w:rsidRDefault="00000000">
                  <w:pPr>
                    <w:keepNext/>
                    <w:widowControl w:val="0"/>
                    <w:spacing w:after="60"/>
                    <w:rPr>
                      <w:del w:id="10890" w:author="Lorenzo Fabbri" w:date="2024-09-24T14:48:00Z" w16du:dateUtc="2024-09-24T12:48:00Z"/>
                    </w:rPr>
                  </w:pPr>
                  <w:del w:id="10891" w:author="Lorenzo Fabbri" w:date="2024-09-24T14:48:00Z" w16du:dateUtc="2024-09-24T12:48:00Z">
                    <w:r w:rsidRPr="005A6AA3" w:rsidDel="00AE71EA">
                      <w:rPr>
                        <w:rFonts w:ascii="Calibri" w:hAnsi="Calibri"/>
                        <w:sz w:val="20"/>
                      </w:rPr>
                      <w:delText>PRPA</w:delText>
                    </w:r>
                  </w:del>
                </w:p>
              </w:tc>
              <w:tc>
                <w:tcPr>
                  <w:tcW w:w="0" w:type="dxa"/>
                  <w:tcPrChange w:id="1089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898565" w14:textId="44417564" w:rsidR="00066508" w:rsidRPr="005A6AA3" w:rsidDel="00AE71EA" w:rsidRDefault="00000000">
                  <w:pPr>
                    <w:keepNext/>
                    <w:widowControl w:val="0"/>
                    <w:spacing w:after="60"/>
                    <w:jc w:val="center"/>
                    <w:rPr>
                      <w:del w:id="10893" w:author="Lorenzo Fabbri" w:date="2024-09-24T14:48:00Z" w16du:dateUtc="2024-09-24T12:48:00Z"/>
                    </w:rPr>
                  </w:pPr>
                  <w:del w:id="10894" w:author="Lorenzo Fabbri" w:date="2024-09-24T14:48:00Z" w16du:dateUtc="2024-09-24T12:48:00Z">
                    <w:r w:rsidRPr="005A6AA3" w:rsidDel="00AE71EA">
                      <w:rPr>
                        <w:rFonts w:ascii="Calibri" w:hAnsi="Calibri"/>
                        <w:sz w:val="20"/>
                      </w:rPr>
                      <w:delText>1.02 (0.92, 1.13)</w:delText>
                    </w:r>
                  </w:del>
                </w:p>
              </w:tc>
              <w:tc>
                <w:tcPr>
                  <w:tcW w:w="0" w:type="dxa"/>
                  <w:tcPrChange w:id="1089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6CF5028" w14:textId="4DFBA44C" w:rsidR="00066508" w:rsidRPr="005A6AA3" w:rsidDel="00AE71EA" w:rsidRDefault="00000000">
                  <w:pPr>
                    <w:keepNext/>
                    <w:widowControl w:val="0"/>
                    <w:spacing w:after="60"/>
                    <w:jc w:val="center"/>
                    <w:rPr>
                      <w:del w:id="10896" w:author="Lorenzo Fabbri" w:date="2024-09-24T14:48:00Z" w16du:dateUtc="2024-09-24T12:48:00Z"/>
                    </w:rPr>
                  </w:pPr>
                  <w:del w:id="10897" w:author="Lorenzo Fabbri" w:date="2024-09-24T14:48:00Z" w16du:dateUtc="2024-09-24T12:48:00Z">
                    <w:r w:rsidRPr="005A6AA3" w:rsidDel="00AE71EA">
                      <w:rPr>
                        <w:rFonts w:ascii="Calibri" w:hAnsi="Calibri"/>
                        <w:sz w:val="20"/>
                      </w:rPr>
                      <w:delText>1.02 (0.95, 1.10)</w:delText>
                    </w:r>
                  </w:del>
                </w:p>
              </w:tc>
              <w:tc>
                <w:tcPr>
                  <w:tcW w:w="0" w:type="dxa"/>
                  <w:tcPrChange w:id="1089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42C78E" w14:textId="6CE98032" w:rsidR="00066508" w:rsidRPr="005A6AA3" w:rsidDel="00AE71EA" w:rsidRDefault="00000000">
                  <w:pPr>
                    <w:keepNext/>
                    <w:widowControl w:val="0"/>
                    <w:spacing w:after="60"/>
                    <w:jc w:val="center"/>
                    <w:rPr>
                      <w:del w:id="10899" w:author="Lorenzo Fabbri" w:date="2024-09-24T14:48:00Z" w16du:dateUtc="2024-09-24T12:48:00Z"/>
                    </w:rPr>
                  </w:pPr>
                  <w:del w:id="10900" w:author="Lorenzo Fabbri" w:date="2024-09-24T14:48:00Z" w16du:dateUtc="2024-09-24T12:48:00Z">
                    <w:r w:rsidRPr="005A6AA3" w:rsidDel="00AE71EA">
                      <w:rPr>
                        <w:rFonts w:ascii="Calibri" w:hAnsi="Calibri"/>
                        <w:sz w:val="20"/>
                      </w:rPr>
                      <w:delText>0.82, 1.21</w:delText>
                    </w:r>
                  </w:del>
                </w:p>
              </w:tc>
              <w:tc>
                <w:tcPr>
                  <w:tcW w:w="0" w:type="dxa"/>
                  <w:tcPrChange w:id="1090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EEE4ED4" w14:textId="5E61C402" w:rsidR="00066508" w:rsidRPr="005A6AA3" w:rsidDel="00AE71EA" w:rsidRDefault="00000000">
                  <w:pPr>
                    <w:keepNext/>
                    <w:widowControl w:val="0"/>
                    <w:spacing w:after="60"/>
                    <w:jc w:val="center"/>
                    <w:rPr>
                      <w:del w:id="10902" w:author="Lorenzo Fabbri" w:date="2024-09-24T14:48:00Z" w16du:dateUtc="2024-09-24T12:48:00Z"/>
                    </w:rPr>
                  </w:pPr>
                  <w:del w:id="10903" w:author="Lorenzo Fabbri" w:date="2024-09-24T14:48:00Z" w16du:dateUtc="2024-09-24T12:48:00Z">
                    <w:r w:rsidRPr="005A6AA3" w:rsidDel="00AE71EA">
                      <w:rPr>
                        <w:rFonts w:ascii="Calibri" w:hAnsi="Calibri"/>
                        <w:sz w:val="20"/>
                      </w:rPr>
                      <w:delText>0.82, 1.21</w:delText>
                    </w:r>
                  </w:del>
                </w:p>
              </w:tc>
            </w:tr>
            <w:tr w:rsidR="00066508" w:rsidRPr="005A6AA3" w:rsidDel="00AE71EA" w14:paraId="1144E4BA" w14:textId="176A086D" w:rsidTr="006C3DDD">
              <w:trPr>
                <w:del w:id="10904" w:author="Lorenzo Fabbri" w:date="2024-09-24T14:48:00Z"/>
                <w:trPrChange w:id="10905" w:author="Lorenzo Fabbri" w:date="2024-09-19T20:40:00Z" w16du:dateUtc="2024-09-19T18:40:00Z">
                  <w:trPr>
                    <w:gridBefore w:val="1"/>
                    <w:cantSplit/>
                    <w:jc w:val="center"/>
                  </w:trPr>
                </w:trPrChange>
              </w:trPr>
              <w:tc>
                <w:tcPr>
                  <w:tcW w:w="0" w:type="dxa"/>
                  <w:tcPrChange w:id="1090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4C1C4A5" w14:textId="3A924BD5" w:rsidR="00066508" w:rsidRPr="005A6AA3" w:rsidDel="00AE71EA" w:rsidRDefault="00000000">
                  <w:pPr>
                    <w:keepNext/>
                    <w:widowControl w:val="0"/>
                    <w:spacing w:after="60"/>
                    <w:rPr>
                      <w:del w:id="10907" w:author="Lorenzo Fabbri" w:date="2024-09-24T14:48:00Z" w16du:dateUtc="2024-09-24T12:48:00Z"/>
                    </w:rPr>
                  </w:pPr>
                  <w:del w:id="10908" w:author="Lorenzo Fabbri" w:date="2024-09-24T14:48:00Z" w16du:dateUtc="2024-09-24T12:48:00Z">
                    <w:r w:rsidRPr="005A6AA3" w:rsidDel="00AE71EA">
                      <w:rPr>
                        <w:rFonts w:ascii="Calibri" w:hAnsi="Calibri"/>
                        <w:sz w:val="20"/>
                      </w:rPr>
                      <w:delText>BPA</w:delText>
                    </w:r>
                  </w:del>
                </w:p>
              </w:tc>
              <w:tc>
                <w:tcPr>
                  <w:tcW w:w="0" w:type="dxa"/>
                  <w:tcPrChange w:id="1090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A1C1A3" w14:textId="1106BEB6" w:rsidR="00066508" w:rsidRPr="005A6AA3" w:rsidDel="00AE71EA" w:rsidRDefault="00000000">
                  <w:pPr>
                    <w:keepNext/>
                    <w:widowControl w:val="0"/>
                    <w:spacing w:after="60"/>
                    <w:jc w:val="center"/>
                    <w:rPr>
                      <w:del w:id="10910" w:author="Lorenzo Fabbri" w:date="2024-09-24T14:48:00Z" w16du:dateUtc="2024-09-24T12:48:00Z"/>
                    </w:rPr>
                  </w:pPr>
                  <w:del w:id="10911" w:author="Lorenzo Fabbri" w:date="2024-09-24T14:48:00Z" w16du:dateUtc="2024-09-24T12:48:00Z">
                    <w:r w:rsidRPr="005A6AA3" w:rsidDel="00AE71EA">
                      <w:rPr>
                        <w:rFonts w:ascii="Calibri" w:hAnsi="Calibri"/>
                        <w:sz w:val="20"/>
                      </w:rPr>
                      <w:delText>1.02 (0.73, 1.28)</w:delText>
                    </w:r>
                  </w:del>
                </w:p>
              </w:tc>
              <w:tc>
                <w:tcPr>
                  <w:tcW w:w="0" w:type="dxa"/>
                  <w:tcPrChange w:id="1091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8E5FEF" w14:textId="0332F041" w:rsidR="00066508" w:rsidRPr="005A6AA3" w:rsidDel="00AE71EA" w:rsidRDefault="00000000">
                  <w:pPr>
                    <w:keepNext/>
                    <w:widowControl w:val="0"/>
                    <w:spacing w:after="60"/>
                    <w:jc w:val="center"/>
                    <w:rPr>
                      <w:del w:id="10913" w:author="Lorenzo Fabbri" w:date="2024-09-24T14:48:00Z" w16du:dateUtc="2024-09-24T12:48:00Z"/>
                    </w:rPr>
                  </w:pPr>
                  <w:del w:id="10914" w:author="Lorenzo Fabbri" w:date="2024-09-24T14:48:00Z" w16du:dateUtc="2024-09-24T12:48:00Z">
                    <w:r w:rsidRPr="005A6AA3" w:rsidDel="00AE71EA">
                      <w:rPr>
                        <w:rFonts w:ascii="Calibri" w:hAnsi="Calibri"/>
                        <w:sz w:val="20"/>
                      </w:rPr>
                      <w:delText>1.02 (0.74, 1.25)</w:delText>
                    </w:r>
                  </w:del>
                </w:p>
              </w:tc>
              <w:tc>
                <w:tcPr>
                  <w:tcW w:w="0" w:type="dxa"/>
                  <w:tcPrChange w:id="1091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10325E0" w14:textId="77032BD1" w:rsidR="00066508" w:rsidRPr="005A6AA3" w:rsidDel="00AE71EA" w:rsidRDefault="00000000">
                  <w:pPr>
                    <w:keepNext/>
                    <w:widowControl w:val="0"/>
                    <w:spacing w:after="60"/>
                    <w:jc w:val="center"/>
                    <w:rPr>
                      <w:del w:id="10916" w:author="Lorenzo Fabbri" w:date="2024-09-24T14:48:00Z" w16du:dateUtc="2024-09-24T12:48:00Z"/>
                    </w:rPr>
                  </w:pPr>
                  <w:del w:id="10917" w:author="Lorenzo Fabbri" w:date="2024-09-24T14:48:00Z" w16du:dateUtc="2024-09-24T12:48:00Z">
                    <w:r w:rsidRPr="005A6AA3" w:rsidDel="00AE71EA">
                      <w:rPr>
                        <w:rFonts w:ascii="Calibri" w:hAnsi="Calibri"/>
                        <w:sz w:val="20"/>
                      </w:rPr>
                      <w:delText>0.41, 1.50</w:delText>
                    </w:r>
                  </w:del>
                </w:p>
              </w:tc>
              <w:tc>
                <w:tcPr>
                  <w:tcW w:w="0" w:type="dxa"/>
                  <w:tcPrChange w:id="109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0D0B1E0" w14:textId="6B683299" w:rsidR="00066508" w:rsidRPr="005A6AA3" w:rsidDel="00AE71EA" w:rsidRDefault="00000000">
                  <w:pPr>
                    <w:keepNext/>
                    <w:widowControl w:val="0"/>
                    <w:spacing w:after="60"/>
                    <w:jc w:val="center"/>
                    <w:rPr>
                      <w:del w:id="10919" w:author="Lorenzo Fabbri" w:date="2024-09-24T14:48:00Z" w16du:dateUtc="2024-09-24T12:48:00Z"/>
                    </w:rPr>
                  </w:pPr>
                  <w:del w:id="10920" w:author="Lorenzo Fabbri" w:date="2024-09-24T14:48:00Z" w16du:dateUtc="2024-09-24T12:48:00Z">
                    <w:r w:rsidRPr="005A6AA3" w:rsidDel="00AE71EA">
                      <w:rPr>
                        <w:rFonts w:ascii="Calibri" w:hAnsi="Calibri"/>
                        <w:sz w:val="20"/>
                      </w:rPr>
                      <w:delText>0.41, 1.50</w:delText>
                    </w:r>
                  </w:del>
                </w:p>
              </w:tc>
            </w:tr>
            <w:tr w:rsidR="00066508" w:rsidRPr="005A6AA3" w:rsidDel="00AE71EA" w14:paraId="150C8E0D" w14:textId="626C405C" w:rsidTr="006C3DDD">
              <w:trPr>
                <w:del w:id="10921" w:author="Lorenzo Fabbri" w:date="2024-09-24T14:48:00Z"/>
                <w:trPrChange w:id="10922" w:author="Lorenzo Fabbri" w:date="2024-09-19T20:40:00Z" w16du:dateUtc="2024-09-19T18:40:00Z">
                  <w:trPr>
                    <w:gridBefore w:val="1"/>
                    <w:cantSplit/>
                    <w:jc w:val="center"/>
                  </w:trPr>
                </w:trPrChange>
              </w:trPr>
              <w:tc>
                <w:tcPr>
                  <w:tcW w:w="0" w:type="dxa"/>
                  <w:tcPrChange w:id="1092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B07664D" w14:textId="6944D31A" w:rsidR="00066508" w:rsidRPr="005A6AA3" w:rsidDel="00AE71EA" w:rsidRDefault="00000000">
                  <w:pPr>
                    <w:keepNext/>
                    <w:widowControl w:val="0"/>
                    <w:spacing w:after="60"/>
                    <w:rPr>
                      <w:del w:id="10924" w:author="Lorenzo Fabbri" w:date="2024-09-24T14:48:00Z" w16du:dateUtc="2024-09-24T12:48:00Z"/>
                    </w:rPr>
                  </w:pPr>
                  <w:del w:id="10925" w:author="Lorenzo Fabbri" w:date="2024-09-24T14:48:00Z" w16du:dateUtc="2024-09-24T12:48:00Z">
                    <w:r w:rsidRPr="005A6AA3" w:rsidDel="00AE71EA">
                      <w:rPr>
                        <w:rFonts w:ascii="Calibri" w:hAnsi="Calibri"/>
                        <w:sz w:val="20"/>
                      </w:rPr>
                      <w:delText>BUPA</w:delText>
                    </w:r>
                  </w:del>
                </w:p>
              </w:tc>
              <w:tc>
                <w:tcPr>
                  <w:tcW w:w="0" w:type="dxa"/>
                  <w:tcPrChange w:id="1092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EC4A54" w14:textId="54572227" w:rsidR="00066508" w:rsidRPr="005A6AA3" w:rsidDel="00AE71EA" w:rsidRDefault="00000000">
                  <w:pPr>
                    <w:keepNext/>
                    <w:widowControl w:val="0"/>
                    <w:spacing w:after="60"/>
                    <w:jc w:val="center"/>
                    <w:rPr>
                      <w:del w:id="10927" w:author="Lorenzo Fabbri" w:date="2024-09-24T14:48:00Z" w16du:dateUtc="2024-09-24T12:48:00Z"/>
                    </w:rPr>
                  </w:pPr>
                  <w:del w:id="10928" w:author="Lorenzo Fabbri" w:date="2024-09-24T14:48:00Z" w16du:dateUtc="2024-09-24T12:48:00Z">
                    <w:r w:rsidRPr="005A6AA3" w:rsidDel="00AE71EA">
                      <w:rPr>
                        <w:rFonts w:ascii="Calibri" w:hAnsi="Calibri"/>
                        <w:sz w:val="20"/>
                      </w:rPr>
                      <w:delText>1.02 (0.94, 1.10)</w:delText>
                    </w:r>
                  </w:del>
                </w:p>
              </w:tc>
              <w:tc>
                <w:tcPr>
                  <w:tcW w:w="0" w:type="dxa"/>
                  <w:tcPrChange w:id="1092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4EC2E63" w14:textId="2051CB37" w:rsidR="00066508" w:rsidRPr="005A6AA3" w:rsidDel="00AE71EA" w:rsidRDefault="00000000">
                  <w:pPr>
                    <w:keepNext/>
                    <w:widowControl w:val="0"/>
                    <w:spacing w:after="60"/>
                    <w:jc w:val="center"/>
                    <w:rPr>
                      <w:del w:id="10930" w:author="Lorenzo Fabbri" w:date="2024-09-24T14:48:00Z" w16du:dateUtc="2024-09-24T12:48:00Z"/>
                    </w:rPr>
                  </w:pPr>
                  <w:del w:id="10931" w:author="Lorenzo Fabbri" w:date="2024-09-24T14:48:00Z" w16du:dateUtc="2024-09-24T12:48:00Z">
                    <w:r w:rsidRPr="005A6AA3" w:rsidDel="00AE71EA">
                      <w:rPr>
                        <w:rFonts w:ascii="Calibri" w:hAnsi="Calibri"/>
                        <w:sz w:val="20"/>
                      </w:rPr>
                      <w:delText>1.01 (0.81, 1.20)</w:delText>
                    </w:r>
                  </w:del>
                </w:p>
              </w:tc>
              <w:tc>
                <w:tcPr>
                  <w:tcW w:w="0" w:type="dxa"/>
                  <w:tcPrChange w:id="1093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BC7CD0" w14:textId="45524D48" w:rsidR="00066508" w:rsidRPr="005A6AA3" w:rsidDel="00AE71EA" w:rsidRDefault="00000000">
                  <w:pPr>
                    <w:keepNext/>
                    <w:widowControl w:val="0"/>
                    <w:spacing w:after="60"/>
                    <w:jc w:val="center"/>
                    <w:rPr>
                      <w:del w:id="10933" w:author="Lorenzo Fabbri" w:date="2024-09-24T14:48:00Z" w16du:dateUtc="2024-09-24T12:48:00Z"/>
                    </w:rPr>
                  </w:pPr>
                  <w:del w:id="10934" w:author="Lorenzo Fabbri" w:date="2024-09-24T14:48:00Z" w16du:dateUtc="2024-09-24T12:48:00Z">
                    <w:r w:rsidRPr="005A6AA3" w:rsidDel="00AE71EA">
                      <w:rPr>
                        <w:rFonts w:ascii="Calibri" w:hAnsi="Calibri"/>
                        <w:sz w:val="20"/>
                      </w:rPr>
                      <w:delText>0.67, 1.29</w:delText>
                    </w:r>
                  </w:del>
                </w:p>
              </w:tc>
              <w:tc>
                <w:tcPr>
                  <w:tcW w:w="0" w:type="dxa"/>
                  <w:tcPrChange w:id="1093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0CD9CD" w14:textId="15F49106" w:rsidR="00066508" w:rsidRPr="005A6AA3" w:rsidDel="00AE71EA" w:rsidRDefault="00000000">
                  <w:pPr>
                    <w:keepNext/>
                    <w:widowControl w:val="0"/>
                    <w:spacing w:after="60"/>
                    <w:jc w:val="center"/>
                    <w:rPr>
                      <w:del w:id="10936" w:author="Lorenzo Fabbri" w:date="2024-09-24T14:48:00Z" w16du:dateUtc="2024-09-24T12:48:00Z"/>
                    </w:rPr>
                  </w:pPr>
                  <w:del w:id="10937" w:author="Lorenzo Fabbri" w:date="2024-09-24T14:48:00Z" w16du:dateUtc="2024-09-24T12:48:00Z">
                    <w:r w:rsidRPr="005A6AA3" w:rsidDel="00AE71EA">
                      <w:rPr>
                        <w:rFonts w:ascii="Calibri" w:hAnsi="Calibri"/>
                        <w:sz w:val="20"/>
                      </w:rPr>
                      <w:delText>0.67, 1.29</w:delText>
                    </w:r>
                  </w:del>
                </w:p>
              </w:tc>
            </w:tr>
            <w:tr w:rsidR="00066508" w:rsidRPr="005A6AA3" w:rsidDel="00AE71EA" w14:paraId="4B723D4C" w14:textId="4E582B7F" w:rsidTr="006C3DDD">
              <w:trPr>
                <w:del w:id="10938" w:author="Lorenzo Fabbri" w:date="2024-09-24T14:48:00Z"/>
                <w:trPrChange w:id="10939" w:author="Lorenzo Fabbri" w:date="2024-09-19T20:40:00Z" w16du:dateUtc="2024-09-19T18:40:00Z">
                  <w:trPr>
                    <w:gridBefore w:val="1"/>
                    <w:cantSplit/>
                    <w:jc w:val="center"/>
                  </w:trPr>
                </w:trPrChange>
              </w:trPr>
              <w:tc>
                <w:tcPr>
                  <w:tcW w:w="0" w:type="dxa"/>
                  <w:tcPrChange w:id="1094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B256E0" w14:textId="5EF88C26" w:rsidR="00066508" w:rsidRPr="005A6AA3" w:rsidDel="00AE71EA" w:rsidRDefault="00000000">
                  <w:pPr>
                    <w:keepNext/>
                    <w:widowControl w:val="0"/>
                    <w:spacing w:after="60"/>
                    <w:rPr>
                      <w:del w:id="10941" w:author="Lorenzo Fabbri" w:date="2024-09-24T14:48:00Z" w16du:dateUtc="2024-09-24T12:48:00Z"/>
                    </w:rPr>
                  </w:pPr>
                  <w:del w:id="10942" w:author="Lorenzo Fabbri" w:date="2024-09-24T14:48:00Z" w16du:dateUtc="2024-09-24T12:48:00Z">
                    <w:r w:rsidRPr="005A6AA3" w:rsidDel="00AE71EA">
                      <w:rPr>
                        <w:rFonts w:ascii="Calibri" w:hAnsi="Calibri"/>
                        <w:sz w:val="20"/>
                      </w:rPr>
                      <w:delText>OXBE</w:delText>
                    </w:r>
                  </w:del>
                </w:p>
              </w:tc>
              <w:tc>
                <w:tcPr>
                  <w:tcW w:w="0" w:type="dxa"/>
                  <w:tcPrChange w:id="1094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DBB9428" w14:textId="38C916CD" w:rsidR="00066508" w:rsidRPr="005A6AA3" w:rsidDel="00AE71EA" w:rsidRDefault="00000000">
                  <w:pPr>
                    <w:keepNext/>
                    <w:widowControl w:val="0"/>
                    <w:spacing w:after="60"/>
                    <w:jc w:val="center"/>
                    <w:rPr>
                      <w:del w:id="10944" w:author="Lorenzo Fabbri" w:date="2024-09-24T14:48:00Z" w16du:dateUtc="2024-09-24T12:48:00Z"/>
                    </w:rPr>
                  </w:pPr>
                  <w:del w:id="10945" w:author="Lorenzo Fabbri" w:date="2024-09-24T14:48:00Z" w16du:dateUtc="2024-09-24T12:48:00Z">
                    <w:r w:rsidRPr="005A6AA3" w:rsidDel="00AE71EA">
                      <w:rPr>
                        <w:rFonts w:ascii="Calibri" w:hAnsi="Calibri"/>
                        <w:sz w:val="20"/>
                      </w:rPr>
                      <w:delText>1.03 (0.92, 1.12)</w:delText>
                    </w:r>
                  </w:del>
                </w:p>
              </w:tc>
              <w:tc>
                <w:tcPr>
                  <w:tcW w:w="0" w:type="dxa"/>
                  <w:tcPrChange w:id="1094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2FB8FF" w14:textId="64354A16" w:rsidR="00066508" w:rsidRPr="005A6AA3" w:rsidDel="00AE71EA" w:rsidRDefault="00000000">
                  <w:pPr>
                    <w:keepNext/>
                    <w:widowControl w:val="0"/>
                    <w:spacing w:after="60"/>
                    <w:jc w:val="center"/>
                    <w:rPr>
                      <w:del w:id="10947" w:author="Lorenzo Fabbri" w:date="2024-09-24T14:48:00Z" w16du:dateUtc="2024-09-24T12:48:00Z"/>
                    </w:rPr>
                  </w:pPr>
                  <w:del w:id="10948" w:author="Lorenzo Fabbri" w:date="2024-09-24T14:48:00Z" w16du:dateUtc="2024-09-24T12:48:00Z">
                    <w:r w:rsidRPr="005A6AA3" w:rsidDel="00AE71EA">
                      <w:rPr>
                        <w:rFonts w:ascii="Calibri" w:hAnsi="Calibri"/>
                        <w:sz w:val="20"/>
                      </w:rPr>
                      <w:delText>1.02 (0.94, 1.09)</w:delText>
                    </w:r>
                  </w:del>
                </w:p>
              </w:tc>
              <w:tc>
                <w:tcPr>
                  <w:tcW w:w="0" w:type="dxa"/>
                  <w:tcPrChange w:id="1094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1D8C8C8" w14:textId="1653CAC1" w:rsidR="00066508" w:rsidRPr="005A6AA3" w:rsidDel="00AE71EA" w:rsidRDefault="00000000">
                  <w:pPr>
                    <w:keepNext/>
                    <w:widowControl w:val="0"/>
                    <w:spacing w:after="60"/>
                    <w:jc w:val="center"/>
                    <w:rPr>
                      <w:del w:id="10950" w:author="Lorenzo Fabbri" w:date="2024-09-24T14:48:00Z" w16du:dateUtc="2024-09-24T12:48:00Z"/>
                    </w:rPr>
                  </w:pPr>
                  <w:del w:id="10951" w:author="Lorenzo Fabbri" w:date="2024-09-24T14:48:00Z" w16du:dateUtc="2024-09-24T12:48:00Z">
                    <w:r w:rsidRPr="005A6AA3" w:rsidDel="00AE71EA">
                      <w:rPr>
                        <w:rFonts w:ascii="Calibri" w:hAnsi="Calibri"/>
                        <w:sz w:val="20"/>
                      </w:rPr>
                      <w:delText>0.81, 1.19</w:delText>
                    </w:r>
                  </w:del>
                </w:p>
              </w:tc>
              <w:tc>
                <w:tcPr>
                  <w:tcW w:w="0" w:type="dxa"/>
                  <w:tcPrChange w:id="1095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49B78B3" w14:textId="412F4ADF" w:rsidR="00066508" w:rsidRPr="005A6AA3" w:rsidDel="00AE71EA" w:rsidRDefault="00000000">
                  <w:pPr>
                    <w:keepNext/>
                    <w:widowControl w:val="0"/>
                    <w:spacing w:after="60"/>
                    <w:jc w:val="center"/>
                    <w:rPr>
                      <w:del w:id="10953" w:author="Lorenzo Fabbri" w:date="2024-09-24T14:48:00Z" w16du:dateUtc="2024-09-24T12:48:00Z"/>
                    </w:rPr>
                  </w:pPr>
                  <w:del w:id="10954" w:author="Lorenzo Fabbri" w:date="2024-09-24T14:48:00Z" w16du:dateUtc="2024-09-24T12:48:00Z">
                    <w:r w:rsidRPr="005A6AA3" w:rsidDel="00AE71EA">
                      <w:rPr>
                        <w:rFonts w:ascii="Calibri" w:hAnsi="Calibri"/>
                        <w:sz w:val="20"/>
                      </w:rPr>
                      <w:delText>0.81, 1.19</w:delText>
                    </w:r>
                  </w:del>
                </w:p>
              </w:tc>
            </w:tr>
            <w:tr w:rsidR="00066508" w:rsidRPr="005A6AA3" w:rsidDel="00AE71EA" w14:paraId="02165267" w14:textId="3E8B07E6" w:rsidTr="006C3DDD">
              <w:trPr>
                <w:del w:id="10955" w:author="Lorenzo Fabbri" w:date="2024-09-24T14:48:00Z"/>
                <w:trPrChange w:id="10956" w:author="Lorenzo Fabbri" w:date="2024-09-19T20:40:00Z" w16du:dateUtc="2024-09-19T18:40:00Z">
                  <w:trPr>
                    <w:gridBefore w:val="1"/>
                    <w:cantSplit/>
                    <w:jc w:val="center"/>
                  </w:trPr>
                </w:trPrChange>
              </w:trPr>
              <w:tc>
                <w:tcPr>
                  <w:tcW w:w="0" w:type="dxa"/>
                  <w:tcPrChange w:id="1095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8A67761" w14:textId="616DA542" w:rsidR="00066508" w:rsidRPr="005A6AA3" w:rsidDel="00AE71EA" w:rsidRDefault="00000000">
                  <w:pPr>
                    <w:keepNext/>
                    <w:widowControl w:val="0"/>
                    <w:spacing w:after="60"/>
                    <w:rPr>
                      <w:del w:id="10958" w:author="Lorenzo Fabbri" w:date="2024-09-24T14:48:00Z" w16du:dateUtc="2024-09-24T12:48:00Z"/>
                    </w:rPr>
                  </w:pPr>
                  <w:del w:id="10959" w:author="Lorenzo Fabbri" w:date="2024-09-24T14:48:00Z" w16du:dateUtc="2024-09-24T12:48:00Z">
                    <w:r w:rsidRPr="005A6AA3" w:rsidDel="00AE71EA">
                      <w:rPr>
                        <w:rFonts w:ascii="Calibri" w:hAnsi="Calibri"/>
                        <w:sz w:val="20"/>
                      </w:rPr>
                      <w:delText>TRCS</w:delText>
                    </w:r>
                  </w:del>
                </w:p>
              </w:tc>
              <w:tc>
                <w:tcPr>
                  <w:tcW w:w="0" w:type="dxa"/>
                  <w:tcPrChange w:id="1096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53EBE39" w14:textId="6121E58D" w:rsidR="00066508" w:rsidRPr="005A6AA3" w:rsidDel="00AE71EA" w:rsidRDefault="00000000">
                  <w:pPr>
                    <w:keepNext/>
                    <w:widowControl w:val="0"/>
                    <w:spacing w:after="60"/>
                    <w:jc w:val="center"/>
                    <w:rPr>
                      <w:del w:id="10961" w:author="Lorenzo Fabbri" w:date="2024-09-24T14:48:00Z" w16du:dateUtc="2024-09-24T12:48:00Z"/>
                    </w:rPr>
                  </w:pPr>
                  <w:del w:id="10962" w:author="Lorenzo Fabbri" w:date="2024-09-24T14:48:00Z" w16du:dateUtc="2024-09-24T12:48:00Z">
                    <w:r w:rsidRPr="005A6AA3" w:rsidDel="00AE71EA">
                      <w:rPr>
                        <w:rFonts w:ascii="Calibri" w:hAnsi="Calibri"/>
                        <w:sz w:val="20"/>
                      </w:rPr>
                      <w:delText>1.03 (0.92, 1.13)</w:delText>
                    </w:r>
                  </w:del>
                </w:p>
              </w:tc>
              <w:tc>
                <w:tcPr>
                  <w:tcW w:w="0" w:type="dxa"/>
                  <w:tcPrChange w:id="1096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145F74" w14:textId="28487D1D" w:rsidR="00066508" w:rsidRPr="005A6AA3" w:rsidDel="00AE71EA" w:rsidRDefault="00000000">
                  <w:pPr>
                    <w:keepNext/>
                    <w:widowControl w:val="0"/>
                    <w:spacing w:after="60"/>
                    <w:jc w:val="center"/>
                    <w:rPr>
                      <w:del w:id="10964" w:author="Lorenzo Fabbri" w:date="2024-09-24T14:48:00Z" w16du:dateUtc="2024-09-24T12:48:00Z"/>
                    </w:rPr>
                  </w:pPr>
                  <w:del w:id="10965" w:author="Lorenzo Fabbri" w:date="2024-09-24T14:48:00Z" w16du:dateUtc="2024-09-24T12:48:00Z">
                    <w:r w:rsidRPr="005A6AA3" w:rsidDel="00AE71EA">
                      <w:rPr>
                        <w:rFonts w:ascii="Calibri" w:hAnsi="Calibri"/>
                        <w:sz w:val="20"/>
                      </w:rPr>
                      <w:delText>1.01 (0.89, 1.12)</w:delText>
                    </w:r>
                  </w:del>
                </w:p>
              </w:tc>
              <w:tc>
                <w:tcPr>
                  <w:tcW w:w="0" w:type="dxa"/>
                  <w:tcPrChange w:id="1096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F9EE1AB" w14:textId="628FAADC" w:rsidR="00066508" w:rsidRPr="005A6AA3" w:rsidDel="00AE71EA" w:rsidRDefault="00000000">
                  <w:pPr>
                    <w:keepNext/>
                    <w:widowControl w:val="0"/>
                    <w:spacing w:after="60"/>
                    <w:jc w:val="center"/>
                    <w:rPr>
                      <w:del w:id="10967" w:author="Lorenzo Fabbri" w:date="2024-09-24T14:48:00Z" w16du:dateUtc="2024-09-24T12:48:00Z"/>
                    </w:rPr>
                  </w:pPr>
                  <w:del w:id="10968" w:author="Lorenzo Fabbri" w:date="2024-09-24T14:48:00Z" w16du:dateUtc="2024-09-24T12:48:00Z">
                    <w:r w:rsidRPr="005A6AA3" w:rsidDel="00AE71EA">
                      <w:rPr>
                        <w:rFonts w:ascii="Calibri" w:hAnsi="Calibri"/>
                        <w:sz w:val="20"/>
                      </w:rPr>
                      <w:delText>0.73, 1.25</w:delText>
                    </w:r>
                  </w:del>
                </w:p>
              </w:tc>
              <w:tc>
                <w:tcPr>
                  <w:tcW w:w="0" w:type="dxa"/>
                  <w:tcPrChange w:id="1096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D4458FA" w14:textId="14D806D6" w:rsidR="00066508" w:rsidRPr="005A6AA3" w:rsidDel="00AE71EA" w:rsidRDefault="00000000">
                  <w:pPr>
                    <w:keepNext/>
                    <w:widowControl w:val="0"/>
                    <w:spacing w:after="60"/>
                    <w:jc w:val="center"/>
                    <w:rPr>
                      <w:del w:id="10970" w:author="Lorenzo Fabbri" w:date="2024-09-24T14:48:00Z" w16du:dateUtc="2024-09-24T12:48:00Z"/>
                    </w:rPr>
                  </w:pPr>
                  <w:del w:id="10971" w:author="Lorenzo Fabbri" w:date="2024-09-24T14:48:00Z" w16du:dateUtc="2024-09-24T12:48:00Z">
                    <w:r w:rsidRPr="005A6AA3" w:rsidDel="00AE71EA">
                      <w:rPr>
                        <w:rFonts w:ascii="Calibri" w:hAnsi="Calibri"/>
                        <w:sz w:val="20"/>
                      </w:rPr>
                      <w:delText>0.73, 1.25</w:delText>
                    </w:r>
                  </w:del>
                </w:p>
              </w:tc>
            </w:tr>
            <w:tr w:rsidR="00066508" w:rsidRPr="005A6AA3" w:rsidDel="00AE71EA" w14:paraId="6FD1245A" w14:textId="425633BC" w:rsidTr="006C3DDD">
              <w:trPr>
                <w:del w:id="10972" w:author="Lorenzo Fabbri" w:date="2024-09-24T14:48:00Z"/>
                <w:trPrChange w:id="10973" w:author="Lorenzo Fabbri" w:date="2024-09-19T20:40:00Z" w16du:dateUtc="2024-09-19T18:40:00Z">
                  <w:trPr>
                    <w:gridBefore w:val="1"/>
                    <w:cantSplit/>
                    <w:jc w:val="center"/>
                  </w:trPr>
                </w:trPrChange>
              </w:trPr>
              <w:tc>
                <w:tcPr>
                  <w:tcW w:w="0" w:type="dxa"/>
                  <w:gridSpan w:val="5"/>
                  <w:tcPrChange w:id="10974"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2D63FC41" w14:textId="793005AA" w:rsidR="00066508" w:rsidRPr="005A6AA3" w:rsidDel="00AE71EA" w:rsidRDefault="00000000">
                  <w:pPr>
                    <w:keepNext/>
                    <w:widowControl w:val="0"/>
                    <w:spacing w:after="60"/>
                    <w:rPr>
                      <w:del w:id="10975" w:author="Lorenzo Fabbri" w:date="2024-09-24T14:48:00Z" w16du:dateUtc="2024-09-24T12:48:00Z"/>
                    </w:rPr>
                  </w:pPr>
                  <w:del w:id="10976"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7D90B3F1" w14:textId="4BEADB90" w:rsidTr="006C3DDD">
              <w:trPr>
                <w:del w:id="10977" w:author="Lorenzo Fabbri" w:date="2024-09-24T14:48:00Z"/>
                <w:trPrChange w:id="10978" w:author="Lorenzo Fabbri" w:date="2024-09-19T20:40:00Z" w16du:dateUtc="2024-09-19T18:40:00Z">
                  <w:trPr>
                    <w:gridBefore w:val="1"/>
                    <w:cantSplit/>
                    <w:jc w:val="center"/>
                  </w:trPr>
                </w:trPrChange>
              </w:trPr>
              <w:tc>
                <w:tcPr>
                  <w:tcW w:w="0" w:type="dxa"/>
                  <w:tcPrChange w:id="1097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56C8043" w14:textId="5335ABC9" w:rsidR="00066508" w:rsidRPr="005A6AA3" w:rsidDel="00AE71EA" w:rsidRDefault="00000000">
                  <w:pPr>
                    <w:keepNext/>
                    <w:widowControl w:val="0"/>
                    <w:spacing w:after="60"/>
                    <w:rPr>
                      <w:del w:id="10980" w:author="Lorenzo Fabbri" w:date="2024-09-24T14:48:00Z" w16du:dateUtc="2024-09-24T12:48:00Z"/>
                    </w:rPr>
                  </w:pPr>
                  <w:del w:id="10981" w:author="Lorenzo Fabbri" w:date="2024-09-24T14:48:00Z" w16du:dateUtc="2024-09-24T12:48:00Z">
                    <w:r w:rsidRPr="005A6AA3" w:rsidDel="00AE71EA">
                      <w:rPr>
                        <w:rFonts w:ascii="Calibri" w:hAnsi="Calibri"/>
                        <w:sz w:val="20"/>
                      </w:rPr>
                      <w:delText>MEP</w:delText>
                    </w:r>
                  </w:del>
                </w:p>
              </w:tc>
              <w:tc>
                <w:tcPr>
                  <w:tcW w:w="0" w:type="dxa"/>
                  <w:tcPrChange w:id="1098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E817602" w14:textId="67380CFC" w:rsidR="00066508" w:rsidRPr="005A6AA3" w:rsidDel="00AE71EA" w:rsidRDefault="00000000">
                  <w:pPr>
                    <w:keepNext/>
                    <w:widowControl w:val="0"/>
                    <w:spacing w:after="60"/>
                    <w:jc w:val="center"/>
                    <w:rPr>
                      <w:del w:id="10983" w:author="Lorenzo Fabbri" w:date="2024-09-24T14:48:00Z" w16du:dateUtc="2024-09-24T12:48:00Z"/>
                    </w:rPr>
                  </w:pPr>
                  <w:del w:id="10984" w:author="Lorenzo Fabbri" w:date="2024-09-24T14:48:00Z" w16du:dateUtc="2024-09-24T12:48:00Z">
                    <w:r w:rsidRPr="005A6AA3" w:rsidDel="00AE71EA">
                      <w:rPr>
                        <w:rFonts w:ascii="Calibri" w:hAnsi="Calibri"/>
                        <w:sz w:val="20"/>
                      </w:rPr>
                      <w:delText>0.96 (0.67, 1.26)</w:delText>
                    </w:r>
                  </w:del>
                </w:p>
              </w:tc>
              <w:tc>
                <w:tcPr>
                  <w:tcW w:w="0" w:type="dxa"/>
                  <w:tcPrChange w:id="1098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7992B9A" w14:textId="604B1565" w:rsidR="00066508" w:rsidRPr="005A6AA3" w:rsidDel="00AE71EA" w:rsidRDefault="00000000">
                  <w:pPr>
                    <w:keepNext/>
                    <w:widowControl w:val="0"/>
                    <w:spacing w:after="60"/>
                    <w:jc w:val="center"/>
                    <w:rPr>
                      <w:del w:id="10986" w:author="Lorenzo Fabbri" w:date="2024-09-24T14:48:00Z" w16du:dateUtc="2024-09-24T12:48:00Z"/>
                    </w:rPr>
                  </w:pPr>
                  <w:del w:id="10987" w:author="Lorenzo Fabbri" w:date="2024-09-24T14:48:00Z" w16du:dateUtc="2024-09-24T12:48:00Z">
                    <w:r w:rsidRPr="005A6AA3" w:rsidDel="00AE71EA">
                      <w:rPr>
                        <w:rFonts w:ascii="Calibri" w:hAnsi="Calibri"/>
                        <w:sz w:val="20"/>
                      </w:rPr>
                      <w:delText>0.93 (0.62, 1.30)</w:delText>
                    </w:r>
                  </w:del>
                </w:p>
              </w:tc>
              <w:tc>
                <w:tcPr>
                  <w:tcW w:w="0" w:type="dxa"/>
                  <w:tcPrChange w:id="1098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A2A9CF8" w14:textId="4FFFFDE3" w:rsidR="00066508" w:rsidRPr="005A6AA3" w:rsidDel="00AE71EA" w:rsidRDefault="00000000">
                  <w:pPr>
                    <w:keepNext/>
                    <w:widowControl w:val="0"/>
                    <w:spacing w:after="60"/>
                    <w:jc w:val="center"/>
                    <w:rPr>
                      <w:del w:id="10989" w:author="Lorenzo Fabbri" w:date="2024-09-24T14:48:00Z" w16du:dateUtc="2024-09-24T12:48:00Z"/>
                    </w:rPr>
                  </w:pPr>
                  <w:del w:id="10990" w:author="Lorenzo Fabbri" w:date="2024-09-24T14:48:00Z" w16du:dateUtc="2024-09-24T12:48:00Z">
                    <w:r w:rsidRPr="005A6AA3" w:rsidDel="00AE71EA">
                      <w:rPr>
                        <w:rFonts w:ascii="Calibri" w:hAnsi="Calibri"/>
                        <w:sz w:val="20"/>
                      </w:rPr>
                      <w:delText>0.31, 1.67</w:delText>
                    </w:r>
                  </w:del>
                </w:p>
              </w:tc>
              <w:tc>
                <w:tcPr>
                  <w:tcW w:w="0" w:type="dxa"/>
                  <w:tcPrChange w:id="1099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FD4B0D5" w14:textId="03AE2C6C" w:rsidR="00066508" w:rsidRPr="005A6AA3" w:rsidDel="00AE71EA" w:rsidRDefault="00000000">
                  <w:pPr>
                    <w:keepNext/>
                    <w:widowControl w:val="0"/>
                    <w:spacing w:after="60"/>
                    <w:jc w:val="center"/>
                    <w:rPr>
                      <w:del w:id="10992" w:author="Lorenzo Fabbri" w:date="2024-09-24T14:48:00Z" w16du:dateUtc="2024-09-24T12:48:00Z"/>
                    </w:rPr>
                  </w:pPr>
                  <w:del w:id="10993" w:author="Lorenzo Fabbri" w:date="2024-09-24T14:48:00Z" w16du:dateUtc="2024-09-24T12:48:00Z">
                    <w:r w:rsidRPr="005A6AA3" w:rsidDel="00AE71EA">
                      <w:rPr>
                        <w:rFonts w:ascii="Calibri" w:hAnsi="Calibri"/>
                        <w:sz w:val="20"/>
                      </w:rPr>
                      <w:delText>0.31, 1.67</w:delText>
                    </w:r>
                  </w:del>
                </w:p>
              </w:tc>
            </w:tr>
            <w:tr w:rsidR="00066508" w:rsidRPr="005A6AA3" w:rsidDel="00AE71EA" w14:paraId="228A4F76" w14:textId="5B3B4E67" w:rsidTr="006C3DDD">
              <w:trPr>
                <w:del w:id="10994" w:author="Lorenzo Fabbri" w:date="2024-09-24T14:48:00Z"/>
                <w:trPrChange w:id="10995" w:author="Lorenzo Fabbri" w:date="2024-09-19T20:40:00Z" w16du:dateUtc="2024-09-19T18:40:00Z">
                  <w:trPr>
                    <w:gridBefore w:val="1"/>
                    <w:cantSplit/>
                    <w:jc w:val="center"/>
                  </w:trPr>
                </w:trPrChange>
              </w:trPr>
              <w:tc>
                <w:tcPr>
                  <w:tcW w:w="0" w:type="dxa"/>
                  <w:tcPrChange w:id="1099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3541937" w14:textId="77E6685C" w:rsidR="00066508" w:rsidRPr="005A6AA3" w:rsidDel="00AE71EA" w:rsidRDefault="00000000">
                  <w:pPr>
                    <w:keepNext/>
                    <w:widowControl w:val="0"/>
                    <w:spacing w:after="60"/>
                    <w:rPr>
                      <w:del w:id="10997" w:author="Lorenzo Fabbri" w:date="2024-09-24T14:48:00Z" w16du:dateUtc="2024-09-24T12:48:00Z"/>
                    </w:rPr>
                  </w:pPr>
                  <w:del w:id="10998" w:author="Lorenzo Fabbri" w:date="2024-09-24T14:48:00Z" w16du:dateUtc="2024-09-24T12:48:00Z">
                    <w:r w:rsidRPr="005A6AA3" w:rsidDel="00AE71EA">
                      <w:rPr>
                        <w:rFonts w:ascii="Calibri" w:hAnsi="Calibri"/>
                        <w:sz w:val="20"/>
                      </w:rPr>
                      <w:delText>MiBP</w:delText>
                    </w:r>
                  </w:del>
                </w:p>
              </w:tc>
              <w:tc>
                <w:tcPr>
                  <w:tcW w:w="0" w:type="dxa"/>
                  <w:tcPrChange w:id="1099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825C7" w14:textId="460C05C9" w:rsidR="00066508" w:rsidRPr="005A6AA3" w:rsidDel="00AE71EA" w:rsidRDefault="00000000">
                  <w:pPr>
                    <w:keepNext/>
                    <w:widowControl w:val="0"/>
                    <w:spacing w:after="60"/>
                    <w:jc w:val="center"/>
                    <w:rPr>
                      <w:del w:id="11000" w:author="Lorenzo Fabbri" w:date="2024-09-24T14:48:00Z" w16du:dateUtc="2024-09-24T12:48:00Z"/>
                    </w:rPr>
                  </w:pPr>
                  <w:del w:id="11001" w:author="Lorenzo Fabbri" w:date="2024-09-24T14:48:00Z" w16du:dateUtc="2024-09-24T12:48:00Z">
                    <w:r w:rsidRPr="005A6AA3" w:rsidDel="00AE71EA">
                      <w:rPr>
                        <w:rFonts w:ascii="Calibri" w:hAnsi="Calibri"/>
                        <w:sz w:val="20"/>
                      </w:rPr>
                      <w:delText>0.93 (0.51, 1.39)</w:delText>
                    </w:r>
                  </w:del>
                </w:p>
              </w:tc>
              <w:tc>
                <w:tcPr>
                  <w:tcW w:w="0" w:type="dxa"/>
                  <w:tcPrChange w:id="1100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CAE121F" w14:textId="75DD2187" w:rsidR="00066508" w:rsidRPr="005A6AA3" w:rsidDel="00AE71EA" w:rsidRDefault="00000000">
                  <w:pPr>
                    <w:keepNext/>
                    <w:widowControl w:val="0"/>
                    <w:spacing w:after="60"/>
                    <w:jc w:val="center"/>
                    <w:rPr>
                      <w:del w:id="11003" w:author="Lorenzo Fabbri" w:date="2024-09-24T14:48:00Z" w16du:dateUtc="2024-09-24T12:48:00Z"/>
                    </w:rPr>
                  </w:pPr>
                  <w:del w:id="11004" w:author="Lorenzo Fabbri" w:date="2024-09-24T14:48:00Z" w16du:dateUtc="2024-09-24T12:48:00Z">
                    <w:r w:rsidRPr="005A6AA3" w:rsidDel="00AE71EA">
                      <w:rPr>
                        <w:rFonts w:ascii="Calibri" w:hAnsi="Calibri"/>
                        <w:sz w:val="20"/>
                      </w:rPr>
                      <w:delText>0.96 (0.51, 1.40)</w:delText>
                    </w:r>
                  </w:del>
                </w:p>
              </w:tc>
              <w:tc>
                <w:tcPr>
                  <w:tcW w:w="0" w:type="dxa"/>
                  <w:tcPrChange w:id="1100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CF9E608" w14:textId="50B2B160" w:rsidR="00066508" w:rsidRPr="005A6AA3" w:rsidDel="00AE71EA" w:rsidRDefault="00000000">
                  <w:pPr>
                    <w:keepNext/>
                    <w:widowControl w:val="0"/>
                    <w:spacing w:after="60"/>
                    <w:jc w:val="center"/>
                    <w:rPr>
                      <w:del w:id="11006" w:author="Lorenzo Fabbri" w:date="2024-09-24T14:48:00Z" w16du:dateUtc="2024-09-24T12:48:00Z"/>
                    </w:rPr>
                  </w:pPr>
                  <w:del w:id="11007" w:author="Lorenzo Fabbri" w:date="2024-09-24T14:48:00Z" w16du:dateUtc="2024-09-24T12:48:00Z">
                    <w:r w:rsidRPr="005A6AA3" w:rsidDel="00AE71EA">
                      <w:rPr>
                        <w:rFonts w:ascii="Calibri" w:hAnsi="Calibri"/>
                        <w:sz w:val="20"/>
                      </w:rPr>
                      <w:delText>0.16, 1.85</w:delText>
                    </w:r>
                  </w:del>
                </w:p>
              </w:tc>
              <w:tc>
                <w:tcPr>
                  <w:tcW w:w="0" w:type="dxa"/>
                  <w:tcPrChange w:id="1100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9FAB8A3" w14:textId="5902CB3A" w:rsidR="00066508" w:rsidRPr="005A6AA3" w:rsidDel="00AE71EA" w:rsidRDefault="00000000">
                  <w:pPr>
                    <w:keepNext/>
                    <w:widowControl w:val="0"/>
                    <w:spacing w:after="60"/>
                    <w:jc w:val="center"/>
                    <w:rPr>
                      <w:del w:id="11009" w:author="Lorenzo Fabbri" w:date="2024-09-24T14:48:00Z" w16du:dateUtc="2024-09-24T12:48:00Z"/>
                    </w:rPr>
                  </w:pPr>
                  <w:del w:id="11010" w:author="Lorenzo Fabbri" w:date="2024-09-24T14:48:00Z" w16du:dateUtc="2024-09-24T12:48:00Z">
                    <w:r w:rsidRPr="005A6AA3" w:rsidDel="00AE71EA">
                      <w:rPr>
                        <w:rFonts w:ascii="Calibri" w:hAnsi="Calibri"/>
                        <w:sz w:val="20"/>
                      </w:rPr>
                      <w:delText>0.16, 1.85</w:delText>
                    </w:r>
                  </w:del>
                </w:p>
              </w:tc>
            </w:tr>
            <w:tr w:rsidR="00066508" w:rsidRPr="005A6AA3" w:rsidDel="00AE71EA" w14:paraId="6D94974C" w14:textId="4D2395D3" w:rsidTr="006C3DDD">
              <w:trPr>
                <w:del w:id="11011" w:author="Lorenzo Fabbri" w:date="2024-09-24T14:48:00Z"/>
                <w:trPrChange w:id="11012" w:author="Lorenzo Fabbri" w:date="2024-09-19T20:40:00Z" w16du:dateUtc="2024-09-19T18:40:00Z">
                  <w:trPr>
                    <w:gridBefore w:val="1"/>
                    <w:cantSplit/>
                    <w:jc w:val="center"/>
                  </w:trPr>
                </w:trPrChange>
              </w:trPr>
              <w:tc>
                <w:tcPr>
                  <w:tcW w:w="0" w:type="dxa"/>
                  <w:tcPrChange w:id="1101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F171A4A" w14:textId="474A6B41" w:rsidR="00066508" w:rsidRPr="005A6AA3" w:rsidDel="00AE71EA" w:rsidRDefault="00000000">
                  <w:pPr>
                    <w:keepNext/>
                    <w:widowControl w:val="0"/>
                    <w:spacing w:after="60"/>
                    <w:rPr>
                      <w:del w:id="11014" w:author="Lorenzo Fabbri" w:date="2024-09-24T14:48:00Z" w16du:dateUtc="2024-09-24T12:48:00Z"/>
                    </w:rPr>
                  </w:pPr>
                  <w:del w:id="11015" w:author="Lorenzo Fabbri" w:date="2024-09-24T14:48:00Z" w16du:dateUtc="2024-09-24T12:48:00Z">
                    <w:r w:rsidRPr="005A6AA3" w:rsidDel="00AE71EA">
                      <w:rPr>
                        <w:rFonts w:ascii="Calibri" w:hAnsi="Calibri"/>
                        <w:sz w:val="20"/>
                      </w:rPr>
                      <w:delText>MnBP</w:delText>
                    </w:r>
                  </w:del>
                </w:p>
              </w:tc>
              <w:tc>
                <w:tcPr>
                  <w:tcW w:w="0" w:type="dxa"/>
                  <w:tcPrChange w:id="1101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585A1B" w14:textId="0DCADF10" w:rsidR="00066508" w:rsidRPr="005A6AA3" w:rsidDel="00AE71EA" w:rsidRDefault="00000000">
                  <w:pPr>
                    <w:keepNext/>
                    <w:widowControl w:val="0"/>
                    <w:spacing w:after="60"/>
                    <w:jc w:val="center"/>
                    <w:rPr>
                      <w:del w:id="11017" w:author="Lorenzo Fabbri" w:date="2024-09-24T14:48:00Z" w16du:dateUtc="2024-09-24T12:48:00Z"/>
                    </w:rPr>
                  </w:pPr>
                  <w:del w:id="11018" w:author="Lorenzo Fabbri" w:date="2024-09-24T14:48:00Z" w16du:dateUtc="2024-09-24T12:48:00Z">
                    <w:r w:rsidRPr="005A6AA3" w:rsidDel="00AE71EA">
                      <w:rPr>
                        <w:rFonts w:ascii="Calibri" w:hAnsi="Calibri"/>
                        <w:sz w:val="20"/>
                      </w:rPr>
                      <w:delText>1.00 (0.62, 1.33)</w:delText>
                    </w:r>
                  </w:del>
                </w:p>
              </w:tc>
              <w:tc>
                <w:tcPr>
                  <w:tcW w:w="0" w:type="dxa"/>
                  <w:tcPrChange w:id="1101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C8593C0" w14:textId="2B949945" w:rsidR="00066508" w:rsidRPr="005A6AA3" w:rsidDel="00AE71EA" w:rsidRDefault="00000000">
                  <w:pPr>
                    <w:keepNext/>
                    <w:widowControl w:val="0"/>
                    <w:spacing w:after="60"/>
                    <w:jc w:val="center"/>
                    <w:rPr>
                      <w:del w:id="11020" w:author="Lorenzo Fabbri" w:date="2024-09-24T14:48:00Z" w16du:dateUtc="2024-09-24T12:48:00Z"/>
                    </w:rPr>
                  </w:pPr>
                  <w:del w:id="11021" w:author="Lorenzo Fabbri" w:date="2024-09-24T14:48:00Z" w16du:dateUtc="2024-09-24T12:48:00Z">
                    <w:r w:rsidRPr="005A6AA3" w:rsidDel="00AE71EA">
                      <w:rPr>
                        <w:rFonts w:ascii="Calibri" w:hAnsi="Calibri"/>
                        <w:sz w:val="20"/>
                      </w:rPr>
                      <w:delText>0.98 (0.59, 1.35)</w:delText>
                    </w:r>
                  </w:del>
                </w:p>
              </w:tc>
              <w:tc>
                <w:tcPr>
                  <w:tcW w:w="0" w:type="dxa"/>
                  <w:tcPrChange w:id="1102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B8213B3" w14:textId="7377B3D4" w:rsidR="00066508" w:rsidRPr="005A6AA3" w:rsidDel="00AE71EA" w:rsidRDefault="00000000">
                  <w:pPr>
                    <w:keepNext/>
                    <w:widowControl w:val="0"/>
                    <w:spacing w:after="60"/>
                    <w:jc w:val="center"/>
                    <w:rPr>
                      <w:del w:id="11023" w:author="Lorenzo Fabbri" w:date="2024-09-24T14:48:00Z" w16du:dateUtc="2024-09-24T12:48:00Z"/>
                    </w:rPr>
                  </w:pPr>
                  <w:del w:id="11024" w:author="Lorenzo Fabbri" w:date="2024-09-24T14:48:00Z" w16du:dateUtc="2024-09-24T12:48:00Z">
                    <w:r w:rsidRPr="005A6AA3" w:rsidDel="00AE71EA">
                      <w:rPr>
                        <w:rFonts w:ascii="Calibri" w:hAnsi="Calibri"/>
                        <w:sz w:val="20"/>
                      </w:rPr>
                      <w:delText>0.28, 1.69</w:delText>
                    </w:r>
                  </w:del>
                </w:p>
              </w:tc>
              <w:tc>
                <w:tcPr>
                  <w:tcW w:w="0" w:type="dxa"/>
                  <w:tcPrChange w:id="1102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3AA9E6" w14:textId="308082B8" w:rsidR="00066508" w:rsidRPr="005A6AA3" w:rsidDel="00AE71EA" w:rsidRDefault="00000000">
                  <w:pPr>
                    <w:keepNext/>
                    <w:widowControl w:val="0"/>
                    <w:spacing w:after="60"/>
                    <w:jc w:val="center"/>
                    <w:rPr>
                      <w:del w:id="11026" w:author="Lorenzo Fabbri" w:date="2024-09-24T14:48:00Z" w16du:dateUtc="2024-09-24T12:48:00Z"/>
                    </w:rPr>
                  </w:pPr>
                  <w:del w:id="11027" w:author="Lorenzo Fabbri" w:date="2024-09-24T14:48:00Z" w16du:dateUtc="2024-09-24T12:48:00Z">
                    <w:r w:rsidRPr="005A6AA3" w:rsidDel="00AE71EA">
                      <w:rPr>
                        <w:rFonts w:ascii="Calibri" w:hAnsi="Calibri"/>
                        <w:sz w:val="20"/>
                      </w:rPr>
                      <w:delText>0.28, 1.69</w:delText>
                    </w:r>
                  </w:del>
                </w:p>
              </w:tc>
            </w:tr>
            <w:tr w:rsidR="00066508" w:rsidRPr="005A6AA3" w:rsidDel="00AE71EA" w14:paraId="6393F978" w14:textId="11873F43" w:rsidTr="006C3DDD">
              <w:trPr>
                <w:del w:id="11028" w:author="Lorenzo Fabbri" w:date="2024-09-24T14:48:00Z"/>
                <w:trPrChange w:id="11029" w:author="Lorenzo Fabbri" w:date="2024-09-19T20:40:00Z" w16du:dateUtc="2024-09-19T18:40:00Z">
                  <w:trPr>
                    <w:gridBefore w:val="1"/>
                    <w:cantSplit/>
                    <w:jc w:val="center"/>
                  </w:trPr>
                </w:trPrChange>
              </w:trPr>
              <w:tc>
                <w:tcPr>
                  <w:tcW w:w="0" w:type="dxa"/>
                  <w:tcPrChange w:id="1103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87D2808" w14:textId="148F8DE1" w:rsidR="00066508" w:rsidRPr="005A6AA3" w:rsidDel="00AE71EA" w:rsidRDefault="00000000">
                  <w:pPr>
                    <w:keepNext/>
                    <w:widowControl w:val="0"/>
                    <w:spacing w:after="60"/>
                    <w:rPr>
                      <w:del w:id="11031" w:author="Lorenzo Fabbri" w:date="2024-09-24T14:48:00Z" w16du:dateUtc="2024-09-24T12:48:00Z"/>
                    </w:rPr>
                  </w:pPr>
                  <w:del w:id="11032" w:author="Lorenzo Fabbri" w:date="2024-09-24T14:48:00Z" w16du:dateUtc="2024-09-24T12:48:00Z">
                    <w:r w:rsidRPr="005A6AA3" w:rsidDel="00AE71EA">
                      <w:rPr>
                        <w:rFonts w:ascii="Calibri" w:hAnsi="Calibri"/>
                        <w:sz w:val="20"/>
                      </w:rPr>
                      <w:delText>MBzP</w:delText>
                    </w:r>
                  </w:del>
                </w:p>
              </w:tc>
              <w:tc>
                <w:tcPr>
                  <w:tcW w:w="0" w:type="dxa"/>
                  <w:tcPrChange w:id="1103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75AA9F" w14:textId="3482828C" w:rsidR="00066508" w:rsidRPr="005A6AA3" w:rsidDel="00AE71EA" w:rsidRDefault="00000000">
                  <w:pPr>
                    <w:keepNext/>
                    <w:widowControl w:val="0"/>
                    <w:spacing w:after="60"/>
                    <w:jc w:val="center"/>
                    <w:rPr>
                      <w:del w:id="11034" w:author="Lorenzo Fabbri" w:date="2024-09-24T14:48:00Z" w16du:dateUtc="2024-09-24T12:48:00Z"/>
                    </w:rPr>
                  </w:pPr>
                  <w:del w:id="11035" w:author="Lorenzo Fabbri" w:date="2024-09-24T14:48:00Z" w16du:dateUtc="2024-09-24T12:48:00Z">
                    <w:r w:rsidRPr="005A6AA3" w:rsidDel="00AE71EA">
                      <w:rPr>
                        <w:rFonts w:ascii="Calibri" w:hAnsi="Calibri"/>
                        <w:sz w:val="20"/>
                      </w:rPr>
                      <w:delText>1.00 (0.70, 1.27)</w:delText>
                    </w:r>
                  </w:del>
                </w:p>
              </w:tc>
              <w:tc>
                <w:tcPr>
                  <w:tcW w:w="0" w:type="dxa"/>
                  <w:tcPrChange w:id="1103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11F8F5E" w14:textId="0B6A9C96" w:rsidR="00066508" w:rsidRPr="005A6AA3" w:rsidDel="00AE71EA" w:rsidRDefault="00000000">
                  <w:pPr>
                    <w:keepNext/>
                    <w:widowControl w:val="0"/>
                    <w:spacing w:after="60"/>
                    <w:jc w:val="center"/>
                    <w:rPr>
                      <w:del w:id="11037" w:author="Lorenzo Fabbri" w:date="2024-09-24T14:48:00Z" w16du:dateUtc="2024-09-24T12:48:00Z"/>
                    </w:rPr>
                  </w:pPr>
                  <w:del w:id="11038" w:author="Lorenzo Fabbri" w:date="2024-09-24T14:48:00Z" w16du:dateUtc="2024-09-24T12:48:00Z">
                    <w:r w:rsidRPr="005A6AA3" w:rsidDel="00AE71EA">
                      <w:rPr>
                        <w:rFonts w:ascii="Calibri" w:hAnsi="Calibri"/>
                        <w:sz w:val="20"/>
                      </w:rPr>
                      <w:delText>0.99 (0.69, 1.27)</w:delText>
                    </w:r>
                  </w:del>
                </w:p>
              </w:tc>
              <w:tc>
                <w:tcPr>
                  <w:tcW w:w="0" w:type="dxa"/>
                  <w:tcPrChange w:id="1103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2CC01DC" w14:textId="404B47F9" w:rsidR="00066508" w:rsidRPr="005A6AA3" w:rsidDel="00AE71EA" w:rsidRDefault="00000000">
                  <w:pPr>
                    <w:keepNext/>
                    <w:widowControl w:val="0"/>
                    <w:spacing w:after="60"/>
                    <w:jc w:val="center"/>
                    <w:rPr>
                      <w:del w:id="11040" w:author="Lorenzo Fabbri" w:date="2024-09-24T14:48:00Z" w16du:dateUtc="2024-09-24T12:48:00Z"/>
                    </w:rPr>
                  </w:pPr>
                  <w:del w:id="11041" w:author="Lorenzo Fabbri" w:date="2024-09-24T14:48:00Z" w16du:dateUtc="2024-09-24T12:48:00Z">
                    <w:r w:rsidRPr="005A6AA3" w:rsidDel="00AE71EA">
                      <w:rPr>
                        <w:rFonts w:ascii="Calibri" w:hAnsi="Calibri"/>
                        <w:sz w:val="20"/>
                      </w:rPr>
                      <w:delText>0.40, 1.57</w:delText>
                    </w:r>
                  </w:del>
                </w:p>
              </w:tc>
              <w:tc>
                <w:tcPr>
                  <w:tcW w:w="0" w:type="dxa"/>
                  <w:tcPrChange w:id="1104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770204D" w14:textId="74418B3B" w:rsidR="00066508" w:rsidRPr="005A6AA3" w:rsidDel="00AE71EA" w:rsidRDefault="00000000">
                  <w:pPr>
                    <w:keepNext/>
                    <w:widowControl w:val="0"/>
                    <w:spacing w:after="60"/>
                    <w:jc w:val="center"/>
                    <w:rPr>
                      <w:del w:id="11043" w:author="Lorenzo Fabbri" w:date="2024-09-24T14:48:00Z" w16du:dateUtc="2024-09-24T12:48:00Z"/>
                    </w:rPr>
                  </w:pPr>
                  <w:del w:id="11044" w:author="Lorenzo Fabbri" w:date="2024-09-24T14:48:00Z" w16du:dateUtc="2024-09-24T12:48:00Z">
                    <w:r w:rsidRPr="005A6AA3" w:rsidDel="00AE71EA">
                      <w:rPr>
                        <w:rFonts w:ascii="Calibri" w:hAnsi="Calibri"/>
                        <w:sz w:val="20"/>
                      </w:rPr>
                      <w:delText>0.40, 1.57</w:delText>
                    </w:r>
                  </w:del>
                </w:p>
              </w:tc>
            </w:tr>
            <w:tr w:rsidR="00066508" w:rsidRPr="005A6AA3" w:rsidDel="00AE71EA" w14:paraId="0A40D23F" w14:textId="7FE496BD" w:rsidTr="006C3DDD">
              <w:trPr>
                <w:del w:id="11045" w:author="Lorenzo Fabbri" w:date="2024-09-24T14:48:00Z"/>
                <w:trPrChange w:id="11046" w:author="Lorenzo Fabbri" w:date="2024-09-19T20:40:00Z" w16du:dateUtc="2024-09-19T18:40:00Z">
                  <w:trPr>
                    <w:gridBefore w:val="1"/>
                    <w:cantSplit/>
                    <w:jc w:val="center"/>
                  </w:trPr>
                </w:trPrChange>
              </w:trPr>
              <w:tc>
                <w:tcPr>
                  <w:tcW w:w="0" w:type="dxa"/>
                  <w:tcPrChange w:id="1104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ED66615" w14:textId="70DCBBD6" w:rsidR="00066508" w:rsidRPr="005A6AA3" w:rsidDel="00AE71EA" w:rsidRDefault="00000000">
                  <w:pPr>
                    <w:keepNext/>
                    <w:widowControl w:val="0"/>
                    <w:spacing w:after="60"/>
                    <w:rPr>
                      <w:del w:id="11048" w:author="Lorenzo Fabbri" w:date="2024-09-24T14:48:00Z" w16du:dateUtc="2024-09-24T12:48:00Z"/>
                    </w:rPr>
                  </w:pPr>
                  <w:del w:id="11049" w:author="Lorenzo Fabbri" w:date="2024-09-24T14:48:00Z" w16du:dateUtc="2024-09-24T12:48:00Z">
                    <w:r w:rsidRPr="005A6AA3" w:rsidDel="00AE71EA">
                      <w:rPr>
                        <w:rFonts w:ascii="Calibri" w:hAnsi="Calibri"/>
                        <w:sz w:val="20"/>
                      </w:rPr>
                      <w:delText>MEHP</w:delText>
                    </w:r>
                  </w:del>
                </w:p>
              </w:tc>
              <w:tc>
                <w:tcPr>
                  <w:tcW w:w="0" w:type="dxa"/>
                  <w:tcPrChange w:id="1105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2170646" w14:textId="40D373EC" w:rsidR="00066508" w:rsidRPr="005A6AA3" w:rsidDel="00AE71EA" w:rsidRDefault="00000000">
                  <w:pPr>
                    <w:keepNext/>
                    <w:widowControl w:val="0"/>
                    <w:spacing w:after="60"/>
                    <w:jc w:val="center"/>
                    <w:rPr>
                      <w:del w:id="11051" w:author="Lorenzo Fabbri" w:date="2024-09-24T14:48:00Z" w16du:dateUtc="2024-09-24T12:48:00Z"/>
                    </w:rPr>
                  </w:pPr>
                  <w:del w:id="11052" w:author="Lorenzo Fabbri" w:date="2024-09-24T14:48:00Z" w16du:dateUtc="2024-09-24T12:48:00Z">
                    <w:r w:rsidRPr="005A6AA3" w:rsidDel="00AE71EA">
                      <w:rPr>
                        <w:rFonts w:ascii="Calibri" w:hAnsi="Calibri"/>
                        <w:sz w:val="20"/>
                      </w:rPr>
                      <w:delText>1.02 (0.69, 1.28)</w:delText>
                    </w:r>
                  </w:del>
                </w:p>
              </w:tc>
              <w:tc>
                <w:tcPr>
                  <w:tcW w:w="0" w:type="dxa"/>
                  <w:tcPrChange w:id="1105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85892AF" w14:textId="74806AC4" w:rsidR="00066508" w:rsidRPr="005A6AA3" w:rsidDel="00AE71EA" w:rsidRDefault="00000000">
                  <w:pPr>
                    <w:keepNext/>
                    <w:widowControl w:val="0"/>
                    <w:spacing w:after="60"/>
                    <w:jc w:val="center"/>
                    <w:rPr>
                      <w:del w:id="11054" w:author="Lorenzo Fabbri" w:date="2024-09-24T14:48:00Z" w16du:dateUtc="2024-09-24T12:48:00Z"/>
                    </w:rPr>
                  </w:pPr>
                  <w:del w:id="11055" w:author="Lorenzo Fabbri" w:date="2024-09-24T14:48:00Z" w16du:dateUtc="2024-09-24T12:48:00Z">
                    <w:r w:rsidRPr="005A6AA3" w:rsidDel="00AE71EA">
                      <w:rPr>
                        <w:rFonts w:ascii="Calibri" w:hAnsi="Calibri"/>
                        <w:sz w:val="20"/>
                      </w:rPr>
                      <w:delText>0.98 (0.62, 1.32)</w:delText>
                    </w:r>
                  </w:del>
                </w:p>
              </w:tc>
              <w:tc>
                <w:tcPr>
                  <w:tcW w:w="0" w:type="dxa"/>
                  <w:tcPrChange w:id="1105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9000297" w14:textId="21653C4F" w:rsidR="00066508" w:rsidRPr="005A6AA3" w:rsidDel="00AE71EA" w:rsidRDefault="00000000">
                  <w:pPr>
                    <w:keepNext/>
                    <w:widowControl w:val="0"/>
                    <w:spacing w:after="60"/>
                    <w:jc w:val="center"/>
                    <w:rPr>
                      <w:del w:id="11057" w:author="Lorenzo Fabbri" w:date="2024-09-24T14:48:00Z" w16du:dateUtc="2024-09-24T12:48:00Z"/>
                    </w:rPr>
                  </w:pPr>
                  <w:del w:id="11058" w:author="Lorenzo Fabbri" w:date="2024-09-24T14:48:00Z" w16du:dateUtc="2024-09-24T12:48:00Z">
                    <w:r w:rsidRPr="005A6AA3" w:rsidDel="00AE71EA">
                      <w:rPr>
                        <w:rFonts w:ascii="Calibri" w:hAnsi="Calibri"/>
                        <w:sz w:val="20"/>
                      </w:rPr>
                      <w:delText>0.33, 1.62</w:delText>
                    </w:r>
                  </w:del>
                </w:p>
              </w:tc>
              <w:tc>
                <w:tcPr>
                  <w:tcW w:w="0" w:type="dxa"/>
                  <w:tcPrChange w:id="1105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0702B7B" w14:textId="52897F47" w:rsidR="00066508" w:rsidRPr="005A6AA3" w:rsidDel="00AE71EA" w:rsidRDefault="00000000">
                  <w:pPr>
                    <w:keepNext/>
                    <w:widowControl w:val="0"/>
                    <w:spacing w:after="60"/>
                    <w:jc w:val="center"/>
                    <w:rPr>
                      <w:del w:id="11060" w:author="Lorenzo Fabbri" w:date="2024-09-24T14:48:00Z" w16du:dateUtc="2024-09-24T12:48:00Z"/>
                    </w:rPr>
                  </w:pPr>
                  <w:del w:id="11061" w:author="Lorenzo Fabbri" w:date="2024-09-24T14:48:00Z" w16du:dateUtc="2024-09-24T12:48:00Z">
                    <w:r w:rsidRPr="005A6AA3" w:rsidDel="00AE71EA">
                      <w:rPr>
                        <w:rFonts w:ascii="Calibri" w:hAnsi="Calibri"/>
                        <w:sz w:val="20"/>
                      </w:rPr>
                      <w:delText>0.33, 1.62</w:delText>
                    </w:r>
                  </w:del>
                </w:p>
              </w:tc>
            </w:tr>
            <w:tr w:rsidR="00066508" w:rsidRPr="005A6AA3" w:rsidDel="00AE71EA" w14:paraId="712BA8AA" w14:textId="7D16C0E1" w:rsidTr="006C3DDD">
              <w:trPr>
                <w:del w:id="11062" w:author="Lorenzo Fabbri" w:date="2024-09-24T14:48:00Z"/>
                <w:trPrChange w:id="11063" w:author="Lorenzo Fabbri" w:date="2024-09-19T20:40:00Z" w16du:dateUtc="2024-09-19T18:40:00Z">
                  <w:trPr>
                    <w:gridBefore w:val="1"/>
                    <w:cantSplit/>
                    <w:jc w:val="center"/>
                  </w:trPr>
                </w:trPrChange>
              </w:trPr>
              <w:tc>
                <w:tcPr>
                  <w:tcW w:w="0" w:type="dxa"/>
                  <w:tcPrChange w:id="1106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3CE7614" w14:textId="317DAC81" w:rsidR="00066508" w:rsidRPr="005A6AA3" w:rsidDel="00AE71EA" w:rsidRDefault="00000000">
                  <w:pPr>
                    <w:keepNext/>
                    <w:widowControl w:val="0"/>
                    <w:spacing w:after="60"/>
                    <w:rPr>
                      <w:del w:id="11065" w:author="Lorenzo Fabbri" w:date="2024-09-24T14:48:00Z" w16du:dateUtc="2024-09-24T12:48:00Z"/>
                    </w:rPr>
                  </w:pPr>
                  <w:del w:id="11066" w:author="Lorenzo Fabbri" w:date="2024-09-24T14:48:00Z" w16du:dateUtc="2024-09-24T12:48:00Z">
                    <w:r w:rsidRPr="005A6AA3" w:rsidDel="00AE71EA">
                      <w:rPr>
                        <w:rFonts w:ascii="Calibri" w:hAnsi="Calibri"/>
                        <w:sz w:val="20"/>
                      </w:rPr>
                      <w:delText>MEHHP</w:delText>
                    </w:r>
                  </w:del>
                </w:p>
              </w:tc>
              <w:tc>
                <w:tcPr>
                  <w:tcW w:w="0" w:type="dxa"/>
                  <w:tcPrChange w:id="1106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294CA23" w14:textId="30F0741F" w:rsidR="00066508" w:rsidRPr="005A6AA3" w:rsidDel="00AE71EA" w:rsidRDefault="00000000">
                  <w:pPr>
                    <w:keepNext/>
                    <w:widowControl w:val="0"/>
                    <w:spacing w:after="60"/>
                    <w:jc w:val="center"/>
                    <w:rPr>
                      <w:del w:id="11068" w:author="Lorenzo Fabbri" w:date="2024-09-24T14:48:00Z" w16du:dateUtc="2024-09-24T12:48:00Z"/>
                    </w:rPr>
                  </w:pPr>
                  <w:del w:id="11069" w:author="Lorenzo Fabbri" w:date="2024-09-24T14:48:00Z" w16du:dateUtc="2024-09-24T12:48:00Z">
                    <w:r w:rsidRPr="005A6AA3" w:rsidDel="00AE71EA">
                      <w:rPr>
                        <w:rFonts w:ascii="Calibri" w:hAnsi="Calibri"/>
                        <w:sz w:val="20"/>
                      </w:rPr>
                      <w:delText>1.01 (0.60, 1.30)</w:delText>
                    </w:r>
                  </w:del>
                </w:p>
              </w:tc>
              <w:tc>
                <w:tcPr>
                  <w:tcW w:w="0" w:type="dxa"/>
                  <w:tcPrChange w:id="1107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11B77B5" w14:textId="7ACF0636" w:rsidR="00066508" w:rsidRPr="005A6AA3" w:rsidDel="00AE71EA" w:rsidRDefault="00000000">
                  <w:pPr>
                    <w:keepNext/>
                    <w:widowControl w:val="0"/>
                    <w:spacing w:after="60"/>
                    <w:jc w:val="center"/>
                    <w:rPr>
                      <w:del w:id="11071" w:author="Lorenzo Fabbri" w:date="2024-09-24T14:48:00Z" w16du:dateUtc="2024-09-24T12:48:00Z"/>
                    </w:rPr>
                  </w:pPr>
                  <w:del w:id="11072" w:author="Lorenzo Fabbri" w:date="2024-09-24T14:48:00Z" w16du:dateUtc="2024-09-24T12:48:00Z">
                    <w:r w:rsidRPr="005A6AA3" w:rsidDel="00AE71EA">
                      <w:rPr>
                        <w:rFonts w:ascii="Calibri" w:hAnsi="Calibri"/>
                        <w:sz w:val="20"/>
                      </w:rPr>
                      <w:delText>0.95 (0.55, 1.36)</w:delText>
                    </w:r>
                  </w:del>
                </w:p>
              </w:tc>
              <w:tc>
                <w:tcPr>
                  <w:tcW w:w="0" w:type="dxa"/>
                  <w:tcPrChange w:id="1107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5CC302D" w14:textId="5056452D" w:rsidR="00066508" w:rsidRPr="005A6AA3" w:rsidDel="00AE71EA" w:rsidRDefault="00000000">
                  <w:pPr>
                    <w:keepNext/>
                    <w:widowControl w:val="0"/>
                    <w:spacing w:after="60"/>
                    <w:jc w:val="center"/>
                    <w:rPr>
                      <w:del w:id="11074" w:author="Lorenzo Fabbri" w:date="2024-09-24T14:48:00Z" w16du:dateUtc="2024-09-24T12:48:00Z"/>
                    </w:rPr>
                  </w:pPr>
                  <w:del w:id="11075" w:author="Lorenzo Fabbri" w:date="2024-09-24T14:48:00Z" w16du:dateUtc="2024-09-24T12:48:00Z">
                    <w:r w:rsidRPr="005A6AA3" w:rsidDel="00AE71EA">
                      <w:rPr>
                        <w:rFonts w:ascii="Calibri" w:hAnsi="Calibri"/>
                        <w:sz w:val="20"/>
                      </w:rPr>
                      <w:delText>0.26, 1.72</w:delText>
                    </w:r>
                  </w:del>
                </w:p>
              </w:tc>
              <w:tc>
                <w:tcPr>
                  <w:tcW w:w="0" w:type="dxa"/>
                  <w:tcPrChange w:id="1107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60E486" w14:textId="1C2CC88E" w:rsidR="00066508" w:rsidRPr="005A6AA3" w:rsidDel="00AE71EA" w:rsidRDefault="00000000">
                  <w:pPr>
                    <w:keepNext/>
                    <w:widowControl w:val="0"/>
                    <w:spacing w:after="60"/>
                    <w:jc w:val="center"/>
                    <w:rPr>
                      <w:del w:id="11077" w:author="Lorenzo Fabbri" w:date="2024-09-24T14:48:00Z" w16du:dateUtc="2024-09-24T12:48:00Z"/>
                    </w:rPr>
                  </w:pPr>
                  <w:del w:id="11078" w:author="Lorenzo Fabbri" w:date="2024-09-24T14:48:00Z" w16du:dateUtc="2024-09-24T12:48:00Z">
                    <w:r w:rsidRPr="005A6AA3" w:rsidDel="00AE71EA">
                      <w:rPr>
                        <w:rFonts w:ascii="Calibri" w:hAnsi="Calibri"/>
                        <w:sz w:val="20"/>
                      </w:rPr>
                      <w:delText>0.26, 1.72</w:delText>
                    </w:r>
                  </w:del>
                </w:p>
              </w:tc>
            </w:tr>
            <w:tr w:rsidR="00066508" w:rsidRPr="005A6AA3" w:rsidDel="00AE71EA" w14:paraId="79E7F950" w14:textId="11A1469C" w:rsidTr="006C3DDD">
              <w:trPr>
                <w:del w:id="11079" w:author="Lorenzo Fabbri" w:date="2024-09-24T14:48:00Z"/>
                <w:trPrChange w:id="11080" w:author="Lorenzo Fabbri" w:date="2024-09-19T20:40:00Z" w16du:dateUtc="2024-09-19T18:40:00Z">
                  <w:trPr>
                    <w:gridBefore w:val="1"/>
                    <w:cantSplit/>
                    <w:jc w:val="center"/>
                  </w:trPr>
                </w:trPrChange>
              </w:trPr>
              <w:tc>
                <w:tcPr>
                  <w:tcW w:w="0" w:type="dxa"/>
                  <w:tcPrChange w:id="1108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2F2869B" w14:textId="2D6604EC" w:rsidR="00066508" w:rsidRPr="005A6AA3" w:rsidDel="00AE71EA" w:rsidRDefault="00000000">
                  <w:pPr>
                    <w:keepNext/>
                    <w:widowControl w:val="0"/>
                    <w:spacing w:after="60"/>
                    <w:rPr>
                      <w:del w:id="11082" w:author="Lorenzo Fabbri" w:date="2024-09-24T14:48:00Z" w16du:dateUtc="2024-09-24T12:48:00Z"/>
                    </w:rPr>
                  </w:pPr>
                  <w:del w:id="11083" w:author="Lorenzo Fabbri" w:date="2024-09-24T14:48:00Z" w16du:dateUtc="2024-09-24T12:48:00Z">
                    <w:r w:rsidRPr="005A6AA3" w:rsidDel="00AE71EA">
                      <w:rPr>
                        <w:rFonts w:ascii="Calibri" w:hAnsi="Calibri"/>
                        <w:sz w:val="20"/>
                      </w:rPr>
                      <w:delText>MEOHP</w:delText>
                    </w:r>
                  </w:del>
                </w:p>
              </w:tc>
              <w:tc>
                <w:tcPr>
                  <w:tcW w:w="0" w:type="dxa"/>
                  <w:tcPrChange w:id="1108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22C419" w14:textId="137C937F" w:rsidR="00066508" w:rsidRPr="005A6AA3" w:rsidDel="00AE71EA" w:rsidRDefault="00000000">
                  <w:pPr>
                    <w:keepNext/>
                    <w:widowControl w:val="0"/>
                    <w:spacing w:after="60"/>
                    <w:jc w:val="center"/>
                    <w:rPr>
                      <w:del w:id="11085" w:author="Lorenzo Fabbri" w:date="2024-09-24T14:48:00Z" w16du:dateUtc="2024-09-24T12:48:00Z"/>
                    </w:rPr>
                  </w:pPr>
                  <w:del w:id="11086" w:author="Lorenzo Fabbri" w:date="2024-09-24T14:48:00Z" w16du:dateUtc="2024-09-24T12:48:00Z">
                    <w:r w:rsidRPr="005A6AA3" w:rsidDel="00AE71EA">
                      <w:rPr>
                        <w:rFonts w:ascii="Calibri" w:hAnsi="Calibri"/>
                        <w:sz w:val="20"/>
                      </w:rPr>
                      <w:delText>1.00 (0.63, 1.29)</w:delText>
                    </w:r>
                  </w:del>
                </w:p>
              </w:tc>
              <w:tc>
                <w:tcPr>
                  <w:tcW w:w="0" w:type="dxa"/>
                  <w:tcPrChange w:id="1108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9C9BA1D" w14:textId="1C65027D" w:rsidR="00066508" w:rsidRPr="005A6AA3" w:rsidDel="00AE71EA" w:rsidRDefault="00000000">
                  <w:pPr>
                    <w:keepNext/>
                    <w:widowControl w:val="0"/>
                    <w:spacing w:after="60"/>
                    <w:jc w:val="center"/>
                    <w:rPr>
                      <w:del w:id="11088" w:author="Lorenzo Fabbri" w:date="2024-09-24T14:48:00Z" w16du:dateUtc="2024-09-24T12:48:00Z"/>
                    </w:rPr>
                  </w:pPr>
                  <w:del w:id="11089" w:author="Lorenzo Fabbri" w:date="2024-09-24T14:48:00Z" w16du:dateUtc="2024-09-24T12:48:00Z">
                    <w:r w:rsidRPr="005A6AA3" w:rsidDel="00AE71EA">
                      <w:rPr>
                        <w:rFonts w:ascii="Calibri" w:hAnsi="Calibri"/>
                        <w:sz w:val="20"/>
                      </w:rPr>
                      <w:delText>0.95 (0.52, 1.40)</w:delText>
                    </w:r>
                  </w:del>
                </w:p>
              </w:tc>
              <w:tc>
                <w:tcPr>
                  <w:tcW w:w="0" w:type="dxa"/>
                  <w:tcPrChange w:id="1109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F5CBDE" w14:textId="7C4057ED" w:rsidR="00066508" w:rsidRPr="005A6AA3" w:rsidDel="00AE71EA" w:rsidRDefault="00000000">
                  <w:pPr>
                    <w:keepNext/>
                    <w:widowControl w:val="0"/>
                    <w:spacing w:after="60"/>
                    <w:jc w:val="center"/>
                    <w:rPr>
                      <w:del w:id="11091" w:author="Lorenzo Fabbri" w:date="2024-09-24T14:48:00Z" w16du:dateUtc="2024-09-24T12:48:00Z"/>
                    </w:rPr>
                  </w:pPr>
                  <w:del w:id="11092" w:author="Lorenzo Fabbri" w:date="2024-09-24T14:48:00Z" w16du:dateUtc="2024-09-24T12:48:00Z">
                    <w:r w:rsidRPr="005A6AA3" w:rsidDel="00AE71EA">
                      <w:rPr>
                        <w:rFonts w:ascii="Calibri" w:hAnsi="Calibri"/>
                        <w:sz w:val="20"/>
                      </w:rPr>
                      <w:delText>0.23, 1.74</w:delText>
                    </w:r>
                  </w:del>
                </w:p>
              </w:tc>
              <w:tc>
                <w:tcPr>
                  <w:tcW w:w="0" w:type="dxa"/>
                  <w:tcPrChange w:id="1109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9ADB9E" w14:textId="261869D8" w:rsidR="00066508" w:rsidRPr="005A6AA3" w:rsidDel="00AE71EA" w:rsidRDefault="00000000">
                  <w:pPr>
                    <w:keepNext/>
                    <w:widowControl w:val="0"/>
                    <w:spacing w:after="60"/>
                    <w:jc w:val="center"/>
                    <w:rPr>
                      <w:del w:id="11094" w:author="Lorenzo Fabbri" w:date="2024-09-24T14:48:00Z" w16du:dateUtc="2024-09-24T12:48:00Z"/>
                    </w:rPr>
                  </w:pPr>
                  <w:del w:id="11095" w:author="Lorenzo Fabbri" w:date="2024-09-24T14:48:00Z" w16du:dateUtc="2024-09-24T12:48:00Z">
                    <w:r w:rsidRPr="005A6AA3" w:rsidDel="00AE71EA">
                      <w:rPr>
                        <w:rFonts w:ascii="Calibri" w:hAnsi="Calibri"/>
                        <w:sz w:val="20"/>
                      </w:rPr>
                      <w:delText>0.23, 1.74</w:delText>
                    </w:r>
                  </w:del>
                </w:p>
              </w:tc>
            </w:tr>
            <w:tr w:rsidR="00066508" w:rsidRPr="005A6AA3" w:rsidDel="00AE71EA" w14:paraId="39F60895" w14:textId="287076EE" w:rsidTr="006C3DDD">
              <w:trPr>
                <w:del w:id="11096" w:author="Lorenzo Fabbri" w:date="2024-09-24T14:48:00Z"/>
                <w:trPrChange w:id="11097" w:author="Lorenzo Fabbri" w:date="2024-09-19T20:40:00Z" w16du:dateUtc="2024-09-19T18:40:00Z">
                  <w:trPr>
                    <w:gridBefore w:val="1"/>
                    <w:cantSplit/>
                    <w:jc w:val="center"/>
                  </w:trPr>
                </w:trPrChange>
              </w:trPr>
              <w:tc>
                <w:tcPr>
                  <w:tcW w:w="0" w:type="dxa"/>
                  <w:tcPrChange w:id="1109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35465C0" w14:textId="7303CE07" w:rsidR="00066508" w:rsidRPr="005A6AA3" w:rsidDel="00AE71EA" w:rsidRDefault="00000000">
                  <w:pPr>
                    <w:keepNext/>
                    <w:widowControl w:val="0"/>
                    <w:spacing w:after="60"/>
                    <w:rPr>
                      <w:del w:id="11099" w:author="Lorenzo Fabbri" w:date="2024-09-24T14:48:00Z" w16du:dateUtc="2024-09-24T12:48:00Z"/>
                    </w:rPr>
                  </w:pPr>
                  <w:del w:id="11100" w:author="Lorenzo Fabbri" w:date="2024-09-24T14:48:00Z" w16du:dateUtc="2024-09-24T12:48:00Z">
                    <w:r w:rsidRPr="005A6AA3" w:rsidDel="00AE71EA">
                      <w:rPr>
                        <w:rFonts w:ascii="Calibri" w:hAnsi="Calibri"/>
                        <w:sz w:val="20"/>
                      </w:rPr>
                      <w:delText>MECPP</w:delText>
                    </w:r>
                  </w:del>
                </w:p>
              </w:tc>
              <w:tc>
                <w:tcPr>
                  <w:tcW w:w="0" w:type="dxa"/>
                  <w:tcPrChange w:id="1110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D061F8" w14:textId="529D5C76" w:rsidR="00066508" w:rsidRPr="005A6AA3" w:rsidDel="00AE71EA" w:rsidRDefault="00000000">
                  <w:pPr>
                    <w:keepNext/>
                    <w:widowControl w:val="0"/>
                    <w:spacing w:after="60"/>
                    <w:jc w:val="center"/>
                    <w:rPr>
                      <w:del w:id="11102" w:author="Lorenzo Fabbri" w:date="2024-09-24T14:48:00Z" w16du:dateUtc="2024-09-24T12:48:00Z"/>
                    </w:rPr>
                  </w:pPr>
                  <w:del w:id="11103" w:author="Lorenzo Fabbri" w:date="2024-09-24T14:48:00Z" w16du:dateUtc="2024-09-24T12:48:00Z">
                    <w:r w:rsidRPr="005A6AA3" w:rsidDel="00AE71EA">
                      <w:rPr>
                        <w:rFonts w:ascii="Calibri" w:hAnsi="Calibri"/>
                        <w:sz w:val="20"/>
                      </w:rPr>
                      <w:delText>1.00 (0.59, 1.33)</w:delText>
                    </w:r>
                  </w:del>
                </w:p>
              </w:tc>
              <w:tc>
                <w:tcPr>
                  <w:tcW w:w="0" w:type="dxa"/>
                  <w:tcPrChange w:id="1110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04B6486" w14:textId="2F2A2FEC" w:rsidR="00066508" w:rsidRPr="005A6AA3" w:rsidDel="00AE71EA" w:rsidRDefault="00000000">
                  <w:pPr>
                    <w:keepNext/>
                    <w:widowControl w:val="0"/>
                    <w:spacing w:after="60"/>
                    <w:jc w:val="center"/>
                    <w:rPr>
                      <w:del w:id="11105" w:author="Lorenzo Fabbri" w:date="2024-09-24T14:48:00Z" w16du:dateUtc="2024-09-24T12:48:00Z"/>
                    </w:rPr>
                  </w:pPr>
                  <w:del w:id="11106" w:author="Lorenzo Fabbri" w:date="2024-09-24T14:48:00Z" w16du:dateUtc="2024-09-24T12:48:00Z">
                    <w:r w:rsidRPr="005A6AA3" w:rsidDel="00AE71EA">
                      <w:rPr>
                        <w:rFonts w:ascii="Calibri" w:hAnsi="Calibri"/>
                        <w:sz w:val="20"/>
                      </w:rPr>
                      <w:delText>0.95 (0.50, 1.37)</w:delText>
                    </w:r>
                  </w:del>
                </w:p>
              </w:tc>
              <w:tc>
                <w:tcPr>
                  <w:tcW w:w="0" w:type="dxa"/>
                  <w:tcPrChange w:id="1110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5C4511" w14:textId="60B145F0" w:rsidR="00066508" w:rsidRPr="005A6AA3" w:rsidDel="00AE71EA" w:rsidRDefault="00000000">
                  <w:pPr>
                    <w:keepNext/>
                    <w:widowControl w:val="0"/>
                    <w:spacing w:after="60"/>
                    <w:jc w:val="center"/>
                    <w:rPr>
                      <w:del w:id="11108" w:author="Lorenzo Fabbri" w:date="2024-09-24T14:48:00Z" w16du:dateUtc="2024-09-24T12:48:00Z"/>
                    </w:rPr>
                  </w:pPr>
                  <w:del w:id="11109" w:author="Lorenzo Fabbri" w:date="2024-09-24T14:48:00Z" w16du:dateUtc="2024-09-24T12:48:00Z">
                    <w:r w:rsidRPr="005A6AA3" w:rsidDel="00AE71EA">
                      <w:rPr>
                        <w:rFonts w:ascii="Calibri" w:hAnsi="Calibri"/>
                        <w:sz w:val="20"/>
                      </w:rPr>
                      <w:delText>0.23, 1.76</w:delText>
                    </w:r>
                  </w:del>
                </w:p>
              </w:tc>
              <w:tc>
                <w:tcPr>
                  <w:tcW w:w="0" w:type="dxa"/>
                  <w:tcPrChange w:id="1111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9D27598" w14:textId="010142E8" w:rsidR="00066508" w:rsidRPr="005A6AA3" w:rsidDel="00AE71EA" w:rsidRDefault="00000000">
                  <w:pPr>
                    <w:keepNext/>
                    <w:widowControl w:val="0"/>
                    <w:spacing w:after="60"/>
                    <w:jc w:val="center"/>
                    <w:rPr>
                      <w:del w:id="11111" w:author="Lorenzo Fabbri" w:date="2024-09-24T14:48:00Z" w16du:dateUtc="2024-09-24T12:48:00Z"/>
                    </w:rPr>
                  </w:pPr>
                  <w:del w:id="11112" w:author="Lorenzo Fabbri" w:date="2024-09-24T14:48:00Z" w16du:dateUtc="2024-09-24T12:48:00Z">
                    <w:r w:rsidRPr="005A6AA3" w:rsidDel="00AE71EA">
                      <w:rPr>
                        <w:rFonts w:ascii="Calibri" w:hAnsi="Calibri"/>
                        <w:sz w:val="20"/>
                      </w:rPr>
                      <w:delText>0.23, 1.76</w:delText>
                    </w:r>
                  </w:del>
                </w:p>
              </w:tc>
            </w:tr>
            <w:tr w:rsidR="00066508" w:rsidRPr="005A6AA3" w:rsidDel="00AE71EA" w14:paraId="7EC45731" w14:textId="6BA6EC83" w:rsidTr="006C3DDD">
              <w:trPr>
                <w:del w:id="11113" w:author="Lorenzo Fabbri" w:date="2024-09-24T14:48:00Z"/>
                <w:trPrChange w:id="11114" w:author="Lorenzo Fabbri" w:date="2024-09-19T20:40:00Z" w16du:dateUtc="2024-09-19T18:40:00Z">
                  <w:trPr>
                    <w:gridBefore w:val="1"/>
                    <w:cantSplit/>
                    <w:jc w:val="center"/>
                  </w:trPr>
                </w:trPrChange>
              </w:trPr>
              <w:tc>
                <w:tcPr>
                  <w:tcW w:w="0" w:type="dxa"/>
                  <w:tcPrChange w:id="1111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EB41718" w14:textId="7CD2AE26" w:rsidR="00066508" w:rsidRPr="005A6AA3" w:rsidDel="00AE71EA" w:rsidRDefault="00000000">
                  <w:pPr>
                    <w:keepNext/>
                    <w:widowControl w:val="0"/>
                    <w:spacing w:after="60"/>
                    <w:rPr>
                      <w:del w:id="11116" w:author="Lorenzo Fabbri" w:date="2024-09-24T14:48:00Z" w16du:dateUtc="2024-09-24T12:48:00Z"/>
                    </w:rPr>
                  </w:pPr>
                  <w:del w:id="11117" w:author="Lorenzo Fabbri" w:date="2024-09-24T14:48:00Z" w16du:dateUtc="2024-09-24T12:48:00Z">
                    <w:r w:rsidRPr="005A6AA3" w:rsidDel="00AE71EA">
                      <w:rPr>
                        <w:rFonts w:ascii="Calibri" w:hAnsi="Calibri"/>
                        <w:sz w:val="20"/>
                      </w:rPr>
                      <w:delText>oh-MiNP</w:delText>
                    </w:r>
                  </w:del>
                </w:p>
              </w:tc>
              <w:tc>
                <w:tcPr>
                  <w:tcW w:w="0" w:type="dxa"/>
                  <w:tcPrChange w:id="111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DE6BAD3" w14:textId="13BA36C5" w:rsidR="00066508" w:rsidRPr="005A6AA3" w:rsidDel="00AE71EA" w:rsidRDefault="00000000">
                  <w:pPr>
                    <w:keepNext/>
                    <w:widowControl w:val="0"/>
                    <w:spacing w:after="60"/>
                    <w:jc w:val="center"/>
                    <w:rPr>
                      <w:del w:id="11119" w:author="Lorenzo Fabbri" w:date="2024-09-24T14:48:00Z" w16du:dateUtc="2024-09-24T12:48:00Z"/>
                    </w:rPr>
                  </w:pPr>
                  <w:del w:id="11120" w:author="Lorenzo Fabbri" w:date="2024-09-24T14:48:00Z" w16du:dateUtc="2024-09-24T12:48:00Z">
                    <w:r w:rsidRPr="005A6AA3" w:rsidDel="00AE71EA">
                      <w:rPr>
                        <w:rFonts w:ascii="Calibri" w:hAnsi="Calibri"/>
                        <w:sz w:val="20"/>
                      </w:rPr>
                      <w:delText>1.02 (0.78, 1.22)</w:delText>
                    </w:r>
                  </w:del>
                </w:p>
              </w:tc>
              <w:tc>
                <w:tcPr>
                  <w:tcW w:w="0" w:type="dxa"/>
                  <w:tcPrChange w:id="1112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9A18F4" w14:textId="02FB43FC" w:rsidR="00066508" w:rsidRPr="005A6AA3" w:rsidDel="00AE71EA" w:rsidRDefault="00000000">
                  <w:pPr>
                    <w:keepNext/>
                    <w:widowControl w:val="0"/>
                    <w:spacing w:after="60"/>
                    <w:jc w:val="center"/>
                    <w:rPr>
                      <w:del w:id="11122" w:author="Lorenzo Fabbri" w:date="2024-09-24T14:48:00Z" w16du:dateUtc="2024-09-24T12:48:00Z"/>
                    </w:rPr>
                  </w:pPr>
                  <w:del w:id="11123" w:author="Lorenzo Fabbri" w:date="2024-09-24T14:48:00Z" w16du:dateUtc="2024-09-24T12:48:00Z">
                    <w:r w:rsidRPr="005A6AA3" w:rsidDel="00AE71EA">
                      <w:rPr>
                        <w:rFonts w:ascii="Calibri" w:hAnsi="Calibri"/>
                        <w:sz w:val="20"/>
                      </w:rPr>
                      <w:delText>1.00 (0.76, 1.23)</w:delText>
                    </w:r>
                  </w:del>
                </w:p>
              </w:tc>
              <w:tc>
                <w:tcPr>
                  <w:tcW w:w="0" w:type="dxa"/>
                  <w:tcPrChange w:id="1112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DBC1C7C" w14:textId="4FFF2004" w:rsidR="00066508" w:rsidRPr="005A6AA3" w:rsidDel="00AE71EA" w:rsidRDefault="00000000">
                  <w:pPr>
                    <w:keepNext/>
                    <w:widowControl w:val="0"/>
                    <w:spacing w:after="60"/>
                    <w:jc w:val="center"/>
                    <w:rPr>
                      <w:del w:id="11125" w:author="Lorenzo Fabbri" w:date="2024-09-24T14:48:00Z" w16du:dateUtc="2024-09-24T12:48:00Z"/>
                    </w:rPr>
                  </w:pPr>
                  <w:del w:id="11126" w:author="Lorenzo Fabbri" w:date="2024-09-24T14:48:00Z" w16du:dateUtc="2024-09-24T12:48:00Z">
                    <w:r w:rsidRPr="005A6AA3" w:rsidDel="00AE71EA">
                      <w:rPr>
                        <w:rFonts w:ascii="Calibri" w:hAnsi="Calibri"/>
                        <w:sz w:val="20"/>
                      </w:rPr>
                      <w:delText>0.51, 1.46</w:delText>
                    </w:r>
                  </w:del>
                </w:p>
              </w:tc>
              <w:tc>
                <w:tcPr>
                  <w:tcW w:w="0" w:type="dxa"/>
                  <w:tcPrChange w:id="1112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9DA4B4" w14:textId="7886EFB5" w:rsidR="00066508" w:rsidRPr="005A6AA3" w:rsidDel="00AE71EA" w:rsidRDefault="00000000">
                  <w:pPr>
                    <w:keepNext/>
                    <w:widowControl w:val="0"/>
                    <w:spacing w:after="60"/>
                    <w:jc w:val="center"/>
                    <w:rPr>
                      <w:del w:id="11128" w:author="Lorenzo Fabbri" w:date="2024-09-24T14:48:00Z" w16du:dateUtc="2024-09-24T12:48:00Z"/>
                    </w:rPr>
                  </w:pPr>
                  <w:del w:id="11129" w:author="Lorenzo Fabbri" w:date="2024-09-24T14:48:00Z" w16du:dateUtc="2024-09-24T12:48:00Z">
                    <w:r w:rsidRPr="005A6AA3" w:rsidDel="00AE71EA">
                      <w:rPr>
                        <w:rFonts w:ascii="Calibri" w:hAnsi="Calibri"/>
                        <w:sz w:val="20"/>
                      </w:rPr>
                      <w:delText>0.51, 1.46</w:delText>
                    </w:r>
                  </w:del>
                </w:p>
              </w:tc>
            </w:tr>
            <w:tr w:rsidR="00066508" w:rsidRPr="005A6AA3" w:rsidDel="00AE71EA" w14:paraId="632F6BF4" w14:textId="7056E33A" w:rsidTr="006C3DDD">
              <w:trPr>
                <w:del w:id="11130" w:author="Lorenzo Fabbri" w:date="2024-09-24T14:48:00Z"/>
                <w:trPrChange w:id="11131" w:author="Lorenzo Fabbri" w:date="2024-09-19T20:40:00Z" w16du:dateUtc="2024-09-19T18:40:00Z">
                  <w:trPr>
                    <w:gridBefore w:val="1"/>
                    <w:cantSplit/>
                    <w:jc w:val="center"/>
                  </w:trPr>
                </w:trPrChange>
              </w:trPr>
              <w:tc>
                <w:tcPr>
                  <w:tcW w:w="0" w:type="dxa"/>
                  <w:tcPrChange w:id="1113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D51EFC8" w14:textId="1F6E7D97" w:rsidR="00066508" w:rsidRPr="005A6AA3" w:rsidDel="00AE71EA" w:rsidRDefault="00000000">
                  <w:pPr>
                    <w:keepNext/>
                    <w:widowControl w:val="0"/>
                    <w:spacing w:after="60"/>
                    <w:rPr>
                      <w:del w:id="11133" w:author="Lorenzo Fabbri" w:date="2024-09-24T14:48:00Z" w16du:dateUtc="2024-09-24T12:48:00Z"/>
                    </w:rPr>
                  </w:pPr>
                  <w:del w:id="11134" w:author="Lorenzo Fabbri" w:date="2024-09-24T14:48:00Z" w16du:dateUtc="2024-09-24T12:48:00Z">
                    <w:r w:rsidRPr="005A6AA3" w:rsidDel="00AE71EA">
                      <w:rPr>
                        <w:rFonts w:ascii="Calibri" w:hAnsi="Calibri"/>
                        <w:sz w:val="20"/>
                      </w:rPr>
                      <w:delText>oxo-MiNP</w:delText>
                    </w:r>
                  </w:del>
                </w:p>
              </w:tc>
              <w:tc>
                <w:tcPr>
                  <w:tcW w:w="0" w:type="dxa"/>
                  <w:tcPrChange w:id="1113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68A498" w14:textId="1EB5E555" w:rsidR="00066508" w:rsidRPr="005A6AA3" w:rsidDel="00AE71EA" w:rsidRDefault="00000000">
                  <w:pPr>
                    <w:keepNext/>
                    <w:widowControl w:val="0"/>
                    <w:spacing w:after="60"/>
                    <w:jc w:val="center"/>
                    <w:rPr>
                      <w:del w:id="11136" w:author="Lorenzo Fabbri" w:date="2024-09-24T14:48:00Z" w16du:dateUtc="2024-09-24T12:48:00Z"/>
                    </w:rPr>
                  </w:pPr>
                  <w:del w:id="11137" w:author="Lorenzo Fabbri" w:date="2024-09-24T14:48:00Z" w16du:dateUtc="2024-09-24T12:48:00Z">
                    <w:r w:rsidRPr="005A6AA3" w:rsidDel="00AE71EA">
                      <w:rPr>
                        <w:rFonts w:ascii="Calibri" w:hAnsi="Calibri"/>
                        <w:sz w:val="20"/>
                      </w:rPr>
                      <w:delText>1.02 (0.83, 1.17)</w:delText>
                    </w:r>
                  </w:del>
                </w:p>
              </w:tc>
              <w:tc>
                <w:tcPr>
                  <w:tcW w:w="0" w:type="dxa"/>
                  <w:tcPrChange w:id="1113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7F4C5C" w14:textId="7DF3798B" w:rsidR="00066508" w:rsidRPr="005A6AA3" w:rsidDel="00AE71EA" w:rsidRDefault="00000000">
                  <w:pPr>
                    <w:keepNext/>
                    <w:widowControl w:val="0"/>
                    <w:spacing w:after="60"/>
                    <w:jc w:val="center"/>
                    <w:rPr>
                      <w:del w:id="11139" w:author="Lorenzo Fabbri" w:date="2024-09-24T14:48:00Z" w16du:dateUtc="2024-09-24T12:48:00Z"/>
                    </w:rPr>
                  </w:pPr>
                  <w:del w:id="11140" w:author="Lorenzo Fabbri" w:date="2024-09-24T14:48:00Z" w16du:dateUtc="2024-09-24T12:48:00Z">
                    <w:r w:rsidRPr="005A6AA3" w:rsidDel="00AE71EA">
                      <w:rPr>
                        <w:rFonts w:ascii="Calibri" w:hAnsi="Calibri"/>
                        <w:sz w:val="20"/>
                      </w:rPr>
                      <w:delText>1.01 (0.76, 1.21)</w:delText>
                    </w:r>
                  </w:del>
                </w:p>
              </w:tc>
              <w:tc>
                <w:tcPr>
                  <w:tcW w:w="0" w:type="dxa"/>
                  <w:tcPrChange w:id="1114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A149E7" w14:textId="66D6104B" w:rsidR="00066508" w:rsidRPr="005A6AA3" w:rsidDel="00AE71EA" w:rsidRDefault="00000000">
                  <w:pPr>
                    <w:keepNext/>
                    <w:widowControl w:val="0"/>
                    <w:spacing w:after="60"/>
                    <w:jc w:val="center"/>
                    <w:rPr>
                      <w:del w:id="11142" w:author="Lorenzo Fabbri" w:date="2024-09-24T14:48:00Z" w16du:dateUtc="2024-09-24T12:48:00Z"/>
                    </w:rPr>
                  </w:pPr>
                  <w:del w:id="11143" w:author="Lorenzo Fabbri" w:date="2024-09-24T14:48:00Z" w16du:dateUtc="2024-09-24T12:48:00Z">
                    <w:r w:rsidRPr="005A6AA3" w:rsidDel="00AE71EA">
                      <w:rPr>
                        <w:rFonts w:ascii="Calibri" w:hAnsi="Calibri"/>
                        <w:sz w:val="20"/>
                      </w:rPr>
                      <w:delText>0.58, 1.39</w:delText>
                    </w:r>
                  </w:del>
                </w:p>
              </w:tc>
              <w:tc>
                <w:tcPr>
                  <w:tcW w:w="0" w:type="dxa"/>
                  <w:tcPrChange w:id="1114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9CECA6" w14:textId="40CC1538" w:rsidR="00066508" w:rsidRPr="005A6AA3" w:rsidDel="00AE71EA" w:rsidRDefault="00000000">
                  <w:pPr>
                    <w:keepNext/>
                    <w:widowControl w:val="0"/>
                    <w:spacing w:after="60"/>
                    <w:jc w:val="center"/>
                    <w:rPr>
                      <w:del w:id="11145" w:author="Lorenzo Fabbri" w:date="2024-09-24T14:48:00Z" w16du:dateUtc="2024-09-24T12:48:00Z"/>
                    </w:rPr>
                  </w:pPr>
                  <w:del w:id="11146" w:author="Lorenzo Fabbri" w:date="2024-09-24T14:48:00Z" w16du:dateUtc="2024-09-24T12:48:00Z">
                    <w:r w:rsidRPr="005A6AA3" w:rsidDel="00AE71EA">
                      <w:rPr>
                        <w:rFonts w:ascii="Calibri" w:hAnsi="Calibri"/>
                        <w:sz w:val="20"/>
                      </w:rPr>
                      <w:delText>0.58, 1.39</w:delText>
                    </w:r>
                  </w:del>
                </w:p>
              </w:tc>
            </w:tr>
            <w:tr w:rsidR="00066508" w:rsidRPr="005A6AA3" w:rsidDel="00AE71EA" w14:paraId="09845FCC" w14:textId="1659DAFF" w:rsidTr="006C3DDD">
              <w:trPr>
                <w:del w:id="11147" w:author="Lorenzo Fabbri" w:date="2024-09-24T14:48:00Z"/>
                <w:trPrChange w:id="11148" w:author="Lorenzo Fabbri" w:date="2024-09-19T20:40:00Z" w16du:dateUtc="2024-09-19T18:40:00Z">
                  <w:trPr>
                    <w:gridBefore w:val="1"/>
                    <w:cantSplit/>
                    <w:jc w:val="center"/>
                  </w:trPr>
                </w:trPrChange>
              </w:trPr>
              <w:tc>
                <w:tcPr>
                  <w:tcW w:w="0" w:type="dxa"/>
                  <w:gridSpan w:val="5"/>
                  <w:tcPrChange w:id="11149" w:author="Lorenzo Fabbri" w:date="2024-09-19T20:40:00Z" w16du:dateUtc="2024-09-19T18:40:00Z">
                    <w:tcPr>
                      <w:tcW w:w="9144" w:type="dxa"/>
                      <w:gridSpan w:val="8"/>
                    </w:tcPr>
                  </w:tcPrChange>
                </w:tcPr>
                <w:p w14:paraId="2D4D4CB4" w14:textId="40123A78" w:rsidR="00066508" w:rsidRPr="005A6AA3" w:rsidDel="00AE71EA" w:rsidRDefault="00000000">
                  <w:pPr>
                    <w:keepNext/>
                    <w:widowControl w:val="0"/>
                    <w:spacing w:after="60"/>
                    <w:rPr>
                      <w:del w:id="11150" w:author="Lorenzo Fabbri" w:date="2024-09-24T14:48:00Z" w16du:dateUtc="2024-09-24T12:48:00Z"/>
                    </w:rPr>
                  </w:pPr>
                  <w:del w:id="11151"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Truncated weights.</w:delText>
                    </w:r>
                  </w:del>
                </w:p>
              </w:tc>
            </w:tr>
          </w:tbl>
          <w:p w14:paraId="365BD6BF" w14:textId="7234F6CA" w:rsidR="00066508" w:rsidRPr="005A6AA3" w:rsidDel="00AE71EA" w:rsidRDefault="00000000">
            <w:pPr>
              <w:pStyle w:val="ImageCaption"/>
              <w:widowControl w:val="0"/>
              <w:spacing w:before="200"/>
              <w:rPr>
                <w:del w:id="11152" w:author="Lorenzo Fabbri" w:date="2024-09-24T14:48:00Z" w16du:dateUtc="2024-09-24T12:48:00Z"/>
              </w:rPr>
            </w:pPr>
            <w:del w:id="11153" w:author="Lorenzo Fabbri" w:date="2024-09-24T14:48:00Z" w16du:dateUtc="2024-09-24T12:48:00Z">
              <w:r w:rsidRPr="005A6AA3" w:rsidDel="00AE71EA">
                <w:delText xml:space="preserve">Table </w:delText>
              </w:r>
            </w:del>
            <w:del w:id="11154" w:author="Lorenzo Fabbri" w:date="2024-09-24T11:07:00Z" w16du:dateUtc="2024-09-24T09:07:00Z">
              <w:r w:rsidRPr="005A6AA3" w:rsidDel="0020742D">
                <w:delText>S</w:delText>
              </w:r>
            </w:del>
            <w:del w:id="11155" w:author="Lorenzo Fabbri" w:date="2024-09-24T14:48:00Z" w16du:dateUtc="2024-09-24T12:48:00Z">
              <w:r w:rsidRPr="005A6AA3" w:rsidDel="00AE71EA">
                <w:delText>14</w:delText>
              </w:r>
            </w:del>
            <w:del w:id="11156" w:author="Lorenzo Fabbri" w:date="2024-09-19T18:31:00Z" w16du:dateUtc="2024-09-19T16:31:00Z">
              <w:r w:rsidRPr="005A6AA3" w:rsidDel="00A42D3A">
                <w:delText>:</w:delText>
              </w:r>
            </w:del>
            <w:del w:id="11157" w:author="Lorenzo Fabbri" w:date="2024-09-24T14:48:00Z" w16du:dateUtc="2024-09-24T12:48:00Z">
              <w:r w:rsidRPr="005A6AA3" w:rsidDel="00AE71EA">
                <w:delText xml:space="preserve"> </w:delText>
              </w:r>
              <w:r w:rsidRPr="005A6AA3" w:rsidDel="00AE71EA">
                <w:rPr>
                  <w:b/>
                  <w:bCs/>
                </w:rPr>
                <w:delText>Summary statistics of the estimated balancing weights for effect modification (exposures: endocrine disrupting chemicals (EDCs); outcome: hit reaction time standard error (HRT-SE); modifier: sex) (HELIX subcohort; 2013-2016).</w:delText>
              </w:r>
              <w:bookmarkEnd w:id="10751"/>
            </w:del>
          </w:p>
        </w:tc>
      </w:tr>
    </w:tbl>
    <w:p w14:paraId="46E1F5FC" w14:textId="35B158CE" w:rsidR="00066508" w:rsidRPr="005A6AA3" w:rsidDel="00AE71EA" w:rsidRDefault="00000000">
      <w:pPr>
        <w:pStyle w:val="BodyText"/>
        <w:rPr>
          <w:del w:id="11158" w:author="Lorenzo Fabbri" w:date="2024-09-24T14:48:00Z" w16du:dateUtc="2024-09-24T12:48:00Z"/>
        </w:rPr>
      </w:pPr>
      <w:del w:id="11159" w:author="Lorenzo Fabbri" w:date="2024-09-24T14:48:00Z" w16du:dateUtc="2024-09-24T12:48:00Z">
        <w:r w:rsidRPr="005A6AA3"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400B0A67" w14:textId="0AC81666" w:rsidTr="00066508">
        <w:trPr>
          <w:del w:id="11160"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1161"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11162">
                <w:tblGrid>
                  <w:gridCol w:w="56"/>
                  <w:gridCol w:w="1868"/>
                  <w:gridCol w:w="982"/>
                  <w:gridCol w:w="887"/>
                  <w:gridCol w:w="893"/>
                  <w:gridCol w:w="976"/>
                  <w:gridCol w:w="1869"/>
                  <w:gridCol w:w="1829"/>
                  <w:gridCol w:w="40"/>
                </w:tblGrid>
              </w:tblGridChange>
            </w:tblGrid>
            <w:tr w:rsidR="00066508" w:rsidRPr="005A6AA3" w:rsidDel="00AE71EA" w14:paraId="2A035C17" w14:textId="70BFAB04" w:rsidTr="006C3DDD">
              <w:trPr>
                <w:del w:id="11163" w:author="Lorenzo Fabbri" w:date="2024-09-24T14:48:00Z"/>
                <w:trPrChange w:id="11164" w:author="Lorenzo Fabbri" w:date="2024-09-19T20:40:00Z" w16du:dateUtc="2024-09-19T18:40:00Z">
                  <w:trPr>
                    <w:gridBefore w:val="1"/>
                    <w:cantSplit/>
                    <w:tblHeader/>
                    <w:jc w:val="center"/>
                  </w:trPr>
                </w:trPrChange>
              </w:trPr>
              <w:tc>
                <w:tcPr>
                  <w:tcW w:w="0" w:type="dxa"/>
                  <w:tcPrChange w:id="11165" w:author="Lorenzo Fabbri" w:date="2024-09-19T20:40:00Z" w16du:dateUtc="2024-09-19T18:40:00Z">
                    <w:tcPr>
                      <w:tcW w:w="1828" w:type="dxa"/>
                      <w:tcBorders>
                        <w:top w:val="single" w:sz="16" w:space="0" w:color="D3D3D3"/>
                        <w:left w:val="single" w:sz="6" w:space="0" w:color="D3D3D3"/>
                      </w:tcBorders>
                    </w:tcPr>
                  </w:tcPrChange>
                </w:tcPr>
                <w:p w14:paraId="65A68CDA" w14:textId="6FA89686" w:rsidR="00066508" w:rsidRPr="005A6AA3" w:rsidDel="00AE71EA" w:rsidRDefault="00066508">
                  <w:pPr>
                    <w:keepNext/>
                    <w:widowControl w:val="0"/>
                    <w:spacing w:after="60"/>
                    <w:rPr>
                      <w:del w:id="11166" w:author="Lorenzo Fabbri" w:date="2024-09-24T14:48:00Z" w16du:dateUtc="2024-09-24T12:48:00Z"/>
                    </w:rPr>
                  </w:pPr>
                  <w:bookmarkStart w:id="11167" w:name="supptbl-weights-2sa"/>
                </w:p>
              </w:tc>
              <w:tc>
                <w:tcPr>
                  <w:tcW w:w="0" w:type="dxa"/>
                  <w:tcPrChange w:id="11168" w:author="Lorenzo Fabbri" w:date="2024-09-19T20:40:00Z" w16du:dateUtc="2024-09-19T18:40:00Z">
                    <w:tcPr>
                      <w:tcW w:w="1829" w:type="dxa"/>
                      <w:gridSpan w:val="2"/>
                      <w:tcBorders>
                        <w:top w:val="single" w:sz="16" w:space="0" w:color="D3D3D3"/>
                        <w:bottom w:val="single" w:sz="16" w:space="0" w:color="D3D3D3"/>
                      </w:tcBorders>
                    </w:tcPr>
                  </w:tcPrChange>
                </w:tcPr>
                <w:p w14:paraId="41766BE6" w14:textId="67CBA1F0" w:rsidR="00066508" w:rsidRPr="005A6AA3" w:rsidDel="00AE71EA" w:rsidRDefault="00000000">
                  <w:pPr>
                    <w:keepNext/>
                    <w:widowControl w:val="0"/>
                    <w:spacing w:after="60"/>
                    <w:jc w:val="center"/>
                    <w:rPr>
                      <w:del w:id="11169" w:author="Lorenzo Fabbri" w:date="2024-09-24T14:48:00Z" w16du:dateUtc="2024-09-24T12:48:00Z"/>
                    </w:rPr>
                  </w:pPr>
                  <w:del w:id="11170" w:author="Lorenzo Fabbri" w:date="2024-09-24T14:48:00Z" w16du:dateUtc="2024-09-24T12:48:00Z">
                    <w:r w:rsidRPr="005A6AA3" w:rsidDel="00AE71EA">
                      <w:rPr>
                        <w:rFonts w:ascii="Calibri" w:hAnsi="Calibri"/>
                        <w:sz w:val="20"/>
                      </w:rPr>
                      <w:delText>Median (IQR)</w:delText>
                    </w:r>
                  </w:del>
                </w:p>
              </w:tc>
              <w:tc>
                <w:tcPr>
                  <w:tcW w:w="0" w:type="dxa"/>
                  <w:gridSpan w:val="3"/>
                  <w:tcPrChange w:id="11171" w:author="Lorenzo Fabbri" w:date="2024-09-19T20:40:00Z" w16du:dateUtc="2024-09-19T18:40:00Z">
                    <w:tcPr>
                      <w:tcW w:w="5487" w:type="dxa"/>
                      <w:gridSpan w:val="5"/>
                      <w:tcBorders>
                        <w:top w:val="single" w:sz="16" w:space="0" w:color="D3D3D3"/>
                        <w:bottom w:val="single" w:sz="16" w:space="0" w:color="D3D3D3"/>
                        <w:right w:val="single" w:sz="6" w:space="0" w:color="D3D3D3"/>
                      </w:tcBorders>
                    </w:tcPr>
                  </w:tcPrChange>
                </w:tcPr>
                <w:p w14:paraId="77163530" w14:textId="3142F50C" w:rsidR="00066508" w:rsidRPr="005A6AA3" w:rsidDel="00AE71EA" w:rsidRDefault="00000000">
                  <w:pPr>
                    <w:keepNext/>
                    <w:widowControl w:val="0"/>
                    <w:spacing w:after="60"/>
                    <w:jc w:val="center"/>
                    <w:rPr>
                      <w:del w:id="11172" w:author="Lorenzo Fabbri" w:date="2024-09-24T14:48:00Z" w16du:dateUtc="2024-09-24T12:48:00Z"/>
                    </w:rPr>
                  </w:pPr>
                  <w:del w:id="11173" w:author="Lorenzo Fabbri" w:date="2024-09-24T14:48:00Z" w16du:dateUtc="2024-09-24T12:48:00Z">
                    <w:r w:rsidRPr="005A6AA3" w:rsidDel="00AE71EA">
                      <w:rPr>
                        <w:rFonts w:ascii="Calibri" w:hAnsi="Calibri"/>
                        <w:sz w:val="20"/>
                      </w:rPr>
                      <w:delText>Range</w:delText>
                    </w:r>
                  </w:del>
                </w:p>
              </w:tc>
            </w:tr>
            <w:tr w:rsidR="00066508" w:rsidRPr="005A6AA3" w:rsidDel="00AE71EA" w14:paraId="0962F5AA" w14:textId="4765DD7F" w:rsidTr="006C3DDD">
              <w:trPr>
                <w:del w:id="11174" w:author="Lorenzo Fabbri" w:date="2024-09-24T14:48:00Z"/>
                <w:trPrChange w:id="11175" w:author="Lorenzo Fabbri" w:date="2024-09-19T20:40:00Z" w16du:dateUtc="2024-09-19T18:40:00Z">
                  <w:trPr>
                    <w:gridBefore w:val="1"/>
                    <w:cantSplit/>
                    <w:tblHeader/>
                    <w:jc w:val="center"/>
                  </w:trPr>
                </w:trPrChange>
              </w:trPr>
              <w:tc>
                <w:tcPr>
                  <w:tcW w:w="0" w:type="dxa"/>
                  <w:tcPrChange w:id="11176" w:author="Lorenzo Fabbri" w:date="2024-09-19T20:40:00Z" w16du:dateUtc="2024-09-19T18:40:00Z">
                    <w:tcPr>
                      <w:tcW w:w="1828" w:type="dxa"/>
                      <w:tcBorders>
                        <w:left w:val="single" w:sz="6" w:space="0" w:color="D3D3D3"/>
                        <w:bottom w:val="single" w:sz="16" w:space="0" w:color="D3D3D3"/>
                      </w:tcBorders>
                    </w:tcPr>
                  </w:tcPrChange>
                </w:tcPr>
                <w:p w14:paraId="5DF0962D" w14:textId="1FCB31CF" w:rsidR="00066508" w:rsidRPr="005A6AA3" w:rsidDel="00AE71EA" w:rsidRDefault="00000000">
                  <w:pPr>
                    <w:keepNext/>
                    <w:widowControl w:val="0"/>
                    <w:spacing w:after="60"/>
                    <w:rPr>
                      <w:del w:id="11177" w:author="Lorenzo Fabbri" w:date="2024-09-24T14:48:00Z" w16du:dateUtc="2024-09-24T12:48:00Z"/>
                    </w:rPr>
                  </w:pPr>
                  <w:del w:id="11178" w:author="Lorenzo Fabbri" w:date="2024-09-24T14:48:00Z" w16du:dateUtc="2024-09-24T12:48:00Z">
                    <w:r w:rsidRPr="005A6AA3" w:rsidDel="00AE71EA">
                      <w:rPr>
                        <w:rFonts w:ascii="Calibri" w:hAnsi="Calibri"/>
                        <w:b/>
                        <w:sz w:val="20"/>
                      </w:rPr>
                      <w:delText>Characteristic</w:delText>
                    </w:r>
                    <w:r w:rsidRPr="005A6AA3" w:rsidDel="00AE71EA">
                      <w:rPr>
                        <w:rFonts w:ascii="Calibri" w:hAnsi="Calibri"/>
                        <w:i/>
                        <w:sz w:val="20"/>
                        <w:vertAlign w:val="superscript"/>
                      </w:rPr>
                      <w:delText>a</w:delText>
                    </w:r>
                  </w:del>
                </w:p>
              </w:tc>
              <w:tc>
                <w:tcPr>
                  <w:tcW w:w="0" w:type="dxa"/>
                  <w:tcPrChange w:id="11179" w:author="Lorenzo Fabbri" w:date="2024-09-19T20:40:00Z" w16du:dateUtc="2024-09-19T18:40:00Z">
                    <w:tcPr>
                      <w:tcW w:w="1829" w:type="dxa"/>
                      <w:gridSpan w:val="2"/>
                      <w:tcBorders>
                        <w:bottom w:val="single" w:sz="16" w:space="0" w:color="D3D3D3"/>
                      </w:tcBorders>
                    </w:tcPr>
                  </w:tcPrChange>
                </w:tcPr>
                <w:p w14:paraId="71BE228C" w14:textId="3F475793" w:rsidR="00066508" w:rsidRPr="005A6AA3" w:rsidDel="00AE71EA" w:rsidRDefault="00000000">
                  <w:pPr>
                    <w:keepNext/>
                    <w:widowControl w:val="0"/>
                    <w:spacing w:after="60"/>
                    <w:jc w:val="center"/>
                    <w:rPr>
                      <w:del w:id="11180" w:author="Lorenzo Fabbri" w:date="2024-09-24T14:48:00Z" w16du:dateUtc="2024-09-24T12:48:00Z"/>
                    </w:rPr>
                  </w:pPr>
                  <w:del w:id="11181" w:author="Lorenzo Fabbri" w:date="2024-09-24T14:48:00Z" w16du:dateUtc="2024-09-24T12:48:00Z">
                    <w:r w:rsidRPr="005A6AA3" w:rsidDel="00AE71EA">
                      <w:rPr>
                        <w:rFonts w:ascii="Calibri" w:hAnsi="Calibri"/>
                        <w:b/>
                        <w:sz w:val="20"/>
                      </w:rPr>
                      <w:delText>females</w:delText>
                    </w:r>
                    <w:r w:rsidRPr="005A6AA3" w:rsidDel="00AE71EA">
                      <w:rPr>
                        <w:rFonts w:ascii="Calibri" w:hAnsi="Calibri"/>
                        <w:sz w:val="20"/>
                      </w:rPr>
                      <w:delText xml:space="preserve"> N = 434</w:delText>
                    </w:r>
                    <w:r w:rsidRPr="005A6AA3" w:rsidDel="00AE71EA">
                      <w:rPr>
                        <w:rFonts w:ascii="Calibri" w:hAnsi="Calibri"/>
                        <w:i/>
                        <w:sz w:val="20"/>
                        <w:vertAlign w:val="superscript"/>
                      </w:rPr>
                      <w:delText>a</w:delText>
                    </w:r>
                  </w:del>
                </w:p>
              </w:tc>
              <w:tc>
                <w:tcPr>
                  <w:tcW w:w="0" w:type="dxa"/>
                  <w:tcPrChange w:id="11182" w:author="Lorenzo Fabbri" w:date="2024-09-19T20:40:00Z" w16du:dateUtc="2024-09-19T18:40:00Z">
                    <w:tcPr>
                      <w:tcW w:w="1829" w:type="dxa"/>
                      <w:gridSpan w:val="2"/>
                      <w:tcBorders>
                        <w:bottom w:val="single" w:sz="16" w:space="0" w:color="D3D3D3"/>
                      </w:tcBorders>
                    </w:tcPr>
                  </w:tcPrChange>
                </w:tcPr>
                <w:p w14:paraId="26404BC6" w14:textId="41995661" w:rsidR="00066508" w:rsidRPr="005A6AA3" w:rsidDel="00AE71EA" w:rsidRDefault="00000000">
                  <w:pPr>
                    <w:keepNext/>
                    <w:widowControl w:val="0"/>
                    <w:spacing w:after="60"/>
                    <w:jc w:val="center"/>
                    <w:rPr>
                      <w:del w:id="11183" w:author="Lorenzo Fabbri" w:date="2024-09-24T14:48:00Z" w16du:dateUtc="2024-09-24T12:48:00Z"/>
                    </w:rPr>
                  </w:pPr>
                  <w:del w:id="11184" w:author="Lorenzo Fabbri" w:date="2024-09-24T14:48:00Z" w16du:dateUtc="2024-09-24T12:48:00Z">
                    <w:r w:rsidRPr="005A6AA3" w:rsidDel="00AE71EA">
                      <w:rPr>
                        <w:rFonts w:ascii="Calibri" w:hAnsi="Calibri"/>
                        <w:b/>
                        <w:sz w:val="20"/>
                      </w:rPr>
                      <w:delText>males</w:delText>
                    </w:r>
                    <w:r w:rsidRPr="005A6AA3" w:rsidDel="00AE71EA">
                      <w:rPr>
                        <w:rFonts w:ascii="Calibri" w:hAnsi="Calibri"/>
                        <w:sz w:val="20"/>
                      </w:rPr>
                      <w:delText xml:space="preserve"> N = 542</w:delText>
                    </w:r>
                    <w:r w:rsidRPr="005A6AA3" w:rsidDel="00AE71EA">
                      <w:rPr>
                        <w:rFonts w:ascii="Calibri" w:hAnsi="Calibri"/>
                        <w:i/>
                        <w:sz w:val="20"/>
                        <w:vertAlign w:val="superscript"/>
                      </w:rPr>
                      <w:delText>a</w:delText>
                    </w:r>
                  </w:del>
                </w:p>
              </w:tc>
              <w:tc>
                <w:tcPr>
                  <w:tcW w:w="0" w:type="dxa"/>
                  <w:tcPrChange w:id="11185" w:author="Lorenzo Fabbri" w:date="2024-09-19T20:40:00Z" w16du:dateUtc="2024-09-19T18:40:00Z">
                    <w:tcPr>
                      <w:tcW w:w="1829" w:type="dxa"/>
                      <w:tcBorders>
                        <w:bottom w:val="single" w:sz="16" w:space="0" w:color="D3D3D3"/>
                      </w:tcBorders>
                    </w:tcPr>
                  </w:tcPrChange>
                </w:tcPr>
                <w:p w14:paraId="0BA7A899" w14:textId="1BD8656B" w:rsidR="00066508" w:rsidRPr="005A6AA3" w:rsidDel="00AE71EA" w:rsidRDefault="00000000">
                  <w:pPr>
                    <w:keepNext/>
                    <w:widowControl w:val="0"/>
                    <w:spacing w:after="60"/>
                    <w:jc w:val="center"/>
                    <w:rPr>
                      <w:del w:id="11186" w:author="Lorenzo Fabbri" w:date="2024-09-24T14:48:00Z" w16du:dateUtc="2024-09-24T12:48:00Z"/>
                    </w:rPr>
                  </w:pPr>
                  <w:del w:id="11187" w:author="Lorenzo Fabbri" w:date="2024-09-24T14:48:00Z" w16du:dateUtc="2024-09-24T12:48:00Z">
                    <w:r w:rsidRPr="005A6AA3" w:rsidDel="00AE71EA">
                      <w:rPr>
                        <w:rFonts w:ascii="Calibri" w:hAnsi="Calibri"/>
                        <w:b/>
                        <w:sz w:val="20"/>
                      </w:rPr>
                      <w:delText>females</w:delText>
                    </w:r>
                    <w:r w:rsidRPr="005A6AA3" w:rsidDel="00AE71EA">
                      <w:rPr>
                        <w:rFonts w:ascii="Calibri" w:hAnsi="Calibri"/>
                        <w:sz w:val="20"/>
                      </w:rPr>
                      <w:delText xml:space="preserve"> N = 434</w:delText>
                    </w:r>
                    <w:r w:rsidRPr="005A6AA3" w:rsidDel="00AE71EA">
                      <w:rPr>
                        <w:rFonts w:ascii="Calibri" w:hAnsi="Calibri"/>
                        <w:i/>
                        <w:sz w:val="20"/>
                        <w:vertAlign w:val="superscript"/>
                      </w:rPr>
                      <w:delText>a</w:delText>
                    </w:r>
                  </w:del>
                </w:p>
              </w:tc>
              <w:tc>
                <w:tcPr>
                  <w:tcW w:w="0" w:type="dxa"/>
                  <w:tcPrChange w:id="11188" w:author="Lorenzo Fabbri" w:date="2024-09-19T20:40:00Z" w16du:dateUtc="2024-09-19T18:40:00Z">
                    <w:tcPr>
                      <w:tcW w:w="1829" w:type="dxa"/>
                      <w:gridSpan w:val="2"/>
                      <w:tcBorders>
                        <w:bottom w:val="single" w:sz="16" w:space="0" w:color="D3D3D3"/>
                        <w:right w:val="single" w:sz="6" w:space="0" w:color="D3D3D3"/>
                      </w:tcBorders>
                    </w:tcPr>
                  </w:tcPrChange>
                </w:tcPr>
                <w:p w14:paraId="39FBBBDE" w14:textId="6C6DB281" w:rsidR="00066508" w:rsidRPr="005A6AA3" w:rsidDel="00AE71EA" w:rsidRDefault="00000000">
                  <w:pPr>
                    <w:keepNext/>
                    <w:widowControl w:val="0"/>
                    <w:spacing w:after="60"/>
                    <w:jc w:val="center"/>
                    <w:rPr>
                      <w:del w:id="11189" w:author="Lorenzo Fabbri" w:date="2024-09-24T14:48:00Z" w16du:dateUtc="2024-09-24T12:48:00Z"/>
                    </w:rPr>
                  </w:pPr>
                  <w:del w:id="11190" w:author="Lorenzo Fabbri" w:date="2024-09-24T14:48:00Z" w16du:dateUtc="2024-09-24T12:48:00Z">
                    <w:r w:rsidRPr="005A6AA3" w:rsidDel="00AE71EA">
                      <w:rPr>
                        <w:rFonts w:ascii="Calibri" w:hAnsi="Calibri"/>
                        <w:b/>
                        <w:sz w:val="20"/>
                      </w:rPr>
                      <w:delText>males</w:delText>
                    </w:r>
                    <w:r w:rsidRPr="005A6AA3" w:rsidDel="00AE71EA">
                      <w:rPr>
                        <w:rFonts w:ascii="Calibri" w:hAnsi="Calibri"/>
                        <w:sz w:val="20"/>
                      </w:rPr>
                      <w:delText xml:space="preserve"> N = 542</w:delText>
                    </w:r>
                    <w:r w:rsidRPr="005A6AA3" w:rsidDel="00AE71EA">
                      <w:rPr>
                        <w:rFonts w:ascii="Calibri" w:hAnsi="Calibri"/>
                        <w:i/>
                        <w:sz w:val="20"/>
                        <w:vertAlign w:val="superscript"/>
                      </w:rPr>
                      <w:delText>a</w:delText>
                    </w:r>
                  </w:del>
                </w:p>
              </w:tc>
            </w:tr>
            <w:tr w:rsidR="00066508" w:rsidRPr="005A6AA3" w:rsidDel="00AE71EA" w14:paraId="5B5AE3C9" w14:textId="1A2D8DFC" w:rsidTr="006C3DDD">
              <w:trPr>
                <w:del w:id="11191" w:author="Lorenzo Fabbri" w:date="2024-09-24T14:48:00Z"/>
                <w:trPrChange w:id="11192" w:author="Lorenzo Fabbri" w:date="2024-09-19T20:40:00Z" w16du:dateUtc="2024-09-19T18:40:00Z">
                  <w:trPr>
                    <w:gridBefore w:val="1"/>
                    <w:cantSplit/>
                    <w:jc w:val="center"/>
                  </w:trPr>
                </w:trPrChange>
              </w:trPr>
              <w:tc>
                <w:tcPr>
                  <w:tcW w:w="0" w:type="dxa"/>
                  <w:gridSpan w:val="5"/>
                  <w:tcPrChange w:id="11193"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34772F35" w14:textId="59B1EF13" w:rsidR="00066508" w:rsidRPr="005A6AA3" w:rsidDel="00AE71EA" w:rsidRDefault="00000000">
                  <w:pPr>
                    <w:keepNext/>
                    <w:widowControl w:val="0"/>
                    <w:spacing w:after="60"/>
                    <w:rPr>
                      <w:del w:id="11194" w:author="Lorenzo Fabbri" w:date="2024-09-24T14:48:00Z" w16du:dateUtc="2024-09-24T12:48:00Z"/>
                    </w:rPr>
                  </w:pPr>
                  <w:del w:id="11195"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78C74453" w14:textId="6851E311" w:rsidTr="006C3DDD">
              <w:trPr>
                <w:del w:id="11196" w:author="Lorenzo Fabbri" w:date="2024-09-24T14:48:00Z"/>
                <w:trPrChange w:id="11197" w:author="Lorenzo Fabbri" w:date="2024-09-19T20:40:00Z" w16du:dateUtc="2024-09-19T18:40:00Z">
                  <w:trPr>
                    <w:gridBefore w:val="1"/>
                    <w:cantSplit/>
                    <w:jc w:val="center"/>
                  </w:trPr>
                </w:trPrChange>
              </w:trPr>
              <w:tc>
                <w:tcPr>
                  <w:tcW w:w="0" w:type="dxa"/>
                  <w:tcPrChange w:id="1119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8E18690" w14:textId="60535506" w:rsidR="00066508" w:rsidRPr="005A6AA3" w:rsidDel="00AE71EA" w:rsidRDefault="00000000">
                  <w:pPr>
                    <w:keepNext/>
                    <w:widowControl w:val="0"/>
                    <w:spacing w:after="60"/>
                    <w:rPr>
                      <w:del w:id="11199" w:author="Lorenzo Fabbri" w:date="2024-09-24T14:48:00Z" w16du:dateUtc="2024-09-24T12:48:00Z"/>
                    </w:rPr>
                  </w:pPr>
                  <w:del w:id="11200" w:author="Lorenzo Fabbri" w:date="2024-09-24T14:48:00Z" w16du:dateUtc="2024-09-24T12:48:00Z">
                    <w:r w:rsidRPr="005A6AA3" w:rsidDel="00AE71EA">
                      <w:rPr>
                        <w:rFonts w:ascii="Calibri" w:hAnsi="Calibri"/>
                        <w:sz w:val="20"/>
                      </w:rPr>
                      <w:delText>DMP</w:delText>
                    </w:r>
                  </w:del>
                </w:p>
              </w:tc>
              <w:tc>
                <w:tcPr>
                  <w:tcW w:w="0" w:type="dxa"/>
                  <w:tcPrChange w:id="1120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EF41569" w14:textId="102A7B68" w:rsidR="00066508" w:rsidRPr="005A6AA3" w:rsidDel="00AE71EA" w:rsidRDefault="00000000">
                  <w:pPr>
                    <w:keepNext/>
                    <w:widowControl w:val="0"/>
                    <w:spacing w:after="60"/>
                    <w:jc w:val="center"/>
                    <w:rPr>
                      <w:del w:id="11202" w:author="Lorenzo Fabbri" w:date="2024-09-24T14:48:00Z" w16du:dateUtc="2024-09-24T12:48:00Z"/>
                    </w:rPr>
                  </w:pPr>
                  <w:del w:id="11203" w:author="Lorenzo Fabbri" w:date="2024-09-24T14:48:00Z" w16du:dateUtc="2024-09-24T12:48:00Z">
                    <w:r w:rsidRPr="005A6AA3" w:rsidDel="00AE71EA">
                      <w:rPr>
                        <w:rFonts w:ascii="Calibri" w:hAnsi="Calibri"/>
                        <w:sz w:val="20"/>
                      </w:rPr>
                      <w:delText>0.98 (0.77, 1.23)</w:delText>
                    </w:r>
                  </w:del>
                </w:p>
              </w:tc>
              <w:tc>
                <w:tcPr>
                  <w:tcW w:w="0" w:type="dxa"/>
                  <w:tcPrChange w:id="1120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4E6217B" w14:textId="7D92E8A8" w:rsidR="00066508" w:rsidRPr="005A6AA3" w:rsidDel="00AE71EA" w:rsidRDefault="00000000">
                  <w:pPr>
                    <w:keepNext/>
                    <w:widowControl w:val="0"/>
                    <w:spacing w:after="60"/>
                    <w:jc w:val="center"/>
                    <w:rPr>
                      <w:del w:id="11205" w:author="Lorenzo Fabbri" w:date="2024-09-24T14:48:00Z" w16du:dateUtc="2024-09-24T12:48:00Z"/>
                    </w:rPr>
                  </w:pPr>
                  <w:del w:id="11206" w:author="Lorenzo Fabbri" w:date="2024-09-24T14:48:00Z" w16du:dateUtc="2024-09-24T12:48:00Z">
                    <w:r w:rsidRPr="005A6AA3" w:rsidDel="00AE71EA">
                      <w:rPr>
                        <w:rFonts w:ascii="Calibri" w:hAnsi="Calibri"/>
                        <w:sz w:val="20"/>
                      </w:rPr>
                      <w:delText>1.01 (0.76, 1.21)</w:delText>
                    </w:r>
                  </w:del>
                </w:p>
              </w:tc>
              <w:tc>
                <w:tcPr>
                  <w:tcW w:w="0" w:type="dxa"/>
                  <w:tcPrChange w:id="1120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B9F3856" w14:textId="49C93EF4" w:rsidR="00066508" w:rsidRPr="005A6AA3" w:rsidDel="00AE71EA" w:rsidRDefault="00000000">
                  <w:pPr>
                    <w:keepNext/>
                    <w:widowControl w:val="0"/>
                    <w:spacing w:after="60"/>
                    <w:jc w:val="center"/>
                    <w:rPr>
                      <w:del w:id="11208" w:author="Lorenzo Fabbri" w:date="2024-09-24T14:48:00Z" w16du:dateUtc="2024-09-24T12:48:00Z"/>
                    </w:rPr>
                  </w:pPr>
                  <w:del w:id="11209" w:author="Lorenzo Fabbri" w:date="2024-09-24T14:48:00Z" w16du:dateUtc="2024-09-24T12:48:00Z">
                    <w:r w:rsidRPr="005A6AA3" w:rsidDel="00AE71EA">
                      <w:rPr>
                        <w:rFonts w:ascii="Calibri" w:hAnsi="Calibri"/>
                        <w:sz w:val="20"/>
                      </w:rPr>
                      <w:delText>0.57, 1.45</w:delText>
                    </w:r>
                  </w:del>
                </w:p>
              </w:tc>
              <w:tc>
                <w:tcPr>
                  <w:tcW w:w="0" w:type="dxa"/>
                  <w:tcPrChange w:id="1121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410E1D" w14:textId="18CF6B3E" w:rsidR="00066508" w:rsidRPr="005A6AA3" w:rsidDel="00AE71EA" w:rsidRDefault="00000000">
                  <w:pPr>
                    <w:keepNext/>
                    <w:widowControl w:val="0"/>
                    <w:spacing w:after="60"/>
                    <w:jc w:val="center"/>
                    <w:rPr>
                      <w:del w:id="11211" w:author="Lorenzo Fabbri" w:date="2024-09-24T14:48:00Z" w16du:dateUtc="2024-09-24T12:48:00Z"/>
                    </w:rPr>
                  </w:pPr>
                  <w:del w:id="11212" w:author="Lorenzo Fabbri" w:date="2024-09-24T14:48:00Z" w16du:dateUtc="2024-09-24T12:48:00Z">
                    <w:r w:rsidRPr="005A6AA3" w:rsidDel="00AE71EA">
                      <w:rPr>
                        <w:rFonts w:ascii="Calibri" w:hAnsi="Calibri"/>
                        <w:sz w:val="20"/>
                      </w:rPr>
                      <w:delText>0.57, 1.45</w:delText>
                    </w:r>
                  </w:del>
                </w:p>
              </w:tc>
            </w:tr>
            <w:tr w:rsidR="00066508" w:rsidRPr="005A6AA3" w:rsidDel="00AE71EA" w14:paraId="05969149" w14:textId="4E57D5DD" w:rsidTr="006C3DDD">
              <w:trPr>
                <w:del w:id="11213" w:author="Lorenzo Fabbri" w:date="2024-09-24T14:48:00Z"/>
                <w:trPrChange w:id="11214" w:author="Lorenzo Fabbri" w:date="2024-09-19T20:40:00Z" w16du:dateUtc="2024-09-19T18:40:00Z">
                  <w:trPr>
                    <w:gridBefore w:val="1"/>
                    <w:cantSplit/>
                    <w:jc w:val="center"/>
                  </w:trPr>
                </w:trPrChange>
              </w:trPr>
              <w:tc>
                <w:tcPr>
                  <w:tcW w:w="0" w:type="dxa"/>
                  <w:tcPrChange w:id="1121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F952389" w14:textId="758B9304" w:rsidR="00066508" w:rsidRPr="005A6AA3" w:rsidDel="00AE71EA" w:rsidRDefault="00000000">
                  <w:pPr>
                    <w:keepNext/>
                    <w:widowControl w:val="0"/>
                    <w:spacing w:after="60"/>
                    <w:rPr>
                      <w:del w:id="11216" w:author="Lorenzo Fabbri" w:date="2024-09-24T14:48:00Z" w16du:dateUtc="2024-09-24T12:48:00Z"/>
                    </w:rPr>
                  </w:pPr>
                  <w:del w:id="11217" w:author="Lorenzo Fabbri" w:date="2024-09-24T14:48:00Z" w16du:dateUtc="2024-09-24T12:48:00Z">
                    <w:r w:rsidRPr="005A6AA3" w:rsidDel="00AE71EA">
                      <w:rPr>
                        <w:rFonts w:ascii="Calibri" w:hAnsi="Calibri"/>
                        <w:sz w:val="20"/>
                      </w:rPr>
                      <w:delText>DMTP</w:delText>
                    </w:r>
                  </w:del>
                </w:p>
              </w:tc>
              <w:tc>
                <w:tcPr>
                  <w:tcW w:w="0" w:type="dxa"/>
                  <w:tcPrChange w:id="112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80EA27" w14:textId="73F8E0A9" w:rsidR="00066508" w:rsidRPr="005A6AA3" w:rsidDel="00AE71EA" w:rsidRDefault="00000000">
                  <w:pPr>
                    <w:keepNext/>
                    <w:widowControl w:val="0"/>
                    <w:spacing w:after="60"/>
                    <w:jc w:val="center"/>
                    <w:rPr>
                      <w:del w:id="11219" w:author="Lorenzo Fabbri" w:date="2024-09-24T14:48:00Z" w16du:dateUtc="2024-09-24T12:48:00Z"/>
                    </w:rPr>
                  </w:pPr>
                  <w:del w:id="11220" w:author="Lorenzo Fabbri" w:date="2024-09-24T14:48:00Z" w16du:dateUtc="2024-09-24T12:48:00Z">
                    <w:r w:rsidRPr="005A6AA3" w:rsidDel="00AE71EA">
                      <w:rPr>
                        <w:rFonts w:ascii="Calibri" w:hAnsi="Calibri"/>
                        <w:sz w:val="20"/>
                      </w:rPr>
                      <w:delText>1.03 (0.78, 1.22)</w:delText>
                    </w:r>
                  </w:del>
                </w:p>
              </w:tc>
              <w:tc>
                <w:tcPr>
                  <w:tcW w:w="0" w:type="dxa"/>
                  <w:tcPrChange w:id="1122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A3BA86" w14:textId="1038D3A7" w:rsidR="00066508" w:rsidRPr="005A6AA3" w:rsidDel="00AE71EA" w:rsidRDefault="00000000">
                  <w:pPr>
                    <w:keepNext/>
                    <w:widowControl w:val="0"/>
                    <w:spacing w:after="60"/>
                    <w:jc w:val="center"/>
                    <w:rPr>
                      <w:del w:id="11222" w:author="Lorenzo Fabbri" w:date="2024-09-24T14:48:00Z" w16du:dateUtc="2024-09-24T12:48:00Z"/>
                    </w:rPr>
                  </w:pPr>
                  <w:del w:id="11223" w:author="Lorenzo Fabbri" w:date="2024-09-24T14:48:00Z" w16du:dateUtc="2024-09-24T12:48:00Z">
                    <w:r w:rsidRPr="005A6AA3" w:rsidDel="00AE71EA">
                      <w:rPr>
                        <w:rFonts w:ascii="Calibri" w:hAnsi="Calibri"/>
                        <w:sz w:val="20"/>
                      </w:rPr>
                      <w:delText>1.00 (0.79, 1.23)</w:delText>
                    </w:r>
                  </w:del>
                </w:p>
              </w:tc>
              <w:tc>
                <w:tcPr>
                  <w:tcW w:w="0" w:type="dxa"/>
                  <w:tcPrChange w:id="1122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F379726" w14:textId="2D044E6B" w:rsidR="00066508" w:rsidRPr="005A6AA3" w:rsidDel="00AE71EA" w:rsidRDefault="00000000">
                  <w:pPr>
                    <w:keepNext/>
                    <w:widowControl w:val="0"/>
                    <w:spacing w:after="60"/>
                    <w:jc w:val="center"/>
                    <w:rPr>
                      <w:del w:id="11225" w:author="Lorenzo Fabbri" w:date="2024-09-24T14:48:00Z" w16du:dateUtc="2024-09-24T12:48:00Z"/>
                    </w:rPr>
                  </w:pPr>
                  <w:del w:id="11226" w:author="Lorenzo Fabbri" w:date="2024-09-24T14:48:00Z" w16du:dateUtc="2024-09-24T12:48:00Z">
                    <w:r w:rsidRPr="005A6AA3" w:rsidDel="00AE71EA">
                      <w:rPr>
                        <w:rFonts w:ascii="Calibri" w:hAnsi="Calibri"/>
                        <w:sz w:val="20"/>
                      </w:rPr>
                      <w:delText>0.56, 1.40</w:delText>
                    </w:r>
                  </w:del>
                </w:p>
              </w:tc>
              <w:tc>
                <w:tcPr>
                  <w:tcW w:w="0" w:type="dxa"/>
                  <w:tcPrChange w:id="1122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2AE58EE" w14:textId="7554B95B" w:rsidR="00066508" w:rsidRPr="005A6AA3" w:rsidDel="00AE71EA" w:rsidRDefault="00000000">
                  <w:pPr>
                    <w:keepNext/>
                    <w:widowControl w:val="0"/>
                    <w:spacing w:after="60"/>
                    <w:jc w:val="center"/>
                    <w:rPr>
                      <w:del w:id="11228" w:author="Lorenzo Fabbri" w:date="2024-09-24T14:48:00Z" w16du:dateUtc="2024-09-24T12:48:00Z"/>
                    </w:rPr>
                  </w:pPr>
                  <w:del w:id="11229" w:author="Lorenzo Fabbri" w:date="2024-09-24T14:48:00Z" w16du:dateUtc="2024-09-24T12:48:00Z">
                    <w:r w:rsidRPr="005A6AA3" w:rsidDel="00AE71EA">
                      <w:rPr>
                        <w:rFonts w:ascii="Calibri" w:hAnsi="Calibri"/>
                        <w:sz w:val="20"/>
                      </w:rPr>
                      <w:delText>0.56, 1.40</w:delText>
                    </w:r>
                  </w:del>
                </w:p>
              </w:tc>
            </w:tr>
            <w:tr w:rsidR="00066508" w:rsidRPr="005A6AA3" w:rsidDel="00AE71EA" w14:paraId="0E833738" w14:textId="5674453E" w:rsidTr="006C3DDD">
              <w:trPr>
                <w:del w:id="11230" w:author="Lorenzo Fabbri" w:date="2024-09-24T14:48:00Z"/>
                <w:trPrChange w:id="11231" w:author="Lorenzo Fabbri" w:date="2024-09-19T20:40:00Z" w16du:dateUtc="2024-09-19T18:40:00Z">
                  <w:trPr>
                    <w:gridBefore w:val="1"/>
                    <w:cantSplit/>
                    <w:jc w:val="center"/>
                  </w:trPr>
                </w:trPrChange>
              </w:trPr>
              <w:tc>
                <w:tcPr>
                  <w:tcW w:w="0" w:type="dxa"/>
                  <w:tcPrChange w:id="1123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C50436E" w14:textId="13A973DA" w:rsidR="00066508" w:rsidRPr="005A6AA3" w:rsidDel="00AE71EA" w:rsidRDefault="00000000">
                  <w:pPr>
                    <w:keepNext/>
                    <w:widowControl w:val="0"/>
                    <w:spacing w:after="60"/>
                    <w:rPr>
                      <w:del w:id="11233" w:author="Lorenzo Fabbri" w:date="2024-09-24T14:48:00Z" w16du:dateUtc="2024-09-24T12:48:00Z"/>
                    </w:rPr>
                  </w:pPr>
                  <w:del w:id="11234" w:author="Lorenzo Fabbri" w:date="2024-09-24T14:48:00Z" w16du:dateUtc="2024-09-24T12:48:00Z">
                    <w:r w:rsidRPr="005A6AA3" w:rsidDel="00AE71EA">
                      <w:rPr>
                        <w:rFonts w:ascii="Calibri" w:hAnsi="Calibri"/>
                        <w:sz w:val="20"/>
                      </w:rPr>
                      <w:delText>DEP</w:delText>
                    </w:r>
                  </w:del>
                </w:p>
              </w:tc>
              <w:tc>
                <w:tcPr>
                  <w:tcW w:w="0" w:type="dxa"/>
                  <w:tcPrChange w:id="1123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37CFB8" w14:textId="61E2D965" w:rsidR="00066508" w:rsidRPr="005A6AA3" w:rsidDel="00AE71EA" w:rsidRDefault="00000000">
                  <w:pPr>
                    <w:keepNext/>
                    <w:widowControl w:val="0"/>
                    <w:spacing w:after="60"/>
                    <w:jc w:val="center"/>
                    <w:rPr>
                      <w:del w:id="11236" w:author="Lorenzo Fabbri" w:date="2024-09-24T14:48:00Z" w16du:dateUtc="2024-09-24T12:48:00Z"/>
                    </w:rPr>
                  </w:pPr>
                  <w:del w:id="11237" w:author="Lorenzo Fabbri" w:date="2024-09-24T14:48:00Z" w16du:dateUtc="2024-09-24T12:48:00Z">
                    <w:r w:rsidRPr="005A6AA3" w:rsidDel="00AE71EA">
                      <w:rPr>
                        <w:rFonts w:ascii="Calibri" w:hAnsi="Calibri"/>
                        <w:sz w:val="20"/>
                      </w:rPr>
                      <w:delText>1.01 (0.85, 1.16)</w:delText>
                    </w:r>
                  </w:del>
                </w:p>
              </w:tc>
              <w:tc>
                <w:tcPr>
                  <w:tcW w:w="0" w:type="dxa"/>
                  <w:tcPrChange w:id="1123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2889F4" w14:textId="5880BA84" w:rsidR="00066508" w:rsidRPr="005A6AA3" w:rsidDel="00AE71EA" w:rsidRDefault="00000000">
                  <w:pPr>
                    <w:keepNext/>
                    <w:widowControl w:val="0"/>
                    <w:spacing w:after="60"/>
                    <w:jc w:val="center"/>
                    <w:rPr>
                      <w:del w:id="11239" w:author="Lorenzo Fabbri" w:date="2024-09-24T14:48:00Z" w16du:dateUtc="2024-09-24T12:48:00Z"/>
                    </w:rPr>
                  </w:pPr>
                  <w:del w:id="11240" w:author="Lorenzo Fabbri" w:date="2024-09-24T14:48:00Z" w16du:dateUtc="2024-09-24T12:48:00Z">
                    <w:r w:rsidRPr="005A6AA3" w:rsidDel="00AE71EA">
                      <w:rPr>
                        <w:rFonts w:ascii="Calibri" w:hAnsi="Calibri"/>
                        <w:sz w:val="20"/>
                      </w:rPr>
                      <w:delText>1.00 (0.84, 1.19)</w:delText>
                    </w:r>
                  </w:del>
                </w:p>
              </w:tc>
              <w:tc>
                <w:tcPr>
                  <w:tcW w:w="0" w:type="dxa"/>
                  <w:tcPrChange w:id="1124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44133C0" w14:textId="1C6F0BFA" w:rsidR="00066508" w:rsidRPr="005A6AA3" w:rsidDel="00AE71EA" w:rsidRDefault="00000000">
                  <w:pPr>
                    <w:keepNext/>
                    <w:widowControl w:val="0"/>
                    <w:spacing w:after="60"/>
                    <w:jc w:val="center"/>
                    <w:rPr>
                      <w:del w:id="11242" w:author="Lorenzo Fabbri" w:date="2024-09-24T14:48:00Z" w16du:dateUtc="2024-09-24T12:48:00Z"/>
                    </w:rPr>
                  </w:pPr>
                  <w:del w:id="11243" w:author="Lorenzo Fabbri" w:date="2024-09-24T14:48:00Z" w16du:dateUtc="2024-09-24T12:48:00Z">
                    <w:r w:rsidRPr="005A6AA3" w:rsidDel="00AE71EA">
                      <w:rPr>
                        <w:rFonts w:ascii="Calibri" w:hAnsi="Calibri"/>
                        <w:sz w:val="20"/>
                      </w:rPr>
                      <w:delText>0.67, 1.36</w:delText>
                    </w:r>
                  </w:del>
                </w:p>
              </w:tc>
              <w:tc>
                <w:tcPr>
                  <w:tcW w:w="0" w:type="dxa"/>
                  <w:tcPrChange w:id="1124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46B2BFC" w14:textId="75CD0CE3" w:rsidR="00066508" w:rsidRPr="005A6AA3" w:rsidDel="00AE71EA" w:rsidRDefault="00000000">
                  <w:pPr>
                    <w:keepNext/>
                    <w:widowControl w:val="0"/>
                    <w:spacing w:after="60"/>
                    <w:jc w:val="center"/>
                    <w:rPr>
                      <w:del w:id="11245" w:author="Lorenzo Fabbri" w:date="2024-09-24T14:48:00Z" w16du:dateUtc="2024-09-24T12:48:00Z"/>
                    </w:rPr>
                  </w:pPr>
                  <w:del w:id="11246" w:author="Lorenzo Fabbri" w:date="2024-09-24T14:48:00Z" w16du:dateUtc="2024-09-24T12:48:00Z">
                    <w:r w:rsidRPr="005A6AA3" w:rsidDel="00AE71EA">
                      <w:rPr>
                        <w:rFonts w:ascii="Calibri" w:hAnsi="Calibri"/>
                        <w:sz w:val="20"/>
                      </w:rPr>
                      <w:delText>0.67, 1.36</w:delText>
                    </w:r>
                  </w:del>
                </w:p>
              </w:tc>
            </w:tr>
            <w:tr w:rsidR="00066508" w:rsidRPr="005A6AA3" w:rsidDel="00AE71EA" w14:paraId="4E8B9342" w14:textId="56563F1F" w:rsidTr="006C3DDD">
              <w:trPr>
                <w:del w:id="11247" w:author="Lorenzo Fabbri" w:date="2024-09-24T14:48:00Z"/>
                <w:trPrChange w:id="11248" w:author="Lorenzo Fabbri" w:date="2024-09-19T20:40:00Z" w16du:dateUtc="2024-09-19T18:40:00Z">
                  <w:trPr>
                    <w:gridBefore w:val="1"/>
                    <w:cantSplit/>
                    <w:jc w:val="center"/>
                  </w:trPr>
                </w:trPrChange>
              </w:trPr>
              <w:tc>
                <w:tcPr>
                  <w:tcW w:w="0" w:type="dxa"/>
                  <w:tcPrChange w:id="1124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AEA1C8F" w14:textId="707F2E05" w:rsidR="00066508" w:rsidRPr="005A6AA3" w:rsidDel="00AE71EA" w:rsidRDefault="00000000">
                  <w:pPr>
                    <w:keepNext/>
                    <w:widowControl w:val="0"/>
                    <w:spacing w:after="60"/>
                    <w:rPr>
                      <w:del w:id="11250" w:author="Lorenzo Fabbri" w:date="2024-09-24T14:48:00Z" w16du:dateUtc="2024-09-24T12:48:00Z"/>
                    </w:rPr>
                  </w:pPr>
                  <w:del w:id="11251" w:author="Lorenzo Fabbri" w:date="2024-09-24T14:48:00Z" w16du:dateUtc="2024-09-24T12:48:00Z">
                    <w:r w:rsidRPr="005A6AA3" w:rsidDel="00AE71EA">
                      <w:rPr>
                        <w:rFonts w:ascii="Calibri" w:hAnsi="Calibri"/>
                        <w:sz w:val="20"/>
                      </w:rPr>
                      <w:delText>DETP</w:delText>
                    </w:r>
                  </w:del>
                </w:p>
              </w:tc>
              <w:tc>
                <w:tcPr>
                  <w:tcW w:w="0" w:type="dxa"/>
                  <w:tcPrChange w:id="1125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568326" w14:textId="04746E88" w:rsidR="00066508" w:rsidRPr="005A6AA3" w:rsidDel="00AE71EA" w:rsidRDefault="00000000">
                  <w:pPr>
                    <w:keepNext/>
                    <w:widowControl w:val="0"/>
                    <w:spacing w:after="60"/>
                    <w:jc w:val="center"/>
                    <w:rPr>
                      <w:del w:id="11253" w:author="Lorenzo Fabbri" w:date="2024-09-24T14:48:00Z" w16du:dateUtc="2024-09-24T12:48:00Z"/>
                    </w:rPr>
                  </w:pPr>
                  <w:del w:id="11254" w:author="Lorenzo Fabbri" w:date="2024-09-24T14:48:00Z" w16du:dateUtc="2024-09-24T12:48:00Z">
                    <w:r w:rsidRPr="005A6AA3" w:rsidDel="00AE71EA">
                      <w:rPr>
                        <w:rFonts w:ascii="Calibri" w:hAnsi="Calibri"/>
                        <w:sz w:val="20"/>
                      </w:rPr>
                      <w:delText>1.00 (0.77, 1.22)</w:delText>
                    </w:r>
                  </w:del>
                </w:p>
              </w:tc>
              <w:tc>
                <w:tcPr>
                  <w:tcW w:w="0" w:type="dxa"/>
                  <w:tcPrChange w:id="1125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BF2238B" w14:textId="67945D35" w:rsidR="00066508" w:rsidRPr="005A6AA3" w:rsidDel="00AE71EA" w:rsidRDefault="00000000">
                  <w:pPr>
                    <w:keepNext/>
                    <w:widowControl w:val="0"/>
                    <w:spacing w:after="60"/>
                    <w:jc w:val="center"/>
                    <w:rPr>
                      <w:del w:id="11256" w:author="Lorenzo Fabbri" w:date="2024-09-24T14:48:00Z" w16du:dateUtc="2024-09-24T12:48:00Z"/>
                    </w:rPr>
                  </w:pPr>
                  <w:del w:id="11257" w:author="Lorenzo Fabbri" w:date="2024-09-24T14:48:00Z" w16du:dateUtc="2024-09-24T12:48:00Z">
                    <w:r w:rsidRPr="005A6AA3" w:rsidDel="00AE71EA">
                      <w:rPr>
                        <w:rFonts w:ascii="Calibri" w:hAnsi="Calibri"/>
                        <w:sz w:val="20"/>
                      </w:rPr>
                      <w:delText>1.01 (0.86, 1.17)</w:delText>
                    </w:r>
                  </w:del>
                </w:p>
              </w:tc>
              <w:tc>
                <w:tcPr>
                  <w:tcW w:w="0" w:type="dxa"/>
                  <w:tcPrChange w:id="1125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4A6411" w14:textId="4C1EE942" w:rsidR="00066508" w:rsidRPr="005A6AA3" w:rsidDel="00AE71EA" w:rsidRDefault="00000000">
                  <w:pPr>
                    <w:keepNext/>
                    <w:widowControl w:val="0"/>
                    <w:spacing w:after="60"/>
                    <w:jc w:val="center"/>
                    <w:rPr>
                      <w:del w:id="11259" w:author="Lorenzo Fabbri" w:date="2024-09-24T14:48:00Z" w16du:dateUtc="2024-09-24T12:48:00Z"/>
                    </w:rPr>
                  </w:pPr>
                  <w:del w:id="11260" w:author="Lorenzo Fabbri" w:date="2024-09-24T14:48:00Z" w16du:dateUtc="2024-09-24T12:48:00Z">
                    <w:r w:rsidRPr="005A6AA3" w:rsidDel="00AE71EA">
                      <w:rPr>
                        <w:rFonts w:ascii="Calibri" w:hAnsi="Calibri"/>
                        <w:sz w:val="20"/>
                      </w:rPr>
                      <w:delText>0.57, 1.40</w:delText>
                    </w:r>
                  </w:del>
                </w:p>
              </w:tc>
              <w:tc>
                <w:tcPr>
                  <w:tcW w:w="0" w:type="dxa"/>
                  <w:tcPrChange w:id="1126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ED881D" w14:textId="3EA18ACA" w:rsidR="00066508" w:rsidRPr="005A6AA3" w:rsidDel="00AE71EA" w:rsidRDefault="00000000">
                  <w:pPr>
                    <w:keepNext/>
                    <w:widowControl w:val="0"/>
                    <w:spacing w:after="60"/>
                    <w:jc w:val="center"/>
                    <w:rPr>
                      <w:del w:id="11262" w:author="Lorenzo Fabbri" w:date="2024-09-24T14:48:00Z" w16du:dateUtc="2024-09-24T12:48:00Z"/>
                    </w:rPr>
                  </w:pPr>
                  <w:del w:id="11263" w:author="Lorenzo Fabbri" w:date="2024-09-24T14:48:00Z" w16du:dateUtc="2024-09-24T12:48:00Z">
                    <w:r w:rsidRPr="005A6AA3" w:rsidDel="00AE71EA">
                      <w:rPr>
                        <w:rFonts w:ascii="Calibri" w:hAnsi="Calibri"/>
                        <w:sz w:val="20"/>
                      </w:rPr>
                      <w:delText>0.57, 1.40</w:delText>
                    </w:r>
                  </w:del>
                </w:p>
              </w:tc>
            </w:tr>
            <w:tr w:rsidR="00066508" w:rsidRPr="005A6AA3" w:rsidDel="00AE71EA" w14:paraId="375ACEEF" w14:textId="7A734408" w:rsidTr="006C3DDD">
              <w:trPr>
                <w:del w:id="11264" w:author="Lorenzo Fabbri" w:date="2024-09-24T14:48:00Z"/>
                <w:trPrChange w:id="11265" w:author="Lorenzo Fabbri" w:date="2024-09-19T20:40:00Z" w16du:dateUtc="2024-09-19T18:40:00Z">
                  <w:trPr>
                    <w:gridBefore w:val="1"/>
                    <w:cantSplit/>
                    <w:jc w:val="center"/>
                  </w:trPr>
                </w:trPrChange>
              </w:trPr>
              <w:tc>
                <w:tcPr>
                  <w:tcW w:w="0" w:type="dxa"/>
                  <w:gridSpan w:val="5"/>
                  <w:tcPrChange w:id="11266"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B9D29D6" w14:textId="048842B1" w:rsidR="00066508" w:rsidRPr="005A6AA3" w:rsidDel="00AE71EA" w:rsidRDefault="00000000">
                  <w:pPr>
                    <w:keepNext/>
                    <w:widowControl w:val="0"/>
                    <w:spacing w:after="60"/>
                    <w:rPr>
                      <w:del w:id="11267" w:author="Lorenzo Fabbri" w:date="2024-09-24T14:48:00Z" w16du:dateUtc="2024-09-24T12:48:00Z"/>
                    </w:rPr>
                  </w:pPr>
                  <w:del w:id="11268" w:author="Lorenzo Fabbri" w:date="2024-09-24T14:48:00Z" w16du:dateUtc="2024-09-24T12:48:00Z">
                    <w:r w:rsidRPr="005A6AA3" w:rsidDel="00AE71EA">
                      <w:rPr>
                        <w:rFonts w:ascii="Calibri" w:hAnsi="Calibri"/>
                        <w:b/>
                        <w:sz w:val="20"/>
                      </w:rPr>
                      <w:delText>Phenols</w:delText>
                    </w:r>
                  </w:del>
                </w:p>
              </w:tc>
            </w:tr>
            <w:tr w:rsidR="00066508" w:rsidRPr="005A6AA3" w:rsidDel="00AE71EA" w14:paraId="62CDD344" w14:textId="24A8E4B8" w:rsidTr="006C3DDD">
              <w:trPr>
                <w:del w:id="11269" w:author="Lorenzo Fabbri" w:date="2024-09-24T14:48:00Z"/>
                <w:trPrChange w:id="11270" w:author="Lorenzo Fabbri" w:date="2024-09-19T20:40:00Z" w16du:dateUtc="2024-09-19T18:40:00Z">
                  <w:trPr>
                    <w:gridBefore w:val="1"/>
                    <w:cantSplit/>
                    <w:jc w:val="center"/>
                  </w:trPr>
                </w:trPrChange>
              </w:trPr>
              <w:tc>
                <w:tcPr>
                  <w:tcW w:w="0" w:type="dxa"/>
                  <w:tcPrChange w:id="1127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1C178A6" w14:textId="05AAE179" w:rsidR="00066508" w:rsidRPr="005A6AA3" w:rsidDel="00AE71EA" w:rsidRDefault="00000000">
                  <w:pPr>
                    <w:keepNext/>
                    <w:widowControl w:val="0"/>
                    <w:spacing w:after="60"/>
                    <w:rPr>
                      <w:del w:id="11272" w:author="Lorenzo Fabbri" w:date="2024-09-24T14:48:00Z" w16du:dateUtc="2024-09-24T12:48:00Z"/>
                    </w:rPr>
                  </w:pPr>
                  <w:del w:id="11273" w:author="Lorenzo Fabbri" w:date="2024-09-24T14:48:00Z" w16du:dateUtc="2024-09-24T12:48:00Z">
                    <w:r w:rsidRPr="005A6AA3" w:rsidDel="00AE71EA">
                      <w:rPr>
                        <w:rFonts w:ascii="Calibri" w:hAnsi="Calibri"/>
                        <w:sz w:val="20"/>
                      </w:rPr>
                      <w:delText>MEPA</w:delText>
                    </w:r>
                  </w:del>
                </w:p>
              </w:tc>
              <w:tc>
                <w:tcPr>
                  <w:tcW w:w="0" w:type="dxa"/>
                  <w:tcPrChange w:id="1127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63E3944" w14:textId="03339E21" w:rsidR="00066508" w:rsidRPr="005A6AA3" w:rsidDel="00AE71EA" w:rsidRDefault="00000000">
                  <w:pPr>
                    <w:keepNext/>
                    <w:widowControl w:val="0"/>
                    <w:spacing w:after="60"/>
                    <w:jc w:val="center"/>
                    <w:rPr>
                      <w:del w:id="11275" w:author="Lorenzo Fabbri" w:date="2024-09-24T14:48:00Z" w16du:dateUtc="2024-09-24T12:48:00Z"/>
                    </w:rPr>
                  </w:pPr>
                  <w:del w:id="11276" w:author="Lorenzo Fabbri" w:date="2024-09-24T14:48:00Z" w16du:dateUtc="2024-09-24T12:48:00Z">
                    <w:r w:rsidRPr="005A6AA3" w:rsidDel="00AE71EA">
                      <w:rPr>
                        <w:rFonts w:ascii="Calibri" w:hAnsi="Calibri"/>
                        <w:sz w:val="20"/>
                      </w:rPr>
                      <w:delText>1.01 (0.88, 1.17)</w:delText>
                    </w:r>
                  </w:del>
                </w:p>
              </w:tc>
              <w:tc>
                <w:tcPr>
                  <w:tcW w:w="0" w:type="dxa"/>
                  <w:tcPrChange w:id="1127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C27D20C" w14:textId="10BF7F92" w:rsidR="00066508" w:rsidRPr="005A6AA3" w:rsidDel="00AE71EA" w:rsidRDefault="00000000">
                  <w:pPr>
                    <w:keepNext/>
                    <w:widowControl w:val="0"/>
                    <w:spacing w:after="60"/>
                    <w:jc w:val="center"/>
                    <w:rPr>
                      <w:del w:id="11278" w:author="Lorenzo Fabbri" w:date="2024-09-24T14:48:00Z" w16du:dateUtc="2024-09-24T12:48:00Z"/>
                    </w:rPr>
                  </w:pPr>
                  <w:del w:id="11279" w:author="Lorenzo Fabbri" w:date="2024-09-24T14:48:00Z" w16du:dateUtc="2024-09-24T12:48:00Z">
                    <w:r w:rsidRPr="005A6AA3" w:rsidDel="00AE71EA">
                      <w:rPr>
                        <w:rFonts w:ascii="Calibri" w:hAnsi="Calibri"/>
                        <w:sz w:val="20"/>
                      </w:rPr>
                      <w:delText>1.03 (0.94, 1.11)</w:delText>
                    </w:r>
                  </w:del>
                </w:p>
              </w:tc>
              <w:tc>
                <w:tcPr>
                  <w:tcW w:w="0" w:type="dxa"/>
                  <w:tcPrChange w:id="1128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EB2093A" w14:textId="62A33F28" w:rsidR="00066508" w:rsidRPr="005A6AA3" w:rsidDel="00AE71EA" w:rsidRDefault="00000000">
                  <w:pPr>
                    <w:keepNext/>
                    <w:widowControl w:val="0"/>
                    <w:spacing w:after="60"/>
                    <w:jc w:val="center"/>
                    <w:rPr>
                      <w:del w:id="11281" w:author="Lorenzo Fabbri" w:date="2024-09-24T14:48:00Z" w16du:dateUtc="2024-09-24T12:48:00Z"/>
                    </w:rPr>
                  </w:pPr>
                  <w:del w:id="11282" w:author="Lorenzo Fabbri" w:date="2024-09-24T14:48:00Z" w16du:dateUtc="2024-09-24T12:48:00Z">
                    <w:r w:rsidRPr="005A6AA3" w:rsidDel="00AE71EA">
                      <w:rPr>
                        <w:rFonts w:ascii="Calibri" w:hAnsi="Calibri"/>
                        <w:sz w:val="20"/>
                      </w:rPr>
                      <w:delText>0.73, 1.26</w:delText>
                    </w:r>
                  </w:del>
                </w:p>
              </w:tc>
              <w:tc>
                <w:tcPr>
                  <w:tcW w:w="0" w:type="dxa"/>
                  <w:tcPrChange w:id="1128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F18BB15" w14:textId="3698F2D7" w:rsidR="00066508" w:rsidRPr="005A6AA3" w:rsidDel="00AE71EA" w:rsidRDefault="00000000">
                  <w:pPr>
                    <w:keepNext/>
                    <w:widowControl w:val="0"/>
                    <w:spacing w:after="60"/>
                    <w:jc w:val="center"/>
                    <w:rPr>
                      <w:del w:id="11284" w:author="Lorenzo Fabbri" w:date="2024-09-24T14:48:00Z" w16du:dateUtc="2024-09-24T12:48:00Z"/>
                    </w:rPr>
                  </w:pPr>
                  <w:del w:id="11285" w:author="Lorenzo Fabbri" w:date="2024-09-24T14:48:00Z" w16du:dateUtc="2024-09-24T12:48:00Z">
                    <w:r w:rsidRPr="005A6AA3" w:rsidDel="00AE71EA">
                      <w:rPr>
                        <w:rFonts w:ascii="Calibri" w:hAnsi="Calibri"/>
                        <w:sz w:val="20"/>
                      </w:rPr>
                      <w:delText>0.73, 1.26</w:delText>
                    </w:r>
                  </w:del>
                </w:p>
              </w:tc>
            </w:tr>
            <w:tr w:rsidR="00066508" w:rsidRPr="005A6AA3" w:rsidDel="00AE71EA" w14:paraId="219C59E6" w14:textId="052E00C7" w:rsidTr="006C3DDD">
              <w:trPr>
                <w:del w:id="11286" w:author="Lorenzo Fabbri" w:date="2024-09-24T14:48:00Z"/>
                <w:trPrChange w:id="11287" w:author="Lorenzo Fabbri" w:date="2024-09-19T20:40:00Z" w16du:dateUtc="2024-09-19T18:40:00Z">
                  <w:trPr>
                    <w:gridBefore w:val="1"/>
                    <w:cantSplit/>
                    <w:jc w:val="center"/>
                  </w:trPr>
                </w:trPrChange>
              </w:trPr>
              <w:tc>
                <w:tcPr>
                  <w:tcW w:w="0" w:type="dxa"/>
                  <w:tcPrChange w:id="1128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D2ED237" w14:textId="0ACDCDC8" w:rsidR="00066508" w:rsidRPr="005A6AA3" w:rsidDel="00AE71EA" w:rsidRDefault="00000000">
                  <w:pPr>
                    <w:keepNext/>
                    <w:widowControl w:val="0"/>
                    <w:spacing w:after="60"/>
                    <w:rPr>
                      <w:del w:id="11289" w:author="Lorenzo Fabbri" w:date="2024-09-24T14:48:00Z" w16du:dateUtc="2024-09-24T12:48:00Z"/>
                    </w:rPr>
                  </w:pPr>
                  <w:del w:id="11290" w:author="Lorenzo Fabbri" w:date="2024-09-24T14:48:00Z" w16du:dateUtc="2024-09-24T12:48:00Z">
                    <w:r w:rsidRPr="005A6AA3" w:rsidDel="00AE71EA">
                      <w:rPr>
                        <w:rFonts w:ascii="Calibri" w:hAnsi="Calibri"/>
                        <w:sz w:val="20"/>
                      </w:rPr>
                      <w:delText>ETPA</w:delText>
                    </w:r>
                  </w:del>
                </w:p>
              </w:tc>
              <w:tc>
                <w:tcPr>
                  <w:tcW w:w="0" w:type="dxa"/>
                  <w:tcPrChange w:id="1129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433AC8" w14:textId="2C2670C0" w:rsidR="00066508" w:rsidRPr="005A6AA3" w:rsidDel="00AE71EA" w:rsidRDefault="00000000">
                  <w:pPr>
                    <w:keepNext/>
                    <w:widowControl w:val="0"/>
                    <w:spacing w:after="60"/>
                    <w:jc w:val="center"/>
                    <w:rPr>
                      <w:del w:id="11292" w:author="Lorenzo Fabbri" w:date="2024-09-24T14:48:00Z" w16du:dateUtc="2024-09-24T12:48:00Z"/>
                    </w:rPr>
                  </w:pPr>
                  <w:del w:id="11293" w:author="Lorenzo Fabbri" w:date="2024-09-24T14:48:00Z" w16du:dateUtc="2024-09-24T12:48:00Z">
                    <w:r w:rsidRPr="005A6AA3" w:rsidDel="00AE71EA">
                      <w:rPr>
                        <w:rFonts w:ascii="Calibri" w:hAnsi="Calibri"/>
                        <w:sz w:val="20"/>
                      </w:rPr>
                      <w:delText>1.04 (0.92, 1.12)</w:delText>
                    </w:r>
                  </w:del>
                </w:p>
              </w:tc>
              <w:tc>
                <w:tcPr>
                  <w:tcW w:w="0" w:type="dxa"/>
                  <w:tcPrChange w:id="1129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32EA57" w14:textId="41EDE333" w:rsidR="00066508" w:rsidRPr="005A6AA3" w:rsidDel="00AE71EA" w:rsidRDefault="00000000">
                  <w:pPr>
                    <w:keepNext/>
                    <w:widowControl w:val="0"/>
                    <w:spacing w:after="60"/>
                    <w:jc w:val="center"/>
                    <w:rPr>
                      <w:del w:id="11295" w:author="Lorenzo Fabbri" w:date="2024-09-24T14:48:00Z" w16du:dateUtc="2024-09-24T12:48:00Z"/>
                    </w:rPr>
                  </w:pPr>
                  <w:del w:id="11296" w:author="Lorenzo Fabbri" w:date="2024-09-24T14:48:00Z" w16du:dateUtc="2024-09-24T12:48:00Z">
                    <w:r w:rsidRPr="005A6AA3" w:rsidDel="00AE71EA">
                      <w:rPr>
                        <w:rFonts w:ascii="Calibri" w:hAnsi="Calibri"/>
                        <w:sz w:val="20"/>
                      </w:rPr>
                      <w:delText>1.02 (0.91, 1.12)</w:delText>
                    </w:r>
                  </w:del>
                </w:p>
              </w:tc>
              <w:tc>
                <w:tcPr>
                  <w:tcW w:w="0" w:type="dxa"/>
                  <w:tcPrChange w:id="1129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A54E3BA" w14:textId="3DEF6533" w:rsidR="00066508" w:rsidRPr="005A6AA3" w:rsidDel="00AE71EA" w:rsidRDefault="00000000">
                  <w:pPr>
                    <w:keepNext/>
                    <w:widowControl w:val="0"/>
                    <w:spacing w:after="60"/>
                    <w:jc w:val="center"/>
                    <w:rPr>
                      <w:del w:id="11298" w:author="Lorenzo Fabbri" w:date="2024-09-24T14:48:00Z" w16du:dateUtc="2024-09-24T12:48:00Z"/>
                    </w:rPr>
                  </w:pPr>
                  <w:del w:id="11299" w:author="Lorenzo Fabbri" w:date="2024-09-24T14:48:00Z" w16du:dateUtc="2024-09-24T12:48:00Z">
                    <w:r w:rsidRPr="005A6AA3" w:rsidDel="00AE71EA">
                      <w:rPr>
                        <w:rFonts w:ascii="Calibri" w:hAnsi="Calibri"/>
                        <w:sz w:val="20"/>
                      </w:rPr>
                      <w:delText>0.78, 1.22</w:delText>
                    </w:r>
                  </w:del>
                </w:p>
              </w:tc>
              <w:tc>
                <w:tcPr>
                  <w:tcW w:w="0" w:type="dxa"/>
                  <w:tcPrChange w:id="1130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5B0FB0F" w14:textId="35AB3C1D" w:rsidR="00066508" w:rsidRPr="005A6AA3" w:rsidDel="00AE71EA" w:rsidRDefault="00000000">
                  <w:pPr>
                    <w:keepNext/>
                    <w:widowControl w:val="0"/>
                    <w:spacing w:after="60"/>
                    <w:jc w:val="center"/>
                    <w:rPr>
                      <w:del w:id="11301" w:author="Lorenzo Fabbri" w:date="2024-09-24T14:48:00Z" w16du:dateUtc="2024-09-24T12:48:00Z"/>
                    </w:rPr>
                  </w:pPr>
                  <w:del w:id="11302" w:author="Lorenzo Fabbri" w:date="2024-09-24T14:48:00Z" w16du:dateUtc="2024-09-24T12:48:00Z">
                    <w:r w:rsidRPr="005A6AA3" w:rsidDel="00AE71EA">
                      <w:rPr>
                        <w:rFonts w:ascii="Calibri" w:hAnsi="Calibri"/>
                        <w:sz w:val="20"/>
                      </w:rPr>
                      <w:delText>0.78, 1.22</w:delText>
                    </w:r>
                  </w:del>
                </w:p>
              </w:tc>
            </w:tr>
            <w:tr w:rsidR="00066508" w:rsidRPr="005A6AA3" w:rsidDel="00AE71EA" w14:paraId="71509BC4" w14:textId="7EA2A187" w:rsidTr="006C3DDD">
              <w:trPr>
                <w:del w:id="11303" w:author="Lorenzo Fabbri" w:date="2024-09-24T14:48:00Z"/>
                <w:trPrChange w:id="11304" w:author="Lorenzo Fabbri" w:date="2024-09-19T20:40:00Z" w16du:dateUtc="2024-09-19T18:40:00Z">
                  <w:trPr>
                    <w:gridBefore w:val="1"/>
                    <w:cantSplit/>
                    <w:jc w:val="center"/>
                  </w:trPr>
                </w:trPrChange>
              </w:trPr>
              <w:tc>
                <w:tcPr>
                  <w:tcW w:w="0" w:type="dxa"/>
                  <w:tcPrChange w:id="1130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631922B" w14:textId="4E2B62C0" w:rsidR="00066508" w:rsidRPr="005A6AA3" w:rsidDel="00AE71EA" w:rsidRDefault="00000000">
                  <w:pPr>
                    <w:keepNext/>
                    <w:widowControl w:val="0"/>
                    <w:spacing w:after="60"/>
                    <w:rPr>
                      <w:del w:id="11306" w:author="Lorenzo Fabbri" w:date="2024-09-24T14:48:00Z" w16du:dateUtc="2024-09-24T12:48:00Z"/>
                    </w:rPr>
                  </w:pPr>
                  <w:del w:id="11307" w:author="Lorenzo Fabbri" w:date="2024-09-24T14:48:00Z" w16du:dateUtc="2024-09-24T12:48:00Z">
                    <w:r w:rsidRPr="005A6AA3" w:rsidDel="00AE71EA">
                      <w:rPr>
                        <w:rFonts w:ascii="Calibri" w:hAnsi="Calibri"/>
                        <w:sz w:val="20"/>
                      </w:rPr>
                      <w:delText>PRPA</w:delText>
                    </w:r>
                  </w:del>
                </w:p>
              </w:tc>
              <w:tc>
                <w:tcPr>
                  <w:tcW w:w="0" w:type="dxa"/>
                  <w:tcPrChange w:id="1130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C12548" w14:textId="2C5486E2" w:rsidR="00066508" w:rsidRPr="005A6AA3" w:rsidDel="00AE71EA" w:rsidRDefault="00000000">
                  <w:pPr>
                    <w:keepNext/>
                    <w:widowControl w:val="0"/>
                    <w:spacing w:after="60"/>
                    <w:jc w:val="center"/>
                    <w:rPr>
                      <w:del w:id="11309" w:author="Lorenzo Fabbri" w:date="2024-09-24T14:48:00Z" w16du:dateUtc="2024-09-24T12:48:00Z"/>
                    </w:rPr>
                  </w:pPr>
                  <w:del w:id="11310" w:author="Lorenzo Fabbri" w:date="2024-09-24T14:48:00Z" w16du:dateUtc="2024-09-24T12:48:00Z">
                    <w:r w:rsidRPr="005A6AA3" w:rsidDel="00AE71EA">
                      <w:rPr>
                        <w:rFonts w:ascii="Calibri" w:hAnsi="Calibri"/>
                        <w:sz w:val="20"/>
                      </w:rPr>
                      <w:delText>1.03 (0.87, 1.16)</w:delText>
                    </w:r>
                  </w:del>
                </w:p>
              </w:tc>
              <w:tc>
                <w:tcPr>
                  <w:tcW w:w="0" w:type="dxa"/>
                  <w:tcPrChange w:id="1131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C014B2" w14:textId="1679C470" w:rsidR="00066508" w:rsidRPr="005A6AA3" w:rsidDel="00AE71EA" w:rsidRDefault="00000000">
                  <w:pPr>
                    <w:keepNext/>
                    <w:widowControl w:val="0"/>
                    <w:spacing w:after="60"/>
                    <w:jc w:val="center"/>
                    <w:rPr>
                      <w:del w:id="11312" w:author="Lorenzo Fabbri" w:date="2024-09-24T14:48:00Z" w16du:dateUtc="2024-09-24T12:48:00Z"/>
                    </w:rPr>
                  </w:pPr>
                  <w:del w:id="11313" w:author="Lorenzo Fabbri" w:date="2024-09-24T14:48:00Z" w16du:dateUtc="2024-09-24T12:48:00Z">
                    <w:r w:rsidRPr="005A6AA3" w:rsidDel="00AE71EA">
                      <w:rPr>
                        <w:rFonts w:ascii="Calibri" w:hAnsi="Calibri"/>
                        <w:sz w:val="20"/>
                      </w:rPr>
                      <w:delText>1.02 (0.95, 1.10)</w:delText>
                    </w:r>
                  </w:del>
                </w:p>
              </w:tc>
              <w:tc>
                <w:tcPr>
                  <w:tcW w:w="0" w:type="dxa"/>
                  <w:tcPrChange w:id="1131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5E6CCD4" w14:textId="1CE1C889" w:rsidR="00066508" w:rsidRPr="005A6AA3" w:rsidDel="00AE71EA" w:rsidRDefault="00000000">
                  <w:pPr>
                    <w:keepNext/>
                    <w:widowControl w:val="0"/>
                    <w:spacing w:after="60"/>
                    <w:jc w:val="center"/>
                    <w:rPr>
                      <w:del w:id="11315" w:author="Lorenzo Fabbri" w:date="2024-09-24T14:48:00Z" w16du:dateUtc="2024-09-24T12:48:00Z"/>
                    </w:rPr>
                  </w:pPr>
                  <w:del w:id="11316" w:author="Lorenzo Fabbri" w:date="2024-09-24T14:48:00Z" w16du:dateUtc="2024-09-24T12:48:00Z">
                    <w:r w:rsidRPr="005A6AA3" w:rsidDel="00AE71EA">
                      <w:rPr>
                        <w:rFonts w:ascii="Calibri" w:hAnsi="Calibri"/>
                        <w:sz w:val="20"/>
                      </w:rPr>
                      <w:delText>0.74, 1.24</w:delText>
                    </w:r>
                  </w:del>
                </w:p>
              </w:tc>
              <w:tc>
                <w:tcPr>
                  <w:tcW w:w="0" w:type="dxa"/>
                  <w:tcPrChange w:id="1131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4CA487" w14:textId="7CC72350" w:rsidR="00066508" w:rsidRPr="005A6AA3" w:rsidDel="00AE71EA" w:rsidRDefault="00000000">
                  <w:pPr>
                    <w:keepNext/>
                    <w:widowControl w:val="0"/>
                    <w:spacing w:after="60"/>
                    <w:jc w:val="center"/>
                    <w:rPr>
                      <w:del w:id="11318" w:author="Lorenzo Fabbri" w:date="2024-09-24T14:48:00Z" w16du:dateUtc="2024-09-24T12:48:00Z"/>
                    </w:rPr>
                  </w:pPr>
                  <w:del w:id="11319" w:author="Lorenzo Fabbri" w:date="2024-09-24T14:48:00Z" w16du:dateUtc="2024-09-24T12:48:00Z">
                    <w:r w:rsidRPr="005A6AA3" w:rsidDel="00AE71EA">
                      <w:rPr>
                        <w:rFonts w:ascii="Calibri" w:hAnsi="Calibri"/>
                        <w:sz w:val="20"/>
                      </w:rPr>
                      <w:delText>0.74, 1.24</w:delText>
                    </w:r>
                  </w:del>
                </w:p>
              </w:tc>
            </w:tr>
            <w:tr w:rsidR="00066508" w:rsidRPr="005A6AA3" w:rsidDel="00AE71EA" w14:paraId="7EC6A2A7" w14:textId="2D59533C" w:rsidTr="006C3DDD">
              <w:trPr>
                <w:del w:id="11320" w:author="Lorenzo Fabbri" w:date="2024-09-24T14:48:00Z"/>
                <w:trPrChange w:id="11321" w:author="Lorenzo Fabbri" w:date="2024-09-19T20:40:00Z" w16du:dateUtc="2024-09-19T18:40:00Z">
                  <w:trPr>
                    <w:gridBefore w:val="1"/>
                    <w:cantSplit/>
                    <w:jc w:val="center"/>
                  </w:trPr>
                </w:trPrChange>
              </w:trPr>
              <w:tc>
                <w:tcPr>
                  <w:tcW w:w="0" w:type="dxa"/>
                  <w:tcPrChange w:id="1132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C74AE68" w14:textId="04A5C18C" w:rsidR="00066508" w:rsidRPr="005A6AA3" w:rsidDel="00AE71EA" w:rsidRDefault="00000000">
                  <w:pPr>
                    <w:keepNext/>
                    <w:widowControl w:val="0"/>
                    <w:spacing w:after="60"/>
                    <w:rPr>
                      <w:del w:id="11323" w:author="Lorenzo Fabbri" w:date="2024-09-24T14:48:00Z" w16du:dateUtc="2024-09-24T12:48:00Z"/>
                    </w:rPr>
                  </w:pPr>
                  <w:del w:id="11324" w:author="Lorenzo Fabbri" w:date="2024-09-24T14:48:00Z" w16du:dateUtc="2024-09-24T12:48:00Z">
                    <w:r w:rsidRPr="005A6AA3" w:rsidDel="00AE71EA">
                      <w:rPr>
                        <w:rFonts w:ascii="Calibri" w:hAnsi="Calibri"/>
                        <w:sz w:val="20"/>
                      </w:rPr>
                      <w:delText>BPA</w:delText>
                    </w:r>
                  </w:del>
                </w:p>
              </w:tc>
              <w:tc>
                <w:tcPr>
                  <w:tcW w:w="0" w:type="dxa"/>
                  <w:tcPrChange w:id="1132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539D87" w14:textId="7CB13E0E" w:rsidR="00066508" w:rsidRPr="005A6AA3" w:rsidDel="00AE71EA" w:rsidRDefault="00000000">
                  <w:pPr>
                    <w:keepNext/>
                    <w:widowControl w:val="0"/>
                    <w:spacing w:after="60"/>
                    <w:jc w:val="center"/>
                    <w:rPr>
                      <w:del w:id="11326" w:author="Lorenzo Fabbri" w:date="2024-09-24T14:48:00Z" w16du:dateUtc="2024-09-24T12:48:00Z"/>
                    </w:rPr>
                  </w:pPr>
                  <w:del w:id="11327" w:author="Lorenzo Fabbri" w:date="2024-09-24T14:48:00Z" w16du:dateUtc="2024-09-24T12:48:00Z">
                    <w:r w:rsidRPr="005A6AA3" w:rsidDel="00AE71EA">
                      <w:rPr>
                        <w:rFonts w:ascii="Calibri" w:hAnsi="Calibri"/>
                        <w:sz w:val="20"/>
                      </w:rPr>
                      <w:delText>1.00 (0.71, 1.29)</w:delText>
                    </w:r>
                  </w:del>
                </w:p>
              </w:tc>
              <w:tc>
                <w:tcPr>
                  <w:tcW w:w="0" w:type="dxa"/>
                  <w:tcPrChange w:id="1132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9CF2467" w14:textId="3045568C" w:rsidR="00066508" w:rsidRPr="005A6AA3" w:rsidDel="00AE71EA" w:rsidRDefault="00000000">
                  <w:pPr>
                    <w:keepNext/>
                    <w:widowControl w:val="0"/>
                    <w:spacing w:after="60"/>
                    <w:jc w:val="center"/>
                    <w:rPr>
                      <w:del w:id="11329" w:author="Lorenzo Fabbri" w:date="2024-09-24T14:48:00Z" w16du:dateUtc="2024-09-24T12:48:00Z"/>
                    </w:rPr>
                  </w:pPr>
                  <w:del w:id="11330" w:author="Lorenzo Fabbri" w:date="2024-09-24T14:48:00Z" w16du:dateUtc="2024-09-24T12:48:00Z">
                    <w:r w:rsidRPr="005A6AA3" w:rsidDel="00AE71EA">
                      <w:rPr>
                        <w:rFonts w:ascii="Calibri" w:hAnsi="Calibri"/>
                        <w:sz w:val="20"/>
                      </w:rPr>
                      <w:delText>1.01 (0.75, 1.24)</w:delText>
                    </w:r>
                  </w:del>
                </w:p>
              </w:tc>
              <w:tc>
                <w:tcPr>
                  <w:tcW w:w="0" w:type="dxa"/>
                  <w:tcPrChange w:id="1133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AB44D86" w14:textId="3D8786D0" w:rsidR="00066508" w:rsidRPr="005A6AA3" w:rsidDel="00AE71EA" w:rsidRDefault="00000000">
                  <w:pPr>
                    <w:keepNext/>
                    <w:widowControl w:val="0"/>
                    <w:spacing w:after="60"/>
                    <w:jc w:val="center"/>
                    <w:rPr>
                      <w:del w:id="11332" w:author="Lorenzo Fabbri" w:date="2024-09-24T14:48:00Z" w16du:dateUtc="2024-09-24T12:48:00Z"/>
                    </w:rPr>
                  </w:pPr>
                  <w:del w:id="11333" w:author="Lorenzo Fabbri" w:date="2024-09-24T14:48:00Z" w16du:dateUtc="2024-09-24T12:48:00Z">
                    <w:r w:rsidRPr="005A6AA3" w:rsidDel="00AE71EA">
                      <w:rPr>
                        <w:rFonts w:ascii="Calibri" w:hAnsi="Calibri"/>
                        <w:sz w:val="20"/>
                      </w:rPr>
                      <w:delText>0.44, 1.52</w:delText>
                    </w:r>
                  </w:del>
                </w:p>
              </w:tc>
              <w:tc>
                <w:tcPr>
                  <w:tcW w:w="0" w:type="dxa"/>
                  <w:tcPrChange w:id="1133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0ED9CF" w14:textId="56F26D56" w:rsidR="00066508" w:rsidRPr="005A6AA3" w:rsidDel="00AE71EA" w:rsidRDefault="00000000">
                  <w:pPr>
                    <w:keepNext/>
                    <w:widowControl w:val="0"/>
                    <w:spacing w:after="60"/>
                    <w:jc w:val="center"/>
                    <w:rPr>
                      <w:del w:id="11335" w:author="Lorenzo Fabbri" w:date="2024-09-24T14:48:00Z" w16du:dateUtc="2024-09-24T12:48:00Z"/>
                    </w:rPr>
                  </w:pPr>
                  <w:del w:id="11336" w:author="Lorenzo Fabbri" w:date="2024-09-24T14:48:00Z" w16du:dateUtc="2024-09-24T12:48:00Z">
                    <w:r w:rsidRPr="005A6AA3" w:rsidDel="00AE71EA">
                      <w:rPr>
                        <w:rFonts w:ascii="Calibri" w:hAnsi="Calibri"/>
                        <w:sz w:val="20"/>
                      </w:rPr>
                      <w:delText>0.44, 1.52</w:delText>
                    </w:r>
                  </w:del>
                </w:p>
              </w:tc>
            </w:tr>
            <w:tr w:rsidR="00066508" w:rsidRPr="005A6AA3" w:rsidDel="00AE71EA" w14:paraId="75E97941" w14:textId="0431B17D" w:rsidTr="006C3DDD">
              <w:trPr>
                <w:del w:id="11337" w:author="Lorenzo Fabbri" w:date="2024-09-24T14:48:00Z"/>
                <w:trPrChange w:id="11338" w:author="Lorenzo Fabbri" w:date="2024-09-19T20:40:00Z" w16du:dateUtc="2024-09-19T18:40:00Z">
                  <w:trPr>
                    <w:gridBefore w:val="1"/>
                    <w:cantSplit/>
                    <w:jc w:val="center"/>
                  </w:trPr>
                </w:trPrChange>
              </w:trPr>
              <w:tc>
                <w:tcPr>
                  <w:tcW w:w="0" w:type="dxa"/>
                  <w:tcPrChange w:id="1133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55AD34F" w14:textId="29BDEC85" w:rsidR="00066508" w:rsidRPr="005A6AA3" w:rsidDel="00AE71EA" w:rsidRDefault="00000000">
                  <w:pPr>
                    <w:keepNext/>
                    <w:widowControl w:val="0"/>
                    <w:spacing w:after="60"/>
                    <w:rPr>
                      <w:del w:id="11340" w:author="Lorenzo Fabbri" w:date="2024-09-24T14:48:00Z" w16du:dateUtc="2024-09-24T12:48:00Z"/>
                    </w:rPr>
                  </w:pPr>
                  <w:del w:id="11341" w:author="Lorenzo Fabbri" w:date="2024-09-24T14:48:00Z" w16du:dateUtc="2024-09-24T12:48:00Z">
                    <w:r w:rsidRPr="005A6AA3" w:rsidDel="00AE71EA">
                      <w:rPr>
                        <w:rFonts w:ascii="Calibri" w:hAnsi="Calibri"/>
                        <w:sz w:val="20"/>
                      </w:rPr>
                      <w:delText>BUPA</w:delText>
                    </w:r>
                  </w:del>
                </w:p>
              </w:tc>
              <w:tc>
                <w:tcPr>
                  <w:tcW w:w="0" w:type="dxa"/>
                  <w:tcPrChange w:id="1134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695418" w14:textId="612610D2" w:rsidR="00066508" w:rsidRPr="005A6AA3" w:rsidDel="00AE71EA" w:rsidRDefault="00000000">
                  <w:pPr>
                    <w:keepNext/>
                    <w:widowControl w:val="0"/>
                    <w:spacing w:after="60"/>
                    <w:jc w:val="center"/>
                    <w:rPr>
                      <w:del w:id="11343" w:author="Lorenzo Fabbri" w:date="2024-09-24T14:48:00Z" w16du:dateUtc="2024-09-24T12:48:00Z"/>
                    </w:rPr>
                  </w:pPr>
                  <w:del w:id="11344" w:author="Lorenzo Fabbri" w:date="2024-09-24T14:48:00Z" w16du:dateUtc="2024-09-24T12:48:00Z">
                    <w:r w:rsidRPr="005A6AA3" w:rsidDel="00AE71EA">
                      <w:rPr>
                        <w:rFonts w:ascii="Calibri" w:hAnsi="Calibri"/>
                        <w:sz w:val="20"/>
                      </w:rPr>
                      <w:delText>1.02 (0.95, 1.11)</w:delText>
                    </w:r>
                  </w:del>
                </w:p>
              </w:tc>
              <w:tc>
                <w:tcPr>
                  <w:tcW w:w="0" w:type="dxa"/>
                  <w:tcPrChange w:id="1134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BCBE0C0" w14:textId="5F54DA4C" w:rsidR="00066508" w:rsidRPr="005A6AA3" w:rsidDel="00AE71EA" w:rsidRDefault="00000000">
                  <w:pPr>
                    <w:keepNext/>
                    <w:widowControl w:val="0"/>
                    <w:spacing w:after="60"/>
                    <w:jc w:val="center"/>
                    <w:rPr>
                      <w:del w:id="11346" w:author="Lorenzo Fabbri" w:date="2024-09-24T14:48:00Z" w16du:dateUtc="2024-09-24T12:48:00Z"/>
                    </w:rPr>
                  </w:pPr>
                  <w:del w:id="11347" w:author="Lorenzo Fabbri" w:date="2024-09-24T14:48:00Z" w16du:dateUtc="2024-09-24T12:48:00Z">
                    <w:r w:rsidRPr="005A6AA3" w:rsidDel="00AE71EA">
                      <w:rPr>
                        <w:rFonts w:ascii="Calibri" w:hAnsi="Calibri"/>
                        <w:sz w:val="20"/>
                      </w:rPr>
                      <w:delText>1.01 (0.80, 1.20)</w:delText>
                    </w:r>
                  </w:del>
                </w:p>
              </w:tc>
              <w:tc>
                <w:tcPr>
                  <w:tcW w:w="0" w:type="dxa"/>
                  <w:tcPrChange w:id="1134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77A2342" w14:textId="31AAD385" w:rsidR="00066508" w:rsidRPr="005A6AA3" w:rsidDel="00AE71EA" w:rsidRDefault="00000000">
                  <w:pPr>
                    <w:keepNext/>
                    <w:widowControl w:val="0"/>
                    <w:spacing w:after="60"/>
                    <w:jc w:val="center"/>
                    <w:rPr>
                      <w:del w:id="11349" w:author="Lorenzo Fabbri" w:date="2024-09-24T14:48:00Z" w16du:dateUtc="2024-09-24T12:48:00Z"/>
                    </w:rPr>
                  </w:pPr>
                  <w:del w:id="11350" w:author="Lorenzo Fabbri" w:date="2024-09-24T14:48:00Z" w16du:dateUtc="2024-09-24T12:48:00Z">
                    <w:r w:rsidRPr="005A6AA3" w:rsidDel="00AE71EA">
                      <w:rPr>
                        <w:rFonts w:ascii="Calibri" w:hAnsi="Calibri"/>
                        <w:sz w:val="20"/>
                      </w:rPr>
                      <w:delText>0.64, 1.30</w:delText>
                    </w:r>
                  </w:del>
                </w:p>
              </w:tc>
              <w:tc>
                <w:tcPr>
                  <w:tcW w:w="0" w:type="dxa"/>
                  <w:tcPrChange w:id="1135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A7580A" w14:textId="593C951F" w:rsidR="00066508" w:rsidRPr="005A6AA3" w:rsidDel="00AE71EA" w:rsidRDefault="00000000">
                  <w:pPr>
                    <w:keepNext/>
                    <w:widowControl w:val="0"/>
                    <w:spacing w:after="60"/>
                    <w:jc w:val="center"/>
                    <w:rPr>
                      <w:del w:id="11352" w:author="Lorenzo Fabbri" w:date="2024-09-24T14:48:00Z" w16du:dateUtc="2024-09-24T12:48:00Z"/>
                    </w:rPr>
                  </w:pPr>
                  <w:del w:id="11353" w:author="Lorenzo Fabbri" w:date="2024-09-24T14:48:00Z" w16du:dateUtc="2024-09-24T12:48:00Z">
                    <w:r w:rsidRPr="005A6AA3" w:rsidDel="00AE71EA">
                      <w:rPr>
                        <w:rFonts w:ascii="Calibri" w:hAnsi="Calibri"/>
                        <w:sz w:val="20"/>
                      </w:rPr>
                      <w:delText>0.64, 1.30</w:delText>
                    </w:r>
                  </w:del>
                </w:p>
              </w:tc>
            </w:tr>
            <w:tr w:rsidR="00066508" w:rsidRPr="005A6AA3" w:rsidDel="00AE71EA" w14:paraId="5456B672" w14:textId="3BEDFB69" w:rsidTr="006C3DDD">
              <w:trPr>
                <w:del w:id="11354" w:author="Lorenzo Fabbri" w:date="2024-09-24T14:48:00Z"/>
                <w:trPrChange w:id="11355" w:author="Lorenzo Fabbri" w:date="2024-09-19T20:40:00Z" w16du:dateUtc="2024-09-19T18:40:00Z">
                  <w:trPr>
                    <w:gridBefore w:val="1"/>
                    <w:cantSplit/>
                    <w:jc w:val="center"/>
                  </w:trPr>
                </w:trPrChange>
              </w:trPr>
              <w:tc>
                <w:tcPr>
                  <w:tcW w:w="0" w:type="dxa"/>
                  <w:tcPrChange w:id="1135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8DDBBF6" w14:textId="2AEC3623" w:rsidR="00066508" w:rsidRPr="005A6AA3" w:rsidDel="00AE71EA" w:rsidRDefault="00000000">
                  <w:pPr>
                    <w:keepNext/>
                    <w:widowControl w:val="0"/>
                    <w:spacing w:after="60"/>
                    <w:rPr>
                      <w:del w:id="11357" w:author="Lorenzo Fabbri" w:date="2024-09-24T14:48:00Z" w16du:dateUtc="2024-09-24T12:48:00Z"/>
                    </w:rPr>
                  </w:pPr>
                  <w:del w:id="11358" w:author="Lorenzo Fabbri" w:date="2024-09-24T14:48:00Z" w16du:dateUtc="2024-09-24T12:48:00Z">
                    <w:r w:rsidRPr="005A6AA3" w:rsidDel="00AE71EA">
                      <w:rPr>
                        <w:rFonts w:ascii="Calibri" w:hAnsi="Calibri"/>
                        <w:sz w:val="20"/>
                      </w:rPr>
                      <w:delText>OXBE</w:delText>
                    </w:r>
                  </w:del>
                </w:p>
              </w:tc>
              <w:tc>
                <w:tcPr>
                  <w:tcW w:w="0" w:type="dxa"/>
                  <w:tcPrChange w:id="1135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807DE6" w14:textId="7EE1A20D" w:rsidR="00066508" w:rsidRPr="005A6AA3" w:rsidDel="00AE71EA" w:rsidRDefault="00000000">
                  <w:pPr>
                    <w:keepNext/>
                    <w:widowControl w:val="0"/>
                    <w:spacing w:after="60"/>
                    <w:jc w:val="center"/>
                    <w:rPr>
                      <w:del w:id="11360" w:author="Lorenzo Fabbri" w:date="2024-09-24T14:48:00Z" w16du:dateUtc="2024-09-24T12:48:00Z"/>
                    </w:rPr>
                  </w:pPr>
                  <w:del w:id="11361" w:author="Lorenzo Fabbri" w:date="2024-09-24T14:48:00Z" w16du:dateUtc="2024-09-24T12:48:00Z">
                    <w:r w:rsidRPr="005A6AA3" w:rsidDel="00AE71EA">
                      <w:rPr>
                        <w:rFonts w:ascii="Calibri" w:hAnsi="Calibri"/>
                        <w:sz w:val="20"/>
                      </w:rPr>
                      <w:delText>1.03 (0.86, 1.16)</w:delText>
                    </w:r>
                  </w:del>
                </w:p>
              </w:tc>
              <w:tc>
                <w:tcPr>
                  <w:tcW w:w="0" w:type="dxa"/>
                  <w:tcPrChange w:id="1136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56A9682" w14:textId="3B68D988" w:rsidR="00066508" w:rsidRPr="005A6AA3" w:rsidDel="00AE71EA" w:rsidRDefault="00000000">
                  <w:pPr>
                    <w:keepNext/>
                    <w:widowControl w:val="0"/>
                    <w:spacing w:after="60"/>
                    <w:jc w:val="center"/>
                    <w:rPr>
                      <w:del w:id="11363" w:author="Lorenzo Fabbri" w:date="2024-09-24T14:48:00Z" w16du:dateUtc="2024-09-24T12:48:00Z"/>
                    </w:rPr>
                  </w:pPr>
                  <w:del w:id="11364" w:author="Lorenzo Fabbri" w:date="2024-09-24T14:48:00Z" w16du:dateUtc="2024-09-24T12:48:00Z">
                    <w:r w:rsidRPr="005A6AA3" w:rsidDel="00AE71EA">
                      <w:rPr>
                        <w:rFonts w:ascii="Calibri" w:hAnsi="Calibri"/>
                        <w:sz w:val="20"/>
                      </w:rPr>
                      <w:delText>1.02 (0.95, 1.09)</w:delText>
                    </w:r>
                  </w:del>
                </w:p>
              </w:tc>
              <w:tc>
                <w:tcPr>
                  <w:tcW w:w="0" w:type="dxa"/>
                  <w:tcPrChange w:id="1136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51CA450" w14:textId="594CB43D" w:rsidR="00066508" w:rsidRPr="005A6AA3" w:rsidDel="00AE71EA" w:rsidRDefault="00000000">
                  <w:pPr>
                    <w:keepNext/>
                    <w:widowControl w:val="0"/>
                    <w:spacing w:after="60"/>
                    <w:jc w:val="center"/>
                    <w:rPr>
                      <w:del w:id="11366" w:author="Lorenzo Fabbri" w:date="2024-09-24T14:48:00Z" w16du:dateUtc="2024-09-24T12:48:00Z"/>
                    </w:rPr>
                  </w:pPr>
                  <w:del w:id="11367" w:author="Lorenzo Fabbri" w:date="2024-09-24T14:48:00Z" w16du:dateUtc="2024-09-24T12:48:00Z">
                    <w:r w:rsidRPr="005A6AA3" w:rsidDel="00AE71EA">
                      <w:rPr>
                        <w:rFonts w:ascii="Calibri" w:hAnsi="Calibri"/>
                        <w:sz w:val="20"/>
                      </w:rPr>
                      <w:delText>0.76, 1.22</w:delText>
                    </w:r>
                  </w:del>
                </w:p>
              </w:tc>
              <w:tc>
                <w:tcPr>
                  <w:tcW w:w="0" w:type="dxa"/>
                  <w:tcPrChange w:id="1136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D8558C" w14:textId="4211B232" w:rsidR="00066508" w:rsidRPr="005A6AA3" w:rsidDel="00AE71EA" w:rsidRDefault="00000000">
                  <w:pPr>
                    <w:keepNext/>
                    <w:widowControl w:val="0"/>
                    <w:spacing w:after="60"/>
                    <w:jc w:val="center"/>
                    <w:rPr>
                      <w:del w:id="11369" w:author="Lorenzo Fabbri" w:date="2024-09-24T14:48:00Z" w16du:dateUtc="2024-09-24T12:48:00Z"/>
                    </w:rPr>
                  </w:pPr>
                  <w:del w:id="11370" w:author="Lorenzo Fabbri" w:date="2024-09-24T14:48:00Z" w16du:dateUtc="2024-09-24T12:48:00Z">
                    <w:r w:rsidRPr="005A6AA3" w:rsidDel="00AE71EA">
                      <w:rPr>
                        <w:rFonts w:ascii="Calibri" w:hAnsi="Calibri"/>
                        <w:sz w:val="20"/>
                      </w:rPr>
                      <w:delText>0.76, 1.22</w:delText>
                    </w:r>
                  </w:del>
                </w:p>
              </w:tc>
            </w:tr>
            <w:tr w:rsidR="00066508" w:rsidRPr="005A6AA3" w:rsidDel="00AE71EA" w14:paraId="34BAC3D0" w14:textId="516F2C93" w:rsidTr="006C3DDD">
              <w:trPr>
                <w:del w:id="11371" w:author="Lorenzo Fabbri" w:date="2024-09-24T14:48:00Z"/>
                <w:trPrChange w:id="11372" w:author="Lorenzo Fabbri" w:date="2024-09-19T20:40:00Z" w16du:dateUtc="2024-09-19T18:40:00Z">
                  <w:trPr>
                    <w:gridBefore w:val="1"/>
                    <w:cantSplit/>
                    <w:jc w:val="center"/>
                  </w:trPr>
                </w:trPrChange>
              </w:trPr>
              <w:tc>
                <w:tcPr>
                  <w:tcW w:w="0" w:type="dxa"/>
                  <w:tcPrChange w:id="1137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A22469" w14:textId="36B97648" w:rsidR="00066508" w:rsidRPr="005A6AA3" w:rsidDel="00AE71EA" w:rsidRDefault="00000000">
                  <w:pPr>
                    <w:keepNext/>
                    <w:widowControl w:val="0"/>
                    <w:spacing w:after="60"/>
                    <w:rPr>
                      <w:del w:id="11374" w:author="Lorenzo Fabbri" w:date="2024-09-24T14:48:00Z" w16du:dateUtc="2024-09-24T12:48:00Z"/>
                    </w:rPr>
                  </w:pPr>
                  <w:del w:id="11375" w:author="Lorenzo Fabbri" w:date="2024-09-24T14:48:00Z" w16du:dateUtc="2024-09-24T12:48:00Z">
                    <w:r w:rsidRPr="005A6AA3" w:rsidDel="00AE71EA">
                      <w:rPr>
                        <w:rFonts w:ascii="Calibri" w:hAnsi="Calibri"/>
                        <w:sz w:val="20"/>
                      </w:rPr>
                      <w:delText>TRCS</w:delText>
                    </w:r>
                  </w:del>
                </w:p>
              </w:tc>
              <w:tc>
                <w:tcPr>
                  <w:tcW w:w="0" w:type="dxa"/>
                  <w:tcPrChange w:id="1137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05B8052" w14:textId="61C8500A" w:rsidR="00066508" w:rsidRPr="005A6AA3" w:rsidDel="00AE71EA" w:rsidRDefault="00000000">
                  <w:pPr>
                    <w:keepNext/>
                    <w:widowControl w:val="0"/>
                    <w:spacing w:after="60"/>
                    <w:jc w:val="center"/>
                    <w:rPr>
                      <w:del w:id="11377" w:author="Lorenzo Fabbri" w:date="2024-09-24T14:48:00Z" w16du:dateUtc="2024-09-24T12:48:00Z"/>
                    </w:rPr>
                  </w:pPr>
                  <w:del w:id="11378" w:author="Lorenzo Fabbri" w:date="2024-09-24T14:48:00Z" w16du:dateUtc="2024-09-24T12:48:00Z">
                    <w:r w:rsidRPr="005A6AA3" w:rsidDel="00AE71EA">
                      <w:rPr>
                        <w:rFonts w:ascii="Calibri" w:hAnsi="Calibri"/>
                        <w:sz w:val="20"/>
                      </w:rPr>
                      <w:delText>1.03 (0.92, 1.13)</w:delText>
                    </w:r>
                  </w:del>
                </w:p>
              </w:tc>
              <w:tc>
                <w:tcPr>
                  <w:tcW w:w="0" w:type="dxa"/>
                  <w:tcPrChange w:id="1137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156C221" w14:textId="6F14FCC0" w:rsidR="00066508" w:rsidRPr="005A6AA3" w:rsidDel="00AE71EA" w:rsidRDefault="00000000">
                  <w:pPr>
                    <w:keepNext/>
                    <w:widowControl w:val="0"/>
                    <w:spacing w:after="60"/>
                    <w:jc w:val="center"/>
                    <w:rPr>
                      <w:del w:id="11380" w:author="Lorenzo Fabbri" w:date="2024-09-24T14:48:00Z" w16du:dateUtc="2024-09-24T12:48:00Z"/>
                    </w:rPr>
                  </w:pPr>
                  <w:del w:id="11381" w:author="Lorenzo Fabbri" w:date="2024-09-24T14:48:00Z" w16du:dateUtc="2024-09-24T12:48:00Z">
                    <w:r w:rsidRPr="005A6AA3" w:rsidDel="00AE71EA">
                      <w:rPr>
                        <w:rFonts w:ascii="Calibri" w:hAnsi="Calibri"/>
                        <w:sz w:val="20"/>
                      </w:rPr>
                      <w:delText>1.01 (0.87, 1.14)</w:delText>
                    </w:r>
                  </w:del>
                </w:p>
              </w:tc>
              <w:tc>
                <w:tcPr>
                  <w:tcW w:w="0" w:type="dxa"/>
                  <w:tcPrChange w:id="1138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8621485" w14:textId="61D4E0D8" w:rsidR="00066508" w:rsidRPr="005A6AA3" w:rsidDel="00AE71EA" w:rsidRDefault="00000000">
                  <w:pPr>
                    <w:keepNext/>
                    <w:widowControl w:val="0"/>
                    <w:spacing w:after="60"/>
                    <w:jc w:val="center"/>
                    <w:rPr>
                      <w:del w:id="11383" w:author="Lorenzo Fabbri" w:date="2024-09-24T14:48:00Z" w16du:dateUtc="2024-09-24T12:48:00Z"/>
                    </w:rPr>
                  </w:pPr>
                  <w:del w:id="11384" w:author="Lorenzo Fabbri" w:date="2024-09-24T14:48:00Z" w16du:dateUtc="2024-09-24T12:48:00Z">
                    <w:r w:rsidRPr="005A6AA3" w:rsidDel="00AE71EA">
                      <w:rPr>
                        <w:rFonts w:ascii="Calibri" w:hAnsi="Calibri"/>
                        <w:sz w:val="20"/>
                      </w:rPr>
                      <w:delText>0.73, 1.25</w:delText>
                    </w:r>
                  </w:del>
                </w:p>
              </w:tc>
              <w:tc>
                <w:tcPr>
                  <w:tcW w:w="0" w:type="dxa"/>
                  <w:tcPrChange w:id="1138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5BA3CC8" w14:textId="4B1A77B5" w:rsidR="00066508" w:rsidRPr="005A6AA3" w:rsidDel="00AE71EA" w:rsidRDefault="00000000">
                  <w:pPr>
                    <w:keepNext/>
                    <w:widowControl w:val="0"/>
                    <w:spacing w:after="60"/>
                    <w:jc w:val="center"/>
                    <w:rPr>
                      <w:del w:id="11386" w:author="Lorenzo Fabbri" w:date="2024-09-24T14:48:00Z" w16du:dateUtc="2024-09-24T12:48:00Z"/>
                    </w:rPr>
                  </w:pPr>
                  <w:del w:id="11387" w:author="Lorenzo Fabbri" w:date="2024-09-24T14:48:00Z" w16du:dateUtc="2024-09-24T12:48:00Z">
                    <w:r w:rsidRPr="005A6AA3" w:rsidDel="00AE71EA">
                      <w:rPr>
                        <w:rFonts w:ascii="Calibri" w:hAnsi="Calibri"/>
                        <w:sz w:val="20"/>
                      </w:rPr>
                      <w:delText>0.73, 1.25</w:delText>
                    </w:r>
                  </w:del>
                </w:p>
              </w:tc>
            </w:tr>
            <w:tr w:rsidR="00066508" w:rsidRPr="005A6AA3" w:rsidDel="00AE71EA" w14:paraId="4419BF24" w14:textId="66D27CDF" w:rsidTr="006C3DDD">
              <w:trPr>
                <w:del w:id="11388" w:author="Lorenzo Fabbri" w:date="2024-09-24T14:48:00Z"/>
                <w:trPrChange w:id="11389" w:author="Lorenzo Fabbri" w:date="2024-09-19T20:40:00Z" w16du:dateUtc="2024-09-19T18:40:00Z">
                  <w:trPr>
                    <w:gridBefore w:val="1"/>
                    <w:cantSplit/>
                    <w:jc w:val="center"/>
                  </w:trPr>
                </w:trPrChange>
              </w:trPr>
              <w:tc>
                <w:tcPr>
                  <w:tcW w:w="0" w:type="dxa"/>
                  <w:gridSpan w:val="5"/>
                  <w:tcPrChange w:id="11390"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7BF6BF67" w14:textId="7DF2CDEA" w:rsidR="00066508" w:rsidRPr="005A6AA3" w:rsidDel="00AE71EA" w:rsidRDefault="00000000">
                  <w:pPr>
                    <w:keepNext/>
                    <w:widowControl w:val="0"/>
                    <w:spacing w:after="60"/>
                    <w:rPr>
                      <w:del w:id="11391" w:author="Lorenzo Fabbri" w:date="2024-09-24T14:48:00Z" w16du:dateUtc="2024-09-24T12:48:00Z"/>
                    </w:rPr>
                  </w:pPr>
                  <w:del w:id="11392"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3567E499" w14:textId="0A22C393" w:rsidTr="006C3DDD">
              <w:trPr>
                <w:del w:id="11393" w:author="Lorenzo Fabbri" w:date="2024-09-24T14:48:00Z"/>
                <w:trPrChange w:id="11394" w:author="Lorenzo Fabbri" w:date="2024-09-19T20:40:00Z" w16du:dateUtc="2024-09-19T18:40:00Z">
                  <w:trPr>
                    <w:gridBefore w:val="1"/>
                    <w:cantSplit/>
                    <w:jc w:val="center"/>
                  </w:trPr>
                </w:trPrChange>
              </w:trPr>
              <w:tc>
                <w:tcPr>
                  <w:tcW w:w="0" w:type="dxa"/>
                  <w:tcPrChange w:id="1139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AC69123" w14:textId="00842E9C" w:rsidR="00066508" w:rsidRPr="005A6AA3" w:rsidDel="00AE71EA" w:rsidRDefault="00000000">
                  <w:pPr>
                    <w:keepNext/>
                    <w:widowControl w:val="0"/>
                    <w:spacing w:after="60"/>
                    <w:rPr>
                      <w:del w:id="11396" w:author="Lorenzo Fabbri" w:date="2024-09-24T14:48:00Z" w16du:dateUtc="2024-09-24T12:48:00Z"/>
                    </w:rPr>
                  </w:pPr>
                  <w:del w:id="11397" w:author="Lorenzo Fabbri" w:date="2024-09-24T14:48:00Z" w16du:dateUtc="2024-09-24T12:48:00Z">
                    <w:r w:rsidRPr="005A6AA3" w:rsidDel="00AE71EA">
                      <w:rPr>
                        <w:rFonts w:ascii="Calibri" w:hAnsi="Calibri"/>
                        <w:sz w:val="20"/>
                      </w:rPr>
                      <w:delText>MEP</w:delText>
                    </w:r>
                  </w:del>
                </w:p>
              </w:tc>
              <w:tc>
                <w:tcPr>
                  <w:tcW w:w="0" w:type="dxa"/>
                  <w:tcPrChange w:id="1139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EBAA304" w14:textId="21096F4F" w:rsidR="00066508" w:rsidRPr="005A6AA3" w:rsidDel="00AE71EA" w:rsidRDefault="00000000">
                  <w:pPr>
                    <w:keepNext/>
                    <w:widowControl w:val="0"/>
                    <w:spacing w:after="60"/>
                    <w:jc w:val="center"/>
                    <w:rPr>
                      <w:del w:id="11399" w:author="Lorenzo Fabbri" w:date="2024-09-24T14:48:00Z" w16du:dateUtc="2024-09-24T12:48:00Z"/>
                    </w:rPr>
                  </w:pPr>
                  <w:del w:id="11400" w:author="Lorenzo Fabbri" w:date="2024-09-24T14:48:00Z" w16du:dateUtc="2024-09-24T12:48:00Z">
                    <w:r w:rsidRPr="005A6AA3" w:rsidDel="00AE71EA">
                      <w:rPr>
                        <w:rFonts w:ascii="Calibri" w:hAnsi="Calibri"/>
                        <w:sz w:val="20"/>
                      </w:rPr>
                      <w:delText>0.99 (0.70, 1.24)</w:delText>
                    </w:r>
                  </w:del>
                </w:p>
              </w:tc>
              <w:tc>
                <w:tcPr>
                  <w:tcW w:w="0" w:type="dxa"/>
                  <w:tcPrChange w:id="1140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90C85E0" w14:textId="526CDB25" w:rsidR="00066508" w:rsidRPr="005A6AA3" w:rsidDel="00AE71EA" w:rsidRDefault="00000000">
                  <w:pPr>
                    <w:keepNext/>
                    <w:widowControl w:val="0"/>
                    <w:spacing w:after="60"/>
                    <w:jc w:val="center"/>
                    <w:rPr>
                      <w:del w:id="11402" w:author="Lorenzo Fabbri" w:date="2024-09-24T14:48:00Z" w16du:dateUtc="2024-09-24T12:48:00Z"/>
                    </w:rPr>
                  </w:pPr>
                  <w:del w:id="11403" w:author="Lorenzo Fabbri" w:date="2024-09-24T14:48:00Z" w16du:dateUtc="2024-09-24T12:48:00Z">
                    <w:r w:rsidRPr="005A6AA3" w:rsidDel="00AE71EA">
                      <w:rPr>
                        <w:rFonts w:ascii="Calibri" w:hAnsi="Calibri"/>
                        <w:sz w:val="20"/>
                      </w:rPr>
                      <w:delText>0.95 (0.55, 1.30)</w:delText>
                    </w:r>
                  </w:del>
                </w:p>
              </w:tc>
              <w:tc>
                <w:tcPr>
                  <w:tcW w:w="0" w:type="dxa"/>
                  <w:tcPrChange w:id="1140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078CFC5" w14:textId="26EB2B53" w:rsidR="00066508" w:rsidRPr="005A6AA3" w:rsidDel="00AE71EA" w:rsidRDefault="00000000">
                  <w:pPr>
                    <w:keepNext/>
                    <w:widowControl w:val="0"/>
                    <w:spacing w:after="60"/>
                    <w:jc w:val="center"/>
                    <w:rPr>
                      <w:del w:id="11405" w:author="Lorenzo Fabbri" w:date="2024-09-24T14:48:00Z" w16du:dateUtc="2024-09-24T12:48:00Z"/>
                    </w:rPr>
                  </w:pPr>
                  <w:del w:id="11406" w:author="Lorenzo Fabbri" w:date="2024-09-24T14:48:00Z" w16du:dateUtc="2024-09-24T12:48:00Z">
                    <w:r w:rsidRPr="005A6AA3" w:rsidDel="00AE71EA">
                      <w:rPr>
                        <w:rFonts w:ascii="Calibri" w:hAnsi="Calibri"/>
                        <w:sz w:val="20"/>
                      </w:rPr>
                      <w:delText>0.31, 1.68</w:delText>
                    </w:r>
                  </w:del>
                </w:p>
              </w:tc>
              <w:tc>
                <w:tcPr>
                  <w:tcW w:w="0" w:type="dxa"/>
                  <w:tcPrChange w:id="1140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5C799E5" w14:textId="71F61F7C" w:rsidR="00066508" w:rsidRPr="005A6AA3" w:rsidDel="00AE71EA" w:rsidRDefault="00000000">
                  <w:pPr>
                    <w:keepNext/>
                    <w:widowControl w:val="0"/>
                    <w:spacing w:after="60"/>
                    <w:jc w:val="center"/>
                    <w:rPr>
                      <w:del w:id="11408" w:author="Lorenzo Fabbri" w:date="2024-09-24T14:48:00Z" w16du:dateUtc="2024-09-24T12:48:00Z"/>
                    </w:rPr>
                  </w:pPr>
                  <w:del w:id="11409" w:author="Lorenzo Fabbri" w:date="2024-09-24T14:48:00Z" w16du:dateUtc="2024-09-24T12:48:00Z">
                    <w:r w:rsidRPr="005A6AA3" w:rsidDel="00AE71EA">
                      <w:rPr>
                        <w:rFonts w:ascii="Calibri" w:hAnsi="Calibri"/>
                        <w:sz w:val="20"/>
                      </w:rPr>
                      <w:delText>0.31, 1.68</w:delText>
                    </w:r>
                  </w:del>
                </w:p>
              </w:tc>
            </w:tr>
            <w:tr w:rsidR="00066508" w:rsidRPr="005A6AA3" w:rsidDel="00AE71EA" w14:paraId="77B5B0D1" w14:textId="0C45C507" w:rsidTr="006C3DDD">
              <w:trPr>
                <w:del w:id="11410" w:author="Lorenzo Fabbri" w:date="2024-09-24T14:48:00Z"/>
                <w:trPrChange w:id="11411" w:author="Lorenzo Fabbri" w:date="2024-09-19T20:40:00Z" w16du:dateUtc="2024-09-19T18:40:00Z">
                  <w:trPr>
                    <w:gridBefore w:val="1"/>
                    <w:cantSplit/>
                    <w:jc w:val="center"/>
                  </w:trPr>
                </w:trPrChange>
              </w:trPr>
              <w:tc>
                <w:tcPr>
                  <w:tcW w:w="0" w:type="dxa"/>
                  <w:tcPrChange w:id="1141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DB98577" w14:textId="38B04D2C" w:rsidR="00066508" w:rsidRPr="005A6AA3" w:rsidDel="00AE71EA" w:rsidRDefault="00000000">
                  <w:pPr>
                    <w:keepNext/>
                    <w:widowControl w:val="0"/>
                    <w:spacing w:after="60"/>
                    <w:rPr>
                      <w:del w:id="11413" w:author="Lorenzo Fabbri" w:date="2024-09-24T14:48:00Z" w16du:dateUtc="2024-09-24T12:48:00Z"/>
                    </w:rPr>
                  </w:pPr>
                  <w:del w:id="11414" w:author="Lorenzo Fabbri" w:date="2024-09-24T14:48:00Z" w16du:dateUtc="2024-09-24T12:48:00Z">
                    <w:r w:rsidRPr="005A6AA3" w:rsidDel="00AE71EA">
                      <w:rPr>
                        <w:rFonts w:ascii="Calibri" w:hAnsi="Calibri"/>
                        <w:sz w:val="20"/>
                      </w:rPr>
                      <w:delText>MiBP</w:delText>
                    </w:r>
                  </w:del>
                </w:p>
              </w:tc>
              <w:tc>
                <w:tcPr>
                  <w:tcW w:w="0" w:type="dxa"/>
                  <w:tcPrChange w:id="1141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14215CE" w14:textId="71ACB94E" w:rsidR="00066508" w:rsidRPr="005A6AA3" w:rsidDel="00AE71EA" w:rsidRDefault="00000000">
                  <w:pPr>
                    <w:keepNext/>
                    <w:widowControl w:val="0"/>
                    <w:spacing w:after="60"/>
                    <w:jc w:val="center"/>
                    <w:rPr>
                      <w:del w:id="11416" w:author="Lorenzo Fabbri" w:date="2024-09-24T14:48:00Z" w16du:dateUtc="2024-09-24T12:48:00Z"/>
                    </w:rPr>
                  </w:pPr>
                  <w:del w:id="11417" w:author="Lorenzo Fabbri" w:date="2024-09-24T14:48:00Z" w16du:dateUtc="2024-09-24T12:48:00Z">
                    <w:r w:rsidRPr="005A6AA3" w:rsidDel="00AE71EA">
                      <w:rPr>
                        <w:rFonts w:ascii="Calibri" w:hAnsi="Calibri"/>
                        <w:sz w:val="20"/>
                      </w:rPr>
                      <w:delText>0.92 (0.45, 1.40)</w:delText>
                    </w:r>
                  </w:del>
                </w:p>
              </w:tc>
              <w:tc>
                <w:tcPr>
                  <w:tcW w:w="0" w:type="dxa"/>
                  <w:tcPrChange w:id="114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F4B1EC8" w14:textId="68353ED8" w:rsidR="00066508" w:rsidRPr="005A6AA3" w:rsidDel="00AE71EA" w:rsidRDefault="00000000">
                  <w:pPr>
                    <w:keepNext/>
                    <w:widowControl w:val="0"/>
                    <w:spacing w:after="60"/>
                    <w:jc w:val="center"/>
                    <w:rPr>
                      <w:del w:id="11419" w:author="Lorenzo Fabbri" w:date="2024-09-24T14:48:00Z" w16du:dateUtc="2024-09-24T12:48:00Z"/>
                    </w:rPr>
                  </w:pPr>
                  <w:del w:id="11420" w:author="Lorenzo Fabbri" w:date="2024-09-24T14:48:00Z" w16du:dateUtc="2024-09-24T12:48:00Z">
                    <w:r w:rsidRPr="005A6AA3" w:rsidDel="00AE71EA">
                      <w:rPr>
                        <w:rFonts w:ascii="Calibri" w:hAnsi="Calibri"/>
                        <w:sz w:val="20"/>
                      </w:rPr>
                      <w:delText>0.92 (0.54, 1.39)</w:delText>
                    </w:r>
                  </w:del>
                </w:p>
              </w:tc>
              <w:tc>
                <w:tcPr>
                  <w:tcW w:w="0" w:type="dxa"/>
                  <w:tcPrChange w:id="1142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FE8B92B" w14:textId="17D91B4A" w:rsidR="00066508" w:rsidRPr="005A6AA3" w:rsidDel="00AE71EA" w:rsidRDefault="00000000">
                  <w:pPr>
                    <w:keepNext/>
                    <w:widowControl w:val="0"/>
                    <w:spacing w:after="60"/>
                    <w:jc w:val="center"/>
                    <w:rPr>
                      <w:del w:id="11422" w:author="Lorenzo Fabbri" w:date="2024-09-24T14:48:00Z" w16du:dateUtc="2024-09-24T12:48:00Z"/>
                    </w:rPr>
                  </w:pPr>
                  <w:del w:id="11423" w:author="Lorenzo Fabbri" w:date="2024-09-24T14:48:00Z" w16du:dateUtc="2024-09-24T12:48:00Z">
                    <w:r w:rsidRPr="005A6AA3" w:rsidDel="00AE71EA">
                      <w:rPr>
                        <w:rFonts w:ascii="Calibri" w:hAnsi="Calibri"/>
                        <w:sz w:val="20"/>
                      </w:rPr>
                      <w:delText>0.15, 1.85</w:delText>
                    </w:r>
                  </w:del>
                </w:p>
              </w:tc>
              <w:tc>
                <w:tcPr>
                  <w:tcW w:w="0" w:type="dxa"/>
                  <w:tcPrChange w:id="1142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E149C1B" w14:textId="25536B3D" w:rsidR="00066508" w:rsidRPr="005A6AA3" w:rsidDel="00AE71EA" w:rsidRDefault="00000000">
                  <w:pPr>
                    <w:keepNext/>
                    <w:widowControl w:val="0"/>
                    <w:spacing w:after="60"/>
                    <w:jc w:val="center"/>
                    <w:rPr>
                      <w:del w:id="11425" w:author="Lorenzo Fabbri" w:date="2024-09-24T14:48:00Z" w16du:dateUtc="2024-09-24T12:48:00Z"/>
                    </w:rPr>
                  </w:pPr>
                  <w:del w:id="11426" w:author="Lorenzo Fabbri" w:date="2024-09-24T14:48:00Z" w16du:dateUtc="2024-09-24T12:48:00Z">
                    <w:r w:rsidRPr="005A6AA3" w:rsidDel="00AE71EA">
                      <w:rPr>
                        <w:rFonts w:ascii="Calibri" w:hAnsi="Calibri"/>
                        <w:sz w:val="20"/>
                      </w:rPr>
                      <w:delText>0.15, 1.85</w:delText>
                    </w:r>
                  </w:del>
                </w:p>
              </w:tc>
            </w:tr>
            <w:tr w:rsidR="00066508" w:rsidRPr="005A6AA3" w:rsidDel="00AE71EA" w14:paraId="26E27BFD" w14:textId="30C830AA" w:rsidTr="006C3DDD">
              <w:trPr>
                <w:del w:id="11427" w:author="Lorenzo Fabbri" w:date="2024-09-24T14:48:00Z"/>
                <w:trPrChange w:id="11428" w:author="Lorenzo Fabbri" w:date="2024-09-19T20:40:00Z" w16du:dateUtc="2024-09-19T18:40:00Z">
                  <w:trPr>
                    <w:gridBefore w:val="1"/>
                    <w:cantSplit/>
                    <w:jc w:val="center"/>
                  </w:trPr>
                </w:trPrChange>
              </w:trPr>
              <w:tc>
                <w:tcPr>
                  <w:tcW w:w="0" w:type="dxa"/>
                  <w:tcPrChange w:id="1142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04D2941" w14:textId="17D3B4DD" w:rsidR="00066508" w:rsidRPr="005A6AA3" w:rsidDel="00AE71EA" w:rsidRDefault="00000000">
                  <w:pPr>
                    <w:keepNext/>
                    <w:widowControl w:val="0"/>
                    <w:spacing w:after="60"/>
                    <w:rPr>
                      <w:del w:id="11430" w:author="Lorenzo Fabbri" w:date="2024-09-24T14:48:00Z" w16du:dateUtc="2024-09-24T12:48:00Z"/>
                    </w:rPr>
                  </w:pPr>
                  <w:del w:id="11431" w:author="Lorenzo Fabbri" w:date="2024-09-24T14:48:00Z" w16du:dateUtc="2024-09-24T12:48:00Z">
                    <w:r w:rsidRPr="005A6AA3" w:rsidDel="00AE71EA">
                      <w:rPr>
                        <w:rFonts w:ascii="Calibri" w:hAnsi="Calibri"/>
                        <w:sz w:val="20"/>
                      </w:rPr>
                      <w:delText>MnBP</w:delText>
                    </w:r>
                  </w:del>
                </w:p>
              </w:tc>
              <w:tc>
                <w:tcPr>
                  <w:tcW w:w="0" w:type="dxa"/>
                  <w:tcPrChange w:id="1143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3468AB" w14:textId="183E657E" w:rsidR="00066508" w:rsidRPr="005A6AA3" w:rsidDel="00AE71EA" w:rsidRDefault="00000000">
                  <w:pPr>
                    <w:keepNext/>
                    <w:widowControl w:val="0"/>
                    <w:spacing w:after="60"/>
                    <w:jc w:val="center"/>
                    <w:rPr>
                      <w:del w:id="11433" w:author="Lorenzo Fabbri" w:date="2024-09-24T14:48:00Z" w16du:dateUtc="2024-09-24T12:48:00Z"/>
                    </w:rPr>
                  </w:pPr>
                  <w:del w:id="11434" w:author="Lorenzo Fabbri" w:date="2024-09-24T14:48:00Z" w16du:dateUtc="2024-09-24T12:48:00Z">
                    <w:r w:rsidRPr="005A6AA3" w:rsidDel="00AE71EA">
                      <w:rPr>
                        <w:rFonts w:ascii="Calibri" w:hAnsi="Calibri"/>
                        <w:sz w:val="20"/>
                      </w:rPr>
                      <w:delText>0.97 (0.51, 1.41)</w:delText>
                    </w:r>
                  </w:del>
                </w:p>
              </w:tc>
              <w:tc>
                <w:tcPr>
                  <w:tcW w:w="0" w:type="dxa"/>
                  <w:tcPrChange w:id="1143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A061F5" w14:textId="1DE6FE62" w:rsidR="00066508" w:rsidRPr="005A6AA3" w:rsidDel="00AE71EA" w:rsidRDefault="00000000">
                  <w:pPr>
                    <w:keepNext/>
                    <w:widowControl w:val="0"/>
                    <w:spacing w:after="60"/>
                    <w:jc w:val="center"/>
                    <w:rPr>
                      <w:del w:id="11436" w:author="Lorenzo Fabbri" w:date="2024-09-24T14:48:00Z" w16du:dateUtc="2024-09-24T12:48:00Z"/>
                    </w:rPr>
                  </w:pPr>
                  <w:del w:id="11437" w:author="Lorenzo Fabbri" w:date="2024-09-24T14:48:00Z" w16du:dateUtc="2024-09-24T12:48:00Z">
                    <w:r w:rsidRPr="005A6AA3" w:rsidDel="00AE71EA">
                      <w:rPr>
                        <w:rFonts w:ascii="Calibri" w:hAnsi="Calibri"/>
                        <w:sz w:val="20"/>
                      </w:rPr>
                      <w:delText>0.98 (0.57, 1.32)</w:delText>
                    </w:r>
                  </w:del>
                </w:p>
              </w:tc>
              <w:tc>
                <w:tcPr>
                  <w:tcW w:w="0" w:type="dxa"/>
                  <w:tcPrChange w:id="1143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DAB4D1" w14:textId="0EC865B4" w:rsidR="00066508" w:rsidRPr="005A6AA3" w:rsidDel="00AE71EA" w:rsidRDefault="00000000">
                  <w:pPr>
                    <w:keepNext/>
                    <w:widowControl w:val="0"/>
                    <w:spacing w:after="60"/>
                    <w:jc w:val="center"/>
                    <w:rPr>
                      <w:del w:id="11439" w:author="Lorenzo Fabbri" w:date="2024-09-24T14:48:00Z" w16du:dateUtc="2024-09-24T12:48:00Z"/>
                    </w:rPr>
                  </w:pPr>
                  <w:del w:id="11440" w:author="Lorenzo Fabbri" w:date="2024-09-24T14:48:00Z" w16du:dateUtc="2024-09-24T12:48:00Z">
                    <w:r w:rsidRPr="005A6AA3" w:rsidDel="00AE71EA">
                      <w:rPr>
                        <w:rFonts w:ascii="Calibri" w:hAnsi="Calibri"/>
                        <w:sz w:val="20"/>
                      </w:rPr>
                      <w:delText>0.21, 1.78</w:delText>
                    </w:r>
                  </w:del>
                </w:p>
              </w:tc>
              <w:tc>
                <w:tcPr>
                  <w:tcW w:w="0" w:type="dxa"/>
                  <w:tcPrChange w:id="1144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579456" w14:textId="4492049F" w:rsidR="00066508" w:rsidRPr="005A6AA3" w:rsidDel="00AE71EA" w:rsidRDefault="00000000">
                  <w:pPr>
                    <w:keepNext/>
                    <w:widowControl w:val="0"/>
                    <w:spacing w:after="60"/>
                    <w:jc w:val="center"/>
                    <w:rPr>
                      <w:del w:id="11442" w:author="Lorenzo Fabbri" w:date="2024-09-24T14:48:00Z" w16du:dateUtc="2024-09-24T12:48:00Z"/>
                    </w:rPr>
                  </w:pPr>
                  <w:del w:id="11443" w:author="Lorenzo Fabbri" w:date="2024-09-24T14:48:00Z" w16du:dateUtc="2024-09-24T12:48:00Z">
                    <w:r w:rsidRPr="005A6AA3" w:rsidDel="00AE71EA">
                      <w:rPr>
                        <w:rFonts w:ascii="Calibri" w:hAnsi="Calibri"/>
                        <w:sz w:val="20"/>
                      </w:rPr>
                      <w:delText>0.21, 1.78</w:delText>
                    </w:r>
                  </w:del>
                </w:p>
              </w:tc>
            </w:tr>
            <w:tr w:rsidR="00066508" w:rsidRPr="005A6AA3" w:rsidDel="00AE71EA" w14:paraId="1B38A8CC" w14:textId="0B4A0DAE" w:rsidTr="006C3DDD">
              <w:trPr>
                <w:del w:id="11444" w:author="Lorenzo Fabbri" w:date="2024-09-24T14:48:00Z"/>
                <w:trPrChange w:id="11445" w:author="Lorenzo Fabbri" w:date="2024-09-19T20:40:00Z" w16du:dateUtc="2024-09-19T18:40:00Z">
                  <w:trPr>
                    <w:gridBefore w:val="1"/>
                    <w:cantSplit/>
                    <w:jc w:val="center"/>
                  </w:trPr>
                </w:trPrChange>
              </w:trPr>
              <w:tc>
                <w:tcPr>
                  <w:tcW w:w="0" w:type="dxa"/>
                  <w:tcPrChange w:id="1144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9BB5D18" w14:textId="0CF4C4D1" w:rsidR="00066508" w:rsidRPr="005A6AA3" w:rsidDel="00AE71EA" w:rsidRDefault="00000000">
                  <w:pPr>
                    <w:keepNext/>
                    <w:widowControl w:val="0"/>
                    <w:spacing w:after="60"/>
                    <w:rPr>
                      <w:del w:id="11447" w:author="Lorenzo Fabbri" w:date="2024-09-24T14:48:00Z" w16du:dateUtc="2024-09-24T12:48:00Z"/>
                    </w:rPr>
                  </w:pPr>
                  <w:del w:id="11448" w:author="Lorenzo Fabbri" w:date="2024-09-24T14:48:00Z" w16du:dateUtc="2024-09-24T12:48:00Z">
                    <w:r w:rsidRPr="005A6AA3" w:rsidDel="00AE71EA">
                      <w:rPr>
                        <w:rFonts w:ascii="Calibri" w:hAnsi="Calibri"/>
                        <w:sz w:val="20"/>
                      </w:rPr>
                      <w:delText>MBzP</w:delText>
                    </w:r>
                  </w:del>
                </w:p>
              </w:tc>
              <w:tc>
                <w:tcPr>
                  <w:tcW w:w="0" w:type="dxa"/>
                  <w:tcPrChange w:id="1144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3EF46CD" w14:textId="1DC5CC98" w:rsidR="00066508" w:rsidRPr="005A6AA3" w:rsidDel="00AE71EA" w:rsidRDefault="00000000">
                  <w:pPr>
                    <w:keepNext/>
                    <w:widowControl w:val="0"/>
                    <w:spacing w:after="60"/>
                    <w:jc w:val="center"/>
                    <w:rPr>
                      <w:del w:id="11450" w:author="Lorenzo Fabbri" w:date="2024-09-24T14:48:00Z" w16du:dateUtc="2024-09-24T12:48:00Z"/>
                    </w:rPr>
                  </w:pPr>
                  <w:del w:id="11451" w:author="Lorenzo Fabbri" w:date="2024-09-24T14:48:00Z" w16du:dateUtc="2024-09-24T12:48:00Z">
                    <w:r w:rsidRPr="005A6AA3" w:rsidDel="00AE71EA">
                      <w:rPr>
                        <w:rFonts w:ascii="Calibri" w:hAnsi="Calibri"/>
                        <w:sz w:val="20"/>
                      </w:rPr>
                      <w:delText>0.99 (0.70, 1.26)</w:delText>
                    </w:r>
                  </w:del>
                </w:p>
              </w:tc>
              <w:tc>
                <w:tcPr>
                  <w:tcW w:w="0" w:type="dxa"/>
                  <w:tcPrChange w:id="1145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7BDB3A" w14:textId="5AF84F54" w:rsidR="00066508" w:rsidRPr="005A6AA3" w:rsidDel="00AE71EA" w:rsidRDefault="00000000">
                  <w:pPr>
                    <w:keepNext/>
                    <w:widowControl w:val="0"/>
                    <w:spacing w:after="60"/>
                    <w:jc w:val="center"/>
                    <w:rPr>
                      <w:del w:id="11453" w:author="Lorenzo Fabbri" w:date="2024-09-24T14:48:00Z" w16du:dateUtc="2024-09-24T12:48:00Z"/>
                    </w:rPr>
                  </w:pPr>
                  <w:del w:id="11454" w:author="Lorenzo Fabbri" w:date="2024-09-24T14:48:00Z" w16du:dateUtc="2024-09-24T12:48:00Z">
                    <w:r w:rsidRPr="005A6AA3" w:rsidDel="00AE71EA">
                      <w:rPr>
                        <w:rFonts w:ascii="Calibri" w:hAnsi="Calibri"/>
                        <w:sz w:val="20"/>
                      </w:rPr>
                      <w:delText>0.98 (0.66, 1.31)</w:delText>
                    </w:r>
                  </w:del>
                </w:p>
              </w:tc>
              <w:tc>
                <w:tcPr>
                  <w:tcW w:w="0" w:type="dxa"/>
                  <w:tcPrChange w:id="1145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395EEC0" w14:textId="6DBC43A3" w:rsidR="00066508" w:rsidRPr="005A6AA3" w:rsidDel="00AE71EA" w:rsidRDefault="00000000">
                  <w:pPr>
                    <w:keepNext/>
                    <w:widowControl w:val="0"/>
                    <w:spacing w:after="60"/>
                    <w:jc w:val="center"/>
                    <w:rPr>
                      <w:del w:id="11456" w:author="Lorenzo Fabbri" w:date="2024-09-24T14:48:00Z" w16du:dateUtc="2024-09-24T12:48:00Z"/>
                    </w:rPr>
                  </w:pPr>
                  <w:del w:id="11457" w:author="Lorenzo Fabbri" w:date="2024-09-24T14:48:00Z" w16du:dateUtc="2024-09-24T12:48:00Z">
                    <w:r w:rsidRPr="005A6AA3" w:rsidDel="00AE71EA">
                      <w:rPr>
                        <w:rFonts w:ascii="Calibri" w:hAnsi="Calibri"/>
                        <w:sz w:val="20"/>
                      </w:rPr>
                      <w:delText>0.38, 1.58</w:delText>
                    </w:r>
                  </w:del>
                </w:p>
              </w:tc>
              <w:tc>
                <w:tcPr>
                  <w:tcW w:w="0" w:type="dxa"/>
                  <w:tcPrChange w:id="1145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9F51BD0" w14:textId="275F3A3D" w:rsidR="00066508" w:rsidRPr="005A6AA3" w:rsidDel="00AE71EA" w:rsidRDefault="00000000">
                  <w:pPr>
                    <w:keepNext/>
                    <w:widowControl w:val="0"/>
                    <w:spacing w:after="60"/>
                    <w:jc w:val="center"/>
                    <w:rPr>
                      <w:del w:id="11459" w:author="Lorenzo Fabbri" w:date="2024-09-24T14:48:00Z" w16du:dateUtc="2024-09-24T12:48:00Z"/>
                    </w:rPr>
                  </w:pPr>
                  <w:del w:id="11460" w:author="Lorenzo Fabbri" w:date="2024-09-24T14:48:00Z" w16du:dateUtc="2024-09-24T12:48:00Z">
                    <w:r w:rsidRPr="005A6AA3" w:rsidDel="00AE71EA">
                      <w:rPr>
                        <w:rFonts w:ascii="Calibri" w:hAnsi="Calibri"/>
                        <w:sz w:val="20"/>
                      </w:rPr>
                      <w:delText>0.38, 1.58</w:delText>
                    </w:r>
                  </w:del>
                </w:p>
              </w:tc>
            </w:tr>
            <w:tr w:rsidR="00066508" w:rsidRPr="005A6AA3" w:rsidDel="00AE71EA" w14:paraId="1D499C6A" w14:textId="2B9A3771" w:rsidTr="006C3DDD">
              <w:trPr>
                <w:del w:id="11461" w:author="Lorenzo Fabbri" w:date="2024-09-24T14:48:00Z"/>
                <w:trPrChange w:id="11462" w:author="Lorenzo Fabbri" w:date="2024-09-19T20:40:00Z" w16du:dateUtc="2024-09-19T18:40:00Z">
                  <w:trPr>
                    <w:gridBefore w:val="1"/>
                    <w:cantSplit/>
                    <w:jc w:val="center"/>
                  </w:trPr>
                </w:trPrChange>
              </w:trPr>
              <w:tc>
                <w:tcPr>
                  <w:tcW w:w="0" w:type="dxa"/>
                  <w:tcPrChange w:id="1146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7B0505B" w14:textId="76444A43" w:rsidR="00066508" w:rsidRPr="005A6AA3" w:rsidDel="00AE71EA" w:rsidRDefault="00000000">
                  <w:pPr>
                    <w:keepNext/>
                    <w:widowControl w:val="0"/>
                    <w:spacing w:after="60"/>
                    <w:rPr>
                      <w:del w:id="11464" w:author="Lorenzo Fabbri" w:date="2024-09-24T14:48:00Z" w16du:dateUtc="2024-09-24T12:48:00Z"/>
                    </w:rPr>
                  </w:pPr>
                  <w:del w:id="11465" w:author="Lorenzo Fabbri" w:date="2024-09-24T14:48:00Z" w16du:dateUtc="2024-09-24T12:48:00Z">
                    <w:r w:rsidRPr="005A6AA3" w:rsidDel="00AE71EA">
                      <w:rPr>
                        <w:rFonts w:ascii="Calibri" w:hAnsi="Calibri"/>
                        <w:sz w:val="20"/>
                      </w:rPr>
                      <w:delText>MEHP</w:delText>
                    </w:r>
                  </w:del>
                </w:p>
              </w:tc>
              <w:tc>
                <w:tcPr>
                  <w:tcW w:w="0" w:type="dxa"/>
                  <w:tcPrChange w:id="1146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207A060" w14:textId="56C14A55" w:rsidR="00066508" w:rsidRPr="005A6AA3" w:rsidDel="00AE71EA" w:rsidRDefault="00000000">
                  <w:pPr>
                    <w:keepNext/>
                    <w:widowControl w:val="0"/>
                    <w:spacing w:after="60"/>
                    <w:jc w:val="center"/>
                    <w:rPr>
                      <w:del w:id="11467" w:author="Lorenzo Fabbri" w:date="2024-09-24T14:48:00Z" w16du:dateUtc="2024-09-24T12:48:00Z"/>
                    </w:rPr>
                  </w:pPr>
                  <w:del w:id="11468" w:author="Lorenzo Fabbri" w:date="2024-09-24T14:48:00Z" w16du:dateUtc="2024-09-24T12:48:00Z">
                    <w:r w:rsidRPr="005A6AA3" w:rsidDel="00AE71EA">
                      <w:rPr>
                        <w:rFonts w:ascii="Calibri" w:hAnsi="Calibri"/>
                        <w:sz w:val="20"/>
                      </w:rPr>
                      <w:delText>1.01 (0.72, 1.29)</w:delText>
                    </w:r>
                  </w:del>
                </w:p>
              </w:tc>
              <w:tc>
                <w:tcPr>
                  <w:tcW w:w="0" w:type="dxa"/>
                  <w:tcPrChange w:id="1146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A0839A" w14:textId="49D1BD59" w:rsidR="00066508" w:rsidRPr="005A6AA3" w:rsidDel="00AE71EA" w:rsidRDefault="00000000">
                  <w:pPr>
                    <w:keepNext/>
                    <w:widowControl w:val="0"/>
                    <w:spacing w:after="60"/>
                    <w:jc w:val="center"/>
                    <w:rPr>
                      <w:del w:id="11470" w:author="Lorenzo Fabbri" w:date="2024-09-24T14:48:00Z" w16du:dateUtc="2024-09-24T12:48:00Z"/>
                    </w:rPr>
                  </w:pPr>
                  <w:del w:id="11471" w:author="Lorenzo Fabbri" w:date="2024-09-24T14:48:00Z" w16du:dateUtc="2024-09-24T12:48:00Z">
                    <w:r w:rsidRPr="005A6AA3" w:rsidDel="00AE71EA">
                      <w:rPr>
                        <w:rFonts w:ascii="Calibri" w:hAnsi="Calibri"/>
                        <w:sz w:val="20"/>
                      </w:rPr>
                      <w:delText>0.98 (0.61, 1.34)</w:delText>
                    </w:r>
                  </w:del>
                </w:p>
              </w:tc>
              <w:tc>
                <w:tcPr>
                  <w:tcW w:w="0" w:type="dxa"/>
                  <w:tcPrChange w:id="1147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DE58709" w14:textId="287FD810" w:rsidR="00066508" w:rsidRPr="005A6AA3" w:rsidDel="00AE71EA" w:rsidRDefault="00000000">
                  <w:pPr>
                    <w:keepNext/>
                    <w:widowControl w:val="0"/>
                    <w:spacing w:after="60"/>
                    <w:jc w:val="center"/>
                    <w:rPr>
                      <w:del w:id="11473" w:author="Lorenzo Fabbri" w:date="2024-09-24T14:48:00Z" w16du:dateUtc="2024-09-24T12:48:00Z"/>
                    </w:rPr>
                  </w:pPr>
                  <w:del w:id="11474" w:author="Lorenzo Fabbri" w:date="2024-09-24T14:48:00Z" w16du:dateUtc="2024-09-24T12:48:00Z">
                    <w:r w:rsidRPr="005A6AA3" w:rsidDel="00AE71EA">
                      <w:rPr>
                        <w:rFonts w:ascii="Calibri" w:hAnsi="Calibri"/>
                        <w:sz w:val="20"/>
                      </w:rPr>
                      <w:delText>0.36, 1.58</w:delText>
                    </w:r>
                  </w:del>
                </w:p>
              </w:tc>
              <w:tc>
                <w:tcPr>
                  <w:tcW w:w="0" w:type="dxa"/>
                  <w:tcPrChange w:id="1147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97A20D0" w14:textId="0710D3CE" w:rsidR="00066508" w:rsidRPr="005A6AA3" w:rsidDel="00AE71EA" w:rsidRDefault="00000000">
                  <w:pPr>
                    <w:keepNext/>
                    <w:widowControl w:val="0"/>
                    <w:spacing w:after="60"/>
                    <w:jc w:val="center"/>
                    <w:rPr>
                      <w:del w:id="11476" w:author="Lorenzo Fabbri" w:date="2024-09-24T14:48:00Z" w16du:dateUtc="2024-09-24T12:48:00Z"/>
                    </w:rPr>
                  </w:pPr>
                  <w:del w:id="11477" w:author="Lorenzo Fabbri" w:date="2024-09-24T14:48:00Z" w16du:dateUtc="2024-09-24T12:48:00Z">
                    <w:r w:rsidRPr="005A6AA3" w:rsidDel="00AE71EA">
                      <w:rPr>
                        <w:rFonts w:ascii="Calibri" w:hAnsi="Calibri"/>
                        <w:sz w:val="20"/>
                      </w:rPr>
                      <w:delText>0.36, 1.58</w:delText>
                    </w:r>
                  </w:del>
                </w:p>
              </w:tc>
            </w:tr>
            <w:tr w:rsidR="00066508" w:rsidRPr="005A6AA3" w:rsidDel="00AE71EA" w14:paraId="2F30CCC5" w14:textId="0E7D87E8" w:rsidTr="006C3DDD">
              <w:trPr>
                <w:del w:id="11478" w:author="Lorenzo Fabbri" w:date="2024-09-24T14:48:00Z"/>
                <w:trPrChange w:id="11479" w:author="Lorenzo Fabbri" w:date="2024-09-19T20:40:00Z" w16du:dateUtc="2024-09-19T18:40:00Z">
                  <w:trPr>
                    <w:gridBefore w:val="1"/>
                    <w:cantSplit/>
                    <w:jc w:val="center"/>
                  </w:trPr>
                </w:trPrChange>
              </w:trPr>
              <w:tc>
                <w:tcPr>
                  <w:tcW w:w="0" w:type="dxa"/>
                  <w:tcPrChange w:id="1148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C02419C" w14:textId="7C0B456B" w:rsidR="00066508" w:rsidRPr="005A6AA3" w:rsidDel="00AE71EA" w:rsidRDefault="00000000">
                  <w:pPr>
                    <w:keepNext/>
                    <w:widowControl w:val="0"/>
                    <w:spacing w:after="60"/>
                    <w:rPr>
                      <w:del w:id="11481" w:author="Lorenzo Fabbri" w:date="2024-09-24T14:48:00Z" w16du:dateUtc="2024-09-24T12:48:00Z"/>
                    </w:rPr>
                  </w:pPr>
                  <w:del w:id="11482" w:author="Lorenzo Fabbri" w:date="2024-09-24T14:48:00Z" w16du:dateUtc="2024-09-24T12:48:00Z">
                    <w:r w:rsidRPr="005A6AA3" w:rsidDel="00AE71EA">
                      <w:rPr>
                        <w:rFonts w:ascii="Calibri" w:hAnsi="Calibri"/>
                        <w:sz w:val="20"/>
                      </w:rPr>
                      <w:delText>MEHHP</w:delText>
                    </w:r>
                  </w:del>
                </w:p>
              </w:tc>
              <w:tc>
                <w:tcPr>
                  <w:tcW w:w="0" w:type="dxa"/>
                  <w:tcPrChange w:id="1148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D9BD2DD" w14:textId="729740DC" w:rsidR="00066508" w:rsidRPr="005A6AA3" w:rsidDel="00AE71EA" w:rsidRDefault="00000000">
                  <w:pPr>
                    <w:keepNext/>
                    <w:widowControl w:val="0"/>
                    <w:spacing w:after="60"/>
                    <w:jc w:val="center"/>
                    <w:rPr>
                      <w:del w:id="11484" w:author="Lorenzo Fabbri" w:date="2024-09-24T14:48:00Z" w16du:dateUtc="2024-09-24T12:48:00Z"/>
                    </w:rPr>
                  </w:pPr>
                  <w:del w:id="11485" w:author="Lorenzo Fabbri" w:date="2024-09-24T14:48:00Z" w16du:dateUtc="2024-09-24T12:48:00Z">
                    <w:r w:rsidRPr="005A6AA3" w:rsidDel="00AE71EA">
                      <w:rPr>
                        <w:rFonts w:ascii="Calibri" w:hAnsi="Calibri"/>
                        <w:sz w:val="20"/>
                      </w:rPr>
                      <w:delText>1.02 (0.64, 1.31)</w:delText>
                    </w:r>
                  </w:del>
                </w:p>
              </w:tc>
              <w:tc>
                <w:tcPr>
                  <w:tcW w:w="0" w:type="dxa"/>
                  <w:tcPrChange w:id="1148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F55649" w14:textId="2C434717" w:rsidR="00066508" w:rsidRPr="005A6AA3" w:rsidDel="00AE71EA" w:rsidRDefault="00000000">
                  <w:pPr>
                    <w:keepNext/>
                    <w:widowControl w:val="0"/>
                    <w:spacing w:after="60"/>
                    <w:jc w:val="center"/>
                    <w:rPr>
                      <w:del w:id="11487" w:author="Lorenzo Fabbri" w:date="2024-09-24T14:48:00Z" w16du:dateUtc="2024-09-24T12:48:00Z"/>
                    </w:rPr>
                  </w:pPr>
                  <w:del w:id="11488" w:author="Lorenzo Fabbri" w:date="2024-09-24T14:48:00Z" w16du:dateUtc="2024-09-24T12:48:00Z">
                    <w:r w:rsidRPr="005A6AA3" w:rsidDel="00AE71EA">
                      <w:rPr>
                        <w:rFonts w:ascii="Calibri" w:hAnsi="Calibri"/>
                        <w:sz w:val="20"/>
                      </w:rPr>
                      <w:delText>1.00 (0.59, 1.35)</w:delText>
                    </w:r>
                  </w:del>
                </w:p>
              </w:tc>
              <w:tc>
                <w:tcPr>
                  <w:tcW w:w="0" w:type="dxa"/>
                  <w:tcPrChange w:id="1148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7FBD483" w14:textId="3CC2B629" w:rsidR="00066508" w:rsidRPr="005A6AA3" w:rsidDel="00AE71EA" w:rsidRDefault="00000000">
                  <w:pPr>
                    <w:keepNext/>
                    <w:widowControl w:val="0"/>
                    <w:spacing w:after="60"/>
                    <w:jc w:val="center"/>
                    <w:rPr>
                      <w:del w:id="11490" w:author="Lorenzo Fabbri" w:date="2024-09-24T14:48:00Z" w16du:dateUtc="2024-09-24T12:48:00Z"/>
                    </w:rPr>
                  </w:pPr>
                  <w:del w:id="11491" w:author="Lorenzo Fabbri" w:date="2024-09-24T14:48:00Z" w16du:dateUtc="2024-09-24T12:48:00Z">
                    <w:r w:rsidRPr="005A6AA3" w:rsidDel="00AE71EA">
                      <w:rPr>
                        <w:rFonts w:ascii="Calibri" w:hAnsi="Calibri"/>
                        <w:sz w:val="20"/>
                      </w:rPr>
                      <w:delText>0.30, 1.63</w:delText>
                    </w:r>
                  </w:del>
                </w:p>
              </w:tc>
              <w:tc>
                <w:tcPr>
                  <w:tcW w:w="0" w:type="dxa"/>
                  <w:tcPrChange w:id="1149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3145C97" w14:textId="01DCCBA7" w:rsidR="00066508" w:rsidRPr="005A6AA3" w:rsidDel="00AE71EA" w:rsidRDefault="00000000">
                  <w:pPr>
                    <w:keepNext/>
                    <w:widowControl w:val="0"/>
                    <w:spacing w:after="60"/>
                    <w:jc w:val="center"/>
                    <w:rPr>
                      <w:del w:id="11493" w:author="Lorenzo Fabbri" w:date="2024-09-24T14:48:00Z" w16du:dateUtc="2024-09-24T12:48:00Z"/>
                    </w:rPr>
                  </w:pPr>
                  <w:del w:id="11494" w:author="Lorenzo Fabbri" w:date="2024-09-24T14:48:00Z" w16du:dateUtc="2024-09-24T12:48:00Z">
                    <w:r w:rsidRPr="005A6AA3" w:rsidDel="00AE71EA">
                      <w:rPr>
                        <w:rFonts w:ascii="Calibri" w:hAnsi="Calibri"/>
                        <w:sz w:val="20"/>
                      </w:rPr>
                      <w:delText>0.30, 1.63</w:delText>
                    </w:r>
                  </w:del>
                </w:p>
              </w:tc>
            </w:tr>
            <w:tr w:rsidR="00066508" w:rsidRPr="005A6AA3" w:rsidDel="00AE71EA" w14:paraId="5EC4CA63" w14:textId="49637403" w:rsidTr="006C3DDD">
              <w:trPr>
                <w:del w:id="11495" w:author="Lorenzo Fabbri" w:date="2024-09-24T14:48:00Z"/>
                <w:trPrChange w:id="11496" w:author="Lorenzo Fabbri" w:date="2024-09-19T20:40:00Z" w16du:dateUtc="2024-09-19T18:40:00Z">
                  <w:trPr>
                    <w:gridBefore w:val="1"/>
                    <w:cantSplit/>
                    <w:jc w:val="center"/>
                  </w:trPr>
                </w:trPrChange>
              </w:trPr>
              <w:tc>
                <w:tcPr>
                  <w:tcW w:w="0" w:type="dxa"/>
                  <w:tcPrChange w:id="1149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E2C7914" w14:textId="50938F63" w:rsidR="00066508" w:rsidRPr="005A6AA3" w:rsidDel="00AE71EA" w:rsidRDefault="00000000">
                  <w:pPr>
                    <w:keepNext/>
                    <w:widowControl w:val="0"/>
                    <w:spacing w:after="60"/>
                    <w:rPr>
                      <w:del w:id="11498" w:author="Lorenzo Fabbri" w:date="2024-09-24T14:48:00Z" w16du:dateUtc="2024-09-24T12:48:00Z"/>
                    </w:rPr>
                  </w:pPr>
                  <w:del w:id="11499" w:author="Lorenzo Fabbri" w:date="2024-09-24T14:48:00Z" w16du:dateUtc="2024-09-24T12:48:00Z">
                    <w:r w:rsidRPr="005A6AA3" w:rsidDel="00AE71EA">
                      <w:rPr>
                        <w:rFonts w:ascii="Calibri" w:hAnsi="Calibri"/>
                        <w:sz w:val="20"/>
                      </w:rPr>
                      <w:delText>MEOHP</w:delText>
                    </w:r>
                  </w:del>
                </w:p>
              </w:tc>
              <w:tc>
                <w:tcPr>
                  <w:tcW w:w="0" w:type="dxa"/>
                  <w:tcPrChange w:id="1150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2DFA77" w14:textId="77D8DC7E" w:rsidR="00066508" w:rsidRPr="005A6AA3" w:rsidDel="00AE71EA" w:rsidRDefault="00000000">
                  <w:pPr>
                    <w:keepNext/>
                    <w:widowControl w:val="0"/>
                    <w:spacing w:after="60"/>
                    <w:jc w:val="center"/>
                    <w:rPr>
                      <w:del w:id="11501" w:author="Lorenzo Fabbri" w:date="2024-09-24T14:48:00Z" w16du:dateUtc="2024-09-24T12:48:00Z"/>
                    </w:rPr>
                  </w:pPr>
                  <w:del w:id="11502" w:author="Lorenzo Fabbri" w:date="2024-09-24T14:48:00Z" w16du:dateUtc="2024-09-24T12:48:00Z">
                    <w:r w:rsidRPr="005A6AA3" w:rsidDel="00AE71EA">
                      <w:rPr>
                        <w:rFonts w:ascii="Calibri" w:hAnsi="Calibri"/>
                        <w:sz w:val="20"/>
                      </w:rPr>
                      <w:delText>1.01 (0.62, 1.32)</w:delText>
                    </w:r>
                  </w:del>
                </w:p>
              </w:tc>
              <w:tc>
                <w:tcPr>
                  <w:tcW w:w="0" w:type="dxa"/>
                  <w:tcPrChange w:id="1150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DEE66FE" w14:textId="506EA577" w:rsidR="00066508" w:rsidRPr="005A6AA3" w:rsidDel="00AE71EA" w:rsidRDefault="00000000">
                  <w:pPr>
                    <w:keepNext/>
                    <w:widowControl w:val="0"/>
                    <w:spacing w:after="60"/>
                    <w:jc w:val="center"/>
                    <w:rPr>
                      <w:del w:id="11504" w:author="Lorenzo Fabbri" w:date="2024-09-24T14:48:00Z" w16du:dateUtc="2024-09-24T12:48:00Z"/>
                    </w:rPr>
                  </w:pPr>
                  <w:del w:id="11505" w:author="Lorenzo Fabbri" w:date="2024-09-24T14:48:00Z" w16du:dateUtc="2024-09-24T12:48:00Z">
                    <w:r w:rsidRPr="005A6AA3" w:rsidDel="00AE71EA">
                      <w:rPr>
                        <w:rFonts w:ascii="Calibri" w:hAnsi="Calibri"/>
                        <w:sz w:val="20"/>
                      </w:rPr>
                      <w:delText>1.01 (0.50, 1.41)</w:delText>
                    </w:r>
                  </w:del>
                </w:p>
              </w:tc>
              <w:tc>
                <w:tcPr>
                  <w:tcW w:w="0" w:type="dxa"/>
                  <w:tcPrChange w:id="1150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DF20E37" w14:textId="730279AD" w:rsidR="00066508" w:rsidRPr="005A6AA3" w:rsidDel="00AE71EA" w:rsidRDefault="00000000">
                  <w:pPr>
                    <w:keepNext/>
                    <w:widowControl w:val="0"/>
                    <w:spacing w:after="60"/>
                    <w:jc w:val="center"/>
                    <w:rPr>
                      <w:del w:id="11507" w:author="Lorenzo Fabbri" w:date="2024-09-24T14:48:00Z" w16du:dateUtc="2024-09-24T12:48:00Z"/>
                    </w:rPr>
                  </w:pPr>
                  <w:del w:id="11508" w:author="Lorenzo Fabbri" w:date="2024-09-24T14:48:00Z" w16du:dateUtc="2024-09-24T12:48:00Z">
                    <w:r w:rsidRPr="005A6AA3" w:rsidDel="00AE71EA">
                      <w:rPr>
                        <w:rFonts w:ascii="Calibri" w:hAnsi="Calibri"/>
                        <w:sz w:val="20"/>
                      </w:rPr>
                      <w:delText>0.24, 1.68</w:delText>
                    </w:r>
                  </w:del>
                </w:p>
              </w:tc>
              <w:tc>
                <w:tcPr>
                  <w:tcW w:w="0" w:type="dxa"/>
                  <w:tcPrChange w:id="1150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183C0F" w14:textId="259E6A5F" w:rsidR="00066508" w:rsidRPr="005A6AA3" w:rsidDel="00AE71EA" w:rsidRDefault="00000000">
                  <w:pPr>
                    <w:keepNext/>
                    <w:widowControl w:val="0"/>
                    <w:spacing w:after="60"/>
                    <w:jc w:val="center"/>
                    <w:rPr>
                      <w:del w:id="11510" w:author="Lorenzo Fabbri" w:date="2024-09-24T14:48:00Z" w16du:dateUtc="2024-09-24T12:48:00Z"/>
                    </w:rPr>
                  </w:pPr>
                  <w:del w:id="11511" w:author="Lorenzo Fabbri" w:date="2024-09-24T14:48:00Z" w16du:dateUtc="2024-09-24T12:48:00Z">
                    <w:r w:rsidRPr="005A6AA3" w:rsidDel="00AE71EA">
                      <w:rPr>
                        <w:rFonts w:ascii="Calibri" w:hAnsi="Calibri"/>
                        <w:sz w:val="20"/>
                      </w:rPr>
                      <w:delText>0.24, 1.68</w:delText>
                    </w:r>
                  </w:del>
                </w:p>
              </w:tc>
            </w:tr>
            <w:tr w:rsidR="00066508" w:rsidRPr="005A6AA3" w:rsidDel="00AE71EA" w14:paraId="52F87EE9" w14:textId="6D40109E" w:rsidTr="006C3DDD">
              <w:trPr>
                <w:del w:id="11512" w:author="Lorenzo Fabbri" w:date="2024-09-24T14:48:00Z"/>
                <w:trPrChange w:id="11513" w:author="Lorenzo Fabbri" w:date="2024-09-19T20:40:00Z" w16du:dateUtc="2024-09-19T18:40:00Z">
                  <w:trPr>
                    <w:gridBefore w:val="1"/>
                    <w:cantSplit/>
                    <w:jc w:val="center"/>
                  </w:trPr>
                </w:trPrChange>
              </w:trPr>
              <w:tc>
                <w:tcPr>
                  <w:tcW w:w="0" w:type="dxa"/>
                  <w:tcPrChange w:id="1151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E9527FC" w14:textId="7E410090" w:rsidR="00066508" w:rsidRPr="005A6AA3" w:rsidDel="00AE71EA" w:rsidRDefault="00000000">
                  <w:pPr>
                    <w:keepNext/>
                    <w:widowControl w:val="0"/>
                    <w:spacing w:after="60"/>
                    <w:rPr>
                      <w:del w:id="11515" w:author="Lorenzo Fabbri" w:date="2024-09-24T14:48:00Z" w16du:dateUtc="2024-09-24T12:48:00Z"/>
                    </w:rPr>
                  </w:pPr>
                  <w:del w:id="11516" w:author="Lorenzo Fabbri" w:date="2024-09-24T14:48:00Z" w16du:dateUtc="2024-09-24T12:48:00Z">
                    <w:r w:rsidRPr="005A6AA3" w:rsidDel="00AE71EA">
                      <w:rPr>
                        <w:rFonts w:ascii="Calibri" w:hAnsi="Calibri"/>
                        <w:sz w:val="20"/>
                      </w:rPr>
                      <w:delText>MECPP</w:delText>
                    </w:r>
                  </w:del>
                </w:p>
              </w:tc>
              <w:tc>
                <w:tcPr>
                  <w:tcW w:w="0" w:type="dxa"/>
                  <w:tcPrChange w:id="1151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2BB739" w14:textId="3677E04A" w:rsidR="00066508" w:rsidRPr="005A6AA3" w:rsidDel="00AE71EA" w:rsidRDefault="00000000">
                  <w:pPr>
                    <w:keepNext/>
                    <w:widowControl w:val="0"/>
                    <w:spacing w:after="60"/>
                    <w:jc w:val="center"/>
                    <w:rPr>
                      <w:del w:id="11518" w:author="Lorenzo Fabbri" w:date="2024-09-24T14:48:00Z" w16du:dateUtc="2024-09-24T12:48:00Z"/>
                    </w:rPr>
                  </w:pPr>
                  <w:del w:id="11519" w:author="Lorenzo Fabbri" w:date="2024-09-24T14:48:00Z" w16du:dateUtc="2024-09-24T12:48:00Z">
                    <w:r w:rsidRPr="005A6AA3" w:rsidDel="00AE71EA">
                      <w:rPr>
                        <w:rFonts w:ascii="Calibri" w:hAnsi="Calibri"/>
                        <w:sz w:val="20"/>
                      </w:rPr>
                      <w:delText>0.98 (0.62, 1.32)</w:delText>
                    </w:r>
                  </w:del>
                </w:p>
              </w:tc>
              <w:tc>
                <w:tcPr>
                  <w:tcW w:w="0" w:type="dxa"/>
                  <w:tcPrChange w:id="1152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210D40" w14:textId="610E6803" w:rsidR="00066508" w:rsidRPr="005A6AA3" w:rsidDel="00AE71EA" w:rsidRDefault="00000000">
                  <w:pPr>
                    <w:keepNext/>
                    <w:widowControl w:val="0"/>
                    <w:spacing w:after="60"/>
                    <w:jc w:val="center"/>
                    <w:rPr>
                      <w:del w:id="11521" w:author="Lorenzo Fabbri" w:date="2024-09-24T14:48:00Z" w16du:dateUtc="2024-09-24T12:48:00Z"/>
                    </w:rPr>
                  </w:pPr>
                  <w:del w:id="11522" w:author="Lorenzo Fabbri" w:date="2024-09-24T14:48:00Z" w16du:dateUtc="2024-09-24T12:48:00Z">
                    <w:r w:rsidRPr="005A6AA3" w:rsidDel="00AE71EA">
                      <w:rPr>
                        <w:rFonts w:ascii="Calibri" w:hAnsi="Calibri"/>
                        <w:sz w:val="20"/>
                      </w:rPr>
                      <w:delText>0.98 (0.53, 1.40)</w:delText>
                    </w:r>
                  </w:del>
                </w:p>
              </w:tc>
              <w:tc>
                <w:tcPr>
                  <w:tcW w:w="0" w:type="dxa"/>
                  <w:tcPrChange w:id="1152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0640B8" w14:textId="5A250072" w:rsidR="00066508" w:rsidRPr="005A6AA3" w:rsidDel="00AE71EA" w:rsidRDefault="00000000">
                  <w:pPr>
                    <w:keepNext/>
                    <w:widowControl w:val="0"/>
                    <w:spacing w:after="60"/>
                    <w:jc w:val="center"/>
                    <w:rPr>
                      <w:del w:id="11524" w:author="Lorenzo Fabbri" w:date="2024-09-24T14:48:00Z" w16du:dateUtc="2024-09-24T12:48:00Z"/>
                    </w:rPr>
                  </w:pPr>
                  <w:del w:id="11525" w:author="Lorenzo Fabbri" w:date="2024-09-24T14:48:00Z" w16du:dateUtc="2024-09-24T12:48:00Z">
                    <w:r w:rsidRPr="005A6AA3" w:rsidDel="00AE71EA">
                      <w:rPr>
                        <w:rFonts w:ascii="Calibri" w:hAnsi="Calibri"/>
                        <w:sz w:val="20"/>
                      </w:rPr>
                      <w:delText>0.29, 1.67</w:delText>
                    </w:r>
                  </w:del>
                </w:p>
              </w:tc>
              <w:tc>
                <w:tcPr>
                  <w:tcW w:w="0" w:type="dxa"/>
                  <w:tcPrChange w:id="1152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CED9EF8" w14:textId="02576165" w:rsidR="00066508" w:rsidRPr="005A6AA3" w:rsidDel="00AE71EA" w:rsidRDefault="00000000">
                  <w:pPr>
                    <w:keepNext/>
                    <w:widowControl w:val="0"/>
                    <w:spacing w:after="60"/>
                    <w:jc w:val="center"/>
                    <w:rPr>
                      <w:del w:id="11527" w:author="Lorenzo Fabbri" w:date="2024-09-24T14:48:00Z" w16du:dateUtc="2024-09-24T12:48:00Z"/>
                    </w:rPr>
                  </w:pPr>
                  <w:del w:id="11528" w:author="Lorenzo Fabbri" w:date="2024-09-24T14:48:00Z" w16du:dateUtc="2024-09-24T12:48:00Z">
                    <w:r w:rsidRPr="005A6AA3" w:rsidDel="00AE71EA">
                      <w:rPr>
                        <w:rFonts w:ascii="Calibri" w:hAnsi="Calibri"/>
                        <w:sz w:val="20"/>
                      </w:rPr>
                      <w:delText>0.29, 1.67</w:delText>
                    </w:r>
                  </w:del>
                </w:p>
              </w:tc>
            </w:tr>
            <w:tr w:rsidR="00066508" w:rsidRPr="005A6AA3" w:rsidDel="00AE71EA" w14:paraId="3804BBD6" w14:textId="0241D649" w:rsidTr="006C3DDD">
              <w:trPr>
                <w:del w:id="11529" w:author="Lorenzo Fabbri" w:date="2024-09-24T14:48:00Z"/>
                <w:trPrChange w:id="11530" w:author="Lorenzo Fabbri" w:date="2024-09-19T20:40:00Z" w16du:dateUtc="2024-09-19T18:40:00Z">
                  <w:trPr>
                    <w:gridBefore w:val="1"/>
                    <w:cantSplit/>
                    <w:jc w:val="center"/>
                  </w:trPr>
                </w:trPrChange>
              </w:trPr>
              <w:tc>
                <w:tcPr>
                  <w:tcW w:w="0" w:type="dxa"/>
                  <w:tcPrChange w:id="1153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229A349" w14:textId="6A055F47" w:rsidR="00066508" w:rsidRPr="005A6AA3" w:rsidDel="00AE71EA" w:rsidRDefault="00000000">
                  <w:pPr>
                    <w:keepNext/>
                    <w:widowControl w:val="0"/>
                    <w:spacing w:after="60"/>
                    <w:rPr>
                      <w:del w:id="11532" w:author="Lorenzo Fabbri" w:date="2024-09-24T14:48:00Z" w16du:dateUtc="2024-09-24T12:48:00Z"/>
                    </w:rPr>
                  </w:pPr>
                  <w:del w:id="11533" w:author="Lorenzo Fabbri" w:date="2024-09-24T14:48:00Z" w16du:dateUtc="2024-09-24T12:48:00Z">
                    <w:r w:rsidRPr="005A6AA3" w:rsidDel="00AE71EA">
                      <w:rPr>
                        <w:rFonts w:ascii="Calibri" w:hAnsi="Calibri"/>
                        <w:sz w:val="20"/>
                      </w:rPr>
                      <w:delText>oh-MiNP</w:delText>
                    </w:r>
                  </w:del>
                </w:p>
              </w:tc>
              <w:tc>
                <w:tcPr>
                  <w:tcW w:w="0" w:type="dxa"/>
                  <w:tcPrChange w:id="1153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69FDEA" w14:textId="0B0839CE" w:rsidR="00066508" w:rsidRPr="005A6AA3" w:rsidDel="00AE71EA" w:rsidRDefault="00000000">
                  <w:pPr>
                    <w:keepNext/>
                    <w:widowControl w:val="0"/>
                    <w:spacing w:after="60"/>
                    <w:jc w:val="center"/>
                    <w:rPr>
                      <w:del w:id="11535" w:author="Lorenzo Fabbri" w:date="2024-09-24T14:48:00Z" w16du:dateUtc="2024-09-24T12:48:00Z"/>
                    </w:rPr>
                  </w:pPr>
                  <w:del w:id="11536" w:author="Lorenzo Fabbri" w:date="2024-09-24T14:48:00Z" w16du:dateUtc="2024-09-24T12:48:00Z">
                    <w:r w:rsidRPr="005A6AA3" w:rsidDel="00AE71EA">
                      <w:rPr>
                        <w:rFonts w:ascii="Calibri" w:hAnsi="Calibri"/>
                        <w:sz w:val="20"/>
                      </w:rPr>
                      <w:delText>1.00 (0.73, 1.26)</w:delText>
                    </w:r>
                  </w:del>
                </w:p>
              </w:tc>
              <w:tc>
                <w:tcPr>
                  <w:tcW w:w="0" w:type="dxa"/>
                  <w:tcPrChange w:id="1153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3EBE0B" w14:textId="3381A0FA" w:rsidR="00066508" w:rsidRPr="005A6AA3" w:rsidDel="00AE71EA" w:rsidRDefault="00000000">
                  <w:pPr>
                    <w:keepNext/>
                    <w:widowControl w:val="0"/>
                    <w:spacing w:after="60"/>
                    <w:jc w:val="center"/>
                    <w:rPr>
                      <w:del w:id="11538" w:author="Lorenzo Fabbri" w:date="2024-09-24T14:48:00Z" w16du:dateUtc="2024-09-24T12:48:00Z"/>
                    </w:rPr>
                  </w:pPr>
                  <w:del w:id="11539" w:author="Lorenzo Fabbri" w:date="2024-09-24T14:48:00Z" w16du:dateUtc="2024-09-24T12:48:00Z">
                    <w:r w:rsidRPr="005A6AA3" w:rsidDel="00AE71EA">
                      <w:rPr>
                        <w:rFonts w:ascii="Calibri" w:hAnsi="Calibri"/>
                        <w:sz w:val="20"/>
                      </w:rPr>
                      <w:delText>1.00 (0.78, 1.24)</w:delText>
                    </w:r>
                  </w:del>
                </w:p>
              </w:tc>
              <w:tc>
                <w:tcPr>
                  <w:tcW w:w="0" w:type="dxa"/>
                  <w:tcPrChange w:id="1154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D0D8324" w14:textId="783994CE" w:rsidR="00066508" w:rsidRPr="005A6AA3" w:rsidDel="00AE71EA" w:rsidRDefault="00000000">
                  <w:pPr>
                    <w:keepNext/>
                    <w:widowControl w:val="0"/>
                    <w:spacing w:after="60"/>
                    <w:jc w:val="center"/>
                    <w:rPr>
                      <w:del w:id="11541" w:author="Lorenzo Fabbri" w:date="2024-09-24T14:48:00Z" w16du:dateUtc="2024-09-24T12:48:00Z"/>
                    </w:rPr>
                  </w:pPr>
                  <w:del w:id="11542" w:author="Lorenzo Fabbri" w:date="2024-09-24T14:48:00Z" w16du:dateUtc="2024-09-24T12:48:00Z">
                    <w:r w:rsidRPr="005A6AA3" w:rsidDel="00AE71EA">
                      <w:rPr>
                        <w:rFonts w:ascii="Calibri" w:hAnsi="Calibri"/>
                        <w:sz w:val="20"/>
                      </w:rPr>
                      <w:delText>0.49, 1.44</w:delText>
                    </w:r>
                  </w:del>
                </w:p>
              </w:tc>
              <w:tc>
                <w:tcPr>
                  <w:tcW w:w="0" w:type="dxa"/>
                  <w:tcPrChange w:id="1154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6CB911" w14:textId="4F441761" w:rsidR="00066508" w:rsidRPr="005A6AA3" w:rsidDel="00AE71EA" w:rsidRDefault="00000000">
                  <w:pPr>
                    <w:keepNext/>
                    <w:widowControl w:val="0"/>
                    <w:spacing w:after="60"/>
                    <w:jc w:val="center"/>
                    <w:rPr>
                      <w:del w:id="11544" w:author="Lorenzo Fabbri" w:date="2024-09-24T14:48:00Z" w16du:dateUtc="2024-09-24T12:48:00Z"/>
                    </w:rPr>
                  </w:pPr>
                  <w:del w:id="11545" w:author="Lorenzo Fabbri" w:date="2024-09-24T14:48:00Z" w16du:dateUtc="2024-09-24T12:48:00Z">
                    <w:r w:rsidRPr="005A6AA3" w:rsidDel="00AE71EA">
                      <w:rPr>
                        <w:rFonts w:ascii="Calibri" w:hAnsi="Calibri"/>
                        <w:sz w:val="20"/>
                      </w:rPr>
                      <w:delText>0.49, 1.44</w:delText>
                    </w:r>
                  </w:del>
                </w:p>
              </w:tc>
            </w:tr>
            <w:tr w:rsidR="00066508" w:rsidRPr="005A6AA3" w:rsidDel="00AE71EA" w14:paraId="79347231" w14:textId="274F6F06" w:rsidTr="006C3DDD">
              <w:trPr>
                <w:del w:id="11546" w:author="Lorenzo Fabbri" w:date="2024-09-24T14:48:00Z"/>
                <w:trPrChange w:id="11547" w:author="Lorenzo Fabbri" w:date="2024-09-19T20:40:00Z" w16du:dateUtc="2024-09-19T18:40:00Z">
                  <w:trPr>
                    <w:gridBefore w:val="1"/>
                    <w:cantSplit/>
                    <w:jc w:val="center"/>
                  </w:trPr>
                </w:trPrChange>
              </w:trPr>
              <w:tc>
                <w:tcPr>
                  <w:tcW w:w="0" w:type="dxa"/>
                  <w:tcPrChange w:id="1154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8A6C18F" w14:textId="7C8B2943" w:rsidR="00066508" w:rsidRPr="005A6AA3" w:rsidDel="00AE71EA" w:rsidRDefault="00000000">
                  <w:pPr>
                    <w:keepNext/>
                    <w:widowControl w:val="0"/>
                    <w:spacing w:after="60"/>
                    <w:rPr>
                      <w:del w:id="11549" w:author="Lorenzo Fabbri" w:date="2024-09-24T14:48:00Z" w16du:dateUtc="2024-09-24T12:48:00Z"/>
                    </w:rPr>
                  </w:pPr>
                  <w:del w:id="11550" w:author="Lorenzo Fabbri" w:date="2024-09-24T14:48:00Z" w16du:dateUtc="2024-09-24T12:48:00Z">
                    <w:r w:rsidRPr="005A6AA3" w:rsidDel="00AE71EA">
                      <w:rPr>
                        <w:rFonts w:ascii="Calibri" w:hAnsi="Calibri"/>
                        <w:sz w:val="20"/>
                      </w:rPr>
                      <w:delText>oxo-MiNP</w:delText>
                    </w:r>
                  </w:del>
                </w:p>
              </w:tc>
              <w:tc>
                <w:tcPr>
                  <w:tcW w:w="0" w:type="dxa"/>
                  <w:tcPrChange w:id="1155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05C42FF" w14:textId="785CBD81" w:rsidR="00066508" w:rsidRPr="005A6AA3" w:rsidDel="00AE71EA" w:rsidRDefault="00000000">
                  <w:pPr>
                    <w:keepNext/>
                    <w:widowControl w:val="0"/>
                    <w:spacing w:after="60"/>
                    <w:jc w:val="center"/>
                    <w:rPr>
                      <w:del w:id="11552" w:author="Lorenzo Fabbri" w:date="2024-09-24T14:48:00Z" w16du:dateUtc="2024-09-24T12:48:00Z"/>
                    </w:rPr>
                  </w:pPr>
                  <w:del w:id="11553" w:author="Lorenzo Fabbri" w:date="2024-09-24T14:48:00Z" w16du:dateUtc="2024-09-24T12:48:00Z">
                    <w:r w:rsidRPr="005A6AA3" w:rsidDel="00AE71EA">
                      <w:rPr>
                        <w:rFonts w:ascii="Calibri" w:hAnsi="Calibri"/>
                        <w:sz w:val="20"/>
                      </w:rPr>
                      <w:delText>1.03 (0.73, 1.27)</w:delText>
                    </w:r>
                  </w:del>
                </w:p>
              </w:tc>
              <w:tc>
                <w:tcPr>
                  <w:tcW w:w="0" w:type="dxa"/>
                  <w:tcPrChange w:id="1155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E830562" w14:textId="3EC58F44" w:rsidR="00066508" w:rsidRPr="005A6AA3" w:rsidDel="00AE71EA" w:rsidRDefault="00000000">
                  <w:pPr>
                    <w:keepNext/>
                    <w:widowControl w:val="0"/>
                    <w:spacing w:after="60"/>
                    <w:jc w:val="center"/>
                    <w:rPr>
                      <w:del w:id="11555" w:author="Lorenzo Fabbri" w:date="2024-09-24T14:48:00Z" w16du:dateUtc="2024-09-24T12:48:00Z"/>
                    </w:rPr>
                  </w:pPr>
                  <w:del w:id="11556" w:author="Lorenzo Fabbri" w:date="2024-09-24T14:48:00Z" w16du:dateUtc="2024-09-24T12:48:00Z">
                    <w:r w:rsidRPr="005A6AA3" w:rsidDel="00AE71EA">
                      <w:rPr>
                        <w:rFonts w:ascii="Calibri" w:hAnsi="Calibri"/>
                        <w:sz w:val="20"/>
                      </w:rPr>
                      <w:delText>1.02 (0.76, 1.24)</w:delText>
                    </w:r>
                  </w:del>
                </w:p>
              </w:tc>
              <w:tc>
                <w:tcPr>
                  <w:tcW w:w="0" w:type="dxa"/>
                  <w:tcPrChange w:id="115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37244C9" w14:textId="32BAEE86" w:rsidR="00066508" w:rsidRPr="005A6AA3" w:rsidDel="00AE71EA" w:rsidRDefault="00000000">
                  <w:pPr>
                    <w:keepNext/>
                    <w:widowControl w:val="0"/>
                    <w:spacing w:after="60"/>
                    <w:jc w:val="center"/>
                    <w:rPr>
                      <w:del w:id="11558" w:author="Lorenzo Fabbri" w:date="2024-09-24T14:48:00Z" w16du:dateUtc="2024-09-24T12:48:00Z"/>
                    </w:rPr>
                  </w:pPr>
                  <w:del w:id="11559" w:author="Lorenzo Fabbri" w:date="2024-09-24T14:48:00Z" w16du:dateUtc="2024-09-24T12:48:00Z">
                    <w:r w:rsidRPr="005A6AA3" w:rsidDel="00AE71EA">
                      <w:rPr>
                        <w:rFonts w:ascii="Calibri" w:hAnsi="Calibri"/>
                        <w:sz w:val="20"/>
                      </w:rPr>
                      <w:delText>0.47, 1.45</w:delText>
                    </w:r>
                  </w:del>
                </w:p>
              </w:tc>
              <w:tc>
                <w:tcPr>
                  <w:tcW w:w="0" w:type="dxa"/>
                  <w:tcPrChange w:id="1156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1C5B819" w14:textId="3EBE5854" w:rsidR="00066508" w:rsidRPr="005A6AA3" w:rsidDel="00AE71EA" w:rsidRDefault="00000000">
                  <w:pPr>
                    <w:keepNext/>
                    <w:widowControl w:val="0"/>
                    <w:spacing w:after="60"/>
                    <w:jc w:val="center"/>
                    <w:rPr>
                      <w:del w:id="11561" w:author="Lorenzo Fabbri" w:date="2024-09-24T14:48:00Z" w16du:dateUtc="2024-09-24T12:48:00Z"/>
                    </w:rPr>
                  </w:pPr>
                  <w:del w:id="11562" w:author="Lorenzo Fabbri" w:date="2024-09-24T14:48:00Z" w16du:dateUtc="2024-09-24T12:48:00Z">
                    <w:r w:rsidRPr="005A6AA3" w:rsidDel="00AE71EA">
                      <w:rPr>
                        <w:rFonts w:ascii="Calibri" w:hAnsi="Calibri"/>
                        <w:sz w:val="20"/>
                      </w:rPr>
                      <w:delText>0.47, 1.45</w:delText>
                    </w:r>
                  </w:del>
                </w:p>
              </w:tc>
            </w:tr>
            <w:tr w:rsidR="00066508" w:rsidRPr="005A6AA3" w:rsidDel="00AE71EA" w14:paraId="66207A63" w14:textId="46E9A7ED" w:rsidTr="006C3DDD">
              <w:trPr>
                <w:del w:id="11563" w:author="Lorenzo Fabbri" w:date="2024-09-24T14:48:00Z"/>
                <w:trPrChange w:id="11564" w:author="Lorenzo Fabbri" w:date="2024-09-19T20:40:00Z" w16du:dateUtc="2024-09-19T18:40:00Z">
                  <w:trPr>
                    <w:gridBefore w:val="1"/>
                    <w:cantSplit/>
                    <w:jc w:val="center"/>
                  </w:trPr>
                </w:trPrChange>
              </w:trPr>
              <w:tc>
                <w:tcPr>
                  <w:tcW w:w="0" w:type="dxa"/>
                  <w:gridSpan w:val="5"/>
                  <w:tcPrChange w:id="11565" w:author="Lorenzo Fabbri" w:date="2024-09-19T20:40:00Z" w16du:dateUtc="2024-09-19T18:40:00Z">
                    <w:tcPr>
                      <w:tcW w:w="9144" w:type="dxa"/>
                      <w:gridSpan w:val="8"/>
                    </w:tcPr>
                  </w:tcPrChange>
                </w:tcPr>
                <w:p w14:paraId="6C0DBD35" w14:textId="39EFFDD5" w:rsidR="00066508" w:rsidRPr="005A6AA3" w:rsidDel="00AE71EA" w:rsidRDefault="00000000">
                  <w:pPr>
                    <w:keepNext/>
                    <w:widowControl w:val="0"/>
                    <w:spacing w:after="60"/>
                    <w:rPr>
                      <w:del w:id="11566" w:author="Lorenzo Fabbri" w:date="2024-09-24T14:48:00Z" w16du:dateUtc="2024-09-24T12:48:00Z"/>
                    </w:rPr>
                  </w:pPr>
                  <w:del w:id="11567"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Truncated weights.</w:delText>
                    </w:r>
                  </w:del>
                </w:p>
              </w:tc>
            </w:tr>
          </w:tbl>
          <w:p w14:paraId="0704039B" w14:textId="1202A6DD" w:rsidR="00066508" w:rsidRPr="005A6AA3" w:rsidDel="00AE71EA" w:rsidRDefault="00000000">
            <w:pPr>
              <w:pStyle w:val="ImageCaption"/>
              <w:widowControl w:val="0"/>
              <w:spacing w:before="200"/>
              <w:rPr>
                <w:del w:id="11568" w:author="Lorenzo Fabbri" w:date="2024-09-24T14:48:00Z" w16du:dateUtc="2024-09-24T12:48:00Z"/>
              </w:rPr>
            </w:pPr>
            <w:del w:id="11569" w:author="Lorenzo Fabbri" w:date="2024-09-24T14:48:00Z" w16du:dateUtc="2024-09-24T12:48:00Z">
              <w:r w:rsidRPr="005A6AA3" w:rsidDel="00AE71EA">
                <w:delText xml:space="preserve">Table </w:delText>
              </w:r>
            </w:del>
            <w:del w:id="11570" w:author="Lorenzo Fabbri" w:date="2024-09-24T11:07:00Z" w16du:dateUtc="2024-09-24T09:07:00Z">
              <w:r w:rsidRPr="005A6AA3" w:rsidDel="0020742D">
                <w:delText>S</w:delText>
              </w:r>
            </w:del>
            <w:del w:id="11571" w:author="Lorenzo Fabbri" w:date="2024-09-24T14:48:00Z" w16du:dateUtc="2024-09-24T12:48:00Z">
              <w:r w:rsidRPr="005A6AA3" w:rsidDel="00AE71EA">
                <w:delText>15</w:delText>
              </w:r>
            </w:del>
            <w:del w:id="11572" w:author="Lorenzo Fabbri" w:date="2024-09-19T18:31:00Z" w16du:dateUtc="2024-09-19T16:31:00Z">
              <w:r w:rsidRPr="005A6AA3" w:rsidDel="00A42D3A">
                <w:delText>:</w:delText>
              </w:r>
            </w:del>
            <w:del w:id="11573" w:author="Lorenzo Fabbri" w:date="2024-09-24T14:48:00Z" w16du:dateUtc="2024-09-24T12:48:00Z">
              <w:r w:rsidRPr="005A6AA3" w:rsidDel="00AE71EA">
                <w:delText xml:space="preserve"> </w:delText>
              </w:r>
              <w:r w:rsidRPr="005A6AA3" w:rsidDel="00AE71EA">
                <w:rPr>
                  <w:b/>
                  <w:bCs/>
                </w:rPr>
                <w:delText>Summary statistics of the estimated balancing weights for effect modification (exposures: endocrine disrupting chemicals (EDCs); outcomes: glucocorticosteroids; modifier: sex) (HELIX subcohort; 2013-2016).</w:delText>
              </w:r>
              <w:bookmarkEnd w:id="11167"/>
            </w:del>
          </w:p>
        </w:tc>
      </w:tr>
    </w:tbl>
    <w:p w14:paraId="029AFAFF" w14:textId="3583BFA6" w:rsidR="00066508" w:rsidRPr="005A6AA3" w:rsidDel="00AE71EA" w:rsidRDefault="00000000">
      <w:pPr>
        <w:pStyle w:val="BodyText"/>
        <w:rPr>
          <w:del w:id="11574" w:author="Lorenzo Fabbri" w:date="2024-09-24T14:48:00Z" w16du:dateUtc="2024-09-24T12:48:00Z"/>
        </w:rPr>
      </w:pPr>
      <w:del w:id="11575" w:author="Lorenzo Fabbri" w:date="2024-09-24T14:48:00Z" w16du:dateUtc="2024-09-24T12:48:00Z">
        <w:r w:rsidRPr="005A6AA3"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022FE7FE" w14:textId="0F332B81" w:rsidTr="00066508">
        <w:trPr>
          <w:del w:id="11576"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1577"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11578">
                <w:tblGrid>
                  <w:gridCol w:w="56"/>
                  <w:gridCol w:w="1868"/>
                  <w:gridCol w:w="982"/>
                  <w:gridCol w:w="887"/>
                  <w:gridCol w:w="893"/>
                  <w:gridCol w:w="976"/>
                  <w:gridCol w:w="1869"/>
                  <w:gridCol w:w="1829"/>
                  <w:gridCol w:w="40"/>
                </w:tblGrid>
              </w:tblGridChange>
            </w:tblGrid>
            <w:tr w:rsidR="00066508" w:rsidRPr="005A6AA3" w:rsidDel="00AE71EA" w14:paraId="4219115E" w14:textId="53221155" w:rsidTr="006C3DDD">
              <w:trPr>
                <w:del w:id="11579" w:author="Lorenzo Fabbri" w:date="2024-09-24T14:48:00Z"/>
                <w:trPrChange w:id="11580" w:author="Lorenzo Fabbri" w:date="2024-09-19T20:40:00Z" w16du:dateUtc="2024-09-19T18:40:00Z">
                  <w:trPr>
                    <w:gridBefore w:val="1"/>
                    <w:cantSplit/>
                    <w:tblHeader/>
                    <w:jc w:val="center"/>
                  </w:trPr>
                </w:trPrChange>
              </w:trPr>
              <w:tc>
                <w:tcPr>
                  <w:tcW w:w="0" w:type="dxa"/>
                  <w:tcPrChange w:id="11581" w:author="Lorenzo Fabbri" w:date="2024-09-19T20:40:00Z" w16du:dateUtc="2024-09-19T18:40:00Z">
                    <w:tcPr>
                      <w:tcW w:w="1828" w:type="dxa"/>
                      <w:tcBorders>
                        <w:top w:val="single" w:sz="16" w:space="0" w:color="D3D3D3"/>
                        <w:left w:val="single" w:sz="6" w:space="0" w:color="D3D3D3"/>
                      </w:tcBorders>
                    </w:tcPr>
                  </w:tcPrChange>
                </w:tcPr>
                <w:p w14:paraId="0E9BB97E" w14:textId="1A5C0911" w:rsidR="00066508" w:rsidRPr="005A6AA3" w:rsidDel="00AE71EA" w:rsidRDefault="00066508">
                  <w:pPr>
                    <w:keepNext/>
                    <w:widowControl w:val="0"/>
                    <w:spacing w:after="60"/>
                    <w:rPr>
                      <w:del w:id="11582" w:author="Lorenzo Fabbri" w:date="2024-09-24T14:48:00Z" w16du:dateUtc="2024-09-24T12:48:00Z"/>
                    </w:rPr>
                  </w:pPr>
                  <w:bookmarkStart w:id="11583" w:name="supptbl-weights-3sa"/>
                </w:p>
              </w:tc>
              <w:tc>
                <w:tcPr>
                  <w:tcW w:w="0" w:type="dxa"/>
                  <w:tcPrChange w:id="11584" w:author="Lorenzo Fabbri" w:date="2024-09-19T20:40:00Z" w16du:dateUtc="2024-09-19T18:40:00Z">
                    <w:tcPr>
                      <w:tcW w:w="1829" w:type="dxa"/>
                      <w:gridSpan w:val="2"/>
                      <w:tcBorders>
                        <w:top w:val="single" w:sz="16" w:space="0" w:color="D3D3D3"/>
                        <w:bottom w:val="single" w:sz="16" w:space="0" w:color="D3D3D3"/>
                      </w:tcBorders>
                    </w:tcPr>
                  </w:tcPrChange>
                </w:tcPr>
                <w:p w14:paraId="0727DABD" w14:textId="0F8FE53B" w:rsidR="00066508" w:rsidRPr="005A6AA3" w:rsidDel="00AE71EA" w:rsidRDefault="00000000">
                  <w:pPr>
                    <w:keepNext/>
                    <w:widowControl w:val="0"/>
                    <w:spacing w:after="60"/>
                    <w:jc w:val="center"/>
                    <w:rPr>
                      <w:del w:id="11585" w:author="Lorenzo Fabbri" w:date="2024-09-24T14:48:00Z" w16du:dateUtc="2024-09-24T12:48:00Z"/>
                    </w:rPr>
                  </w:pPr>
                  <w:del w:id="11586" w:author="Lorenzo Fabbri" w:date="2024-09-24T14:48:00Z" w16du:dateUtc="2024-09-24T12:48:00Z">
                    <w:r w:rsidRPr="005A6AA3" w:rsidDel="00AE71EA">
                      <w:rPr>
                        <w:rFonts w:ascii="Calibri" w:hAnsi="Calibri"/>
                        <w:sz w:val="20"/>
                      </w:rPr>
                      <w:delText>Median (IQR)</w:delText>
                    </w:r>
                  </w:del>
                </w:p>
              </w:tc>
              <w:tc>
                <w:tcPr>
                  <w:tcW w:w="0" w:type="dxa"/>
                  <w:gridSpan w:val="3"/>
                  <w:tcPrChange w:id="11587" w:author="Lorenzo Fabbri" w:date="2024-09-19T20:40:00Z" w16du:dateUtc="2024-09-19T18:40:00Z">
                    <w:tcPr>
                      <w:tcW w:w="5487" w:type="dxa"/>
                      <w:gridSpan w:val="5"/>
                      <w:tcBorders>
                        <w:top w:val="single" w:sz="16" w:space="0" w:color="D3D3D3"/>
                        <w:bottom w:val="single" w:sz="16" w:space="0" w:color="D3D3D3"/>
                        <w:right w:val="single" w:sz="6" w:space="0" w:color="D3D3D3"/>
                      </w:tcBorders>
                    </w:tcPr>
                  </w:tcPrChange>
                </w:tcPr>
                <w:p w14:paraId="1EFF457A" w14:textId="74008603" w:rsidR="00066508" w:rsidRPr="005A6AA3" w:rsidDel="00AE71EA" w:rsidRDefault="00000000">
                  <w:pPr>
                    <w:keepNext/>
                    <w:widowControl w:val="0"/>
                    <w:spacing w:after="60"/>
                    <w:jc w:val="center"/>
                    <w:rPr>
                      <w:del w:id="11588" w:author="Lorenzo Fabbri" w:date="2024-09-24T14:48:00Z" w16du:dateUtc="2024-09-24T12:48:00Z"/>
                    </w:rPr>
                  </w:pPr>
                  <w:del w:id="11589" w:author="Lorenzo Fabbri" w:date="2024-09-24T14:48:00Z" w16du:dateUtc="2024-09-24T12:48:00Z">
                    <w:r w:rsidRPr="005A6AA3" w:rsidDel="00AE71EA">
                      <w:rPr>
                        <w:rFonts w:ascii="Calibri" w:hAnsi="Calibri"/>
                        <w:sz w:val="20"/>
                      </w:rPr>
                      <w:delText>Range</w:delText>
                    </w:r>
                  </w:del>
                </w:p>
              </w:tc>
            </w:tr>
            <w:tr w:rsidR="00066508" w:rsidRPr="005A6AA3" w:rsidDel="00AE71EA" w14:paraId="0498D198" w14:textId="5B09DE9F" w:rsidTr="006C3DDD">
              <w:trPr>
                <w:del w:id="11590" w:author="Lorenzo Fabbri" w:date="2024-09-24T14:48:00Z"/>
                <w:trPrChange w:id="11591" w:author="Lorenzo Fabbri" w:date="2024-09-19T20:40:00Z" w16du:dateUtc="2024-09-19T18:40:00Z">
                  <w:trPr>
                    <w:gridBefore w:val="1"/>
                    <w:cantSplit/>
                    <w:tblHeader/>
                    <w:jc w:val="center"/>
                  </w:trPr>
                </w:trPrChange>
              </w:trPr>
              <w:tc>
                <w:tcPr>
                  <w:tcW w:w="0" w:type="dxa"/>
                  <w:tcPrChange w:id="11592" w:author="Lorenzo Fabbri" w:date="2024-09-19T20:40:00Z" w16du:dateUtc="2024-09-19T18:40:00Z">
                    <w:tcPr>
                      <w:tcW w:w="1828" w:type="dxa"/>
                      <w:tcBorders>
                        <w:left w:val="single" w:sz="6" w:space="0" w:color="D3D3D3"/>
                        <w:bottom w:val="single" w:sz="16" w:space="0" w:color="D3D3D3"/>
                      </w:tcBorders>
                    </w:tcPr>
                  </w:tcPrChange>
                </w:tcPr>
                <w:p w14:paraId="56BC17E4" w14:textId="562CBEE0" w:rsidR="00066508" w:rsidRPr="005A6AA3" w:rsidDel="00AE71EA" w:rsidRDefault="00000000">
                  <w:pPr>
                    <w:keepNext/>
                    <w:widowControl w:val="0"/>
                    <w:spacing w:after="60"/>
                    <w:rPr>
                      <w:del w:id="11593" w:author="Lorenzo Fabbri" w:date="2024-09-24T14:48:00Z" w16du:dateUtc="2024-09-24T12:48:00Z"/>
                    </w:rPr>
                  </w:pPr>
                  <w:del w:id="11594" w:author="Lorenzo Fabbri" w:date="2024-09-24T14:48:00Z" w16du:dateUtc="2024-09-24T12:48:00Z">
                    <w:r w:rsidRPr="005A6AA3" w:rsidDel="00AE71EA">
                      <w:rPr>
                        <w:rFonts w:ascii="Calibri" w:hAnsi="Calibri"/>
                        <w:b/>
                        <w:sz w:val="20"/>
                      </w:rPr>
                      <w:delText>Characteristic</w:delText>
                    </w:r>
                    <w:r w:rsidRPr="005A6AA3" w:rsidDel="00AE71EA">
                      <w:rPr>
                        <w:rFonts w:ascii="Calibri" w:hAnsi="Calibri"/>
                        <w:i/>
                        <w:sz w:val="20"/>
                        <w:vertAlign w:val="superscript"/>
                      </w:rPr>
                      <w:delText>a</w:delText>
                    </w:r>
                  </w:del>
                </w:p>
              </w:tc>
              <w:tc>
                <w:tcPr>
                  <w:tcW w:w="0" w:type="dxa"/>
                  <w:tcPrChange w:id="11595" w:author="Lorenzo Fabbri" w:date="2024-09-19T20:40:00Z" w16du:dateUtc="2024-09-19T18:40:00Z">
                    <w:tcPr>
                      <w:tcW w:w="1829" w:type="dxa"/>
                      <w:gridSpan w:val="2"/>
                      <w:tcBorders>
                        <w:bottom w:val="single" w:sz="16" w:space="0" w:color="D3D3D3"/>
                      </w:tcBorders>
                    </w:tcPr>
                  </w:tcPrChange>
                </w:tcPr>
                <w:p w14:paraId="08ED7061" w14:textId="68782CEF" w:rsidR="00066508" w:rsidRPr="005A6AA3" w:rsidDel="00AE71EA" w:rsidRDefault="00000000">
                  <w:pPr>
                    <w:keepNext/>
                    <w:widowControl w:val="0"/>
                    <w:spacing w:after="60"/>
                    <w:jc w:val="center"/>
                    <w:rPr>
                      <w:del w:id="11596" w:author="Lorenzo Fabbri" w:date="2024-09-24T14:48:00Z" w16du:dateUtc="2024-09-24T12:48:00Z"/>
                    </w:rPr>
                  </w:pPr>
                  <w:del w:id="11597" w:author="Lorenzo Fabbri" w:date="2024-09-24T14:48:00Z" w16du:dateUtc="2024-09-24T12:48:00Z">
                    <w:r w:rsidRPr="005A6AA3" w:rsidDel="00AE71EA">
                      <w:rPr>
                        <w:rFonts w:ascii="Calibri" w:hAnsi="Calibri"/>
                        <w:b/>
                        <w:sz w:val="20"/>
                      </w:rPr>
                      <w:delText>females</w:delText>
                    </w:r>
                    <w:r w:rsidRPr="005A6AA3" w:rsidDel="00AE71EA">
                      <w:rPr>
                        <w:rFonts w:ascii="Calibri" w:hAnsi="Calibri"/>
                        <w:sz w:val="20"/>
                      </w:rPr>
                      <w:delText xml:space="preserve"> N = 434</w:delText>
                    </w:r>
                    <w:r w:rsidRPr="005A6AA3" w:rsidDel="00AE71EA">
                      <w:rPr>
                        <w:rFonts w:ascii="Calibri" w:hAnsi="Calibri"/>
                        <w:i/>
                        <w:sz w:val="20"/>
                        <w:vertAlign w:val="superscript"/>
                      </w:rPr>
                      <w:delText>a</w:delText>
                    </w:r>
                  </w:del>
                </w:p>
              </w:tc>
              <w:tc>
                <w:tcPr>
                  <w:tcW w:w="0" w:type="dxa"/>
                  <w:tcPrChange w:id="11598" w:author="Lorenzo Fabbri" w:date="2024-09-19T20:40:00Z" w16du:dateUtc="2024-09-19T18:40:00Z">
                    <w:tcPr>
                      <w:tcW w:w="1829" w:type="dxa"/>
                      <w:gridSpan w:val="2"/>
                      <w:tcBorders>
                        <w:bottom w:val="single" w:sz="16" w:space="0" w:color="D3D3D3"/>
                      </w:tcBorders>
                    </w:tcPr>
                  </w:tcPrChange>
                </w:tcPr>
                <w:p w14:paraId="17FCF7F5" w14:textId="2D999B9D" w:rsidR="00066508" w:rsidRPr="005A6AA3" w:rsidDel="00AE71EA" w:rsidRDefault="00000000">
                  <w:pPr>
                    <w:keepNext/>
                    <w:widowControl w:val="0"/>
                    <w:spacing w:after="60"/>
                    <w:jc w:val="center"/>
                    <w:rPr>
                      <w:del w:id="11599" w:author="Lorenzo Fabbri" w:date="2024-09-24T14:48:00Z" w16du:dateUtc="2024-09-24T12:48:00Z"/>
                    </w:rPr>
                  </w:pPr>
                  <w:del w:id="11600" w:author="Lorenzo Fabbri" w:date="2024-09-24T14:48:00Z" w16du:dateUtc="2024-09-24T12:48:00Z">
                    <w:r w:rsidRPr="005A6AA3" w:rsidDel="00AE71EA">
                      <w:rPr>
                        <w:rFonts w:ascii="Calibri" w:hAnsi="Calibri"/>
                        <w:b/>
                        <w:sz w:val="20"/>
                      </w:rPr>
                      <w:delText>males</w:delText>
                    </w:r>
                    <w:r w:rsidRPr="005A6AA3" w:rsidDel="00AE71EA">
                      <w:rPr>
                        <w:rFonts w:ascii="Calibri" w:hAnsi="Calibri"/>
                        <w:sz w:val="20"/>
                      </w:rPr>
                      <w:delText xml:space="preserve"> N = 542</w:delText>
                    </w:r>
                    <w:r w:rsidRPr="005A6AA3" w:rsidDel="00AE71EA">
                      <w:rPr>
                        <w:rFonts w:ascii="Calibri" w:hAnsi="Calibri"/>
                        <w:i/>
                        <w:sz w:val="20"/>
                        <w:vertAlign w:val="superscript"/>
                      </w:rPr>
                      <w:delText>a</w:delText>
                    </w:r>
                  </w:del>
                </w:p>
              </w:tc>
              <w:tc>
                <w:tcPr>
                  <w:tcW w:w="0" w:type="dxa"/>
                  <w:tcPrChange w:id="11601" w:author="Lorenzo Fabbri" w:date="2024-09-19T20:40:00Z" w16du:dateUtc="2024-09-19T18:40:00Z">
                    <w:tcPr>
                      <w:tcW w:w="1829" w:type="dxa"/>
                      <w:tcBorders>
                        <w:bottom w:val="single" w:sz="16" w:space="0" w:color="D3D3D3"/>
                      </w:tcBorders>
                    </w:tcPr>
                  </w:tcPrChange>
                </w:tcPr>
                <w:p w14:paraId="5EC126C0" w14:textId="7AE7A24F" w:rsidR="00066508" w:rsidRPr="005A6AA3" w:rsidDel="00AE71EA" w:rsidRDefault="00000000">
                  <w:pPr>
                    <w:keepNext/>
                    <w:widowControl w:val="0"/>
                    <w:spacing w:after="60"/>
                    <w:jc w:val="center"/>
                    <w:rPr>
                      <w:del w:id="11602" w:author="Lorenzo Fabbri" w:date="2024-09-24T14:48:00Z" w16du:dateUtc="2024-09-24T12:48:00Z"/>
                    </w:rPr>
                  </w:pPr>
                  <w:del w:id="11603" w:author="Lorenzo Fabbri" w:date="2024-09-24T14:48:00Z" w16du:dateUtc="2024-09-24T12:48:00Z">
                    <w:r w:rsidRPr="005A6AA3" w:rsidDel="00AE71EA">
                      <w:rPr>
                        <w:rFonts w:ascii="Calibri" w:hAnsi="Calibri"/>
                        <w:b/>
                        <w:sz w:val="20"/>
                      </w:rPr>
                      <w:delText>females</w:delText>
                    </w:r>
                    <w:r w:rsidRPr="005A6AA3" w:rsidDel="00AE71EA">
                      <w:rPr>
                        <w:rFonts w:ascii="Calibri" w:hAnsi="Calibri"/>
                        <w:sz w:val="20"/>
                      </w:rPr>
                      <w:delText xml:space="preserve"> N = 434</w:delText>
                    </w:r>
                    <w:r w:rsidRPr="005A6AA3" w:rsidDel="00AE71EA">
                      <w:rPr>
                        <w:rFonts w:ascii="Calibri" w:hAnsi="Calibri"/>
                        <w:i/>
                        <w:sz w:val="20"/>
                        <w:vertAlign w:val="superscript"/>
                      </w:rPr>
                      <w:delText>a</w:delText>
                    </w:r>
                  </w:del>
                </w:p>
              </w:tc>
              <w:tc>
                <w:tcPr>
                  <w:tcW w:w="0" w:type="dxa"/>
                  <w:tcPrChange w:id="11604" w:author="Lorenzo Fabbri" w:date="2024-09-19T20:40:00Z" w16du:dateUtc="2024-09-19T18:40:00Z">
                    <w:tcPr>
                      <w:tcW w:w="1829" w:type="dxa"/>
                      <w:gridSpan w:val="2"/>
                      <w:tcBorders>
                        <w:bottom w:val="single" w:sz="16" w:space="0" w:color="D3D3D3"/>
                        <w:right w:val="single" w:sz="6" w:space="0" w:color="D3D3D3"/>
                      </w:tcBorders>
                    </w:tcPr>
                  </w:tcPrChange>
                </w:tcPr>
                <w:p w14:paraId="32F88F28" w14:textId="0577ABE3" w:rsidR="00066508" w:rsidRPr="005A6AA3" w:rsidDel="00AE71EA" w:rsidRDefault="00000000">
                  <w:pPr>
                    <w:keepNext/>
                    <w:widowControl w:val="0"/>
                    <w:spacing w:after="60"/>
                    <w:jc w:val="center"/>
                    <w:rPr>
                      <w:del w:id="11605" w:author="Lorenzo Fabbri" w:date="2024-09-24T14:48:00Z" w16du:dateUtc="2024-09-24T12:48:00Z"/>
                    </w:rPr>
                  </w:pPr>
                  <w:del w:id="11606" w:author="Lorenzo Fabbri" w:date="2024-09-24T14:48:00Z" w16du:dateUtc="2024-09-24T12:48:00Z">
                    <w:r w:rsidRPr="005A6AA3" w:rsidDel="00AE71EA">
                      <w:rPr>
                        <w:rFonts w:ascii="Calibri" w:hAnsi="Calibri"/>
                        <w:b/>
                        <w:sz w:val="20"/>
                      </w:rPr>
                      <w:delText>males</w:delText>
                    </w:r>
                    <w:r w:rsidRPr="005A6AA3" w:rsidDel="00AE71EA">
                      <w:rPr>
                        <w:rFonts w:ascii="Calibri" w:hAnsi="Calibri"/>
                        <w:sz w:val="20"/>
                      </w:rPr>
                      <w:delText xml:space="preserve"> N = 542</w:delText>
                    </w:r>
                    <w:r w:rsidRPr="005A6AA3" w:rsidDel="00AE71EA">
                      <w:rPr>
                        <w:rFonts w:ascii="Calibri" w:hAnsi="Calibri"/>
                        <w:i/>
                        <w:sz w:val="20"/>
                        <w:vertAlign w:val="superscript"/>
                      </w:rPr>
                      <w:delText>a</w:delText>
                    </w:r>
                  </w:del>
                </w:p>
              </w:tc>
            </w:tr>
            <w:tr w:rsidR="00066508" w:rsidRPr="005A6AA3" w:rsidDel="00AE71EA" w14:paraId="08116159" w14:textId="7FA24C70" w:rsidTr="006C3DDD">
              <w:trPr>
                <w:del w:id="11607" w:author="Lorenzo Fabbri" w:date="2024-09-24T14:48:00Z"/>
                <w:trPrChange w:id="11608" w:author="Lorenzo Fabbri" w:date="2024-09-19T20:40:00Z" w16du:dateUtc="2024-09-19T18:40:00Z">
                  <w:trPr>
                    <w:gridBefore w:val="1"/>
                    <w:cantSplit/>
                    <w:jc w:val="center"/>
                  </w:trPr>
                </w:trPrChange>
              </w:trPr>
              <w:tc>
                <w:tcPr>
                  <w:tcW w:w="0" w:type="dxa"/>
                  <w:tcPrChange w:id="1160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5AD6272" w14:textId="4E3EA2ED" w:rsidR="00066508" w:rsidRPr="005A6AA3" w:rsidDel="00AE71EA" w:rsidRDefault="00000000">
                  <w:pPr>
                    <w:keepNext/>
                    <w:widowControl w:val="0"/>
                    <w:spacing w:after="60"/>
                    <w:rPr>
                      <w:del w:id="11610" w:author="Lorenzo Fabbri" w:date="2024-09-24T14:48:00Z" w16du:dateUtc="2024-09-24T12:48:00Z"/>
                    </w:rPr>
                  </w:pPr>
                  <w:del w:id="11611" w:author="Lorenzo Fabbri" w:date="2024-09-24T14:48:00Z" w16du:dateUtc="2024-09-24T12:48:00Z">
                    <w:r w:rsidRPr="005A6AA3" w:rsidDel="00AE71EA">
                      <w:rPr>
                        <w:rFonts w:ascii="Calibri" w:hAnsi="Calibri"/>
                        <w:sz w:val="20"/>
                      </w:rPr>
                      <w:delText>cortisol production</w:delText>
                    </w:r>
                  </w:del>
                </w:p>
              </w:tc>
              <w:tc>
                <w:tcPr>
                  <w:tcW w:w="0" w:type="dxa"/>
                  <w:tcPrChange w:id="1161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7A6B264" w14:textId="360130B8" w:rsidR="00066508" w:rsidRPr="005A6AA3" w:rsidDel="00AE71EA" w:rsidRDefault="00000000">
                  <w:pPr>
                    <w:keepNext/>
                    <w:widowControl w:val="0"/>
                    <w:spacing w:after="60"/>
                    <w:jc w:val="center"/>
                    <w:rPr>
                      <w:del w:id="11613" w:author="Lorenzo Fabbri" w:date="2024-09-24T14:48:00Z" w16du:dateUtc="2024-09-24T12:48:00Z"/>
                    </w:rPr>
                  </w:pPr>
                  <w:del w:id="11614" w:author="Lorenzo Fabbri" w:date="2024-09-24T14:48:00Z" w16du:dateUtc="2024-09-24T12:48:00Z">
                    <w:r w:rsidRPr="005A6AA3" w:rsidDel="00AE71EA">
                      <w:rPr>
                        <w:rFonts w:ascii="Calibri" w:hAnsi="Calibri"/>
                        <w:sz w:val="20"/>
                      </w:rPr>
                      <w:delText>0.97 (0.57, 1.41)</w:delText>
                    </w:r>
                  </w:del>
                </w:p>
              </w:tc>
              <w:tc>
                <w:tcPr>
                  <w:tcW w:w="0" w:type="dxa"/>
                  <w:tcPrChange w:id="1161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166D48" w14:textId="10C1314D" w:rsidR="00066508" w:rsidRPr="005A6AA3" w:rsidDel="00AE71EA" w:rsidRDefault="00000000">
                  <w:pPr>
                    <w:keepNext/>
                    <w:widowControl w:val="0"/>
                    <w:spacing w:after="60"/>
                    <w:jc w:val="center"/>
                    <w:rPr>
                      <w:del w:id="11616" w:author="Lorenzo Fabbri" w:date="2024-09-24T14:48:00Z" w16du:dateUtc="2024-09-24T12:48:00Z"/>
                    </w:rPr>
                  </w:pPr>
                  <w:del w:id="11617" w:author="Lorenzo Fabbri" w:date="2024-09-24T14:48:00Z" w16du:dateUtc="2024-09-24T12:48:00Z">
                    <w:r w:rsidRPr="005A6AA3" w:rsidDel="00AE71EA">
                      <w:rPr>
                        <w:rFonts w:ascii="Calibri" w:hAnsi="Calibri"/>
                        <w:sz w:val="20"/>
                      </w:rPr>
                      <w:delText>1.01 (0.58, 1.35)</w:delText>
                    </w:r>
                  </w:del>
                </w:p>
              </w:tc>
              <w:tc>
                <w:tcPr>
                  <w:tcW w:w="0" w:type="dxa"/>
                  <w:tcPrChange w:id="1161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46B63E3" w14:textId="641BAC58" w:rsidR="00066508" w:rsidRPr="005A6AA3" w:rsidDel="00AE71EA" w:rsidRDefault="00000000">
                  <w:pPr>
                    <w:keepNext/>
                    <w:widowControl w:val="0"/>
                    <w:spacing w:after="60"/>
                    <w:jc w:val="center"/>
                    <w:rPr>
                      <w:del w:id="11619" w:author="Lorenzo Fabbri" w:date="2024-09-24T14:48:00Z" w16du:dateUtc="2024-09-24T12:48:00Z"/>
                    </w:rPr>
                  </w:pPr>
                  <w:del w:id="11620" w:author="Lorenzo Fabbri" w:date="2024-09-24T14:48:00Z" w16du:dateUtc="2024-09-24T12:48:00Z">
                    <w:r w:rsidRPr="005A6AA3" w:rsidDel="00AE71EA">
                      <w:rPr>
                        <w:rFonts w:ascii="Calibri" w:hAnsi="Calibri"/>
                        <w:sz w:val="20"/>
                      </w:rPr>
                      <w:delText>0.24, 1.72</w:delText>
                    </w:r>
                  </w:del>
                </w:p>
              </w:tc>
              <w:tc>
                <w:tcPr>
                  <w:tcW w:w="0" w:type="dxa"/>
                  <w:tcPrChange w:id="1162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E3B131" w14:textId="2F08CCB7" w:rsidR="00066508" w:rsidRPr="005A6AA3" w:rsidDel="00AE71EA" w:rsidRDefault="00000000">
                  <w:pPr>
                    <w:keepNext/>
                    <w:widowControl w:val="0"/>
                    <w:spacing w:after="60"/>
                    <w:jc w:val="center"/>
                    <w:rPr>
                      <w:del w:id="11622" w:author="Lorenzo Fabbri" w:date="2024-09-24T14:48:00Z" w16du:dateUtc="2024-09-24T12:48:00Z"/>
                    </w:rPr>
                  </w:pPr>
                  <w:del w:id="11623" w:author="Lorenzo Fabbri" w:date="2024-09-24T14:48:00Z" w16du:dateUtc="2024-09-24T12:48:00Z">
                    <w:r w:rsidRPr="005A6AA3" w:rsidDel="00AE71EA">
                      <w:rPr>
                        <w:rFonts w:ascii="Calibri" w:hAnsi="Calibri"/>
                        <w:sz w:val="20"/>
                      </w:rPr>
                      <w:delText>0.24, 1.72</w:delText>
                    </w:r>
                  </w:del>
                </w:p>
              </w:tc>
            </w:tr>
            <w:tr w:rsidR="00066508" w:rsidRPr="005A6AA3" w:rsidDel="00AE71EA" w14:paraId="2AF029DF" w14:textId="75643E8F" w:rsidTr="006C3DDD">
              <w:trPr>
                <w:del w:id="11624" w:author="Lorenzo Fabbri" w:date="2024-09-24T14:48:00Z"/>
                <w:trPrChange w:id="11625" w:author="Lorenzo Fabbri" w:date="2024-09-19T20:40:00Z" w16du:dateUtc="2024-09-19T18:40:00Z">
                  <w:trPr>
                    <w:gridBefore w:val="1"/>
                    <w:cantSplit/>
                    <w:jc w:val="center"/>
                  </w:trPr>
                </w:trPrChange>
              </w:trPr>
              <w:tc>
                <w:tcPr>
                  <w:tcW w:w="0" w:type="dxa"/>
                  <w:tcPrChange w:id="1162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D03DD2" w14:textId="1BC7812F" w:rsidR="00066508" w:rsidRPr="005A6AA3" w:rsidDel="00AE71EA" w:rsidRDefault="00000000">
                  <w:pPr>
                    <w:keepNext/>
                    <w:widowControl w:val="0"/>
                    <w:spacing w:after="60"/>
                    <w:rPr>
                      <w:del w:id="11627" w:author="Lorenzo Fabbri" w:date="2024-09-24T14:48:00Z" w16du:dateUtc="2024-09-24T12:48:00Z"/>
                    </w:rPr>
                  </w:pPr>
                  <w:del w:id="11628" w:author="Lorenzo Fabbri" w:date="2024-09-24T14:48:00Z" w16du:dateUtc="2024-09-24T12:48:00Z">
                    <w:r w:rsidRPr="005A6AA3" w:rsidDel="00AE71EA">
                      <w:rPr>
                        <w:rFonts w:ascii="Calibri" w:hAnsi="Calibri"/>
                        <w:sz w:val="20"/>
                      </w:rPr>
                      <w:delText>cortisone production</w:delText>
                    </w:r>
                  </w:del>
                </w:p>
              </w:tc>
              <w:tc>
                <w:tcPr>
                  <w:tcW w:w="0" w:type="dxa"/>
                  <w:tcPrChange w:id="1162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E05464" w14:textId="3D3FE9E6" w:rsidR="00066508" w:rsidRPr="005A6AA3" w:rsidDel="00AE71EA" w:rsidRDefault="00000000">
                  <w:pPr>
                    <w:keepNext/>
                    <w:widowControl w:val="0"/>
                    <w:spacing w:after="60"/>
                    <w:jc w:val="center"/>
                    <w:rPr>
                      <w:del w:id="11630" w:author="Lorenzo Fabbri" w:date="2024-09-24T14:48:00Z" w16du:dateUtc="2024-09-24T12:48:00Z"/>
                    </w:rPr>
                  </w:pPr>
                  <w:del w:id="11631" w:author="Lorenzo Fabbri" w:date="2024-09-24T14:48:00Z" w16du:dateUtc="2024-09-24T12:48:00Z">
                    <w:r w:rsidRPr="005A6AA3" w:rsidDel="00AE71EA">
                      <w:rPr>
                        <w:rFonts w:ascii="Calibri" w:hAnsi="Calibri"/>
                        <w:sz w:val="20"/>
                      </w:rPr>
                      <w:delText>1.00 (0.61, 1.40)</w:delText>
                    </w:r>
                  </w:del>
                </w:p>
              </w:tc>
              <w:tc>
                <w:tcPr>
                  <w:tcW w:w="0" w:type="dxa"/>
                  <w:tcPrChange w:id="1163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1125586" w14:textId="1B801528" w:rsidR="00066508" w:rsidRPr="005A6AA3" w:rsidDel="00AE71EA" w:rsidRDefault="00000000">
                  <w:pPr>
                    <w:keepNext/>
                    <w:widowControl w:val="0"/>
                    <w:spacing w:after="60"/>
                    <w:jc w:val="center"/>
                    <w:rPr>
                      <w:del w:id="11633" w:author="Lorenzo Fabbri" w:date="2024-09-24T14:48:00Z" w16du:dateUtc="2024-09-24T12:48:00Z"/>
                    </w:rPr>
                  </w:pPr>
                  <w:del w:id="11634" w:author="Lorenzo Fabbri" w:date="2024-09-24T14:48:00Z" w16du:dateUtc="2024-09-24T12:48:00Z">
                    <w:r w:rsidRPr="005A6AA3" w:rsidDel="00AE71EA">
                      <w:rPr>
                        <w:rFonts w:ascii="Calibri" w:hAnsi="Calibri"/>
                        <w:sz w:val="20"/>
                      </w:rPr>
                      <w:delText>1.00 (0.59, 1.38)</w:delText>
                    </w:r>
                  </w:del>
                </w:p>
              </w:tc>
              <w:tc>
                <w:tcPr>
                  <w:tcW w:w="0" w:type="dxa"/>
                  <w:tcPrChange w:id="1163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67BD50" w14:textId="08ABAD08" w:rsidR="00066508" w:rsidRPr="005A6AA3" w:rsidDel="00AE71EA" w:rsidRDefault="00000000">
                  <w:pPr>
                    <w:keepNext/>
                    <w:widowControl w:val="0"/>
                    <w:spacing w:after="60"/>
                    <w:jc w:val="center"/>
                    <w:rPr>
                      <w:del w:id="11636" w:author="Lorenzo Fabbri" w:date="2024-09-24T14:48:00Z" w16du:dateUtc="2024-09-24T12:48:00Z"/>
                    </w:rPr>
                  </w:pPr>
                  <w:del w:id="11637" w:author="Lorenzo Fabbri" w:date="2024-09-24T14:48:00Z" w16du:dateUtc="2024-09-24T12:48:00Z">
                    <w:r w:rsidRPr="005A6AA3" w:rsidDel="00AE71EA">
                      <w:rPr>
                        <w:rFonts w:ascii="Calibri" w:hAnsi="Calibri"/>
                        <w:sz w:val="20"/>
                      </w:rPr>
                      <w:delText>0.26, 1.69</w:delText>
                    </w:r>
                  </w:del>
                </w:p>
              </w:tc>
              <w:tc>
                <w:tcPr>
                  <w:tcW w:w="0" w:type="dxa"/>
                  <w:tcPrChange w:id="1163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1D6726A" w14:textId="21AFEEAE" w:rsidR="00066508" w:rsidRPr="005A6AA3" w:rsidDel="00AE71EA" w:rsidRDefault="00000000">
                  <w:pPr>
                    <w:keepNext/>
                    <w:widowControl w:val="0"/>
                    <w:spacing w:after="60"/>
                    <w:jc w:val="center"/>
                    <w:rPr>
                      <w:del w:id="11639" w:author="Lorenzo Fabbri" w:date="2024-09-24T14:48:00Z" w16du:dateUtc="2024-09-24T12:48:00Z"/>
                    </w:rPr>
                  </w:pPr>
                  <w:del w:id="11640" w:author="Lorenzo Fabbri" w:date="2024-09-24T14:48:00Z" w16du:dateUtc="2024-09-24T12:48:00Z">
                    <w:r w:rsidRPr="005A6AA3" w:rsidDel="00AE71EA">
                      <w:rPr>
                        <w:rFonts w:ascii="Calibri" w:hAnsi="Calibri"/>
                        <w:sz w:val="20"/>
                      </w:rPr>
                      <w:delText>0.26, 1.69</w:delText>
                    </w:r>
                  </w:del>
                </w:p>
              </w:tc>
            </w:tr>
            <w:tr w:rsidR="00066508" w:rsidRPr="005A6AA3" w:rsidDel="00AE71EA" w14:paraId="5BC1C816" w14:textId="2B8CA632" w:rsidTr="006C3DDD">
              <w:trPr>
                <w:del w:id="11641" w:author="Lorenzo Fabbri" w:date="2024-09-24T14:48:00Z"/>
                <w:trPrChange w:id="11642" w:author="Lorenzo Fabbri" w:date="2024-09-19T20:40:00Z" w16du:dateUtc="2024-09-19T18:40:00Z">
                  <w:trPr>
                    <w:gridBefore w:val="1"/>
                    <w:cantSplit/>
                    <w:jc w:val="center"/>
                  </w:trPr>
                </w:trPrChange>
              </w:trPr>
              <w:tc>
                <w:tcPr>
                  <w:tcW w:w="0" w:type="dxa"/>
                  <w:tcPrChange w:id="1164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A830FED" w14:textId="7E867A66" w:rsidR="00066508" w:rsidRPr="005A6AA3" w:rsidDel="00AE71EA" w:rsidRDefault="00000000">
                  <w:pPr>
                    <w:keepNext/>
                    <w:widowControl w:val="0"/>
                    <w:spacing w:after="60"/>
                    <w:rPr>
                      <w:del w:id="11644" w:author="Lorenzo Fabbri" w:date="2024-09-24T14:48:00Z" w16du:dateUtc="2024-09-24T12:48:00Z"/>
                    </w:rPr>
                  </w:pPr>
                  <w:del w:id="11645" w:author="Lorenzo Fabbri" w:date="2024-09-24T14:48:00Z" w16du:dateUtc="2024-09-24T12:48:00Z">
                    <w:r w:rsidRPr="005A6AA3" w:rsidDel="00AE71EA">
                      <w:rPr>
                        <w:rFonts w:ascii="Calibri" w:hAnsi="Calibri"/>
                        <w:sz w:val="20"/>
                      </w:rPr>
                      <w:delText>corticosterone production</w:delText>
                    </w:r>
                  </w:del>
                </w:p>
              </w:tc>
              <w:tc>
                <w:tcPr>
                  <w:tcW w:w="0" w:type="dxa"/>
                  <w:tcPrChange w:id="1164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06CE9C" w14:textId="4D901C80" w:rsidR="00066508" w:rsidRPr="005A6AA3" w:rsidDel="00AE71EA" w:rsidRDefault="00000000">
                  <w:pPr>
                    <w:keepNext/>
                    <w:widowControl w:val="0"/>
                    <w:spacing w:after="60"/>
                    <w:jc w:val="center"/>
                    <w:rPr>
                      <w:del w:id="11647" w:author="Lorenzo Fabbri" w:date="2024-09-24T14:48:00Z" w16du:dateUtc="2024-09-24T12:48:00Z"/>
                    </w:rPr>
                  </w:pPr>
                  <w:del w:id="11648" w:author="Lorenzo Fabbri" w:date="2024-09-24T14:48:00Z" w16du:dateUtc="2024-09-24T12:48:00Z">
                    <w:r w:rsidRPr="005A6AA3" w:rsidDel="00AE71EA">
                      <w:rPr>
                        <w:rFonts w:ascii="Calibri" w:hAnsi="Calibri"/>
                        <w:sz w:val="20"/>
                      </w:rPr>
                      <w:delText>1.00 (0.60, 1.39)</w:delText>
                    </w:r>
                  </w:del>
                </w:p>
              </w:tc>
              <w:tc>
                <w:tcPr>
                  <w:tcW w:w="0" w:type="dxa"/>
                  <w:tcPrChange w:id="1164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313CDF" w14:textId="670390A9" w:rsidR="00066508" w:rsidRPr="005A6AA3" w:rsidDel="00AE71EA" w:rsidRDefault="00000000">
                  <w:pPr>
                    <w:keepNext/>
                    <w:widowControl w:val="0"/>
                    <w:spacing w:after="60"/>
                    <w:jc w:val="center"/>
                    <w:rPr>
                      <w:del w:id="11650" w:author="Lorenzo Fabbri" w:date="2024-09-24T14:48:00Z" w16du:dateUtc="2024-09-24T12:48:00Z"/>
                    </w:rPr>
                  </w:pPr>
                  <w:del w:id="11651" w:author="Lorenzo Fabbri" w:date="2024-09-24T14:48:00Z" w16du:dateUtc="2024-09-24T12:48:00Z">
                    <w:r w:rsidRPr="005A6AA3" w:rsidDel="00AE71EA">
                      <w:rPr>
                        <w:rFonts w:ascii="Calibri" w:hAnsi="Calibri"/>
                        <w:sz w:val="20"/>
                      </w:rPr>
                      <w:delText>1.03 (0.56, 1.37)</w:delText>
                    </w:r>
                  </w:del>
                </w:p>
              </w:tc>
              <w:tc>
                <w:tcPr>
                  <w:tcW w:w="0" w:type="dxa"/>
                  <w:tcPrChange w:id="1165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4F8F6C6" w14:textId="1AA0A037" w:rsidR="00066508" w:rsidRPr="005A6AA3" w:rsidDel="00AE71EA" w:rsidRDefault="00000000">
                  <w:pPr>
                    <w:keepNext/>
                    <w:widowControl w:val="0"/>
                    <w:spacing w:after="60"/>
                    <w:jc w:val="center"/>
                    <w:rPr>
                      <w:del w:id="11653" w:author="Lorenzo Fabbri" w:date="2024-09-24T14:48:00Z" w16du:dateUtc="2024-09-24T12:48:00Z"/>
                    </w:rPr>
                  </w:pPr>
                  <w:del w:id="11654" w:author="Lorenzo Fabbri" w:date="2024-09-24T14:48:00Z" w16du:dateUtc="2024-09-24T12:48:00Z">
                    <w:r w:rsidRPr="005A6AA3" w:rsidDel="00AE71EA">
                      <w:rPr>
                        <w:rFonts w:ascii="Calibri" w:hAnsi="Calibri"/>
                        <w:sz w:val="20"/>
                      </w:rPr>
                      <w:delText>0.23, 1.71</w:delText>
                    </w:r>
                  </w:del>
                </w:p>
              </w:tc>
              <w:tc>
                <w:tcPr>
                  <w:tcW w:w="0" w:type="dxa"/>
                  <w:tcPrChange w:id="1165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E1FF9DF" w14:textId="6D3BD5F9" w:rsidR="00066508" w:rsidRPr="005A6AA3" w:rsidDel="00AE71EA" w:rsidRDefault="00000000">
                  <w:pPr>
                    <w:keepNext/>
                    <w:widowControl w:val="0"/>
                    <w:spacing w:after="60"/>
                    <w:jc w:val="center"/>
                    <w:rPr>
                      <w:del w:id="11656" w:author="Lorenzo Fabbri" w:date="2024-09-24T14:48:00Z" w16du:dateUtc="2024-09-24T12:48:00Z"/>
                    </w:rPr>
                  </w:pPr>
                  <w:del w:id="11657" w:author="Lorenzo Fabbri" w:date="2024-09-24T14:48:00Z" w16du:dateUtc="2024-09-24T12:48:00Z">
                    <w:r w:rsidRPr="005A6AA3" w:rsidDel="00AE71EA">
                      <w:rPr>
                        <w:rFonts w:ascii="Calibri" w:hAnsi="Calibri"/>
                        <w:sz w:val="20"/>
                      </w:rPr>
                      <w:delText>0.23, 1.71</w:delText>
                    </w:r>
                  </w:del>
                </w:p>
              </w:tc>
            </w:tr>
            <w:tr w:rsidR="00066508" w:rsidRPr="005A6AA3" w:rsidDel="00AE71EA" w14:paraId="2B10E223" w14:textId="352BA137" w:rsidTr="006C3DDD">
              <w:trPr>
                <w:del w:id="11658" w:author="Lorenzo Fabbri" w:date="2024-09-24T14:48:00Z"/>
                <w:trPrChange w:id="11659" w:author="Lorenzo Fabbri" w:date="2024-09-19T20:40:00Z" w16du:dateUtc="2024-09-19T18:40:00Z">
                  <w:trPr>
                    <w:gridBefore w:val="1"/>
                    <w:cantSplit/>
                    <w:jc w:val="center"/>
                  </w:trPr>
                </w:trPrChange>
              </w:trPr>
              <w:tc>
                <w:tcPr>
                  <w:tcW w:w="0" w:type="dxa"/>
                  <w:gridSpan w:val="5"/>
                  <w:tcPrChange w:id="11660" w:author="Lorenzo Fabbri" w:date="2024-09-19T20:40:00Z" w16du:dateUtc="2024-09-19T18:40:00Z">
                    <w:tcPr>
                      <w:tcW w:w="9144" w:type="dxa"/>
                      <w:gridSpan w:val="8"/>
                    </w:tcPr>
                  </w:tcPrChange>
                </w:tcPr>
                <w:p w14:paraId="3425D95F" w14:textId="7C67CCE0" w:rsidR="00066508" w:rsidRPr="005A6AA3" w:rsidDel="00AE71EA" w:rsidRDefault="00000000">
                  <w:pPr>
                    <w:keepNext/>
                    <w:widowControl w:val="0"/>
                    <w:spacing w:after="60"/>
                    <w:rPr>
                      <w:del w:id="11661" w:author="Lorenzo Fabbri" w:date="2024-09-24T14:48:00Z" w16du:dateUtc="2024-09-24T12:48:00Z"/>
                    </w:rPr>
                  </w:pPr>
                  <w:del w:id="11662"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Truncated weights.</w:delText>
                    </w:r>
                  </w:del>
                </w:p>
              </w:tc>
            </w:tr>
          </w:tbl>
          <w:p w14:paraId="41C01D46" w14:textId="498BB1DC" w:rsidR="00066508" w:rsidRPr="005A6AA3" w:rsidDel="00AE71EA" w:rsidRDefault="00000000">
            <w:pPr>
              <w:pStyle w:val="ImageCaption"/>
              <w:widowControl w:val="0"/>
              <w:spacing w:before="200"/>
              <w:rPr>
                <w:del w:id="11663" w:author="Lorenzo Fabbri" w:date="2024-09-24T14:48:00Z" w16du:dateUtc="2024-09-24T12:48:00Z"/>
              </w:rPr>
            </w:pPr>
            <w:del w:id="11664" w:author="Lorenzo Fabbri" w:date="2024-09-24T14:48:00Z" w16du:dateUtc="2024-09-24T12:48:00Z">
              <w:r w:rsidRPr="005A6AA3" w:rsidDel="00AE71EA">
                <w:delText xml:space="preserve">Table </w:delText>
              </w:r>
            </w:del>
            <w:del w:id="11665" w:author="Lorenzo Fabbri" w:date="2024-09-24T11:07:00Z" w16du:dateUtc="2024-09-24T09:07:00Z">
              <w:r w:rsidRPr="005A6AA3" w:rsidDel="0020742D">
                <w:delText>S</w:delText>
              </w:r>
            </w:del>
            <w:del w:id="11666" w:author="Lorenzo Fabbri" w:date="2024-09-24T14:48:00Z" w16du:dateUtc="2024-09-24T12:48:00Z">
              <w:r w:rsidRPr="005A6AA3" w:rsidDel="00AE71EA">
                <w:delText>16</w:delText>
              </w:r>
            </w:del>
            <w:del w:id="11667" w:author="Lorenzo Fabbri" w:date="2024-09-19T18:31:00Z" w16du:dateUtc="2024-09-19T16:31:00Z">
              <w:r w:rsidRPr="005A6AA3" w:rsidDel="00A42D3A">
                <w:delText>:</w:delText>
              </w:r>
            </w:del>
            <w:del w:id="11668" w:author="Lorenzo Fabbri" w:date="2024-09-24T14:48:00Z" w16du:dateUtc="2024-09-24T12:48:00Z">
              <w:r w:rsidRPr="005A6AA3" w:rsidDel="00AE71EA">
                <w:delText xml:space="preserve"> </w:delText>
              </w:r>
              <w:r w:rsidRPr="005A6AA3" w:rsidDel="00AE71EA">
                <w:rPr>
                  <w:b/>
                  <w:bCs/>
                </w:rPr>
                <w:delText>Summary statistics of the estimated balancing weights for effect modification (exposures: glucocorticosteroids; outcome: hit reaction time standard error (HRT-SE); modifier: sex) (HELIX subcohort; 2013-2016).</w:delText>
              </w:r>
              <w:bookmarkEnd w:id="10741"/>
              <w:bookmarkEnd w:id="11583"/>
            </w:del>
          </w:p>
        </w:tc>
      </w:tr>
    </w:tbl>
    <w:p w14:paraId="02E39B6C" w14:textId="7FECFC63" w:rsidR="00066508" w:rsidRPr="005A6AA3" w:rsidDel="00AE71EA" w:rsidRDefault="00000000">
      <w:pPr>
        <w:pStyle w:val="Heading3"/>
        <w:rPr>
          <w:del w:id="11669" w:author="Lorenzo Fabbri" w:date="2024-09-24T14:48:00Z" w16du:dateUtc="2024-09-24T12:48:00Z"/>
        </w:rPr>
      </w:pPr>
      <w:del w:id="11670" w:author="Lorenzo Fabbri" w:date="2024-09-24T14:46:00Z" w16du:dateUtc="2024-09-24T12:46:00Z">
        <w:r w:rsidRPr="005A6AA3" w:rsidDel="00386E56">
          <w:delText xml:space="preserve">11.3.2 </w:delText>
        </w:r>
      </w:del>
      <w:del w:id="11671" w:author="Lorenzo Fabbri" w:date="2024-09-24T14:48:00Z" w16du:dateUtc="2024-09-24T12:48:00Z">
        <w:r w:rsidRPr="005A6AA3" w:rsidDel="00AE71EA">
          <w:delText>Marginal contrasts for effect modification</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479AFCBC" w14:textId="2DF4E2C1" w:rsidTr="00066508">
        <w:trPr>
          <w:del w:id="11672"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1673"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3328"/>
              <w:gridCol w:w="2730"/>
              <w:gridCol w:w="3302"/>
              <w:tblGridChange w:id="11674">
                <w:tblGrid>
                  <w:gridCol w:w="56"/>
                  <w:gridCol w:w="3114"/>
                  <w:gridCol w:w="158"/>
                  <w:gridCol w:w="2730"/>
                  <w:gridCol w:w="227"/>
                  <w:gridCol w:w="3075"/>
                  <w:gridCol w:w="40"/>
                </w:tblGrid>
              </w:tblGridChange>
            </w:tblGrid>
            <w:tr w:rsidR="00066508" w:rsidRPr="005A6AA3" w:rsidDel="00AE71EA" w14:paraId="58F83816" w14:textId="44334B1C" w:rsidTr="006C3DDD">
              <w:trPr>
                <w:del w:id="11675" w:author="Lorenzo Fabbri" w:date="2024-09-24T14:48:00Z"/>
                <w:trPrChange w:id="11676" w:author="Lorenzo Fabbri" w:date="2024-09-19T20:40:00Z" w16du:dateUtc="2024-09-19T18:40:00Z">
                  <w:trPr>
                    <w:gridBefore w:val="1"/>
                    <w:cantSplit/>
                    <w:tblHeader/>
                    <w:jc w:val="center"/>
                  </w:trPr>
                </w:trPrChange>
              </w:trPr>
              <w:tc>
                <w:tcPr>
                  <w:tcW w:w="0" w:type="dxa"/>
                  <w:tcPrChange w:id="11677" w:author="Lorenzo Fabbri" w:date="2024-09-19T20:40:00Z" w16du:dateUtc="2024-09-19T18:40:00Z">
                    <w:tcPr>
                      <w:tcW w:w="3048" w:type="dxa"/>
                      <w:tcBorders>
                        <w:top w:val="single" w:sz="16" w:space="0" w:color="D3D3D3"/>
                        <w:left w:val="single" w:sz="6" w:space="0" w:color="D3D3D3"/>
                        <w:bottom w:val="single" w:sz="16" w:space="0" w:color="D3D3D3"/>
                        <w:right w:val="single" w:sz="6" w:space="0" w:color="D3D3D3"/>
                      </w:tcBorders>
                    </w:tcPr>
                  </w:tcPrChange>
                </w:tcPr>
                <w:p w14:paraId="70CE2ECA" w14:textId="419B6FE1" w:rsidR="00066508" w:rsidRPr="005A6AA3" w:rsidDel="00AE71EA" w:rsidRDefault="00066508">
                  <w:pPr>
                    <w:keepNext/>
                    <w:widowControl w:val="0"/>
                    <w:spacing w:after="60"/>
                    <w:rPr>
                      <w:del w:id="11678" w:author="Lorenzo Fabbri" w:date="2024-09-24T14:48:00Z" w16du:dateUtc="2024-09-24T12:48:00Z"/>
                    </w:rPr>
                  </w:pPr>
                  <w:bookmarkStart w:id="11679" w:name="supptbl-marginal-1sa"/>
                </w:p>
              </w:tc>
              <w:tc>
                <w:tcPr>
                  <w:tcW w:w="0" w:type="dxa"/>
                  <w:tcPrChange w:id="11680" w:author="Lorenzo Fabbri" w:date="2024-09-19T20:40:00Z" w16du:dateUtc="2024-09-19T18:40:00Z">
                    <w:tcPr>
                      <w:tcW w:w="3048" w:type="dxa"/>
                      <w:gridSpan w:val="3"/>
                      <w:tcBorders>
                        <w:top w:val="single" w:sz="16" w:space="0" w:color="D3D3D3"/>
                        <w:left w:val="single" w:sz="6" w:space="0" w:color="D3D3D3"/>
                        <w:bottom w:val="single" w:sz="16" w:space="0" w:color="D3D3D3"/>
                      </w:tcBorders>
                    </w:tcPr>
                  </w:tcPrChange>
                </w:tcPr>
                <w:p w14:paraId="30E5E0D5" w14:textId="4BE6138C" w:rsidR="00066508" w:rsidRPr="005A6AA3" w:rsidDel="00AE71EA" w:rsidRDefault="00000000">
                  <w:pPr>
                    <w:keepNext/>
                    <w:widowControl w:val="0"/>
                    <w:spacing w:after="60"/>
                    <w:jc w:val="center"/>
                    <w:rPr>
                      <w:del w:id="11681" w:author="Lorenzo Fabbri" w:date="2024-09-24T14:48:00Z" w16du:dateUtc="2024-09-24T12:48:00Z"/>
                    </w:rPr>
                  </w:pPr>
                  <w:del w:id="11682" w:author="Lorenzo Fabbri" w:date="2024-09-24T14:48:00Z" w16du:dateUtc="2024-09-24T12:48:00Z">
                    <w:r w:rsidRPr="005A6AA3" w:rsidDel="00AE71EA">
                      <w:rPr>
                        <w:rFonts w:ascii="Calibri" w:hAnsi="Calibri"/>
                        <w:sz w:val="20"/>
                      </w:rPr>
                      <w:delText>HRT-SE males</w:delText>
                    </w:r>
                    <w:r w:rsidRPr="005A6AA3" w:rsidDel="00AE71EA">
                      <w:rPr>
                        <w:rFonts w:ascii="Calibri" w:hAnsi="Calibri"/>
                        <w:i/>
                        <w:sz w:val="20"/>
                        <w:vertAlign w:val="superscript"/>
                      </w:rPr>
                      <w:delText>a</w:delText>
                    </w:r>
                  </w:del>
                </w:p>
              </w:tc>
              <w:tc>
                <w:tcPr>
                  <w:tcW w:w="0" w:type="dxa"/>
                  <w:tcPrChange w:id="11683" w:author="Lorenzo Fabbri" w:date="2024-09-19T20:40:00Z" w16du:dateUtc="2024-09-19T18:40:00Z">
                    <w:tcPr>
                      <w:tcW w:w="3048" w:type="dxa"/>
                      <w:gridSpan w:val="2"/>
                      <w:tcBorders>
                        <w:top w:val="single" w:sz="16" w:space="0" w:color="D3D3D3"/>
                        <w:bottom w:val="single" w:sz="16" w:space="0" w:color="D3D3D3"/>
                        <w:right w:val="single" w:sz="6" w:space="0" w:color="D3D3D3"/>
                      </w:tcBorders>
                    </w:tcPr>
                  </w:tcPrChange>
                </w:tcPr>
                <w:p w14:paraId="7DEF1B53" w14:textId="525FE725" w:rsidR="00066508" w:rsidRPr="005A6AA3" w:rsidDel="00AE71EA" w:rsidRDefault="00000000">
                  <w:pPr>
                    <w:keepNext/>
                    <w:widowControl w:val="0"/>
                    <w:spacing w:after="60"/>
                    <w:jc w:val="center"/>
                    <w:rPr>
                      <w:del w:id="11684" w:author="Lorenzo Fabbri" w:date="2024-09-24T14:48:00Z" w16du:dateUtc="2024-09-24T12:48:00Z"/>
                    </w:rPr>
                  </w:pPr>
                  <w:del w:id="11685" w:author="Lorenzo Fabbri" w:date="2024-09-24T14:48:00Z" w16du:dateUtc="2024-09-24T12:48:00Z">
                    <w:r w:rsidRPr="005A6AA3" w:rsidDel="00AE71EA">
                      <w:rPr>
                        <w:rFonts w:ascii="Calibri" w:hAnsi="Calibri"/>
                        <w:sz w:val="20"/>
                      </w:rPr>
                      <w:delText>HRT-SE females</w:delText>
                    </w:r>
                    <w:r w:rsidRPr="005A6AA3" w:rsidDel="00AE71EA">
                      <w:rPr>
                        <w:rFonts w:ascii="Calibri" w:hAnsi="Calibri"/>
                        <w:i/>
                        <w:sz w:val="20"/>
                        <w:vertAlign w:val="superscript"/>
                      </w:rPr>
                      <w:delText>a</w:delText>
                    </w:r>
                  </w:del>
                </w:p>
              </w:tc>
            </w:tr>
            <w:tr w:rsidR="00066508" w:rsidRPr="005A6AA3" w:rsidDel="00AE71EA" w14:paraId="3ABB5AEE" w14:textId="69AC6F03" w:rsidTr="006C3DDD">
              <w:trPr>
                <w:del w:id="11686" w:author="Lorenzo Fabbri" w:date="2024-09-24T14:48:00Z"/>
                <w:trPrChange w:id="11687" w:author="Lorenzo Fabbri" w:date="2024-09-19T20:40:00Z" w16du:dateUtc="2024-09-19T18:40:00Z">
                  <w:trPr>
                    <w:gridBefore w:val="1"/>
                    <w:cantSplit/>
                    <w:jc w:val="center"/>
                  </w:trPr>
                </w:trPrChange>
              </w:trPr>
              <w:tc>
                <w:tcPr>
                  <w:tcW w:w="0" w:type="dxa"/>
                  <w:gridSpan w:val="3"/>
                  <w:tcPrChange w:id="11688" w:author="Lorenzo Fabbri" w:date="2024-09-19T20:40:00Z" w16du:dateUtc="2024-09-19T18:40: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58C8446" w14:textId="592132F3" w:rsidR="00066508" w:rsidRPr="005A6AA3" w:rsidDel="00AE71EA" w:rsidRDefault="00000000">
                  <w:pPr>
                    <w:keepNext/>
                    <w:widowControl w:val="0"/>
                    <w:spacing w:after="60"/>
                    <w:rPr>
                      <w:del w:id="11689" w:author="Lorenzo Fabbri" w:date="2024-09-24T14:48:00Z" w16du:dateUtc="2024-09-24T12:48:00Z"/>
                    </w:rPr>
                  </w:pPr>
                  <w:del w:id="11690"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5AF55926" w14:textId="0B12FCD7" w:rsidTr="006C3DDD">
              <w:trPr>
                <w:del w:id="11691" w:author="Lorenzo Fabbri" w:date="2024-09-24T14:48:00Z"/>
                <w:trPrChange w:id="11692" w:author="Lorenzo Fabbri" w:date="2024-09-19T20:40:00Z" w16du:dateUtc="2024-09-19T18:40:00Z">
                  <w:trPr>
                    <w:gridBefore w:val="1"/>
                    <w:cantSplit/>
                    <w:jc w:val="center"/>
                  </w:trPr>
                </w:trPrChange>
              </w:trPr>
              <w:tc>
                <w:tcPr>
                  <w:tcW w:w="0" w:type="dxa"/>
                  <w:tcPrChange w:id="1169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09C2CB6" w14:textId="05321F1F" w:rsidR="00066508" w:rsidRPr="005A6AA3" w:rsidDel="00AE71EA" w:rsidRDefault="00000000">
                  <w:pPr>
                    <w:keepNext/>
                    <w:widowControl w:val="0"/>
                    <w:spacing w:after="60"/>
                    <w:rPr>
                      <w:del w:id="11694" w:author="Lorenzo Fabbri" w:date="2024-09-24T14:48:00Z" w16du:dateUtc="2024-09-24T12:48:00Z"/>
                    </w:rPr>
                  </w:pPr>
                  <w:del w:id="11695" w:author="Lorenzo Fabbri" w:date="2024-09-24T14:48:00Z" w16du:dateUtc="2024-09-24T12:48:00Z">
                    <w:r w:rsidRPr="005A6AA3" w:rsidDel="00AE71EA">
                      <w:rPr>
                        <w:rFonts w:ascii="Calibri" w:hAnsi="Calibri"/>
                        <w:sz w:val="20"/>
                      </w:rPr>
                      <w:delText>dep</w:delText>
                    </w:r>
                  </w:del>
                </w:p>
              </w:tc>
              <w:tc>
                <w:tcPr>
                  <w:tcW w:w="0" w:type="dxa"/>
                  <w:tcPrChange w:id="11696"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26C0A33" w14:textId="38B25F9E" w:rsidR="00066508" w:rsidRPr="005A6AA3" w:rsidDel="00AE71EA" w:rsidRDefault="00000000">
                  <w:pPr>
                    <w:keepNext/>
                    <w:widowControl w:val="0"/>
                    <w:spacing w:after="60"/>
                    <w:jc w:val="center"/>
                    <w:rPr>
                      <w:del w:id="11697" w:author="Lorenzo Fabbri" w:date="2024-09-24T14:48:00Z" w16du:dateUtc="2024-09-24T12:48:00Z"/>
                    </w:rPr>
                  </w:pPr>
                  <w:del w:id="11698" w:author="Lorenzo Fabbri" w:date="2024-09-24T14:48:00Z" w16du:dateUtc="2024-09-24T12:48:00Z">
                    <w:r w:rsidRPr="005A6AA3" w:rsidDel="00AE71EA">
                      <w:rPr>
                        <w:rFonts w:ascii="Calibri" w:hAnsi="Calibri"/>
                        <w:sz w:val="20"/>
                      </w:rPr>
                      <w:delText>-0.001 (-0.032, 0.031)</w:delText>
                    </w:r>
                  </w:del>
                </w:p>
              </w:tc>
              <w:tc>
                <w:tcPr>
                  <w:tcW w:w="0" w:type="dxa"/>
                  <w:tcPrChange w:id="11699"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5D01653" w14:textId="79B40AE5" w:rsidR="00066508" w:rsidRPr="005A6AA3" w:rsidDel="00AE71EA" w:rsidRDefault="00000000">
                  <w:pPr>
                    <w:keepNext/>
                    <w:widowControl w:val="0"/>
                    <w:spacing w:after="60"/>
                    <w:jc w:val="center"/>
                    <w:rPr>
                      <w:del w:id="11700" w:author="Lorenzo Fabbri" w:date="2024-09-24T14:48:00Z" w16du:dateUtc="2024-09-24T12:48:00Z"/>
                    </w:rPr>
                  </w:pPr>
                  <w:del w:id="11701" w:author="Lorenzo Fabbri" w:date="2024-09-24T14:48:00Z" w16du:dateUtc="2024-09-24T12:48:00Z">
                    <w:r w:rsidRPr="005A6AA3" w:rsidDel="00AE71EA">
                      <w:rPr>
                        <w:rFonts w:ascii="Calibri" w:hAnsi="Calibri"/>
                        <w:sz w:val="20"/>
                      </w:rPr>
                      <w:delText>-0.02 (-0.066, 0.027)</w:delText>
                    </w:r>
                  </w:del>
                </w:p>
              </w:tc>
            </w:tr>
            <w:tr w:rsidR="00066508" w:rsidRPr="005A6AA3" w:rsidDel="00AE71EA" w14:paraId="4F2BEE90" w14:textId="67E62C28" w:rsidTr="006C3DDD">
              <w:trPr>
                <w:del w:id="11702" w:author="Lorenzo Fabbri" w:date="2024-09-24T14:48:00Z"/>
                <w:trPrChange w:id="11703" w:author="Lorenzo Fabbri" w:date="2024-09-19T20:40:00Z" w16du:dateUtc="2024-09-19T18:40:00Z">
                  <w:trPr>
                    <w:gridBefore w:val="1"/>
                    <w:cantSplit/>
                    <w:jc w:val="center"/>
                  </w:trPr>
                </w:trPrChange>
              </w:trPr>
              <w:tc>
                <w:tcPr>
                  <w:tcW w:w="0" w:type="dxa"/>
                  <w:tcPrChange w:id="1170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169EF55" w14:textId="5D6D3644" w:rsidR="00066508" w:rsidRPr="005A6AA3" w:rsidDel="00AE71EA" w:rsidRDefault="00000000">
                  <w:pPr>
                    <w:keepNext/>
                    <w:widowControl w:val="0"/>
                    <w:spacing w:after="60"/>
                    <w:rPr>
                      <w:del w:id="11705" w:author="Lorenzo Fabbri" w:date="2024-09-24T14:48:00Z" w16du:dateUtc="2024-09-24T12:48:00Z"/>
                    </w:rPr>
                  </w:pPr>
                  <w:del w:id="11706" w:author="Lorenzo Fabbri" w:date="2024-09-24T14:48:00Z" w16du:dateUtc="2024-09-24T12:48:00Z">
                    <w:r w:rsidRPr="005A6AA3" w:rsidDel="00AE71EA">
                      <w:rPr>
                        <w:rFonts w:ascii="Calibri" w:hAnsi="Calibri"/>
                        <w:sz w:val="20"/>
                      </w:rPr>
                      <w:delText>detp</w:delText>
                    </w:r>
                  </w:del>
                </w:p>
              </w:tc>
              <w:tc>
                <w:tcPr>
                  <w:tcW w:w="0" w:type="dxa"/>
                  <w:tcPrChange w:id="1170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80F5244" w14:textId="2850F7DA" w:rsidR="00066508" w:rsidRPr="005A6AA3" w:rsidDel="00AE71EA" w:rsidRDefault="00000000">
                  <w:pPr>
                    <w:keepNext/>
                    <w:widowControl w:val="0"/>
                    <w:spacing w:after="60"/>
                    <w:jc w:val="center"/>
                    <w:rPr>
                      <w:del w:id="11708" w:author="Lorenzo Fabbri" w:date="2024-09-24T14:48:00Z" w16du:dateUtc="2024-09-24T12:48:00Z"/>
                    </w:rPr>
                  </w:pPr>
                  <w:del w:id="11709" w:author="Lorenzo Fabbri" w:date="2024-09-24T14:48:00Z" w16du:dateUtc="2024-09-24T12:48:00Z">
                    <w:r w:rsidRPr="005A6AA3" w:rsidDel="00AE71EA">
                      <w:rPr>
                        <w:rFonts w:ascii="Calibri" w:hAnsi="Calibri"/>
                        <w:sz w:val="20"/>
                      </w:rPr>
                      <w:delText>-0.016 (-0.064, 0.031)</w:delText>
                    </w:r>
                  </w:del>
                </w:p>
              </w:tc>
              <w:tc>
                <w:tcPr>
                  <w:tcW w:w="0" w:type="dxa"/>
                  <w:tcPrChange w:id="1171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ED3D1FE" w14:textId="7284B379" w:rsidR="00066508" w:rsidRPr="005A6AA3" w:rsidDel="00AE71EA" w:rsidRDefault="00000000">
                  <w:pPr>
                    <w:keepNext/>
                    <w:widowControl w:val="0"/>
                    <w:spacing w:after="60"/>
                    <w:jc w:val="center"/>
                    <w:rPr>
                      <w:del w:id="11711" w:author="Lorenzo Fabbri" w:date="2024-09-24T14:48:00Z" w16du:dateUtc="2024-09-24T12:48:00Z"/>
                    </w:rPr>
                  </w:pPr>
                  <w:del w:id="11712" w:author="Lorenzo Fabbri" w:date="2024-09-24T14:48:00Z" w16du:dateUtc="2024-09-24T12:48:00Z">
                    <w:r w:rsidRPr="005A6AA3" w:rsidDel="00AE71EA">
                      <w:rPr>
                        <w:rFonts w:ascii="Calibri" w:hAnsi="Calibri"/>
                        <w:sz w:val="20"/>
                      </w:rPr>
                      <w:delText>-0.041 (-0.091, 0.008)</w:delText>
                    </w:r>
                  </w:del>
                </w:p>
              </w:tc>
            </w:tr>
            <w:tr w:rsidR="00066508" w:rsidRPr="005A6AA3" w:rsidDel="00AE71EA" w14:paraId="2B72EADF" w14:textId="418CF9D9" w:rsidTr="006C3DDD">
              <w:trPr>
                <w:del w:id="11713" w:author="Lorenzo Fabbri" w:date="2024-09-24T14:48:00Z"/>
                <w:trPrChange w:id="11714" w:author="Lorenzo Fabbri" w:date="2024-09-19T20:40:00Z" w16du:dateUtc="2024-09-19T18:40:00Z">
                  <w:trPr>
                    <w:gridBefore w:val="1"/>
                    <w:cantSplit/>
                    <w:jc w:val="center"/>
                  </w:trPr>
                </w:trPrChange>
              </w:trPr>
              <w:tc>
                <w:tcPr>
                  <w:tcW w:w="0" w:type="dxa"/>
                  <w:tcPrChange w:id="1171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36BFCBA" w14:textId="13888E91" w:rsidR="00066508" w:rsidRPr="005A6AA3" w:rsidDel="00AE71EA" w:rsidRDefault="00000000">
                  <w:pPr>
                    <w:keepNext/>
                    <w:widowControl w:val="0"/>
                    <w:spacing w:after="60"/>
                    <w:rPr>
                      <w:del w:id="11716" w:author="Lorenzo Fabbri" w:date="2024-09-24T14:48:00Z" w16du:dateUtc="2024-09-24T12:48:00Z"/>
                    </w:rPr>
                  </w:pPr>
                  <w:del w:id="11717" w:author="Lorenzo Fabbri" w:date="2024-09-24T14:48:00Z" w16du:dateUtc="2024-09-24T12:48:00Z">
                    <w:r w:rsidRPr="005A6AA3" w:rsidDel="00AE71EA">
                      <w:rPr>
                        <w:rFonts w:ascii="Calibri" w:hAnsi="Calibri"/>
                        <w:sz w:val="20"/>
                      </w:rPr>
                      <w:delText>dmp</w:delText>
                    </w:r>
                  </w:del>
                </w:p>
              </w:tc>
              <w:tc>
                <w:tcPr>
                  <w:tcW w:w="0" w:type="dxa"/>
                  <w:tcPrChange w:id="11718"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CB536C" w14:textId="2BD95F22" w:rsidR="00066508" w:rsidRPr="005A6AA3" w:rsidDel="00AE71EA" w:rsidRDefault="00000000">
                  <w:pPr>
                    <w:keepNext/>
                    <w:widowControl w:val="0"/>
                    <w:spacing w:after="60"/>
                    <w:jc w:val="center"/>
                    <w:rPr>
                      <w:del w:id="11719" w:author="Lorenzo Fabbri" w:date="2024-09-24T14:48:00Z" w16du:dateUtc="2024-09-24T12:48:00Z"/>
                    </w:rPr>
                  </w:pPr>
                  <w:del w:id="11720" w:author="Lorenzo Fabbri" w:date="2024-09-24T14:48:00Z" w16du:dateUtc="2024-09-24T12:48:00Z">
                    <w:r w:rsidRPr="005A6AA3" w:rsidDel="00AE71EA">
                      <w:rPr>
                        <w:rFonts w:ascii="Calibri" w:hAnsi="Calibri"/>
                        <w:sz w:val="20"/>
                      </w:rPr>
                      <w:delText>-0.009 (-0.069, 0.051)</w:delText>
                    </w:r>
                  </w:del>
                </w:p>
              </w:tc>
              <w:tc>
                <w:tcPr>
                  <w:tcW w:w="0" w:type="dxa"/>
                  <w:tcPrChange w:id="11721"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34C26A2" w14:textId="64AFA655" w:rsidR="00066508" w:rsidRPr="005A6AA3" w:rsidDel="00AE71EA" w:rsidRDefault="00000000">
                  <w:pPr>
                    <w:keepNext/>
                    <w:widowControl w:val="0"/>
                    <w:spacing w:after="60"/>
                    <w:jc w:val="center"/>
                    <w:rPr>
                      <w:del w:id="11722" w:author="Lorenzo Fabbri" w:date="2024-09-24T14:48:00Z" w16du:dateUtc="2024-09-24T12:48:00Z"/>
                    </w:rPr>
                  </w:pPr>
                  <w:del w:id="11723" w:author="Lorenzo Fabbri" w:date="2024-09-24T14:48:00Z" w16du:dateUtc="2024-09-24T12:48:00Z">
                    <w:r w:rsidRPr="005A6AA3" w:rsidDel="00AE71EA">
                      <w:rPr>
                        <w:rFonts w:ascii="Calibri" w:hAnsi="Calibri"/>
                        <w:sz w:val="20"/>
                      </w:rPr>
                      <w:delText>0.024 (-0.032, 0.081)</w:delText>
                    </w:r>
                  </w:del>
                </w:p>
              </w:tc>
            </w:tr>
            <w:tr w:rsidR="00066508" w:rsidRPr="005A6AA3" w:rsidDel="00AE71EA" w14:paraId="4BC77C62" w14:textId="2E3B4F56" w:rsidTr="006C3DDD">
              <w:trPr>
                <w:del w:id="11724" w:author="Lorenzo Fabbri" w:date="2024-09-24T14:48:00Z"/>
                <w:trPrChange w:id="11725" w:author="Lorenzo Fabbri" w:date="2024-09-19T20:40:00Z" w16du:dateUtc="2024-09-19T18:40:00Z">
                  <w:trPr>
                    <w:gridBefore w:val="1"/>
                    <w:cantSplit/>
                    <w:jc w:val="center"/>
                  </w:trPr>
                </w:trPrChange>
              </w:trPr>
              <w:tc>
                <w:tcPr>
                  <w:tcW w:w="0" w:type="dxa"/>
                  <w:tcPrChange w:id="1172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2A93491" w14:textId="09289E83" w:rsidR="00066508" w:rsidRPr="005A6AA3" w:rsidDel="00AE71EA" w:rsidRDefault="00000000">
                  <w:pPr>
                    <w:keepNext/>
                    <w:widowControl w:val="0"/>
                    <w:spacing w:after="60"/>
                    <w:rPr>
                      <w:del w:id="11727" w:author="Lorenzo Fabbri" w:date="2024-09-24T14:48:00Z" w16du:dateUtc="2024-09-24T12:48:00Z"/>
                    </w:rPr>
                  </w:pPr>
                  <w:del w:id="11728" w:author="Lorenzo Fabbri" w:date="2024-09-24T14:48:00Z" w16du:dateUtc="2024-09-24T12:48:00Z">
                    <w:r w:rsidRPr="005A6AA3" w:rsidDel="00AE71EA">
                      <w:rPr>
                        <w:rFonts w:ascii="Calibri" w:hAnsi="Calibri"/>
                        <w:sz w:val="20"/>
                      </w:rPr>
                      <w:delText>dmtp</w:delText>
                    </w:r>
                  </w:del>
                </w:p>
              </w:tc>
              <w:tc>
                <w:tcPr>
                  <w:tcW w:w="0" w:type="dxa"/>
                  <w:tcPrChange w:id="1172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528A6C" w14:textId="548E4EF9" w:rsidR="00066508" w:rsidRPr="005A6AA3" w:rsidDel="00AE71EA" w:rsidRDefault="00000000">
                  <w:pPr>
                    <w:keepNext/>
                    <w:widowControl w:val="0"/>
                    <w:spacing w:after="60"/>
                    <w:jc w:val="center"/>
                    <w:rPr>
                      <w:del w:id="11730" w:author="Lorenzo Fabbri" w:date="2024-09-24T14:48:00Z" w16du:dateUtc="2024-09-24T12:48:00Z"/>
                    </w:rPr>
                  </w:pPr>
                  <w:del w:id="11731" w:author="Lorenzo Fabbri" w:date="2024-09-24T14:48:00Z" w16du:dateUtc="2024-09-24T12:48:00Z">
                    <w:r w:rsidRPr="005A6AA3" w:rsidDel="00AE71EA">
                      <w:rPr>
                        <w:rFonts w:ascii="Calibri" w:hAnsi="Calibri"/>
                        <w:sz w:val="20"/>
                      </w:rPr>
                      <w:delText>0.008 (-0.082, 0.099)</w:delText>
                    </w:r>
                  </w:del>
                </w:p>
              </w:tc>
              <w:tc>
                <w:tcPr>
                  <w:tcW w:w="0" w:type="dxa"/>
                  <w:tcPrChange w:id="1173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99532B7" w14:textId="269E9EB5" w:rsidR="00066508" w:rsidRPr="005A6AA3" w:rsidDel="00AE71EA" w:rsidRDefault="00000000">
                  <w:pPr>
                    <w:keepNext/>
                    <w:widowControl w:val="0"/>
                    <w:spacing w:after="60"/>
                    <w:jc w:val="center"/>
                    <w:rPr>
                      <w:del w:id="11733" w:author="Lorenzo Fabbri" w:date="2024-09-24T14:48:00Z" w16du:dateUtc="2024-09-24T12:48:00Z"/>
                    </w:rPr>
                  </w:pPr>
                  <w:del w:id="11734" w:author="Lorenzo Fabbri" w:date="2024-09-24T14:48:00Z" w16du:dateUtc="2024-09-24T12:48:00Z">
                    <w:r w:rsidRPr="005A6AA3" w:rsidDel="00AE71EA">
                      <w:rPr>
                        <w:rFonts w:ascii="Calibri" w:hAnsi="Calibri"/>
                        <w:sz w:val="20"/>
                      </w:rPr>
                      <w:delText>0.003 (-0.083, 0.089)</w:delText>
                    </w:r>
                  </w:del>
                </w:p>
              </w:tc>
            </w:tr>
            <w:tr w:rsidR="00066508" w:rsidRPr="005A6AA3" w:rsidDel="00AE71EA" w14:paraId="54CEDFA7" w14:textId="3E9CDD92" w:rsidTr="006C3DDD">
              <w:trPr>
                <w:del w:id="11735" w:author="Lorenzo Fabbri" w:date="2024-09-24T14:48:00Z"/>
                <w:trPrChange w:id="11736" w:author="Lorenzo Fabbri" w:date="2024-09-19T20:40:00Z" w16du:dateUtc="2024-09-19T18:40:00Z">
                  <w:trPr>
                    <w:gridBefore w:val="1"/>
                    <w:cantSplit/>
                    <w:jc w:val="center"/>
                  </w:trPr>
                </w:trPrChange>
              </w:trPr>
              <w:tc>
                <w:tcPr>
                  <w:tcW w:w="0" w:type="dxa"/>
                  <w:gridSpan w:val="3"/>
                  <w:tcPrChange w:id="11737" w:author="Lorenzo Fabbri" w:date="2024-09-19T20:40:00Z" w16du:dateUtc="2024-09-19T18:40: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EFB96A4" w14:textId="48BE10F2" w:rsidR="00066508" w:rsidRPr="005A6AA3" w:rsidDel="00AE71EA" w:rsidRDefault="00000000">
                  <w:pPr>
                    <w:keepNext/>
                    <w:widowControl w:val="0"/>
                    <w:spacing w:after="60"/>
                    <w:rPr>
                      <w:del w:id="11738" w:author="Lorenzo Fabbri" w:date="2024-09-24T14:48:00Z" w16du:dateUtc="2024-09-24T12:48:00Z"/>
                    </w:rPr>
                  </w:pPr>
                  <w:del w:id="11739" w:author="Lorenzo Fabbri" w:date="2024-09-24T14:48:00Z" w16du:dateUtc="2024-09-24T12:48:00Z">
                    <w:r w:rsidRPr="005A6AA3" w:rsidDel="00AE71EA">
                      <w:rPr>
                        <w:rFonts w:ascii="Calibri" w:hAnsi="Calibri"/>
                        <w:b/>
                        <w:sz w:val="20"/>
                      </w:rPr>
                      <w:delText>Phenols</w:delText>
                    </w:r>
                  </w:del>
                </w:p>
              </w:tc>
            </w:tr>
            <w:tr w:rsidR="00066508" w:rsidRPr="005A6AA3" w:rsidDel="00AE71EA" w14:paraId="3836791F" w14:textId="5E7455D9" w:rsidTr="006C3DDD">
              <w:trPr>
                <w:del w:id="11740" w:author="Lorenzo Fabbri" w:date="2024-09-24T14:48:00Z"/>
                <w:trPrChange w:id="11741" w:author="Lorenzo Fabbri" w:date="2024-09-19T20:40:00Z" w16du:dateUtc="2024-09-19T18:40:00Z">
                  <w:trPr>
                    <w:gridBefore w:val="1"/>
                    <w:cantSplit/>
                    <w:jc w:val="center"/>
                  </w:trPr>
                </w:trPrChange>
              </w:trPr>
              <w:tc>
                <w:tcPr>
                  <w:tcW w:w="0" w:type="dxa"/>
                  <w:tcPrChange w:id="11742"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F66EDD9" w14:textId="77285E06" w:rsidR="00066508" w:rsidRPr="005A6AA3" w:rsidDel="00AE71EA" w:rsidRDefault="00000000">
                  <w:pPr>
                    <w:keepNext/>
                    <w:widowControl w:val="0"/>
                    <w:spacing w:after="60"/>
                    <w:rPr>
                      <w:del w:id="11743" w:author="Lorenzo Fabbri" w:date="2024-09-24T14:48:00Z" w16du:dateUtc="2024-09-24T12:48:00Z"/>
                    </w:rPr>
                  </w:pPr>
                  <w:del w:id="11744" w:author="Lorenzo Fabbri" w:date="2024-09-24T14:48:00Z" w16du:dateUtc="2024-09-24T12:48:00Z">
                    <w:r w:rsidRPr="005A6AA3" w:rsidDel="00AE71EA">
                      <w:rPr>
                        <w:rFonts w:ascii="Calibri" w:hAnsi="Calibri"/>
                        <w:sz w:val="20"/>
                      </w:rPr>
                      <w:delText>bpa</w:delText>
                    </w:r>
                  </w:del>
                </w:p>
              </w:tc>
              <w:tc>
                <w:tcPr>
                  <w:tcW w:w="0" w:type="dxa"/>
                  <w:tcPrChange w:id="11745"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ABF720D" w14:textId="7B05588F" w:rsidR="00066508" w:rsidRPr="005A6AA3" w:rsidDel="00AE71EA" w:rsidRDefault="00000000">
                  <w:pPr>
                    <w:keepNext/>
                    <w:widowControl w:val="0"/>
                    <w:spacing w:after="60"/>
                    <w:jc w:val="center"/>
                    <w:rPr>
                      <w:del w:id="11746" w:author="Lorenzo Fabbri" w:date="2024-09-24T14:48:00Z" w16du:dateUtc="2024-09-24T12:48:00Z"/>
                    </w:rPr>
                  </w:pPr>
                  <w:del w:id="11747" w:author="Lorenzo Fabbri" w:date="2024-09-24T14:48:00Z" w16du:dateUtc="2024-09-24T12:48:00Z">
                    <w:r w:rsidRPr="005A6AA3" w:rsidDel="00AE71EA">
                      <w:rPr>
                        <w:rFonts w:ascii="Calibri" w:hAnsi="Calibri"/>
                        <w:sz w:val="20"/>
                      </w:rPr>
                      <w:delText>0.028 (-0.009, 0.065)</w:delText>
                    </w:r>
                  </w:del>
                </w:p>
              </w:tc>
              <w:tc>
                <w:tcPr>
                  <w:tcW w:w="0" w:type="dxa"/>
                  <w:tcPrChange w:id="1174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D873CDB" w14:textId="4215EEBB" w:rsidR="00066508" w:rsidRPr="005A6AA3" w:rsidDel="00AE71EA" w:rsidRDefault="00000000">
                  <w:pPr>
                    <w:keepNext/>
                    <w:widowControl w:val="0"/>
                    <w:spacing w:after="60"/>
                    <w:jc w:val="center"/>
                    <w:rPr>
                      <w:del w:id="11749" w:author="Lorenzo Fabbri" w:date="2024-09-24T14:48:00Z" w16du:dateUtc="2024-09-24T12:48:00Z"/>
                    </w:rPr>
                  </w:pPr>
                  <w:del w:id="11750" w:author="Lorenzo Fabbri" w:date="2024-09-24T14:48:00Z" w16du:dateUtc="2024-09-24T12:48:00Z">
                    <w:r w:rsidRPr="005A6AA3" w:rsidDel="00AE71EA">
                      <w:rPr>
                        <w:rFonts w:ascii="Calibri" w:hAnsi="Calibri"/>
                        <w:sz w:val="20"/>
                      </w:rPr>
                      <w:delText>-0.004 (-0.055, 0.047)</w:delText>
                    </w:r>
                  </w:del>
                </w:p>
              </w:tc>
            </w:tr>
            <w:tr w:rsidR="00066508" w:rsidRPr="005A6AA3" w:rsidDel="00AE71EA" w14:paraId="37092C76" w14:textId="6402FD92" w:rsidTr="006C3DDD">
              <w:trPr>
                <w:del w:id="11751" w:author="Lorenzo Fabbri" w:date="2024-09-24T14:48:00Z"/>
                <w:trPrChange w:id="11752" w:author="Lorenzo Fabbri" w:date="2024-09-19T20:40:00Z" w16du:dateUtc="2024-09-19T18:40:00Z">
                  <w:trPr>
                    <w:gridBefore w:val="1"/>
                    <w:cantSplit/>
                    <w:jc w:val="center"/>
                  </w:trPr>
                </w:trPrChange>
              </w:trPr>
              <w:tc>
                <w:tcPr>
                  <w:tcW w:w="0" w:type="dxa"/>
                  <w:tcPrChange w:id="1175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CD172C1" w14:textId="2D7F7D3A" w:rsidR="00066508" w:rsidRPr="005A6AA3" w:rsidDel="00AE71EA" w:rsidRDefault="00000000">
                  <w:pPr>
                    <w:keepNext/>
                    <w:widowControl w:val="0"/>
                    <w:spacing w:after="60"/>
                    <w:rPr>
                      <w:del w:id="11754" w:author="Lorenzo Fabbri" w:date="2024-09-24T14:48:00Z" w16du:dateUtc="2024-09-24T12:48:00Z"/>
                    </w:rPr>
                  </w:pPr>
                  <w:del w:id="11755" w:author="Lorenzo Fabbri" w:date="2024-09-24T14:48:00Z" w16du:dateUtc="2024-09-24T12:48:00Z">
                    <w:r w:rsidRPr="005A6AA3" w:rsidDel="00AE71EA">
                      <w:rPr>
                        <w:rFonts w:ascii="Calibri" w:hAnsi="Calibri"/>
                        <w:sz w:val="20"/>
                      </w:rPr>
                      <w:delText>bupa</w:delText>
                    </w:r>
                  </w:del>
                </w:p>
              </w:tc>
              <w:tc>
                <w:tcPr>
                  <w:tcW w:w="0" w:type="dxa"/>
                  <w:tcPrChange w:id="11756"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A2C1D72" w14:textId="3E31D6B7" w:rsidR="00066508" w:rsidRPr="005A6AA3" w:rsidDel="00AE71EA" w:rsidRDefault="00000000">
                  <w:pPr>
                    <w:keepNext/>
                    <w:widowControl w:val="0"/>
                    <w:spacing w:after="60"/>
                    <w:jc w:val="center"/>
                    <w:rPr>
                      <w:del w:id="11757" w:author="Lorenzo Fabbri" w:date="2024-09-24T14:48:00Z" w16du:dateUtc="2024-09-24T12:48:00Z"/>
                    </w:rPr>
                  </w:pPr>
                  <w:del w:id="11758" w:author="Lorenzo Fabbri" w:date="2024-09-24T14:48:00Z" w16du:dateUtc="2024-09-24T12:48:00Z">
                    <w:r w:rsidRPr="005A6AA3" w:rsidDel="00AE71EA">
                      <w:rPr>
                        <w:rFonts w:ascii="Calibri" w:hAnsi="Calibri"/>
                        <w:sz w:val="20"/>
                      </w:rPr>
                      <w:delText>-0.009 (-0.048, 0.03)</w:delText>
                    </w:r>
                  </w:del>
                </w:p>
              </w:tc>
              <w:tc>
                <w:tcPr>
                  <w:tcW w:w="0" w:type="dxa"/>
                  <w:tcPrChange w:id="11759"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9727541" w14:textId="3DD308BD" w:rsidR="00066508" w:rsidRPr="005A6AA3" w:rsidDel="00AE71EA" w:rsidRDefault="00000000">
                  <w:pPr>
                    <w:keepNext/>
                    <w:widowControl w:val="0"/>
                    <w:spacing w:after="60"/>
                    <w:jc w:val="center"/>
                    <w:rPr>
                      <w:del w:id="11760" w:author="Lorenzo Fabbri" w:date="2024-09-24T14:48:00Z" w16du:dateUtc="2024-09-24T12:48:00Z"/>
                    </w:rPr>
                  </w:pPr>
                  <w:del w:id="11761" w:author="Lorenzo Fabbri" w:date="2024-09-24T14:48:00Z" w16du:dateUtc="2024-09-24T12:48:00Z">
                    <w:r w:rsidRPr="005A6AA3" w:rsidDel="00AE71EA">
                      <w:rPr>
                        <w:rFonts w:ascii="Calibri" w:hAnsi="Calibri"/>
                        <w:sz w:val="20"/>
                      </w:rPr>
                      <w:delText>0.012 (-0.027, 0.052)</w:delText>
                    </w:r>
                  </w:del>
                </w:p>
              </w:tc>
            </w:tr>
            <w:tr w:rsidR="00066508" w:rsidRPr="005A6AA3" w:rsidDel="00AE71EA" w14:paraId="49D890EC" w14:textId="08C7A971" w:rsidTr="006C3DDD">
              <w:trPr>
                <w:del w:id="11762" w:author="Lorenzo Fabbri" w:date="2024-09-24T14:48:00Z"/>
                <w:trPrChange w:id="11763" w:author="Lorenzo Fabbri" w:date="2024-09-19T20:40:00Z" w16du:dateUtc="2024-09-19T18:40:00Z">
                  <w:trPr>
                    <w:gridBefore w:val="1"/>
                    <w:cantSplit/>
                    <w:jc w:val="center"/>
                  </w:trPr>
                </w:trPrChange>
              </w:trPr>
              <w:tc>
                <w:tcPr>
                  <w:tcW w:w="0" w:type="dxa"/>
                  <w:tcPrChange w:id="1176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5FB6948" w14:textId="1DB792D5" w:rsidR="00066508" w:rsidRPr="005A6AA3" w:rsidDel="00AE71EA" w:rsidRDefault="00000000">
                  <w:pPr>
                    <w:keepNext/>
                    <w:widowControl w:val="0"/>
                    <w:spacing w:after="60"/>
                    <w:rPr>
                      <w:del w:id="11765" w:author="Lorenzo Fabbri" w:date="2024-09-24T14:48:00Z" w16du:dateUtc="2024-09-24T12:48:00Z"/>
                    </w:rPr>
                  </w:pPr>
                  <w:del w:id="11766" w:author="Lorenzo Fabbri" w:date="2024-09-24T14:48:00Z" w16du:dateUtc="2024-09-24T12:48:00Z">
                    <w:r w:rsidRPr="005A6AA3" w:rsidDel="00AE71EA">
                      <w:rPr>
                        <w:rFonts w:ascii="Calibri" w:hAnsi="Calibri"/>
                        <w:sz w:val="20"/>
                      </w:rPr>
                      <w:delText>etpa</w:delText>
                    </w:r>
                  </w:del>
                </w:p>
              </w:tc>
              <w:tc>
                <w:tcPr>
                  <w:tcW w:w="0" w:type="dxa"/>
                  <w:tcPrChange w:id="1176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02D4C2" w14:textId="67D61C48" w:rsidR="00066508" w:rsidRPr="005A6AA3" w:rsidDel="00AE71EA" w:rsidRDefault="00000000">
                  <w:pPr>
                    <w:keepNext/>
                    <w:widowControl w:val="0"/>
                    <w:spacing w:after="60"/>
                    <w:jc w:val="center"/>
                    <w:rPr>
                      <w:del w:id="11768" w:author="Lorenzo Fabbri" w:date="2024-09-24T14:48:00Z" w16du:dateUtc="2024-09-24T12:48:00Z"/>
                    </w:rPr>
                  </w:pPr>
                  <w:del w:id="11769" w:author="Lorenzo Fabbri" w:date="2024-09-24T14:48:00Z" w16du:dateUtc="2024-09-24T12:48:00Z">
                    <w:r w:rsidRPr="005A6AA3" w:rsidDel="00AE71EA">
                      <w:rPr>
                        <w:rFonts w:ascii="Calibri" w:hAnsi="Calibri"/>
                        <w:sz w:val="20"/>
                      </w:rPr>
                      <w:delText>0.013 (-0.027, 0.054)</w:delText>
                    </w:r>
                  </w:del>
                </w:p>
              </w:tc>
              <w:tc>
                <w:tcPr>
                  <w:tcW w:w="0" w:type="dxa"/>
                  <w:tcPrChange w:id="1177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A8FC02" w14:textId="787A597B" w:rsidR="00066508" w:rsidRPr="005A6AA3" w:rsidDel="00AE71EA" w:rsidRDefault="00000000">
                  <w:pPr>
                    <w:keepNext/>
                    <w:widowControl w:val="0"/>
                    <w:spacing w:after="60"/>
                    <w:jc w:val="center"/>
                    <w:rPr>
                      <w:del w:id="11771" w:author="Lorenzo Fabbri" w:date="2024-09-24T14:48:00Z" w16du:dateUtc="2024-09-24T12:48:00Z"/>
                    </w:rPr>
                  </w:pPr>
                  <w:del w:id="11772" w:author="Lorenzo Fabbri" w:date="2024-09-24T14:48:00Z" w16du:dateUtc="2024-09-24T12:48:00Z">
                    <w:r w:rsidRPr="005A6AA3" w:rsidDel="00AE71EA">
                      <w:rPr>
                        <w:rFonts w:ascii="Calibri" w:hAnsi="Calibri"/>
                        <w:sz w:val="20"/>
                      </w:rPr>
                      <w:delText>0.001 (-0.037, 0.039)</w:delText>
                    </w:r>
                  </w:del>
                </w:p>
              </w:tc>
            </w:tr>
            <w:tr w:rsidR="00066508" w:rsidRPr="005A6AA3" w:rsidDel="00AE71EA" w14:paraId="2C9CB179" w14:textId="03A8DA2D" w:rsidTr="006C3DDD">
              <w:trPr>
                <w:del w:id="11773" w:author="Lorenzo Fabbri" w:date="2024-09-24T14:48:00Z"/>
                <w:trPrChange w:id="11774" w:author="Lorenzo Fabbri" w:date="2024-09-19T20:40:00Z" w16du:dateUtc="2024-09-19T18:40:00Z">
                  <w:trPr>
                    <w:gridBefore w:val="1"/>
                    <w:cantSplit/>
                    <w:jc w:val="center"/>
                  </w:trPr>
                </w:trPrChange>
              </w:trPr>
              <w:tc>
                <w:tcPr>
                  <w:tcW w:w="0" w:type="dxa"/>
                  <w:tcPrChange w:id="1177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43C906B" w14:textId="3C90EDB3" w:rsidR="00066508" w:rsidRPr="005A6AA3" w:rsidDel="00AE71EA" w:rsidRDefault="00000000">
                  <w:pPr>
                    <w:keepNext/>
                    <w:widowControl w:val="0"/>
                    <w:spacing w:after="60"/>
                    <w:rPr>
                      <w:del w:id="11776" w:author="Lorenzo Fabbri" w:date="2024-09-24T14:48:00Z" w16du:dateUtc="2024-09-24T12:48:00Z"/>
                    </w:rPr>
                  </w:pPr>
                  <w:del w:id="11777" w:author="Lorenzo Fabbri" w:date="2024-09-24T14:48:00Z" w16du:dateUtc="2024-09-24T12:48:00Z">
                    <w:r w:rsidRPr="005A6AA3" w:rsidDel="00AE71EA">
                      <w:rPr>
                        <w:rFonts w:ascii="Calibri" w:hAnsi="Calibri"/>
                        <w:sz w:val="20"/>
                      </w:rPr>
                      <w:delText>mepa</w:delText>
                    </w:r>
                  </w:del>
                </w:p>
              </w:tc>
              <w:tc>
                <w:tcPr>
                  <w:tcW w:w="0" w:type="dxa"/>
                  <w:tcPrChange w:id="11778"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27D14D0" w14:textId="3D5296C4" w:rsidR="00066508" w:rsidRPr="005A6AA3" w:rsidDel="00AE71EA" w:rsidRDefault="00000000">
                  <w:pPr>
                    <w:keepNext/>
                    <w:widowControl w:val="0"/>
                    <w:spacing w:after="60"/>
                    <w:jc w:val="center"/>
                    <w:rPr>
                      <w:del w:id="11779" w:author="Lorenzo Fabbri" w:date="2024-09-24T14:48:00Z" w16du:dateUtc="2024-09-24T12:48:00Z"/>
                    </w:rPr>
                  </w:pPr>
                  <w:del w:id="11780" w:author="Lorenzo Fabbri" w:date="2024-09-24T14:48:00Z" w16du:dateUtc="2024-09-24T12:48:00Z">
                    <w:r w:rsidRPr="005A6AA3" w:rsidDel="00AE71EA">
                      <w:rPr>
                        <w:rFonts w:ascii="Calibri" w:hAnsi="Calibri"/>
                        <w:sz w:val="20"/>
                      </w:rPr>
                      <w:delText>0.04 (-0.004, 0.083)</w:delText>
                    </w:r>
                  </w:del>
                </w:p>
              </w:tc>
              <w:tc>
                <w:tcPr>
                  <w:tcW w:w="0" w:type="dxa"/>
                  <w:tcPrChange w:id="11781"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945564" w14:textId="47CFA2E4" w:rsidR="00066508" w:rsidRPr="005A6AA3" w:rsidDel="00AE71EA" w:rsidRDefault="00000000">
                  <w:pPr>
                    <w:keepNext/>
                    <w:widowControl w:val="0"/>
                    <w:spacing w:after="60"/>
                    <w:jc w:val="center"/>
                    <w:rPr>
                      <w:del w:id="11782" w:author="Lorenzo Fabbri" w:date="2024-09-24T14:48:00Z" w16du:dateUtc="2024-09-24T12:48:00Z"/>
                    </w:rPr>
                  </w:pPr>
                  <w:del w:id="11783" w:author="Lorenzo Fabbri" w:date="2024-09-24T14:48:00Z" w16du:dateUtc="2024-09-24T12:48:00Z">
                    <w:r w:rsidRPr="005A6AA3" w:rsidDel="00AE71EA">
                      <w:rPr>
                        <w:rFonts w:ascii="Calibri" w:hAnsi="Calibri"/>
                        <w:sz w:val="20"/>
                      </w:rPr>
                      <w:delText>0.041 (0.01, 0.072)</w:delText>
                    </w:r>
                  </w:del>
                </w:p>
              </w:tc>
            </w:tr>
            <w:tr w:rsidR="00066508" w:rsidRPr="005A6AA3" w:rsidDel="00AE71EA" w14:paraId="251835C3" w14:textId="296682ED" w:rsidTr="006C3DDD">
              <w:trPr>
                <w:del w:id="11784" w:author="Lorenzo Fabbri" w:date="2024-09-24T14:48:00Z"/>
                <w:trPrChange w:id="11785" w:author="Lorenzo Fabbri" w:date="2024-09-19T20:40:00Z" w16du:dateUtc="2024-09-19T18:40:00Z">
                  <w:trPr>
                    <w:gridBefore w:val="1"/>
                    <w:cantSplit/>
                    <w:jc w:val="center"/>
                  </w:trPr>
                </w:trPrChange>
              </w:trPr>
              <w:tc>
                <w:tcPr>
                  <w:tcW w:w="0" w:type="dxa"/>
                  <w:tcPrChange w:id="1178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2514820" w14:textId="01E3CEB3" w:rsidR="00066508" w:rsidRPr="005A6AA3" w:rsidDel="00AE71EA" w:rsidRDefault="00000000">
                  <w:pPr>
                    <w:keepNext/>
                    <w:widowControl w:val="0"/>
                    <w:spacing w:after="60"/>
                    <w:rPr>
                      <w:del w:id="11787" w:author="Lorenzo Fabbri" w:date="2024-09-24T14:48:00Z" w16du:dateUtc="2024-09-24T12:48:00Z"/>
                    </w:rPr>
                  </w:pPr>
                  <w:del w:id="11788" w:author="Lorenzo Fabbri" w:date="2024-09-24T14:48:00Z" w16du:dateUtc="2024-09-24T12:48:00Z">
                    <w:r w:rsidRPr="005A6AA3" w:rsidDel="00AE71EA">
                      <w:rPr>
                        <w:rFonts w:ascii="Calibri" w:hAnsi="Calibri"/>
                        <w:sz w:val="20"/>
                      </w:rPr>
                      <w:delText>oxbe</w:delText>
                    </w:r>
                  </w:del>
                </w:p>
              </w:tc>
              <w:tc>
                <w:tcPr>
                  <w:tcW w:w="0" w:type="dxa"/>
                  <w:tcPrChange w:id="1178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348ACF2" w14:textId="33F94B0A" w:rsidR="00066508" w:rsidRPr="005A6AA3" w:rsidDel="00AE71EA" w:rsidRDefault="00000000">
                  <w:pPr>
                    <w:keepNext/>
                    <w:widowControl w:val="0"/>
                    <w:spacing w:after="60"/>
                    <w:jc w:val="center"/>
                    <w:rPr>
                      <w:del w:id="11790" w:author="Lorenzo Fabbri" w:date="2024-09-24T14:48:00Z" w16du:dateUtc="2024-09-24T12:48:00Z"/>
                    </w:rPr>
                  </w:pPr>
                  <w:del w:id="11791" w:author="Lorenzo Fabbri" w:date="2024-09-24T14:48:00Z" w16du:dateUtc="2024-09-24T12:48:00Z">
                    <w:r w:rsidRPr="005A6AA3" w:rsidDel="00AE71EA">
                      <w:rPr>
                        <w:rFonts w:ascii="Calibri" w:hAnsi="Calibri"/>
                        <w:sz w:val="20"/>
                      </w:rPr>
                      <w:delText>0.034 (-0.011, 0.08)</w:delText>
                    </w:r>
                  </w:del>
                </w:p>
              </w:tc>
              <w:tc>
                <w:tcPr>
                  <w:tcW w:w="0" w:type="dxa"/>
                  <w:tcPrChange w:id="1179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1F9808" w14:textId="5CF4762D" w:rsidR="00066508" w:rsidRPr="005A6AA3" w:rsidDel="00AE71EA" w:rsidRDefault="00000000">
                  <w:pPr>
                    <w:keepNext/>
                    <w:widowControl w:val="0"/>
                    <w:spacing w:after="60"/>
                    <w:jc w:val="center"/>
                    <w:rPr>
                      <w:del w:id="11793" w:author="Lorenzo Fabbri" w:date="2024-09-24T14:48:00Z" w16du:dateUtc="2024-09-24T12:48:00Z"/>
                    </w:rPr>
                  </w:pPr>
                  <w:del w:id="11794" w:author="Lorenzo Fabbri" w:date="2024-09-24T14:48:00Z" w16du:dateUtc="2024-09-24T12:48:00Z">
                    <w:r w:rsidRPr="005A6AA3" w:rsidDel="00AE71EA">
                      <w:rPr>
                        <w:rFonts w:ascii="Calibri" w:hAnsi="Calibri"/>
                        <w:sz w:val="20"/>
                      </w:rPr>
                      <w:delText>0.002 (-0.028, 0.031)</w:delText>
                    </w:r>
                  </w:del>
                </w:p>
              </w:tc>
            </w:tr>
            <w:tr w:rsidR="00066508" w:rsidRPr="005A6AA3" w:rsidDel="00AE71EA" w14:paraId="5E8505D5" w14:textId="7E398444" w:rsidTr="006C3DDD">
              <w:trPr>
                <w:del w:id="11795" w:author="Lorenzo Fabbri" w:date="2024-09-24T14:48:00Z"/>
                <w:trPrChange w:id="11796" w:author="Lorenzo Fabbri" w:date="2024-09-19T20:40:00Z" w16du:dateUtc="2024-09-19T18:40:00Z">
                  <w:trPr>
                    <w:gridBefore w:val="1"/>
                    <w:cantSplit/>
                    <w:jc w:val="center"/>
                  </w:trPr>
                </w:trPrChange>
              </w:trPr>
              <w:tc>
                <w:tcPr>
                  <w:tcW w:w="0" w:type="dxa"/>
                  <w:tcPrChange w:id="1179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CD33EED" w14:textId="551B19F9" w:rsidR="00066508" w:rsidRPr="005A6AA3" w:rsidDel="00AE71EA" w:rsidRDefault="00000000">
                  <w:pPr>
                    <w:keepNext/>
                    <w:widowControl w:val="0"/>
                    <w:spacing w:after="60"/>
                    <w:rPr>
                      <w:del w:id="11798" w:author="Lorenzo Fabbri" w:date="2024-09-24T14:48:00Z" w16du:dateUtc="2024-09-24T12:48:00Z"/>
                    </w:rPr>
                  </w:pPr>
                  <w:del w:id="11799" w:author="Lorenzo Fabbri" w:date="2024-09-24T14:48:00Z" w16du:dateUtc="2024-09-24T12:48:00Z">
                    <w:r w:rsidRPr="005A6AA3" w:rsidDel="00AE71EA">
                      <w:rPr>
                        <w:rFonts w:ascii="Calibri" w:hAnsi="Calibri"/>
                        <w:sz w:val="20"/>
                      </w:rPr>
                      <w:delText>prpa</w:delText>
                    </w:r>
                  </w:del>
                </w:p>
              </w:tc>
              <w:tc>
                <w:tcPr>
                  <w:tcW w:w="0" w:type="dxa"/>
                  <w:tcPrChange w:id="1180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F21CFB5" w14:textId="6B57209D" w:rsidR="00066508" w:rsidRPr="005A6AA3" w:rsidDel="00AE71EA" w:rsidRDefault="00000000">
                  <w:pPr>
                    <w:keepNext/>
                    <w:widowControl w:val="0"/>
                    <w:spacing w:after="60"/>
                    <w:jc w:val="center"/>
                    <w:rPr>
                      <w:del w:id="11801" w:author="Lorenzo Fabbri" w:date="2024-09-24T14:48:00Z" w16du:dateUtc="2024-09-24T12:48:00Z"/>
                    </w:rPr>
                  </w:pPr>
                  <w:del w:id="11802" w:author="Lorenzo Fabbri" w:date="2024-09-24T14:48:00Z" w16du:dateUtc="2024-09-24T12:48:00Z">
                    <w:r w:rsidRPr="005A6AA3" w:rsidDel="00AE71EA">
                      <w:rPr>
                        <w:rFonts w:ascii="Calibri" w:hAnsi="Calibri"/>
                        <w:sz w:val="20"/>
                      </w:rPr>
                      <w:delText>0.017 (-0.05, 0.084)</w:delText>
                    </w:r>
                  </w:del>
                </w:p>
              </w:tc>
              <w:tc>
                <w:tcPr>
                  <w:tcW w:w="0" w:type="dxa"/>
                  <w:tcPrChange w:id="11803"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2A22C8" w14:textId="59932D31" w:rsidR="00066508" w:rsidRPr="005A6AA3" w:rsidDel="00AE71EA" w:rsidRDefault="00000000">
                  <w:pPr>
                    <w:keepNext/>
                    <w:widowControl w:val="0"/>
                    <w:spacing w:after="60"/>
                    <w:jc w:val="center"/>
                    <w:rPr>
                      <w:del w:id="11804" w:author="Lorenzo Fabbri" w:date="2024-09-24T14:48:00Z" w16du:dateUtc="2024-09-24T12:48:00Z"/>
                    </w:rPr>
                  </w:pPr>
                  <w:del w:id="11805" w:author="Lorenzo Fabbri" w:date="2024-09-24T14:48:00Z" w16du:dateUtc="2024-09-24T12:48:00Z">
                    <w:r w:rsidRPr="005A6AA3" w:rsidDel="00AE71EA">
                      <w:rPr>
                        <w:rFonts w:ascii="Calibri" w:hAnsi="Calibri"/>
                        <w:sz w:val="20"/>
                      </w:rPr>
                      <w:delText>0.002 (-0.047, 0.052)</w:delText>
                    </w:r>
                  </w:del>
                </w:p>
              </w:tc>
            </w:tr>
            <w:tr w:rsidR="00066508" w:rsidRPr="005A6AA3" w:rsidDel="00AE71EA" w14:paraId="3B22A0FB" w14:textId="729028DF" w:rsidTr="006C3DDD">
              <w:trPr>
                <w:del w:id="11806" w:author="Lorenzo Fabbri" w:date="2024-09-24T14:48:00Z"/>
                <w:trPrChange w:id="11807" w:author="Lorenzo Fabbri" w:date="2024-09-19T20:40:00Z" w16du:dateUtc="2024-09-19T18:40:00Z">
                  <w:trPr>
                    <w:gridBefore w:val="1"/>
                    <w:cantSplit/>
                    <w:jc w:val="center"/>
                  </w:trPr>
                </w:trPrChange>
              </w:trPr>
              <w:tc>
                <w:tcPr>
                  <w:tcW w:w="0" w:type="dxa"/>
                  <w:tcPrChange w:id="1180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03D988B" w14:textId="73585301" w:rsidR="00066508" w:rsidRPr="005A6AA3" w:rsidDel="00AE71EA" w:rsidRDefault="00000000">
                  <w:pPr>
                    <w:keepNext/>
                    <w:widowControl w:val="0"/>
                    <w:spacing w:after="60"/>
                    <w:rPr>
                      <w:del w:id="11809" w:author="Lorenzo Fabbri" w:date="2024-09-24T14:48:00Z" w16du:dateUtc="2024-09-24T12:48:00Z"/>
                    </w:rPr>
                  </w:pPr>
                  <w:del w:id="11810" w:author="Lorenzo Fabbri" w:date="2024-09-24T14:48:00Z" w16du:dateUtc="2024-09-24T12:48:00Z">
                    <w:r w:rsidRPr="005A6AA3" w:rsidDel="00AE71EA">
                      <w:rPr>
                        <w:rFonts w:ascii="Calibri" w:hAnsi="Calibri"/>
                        <w:sz w:val="20"/>
                      </w:rPr>
                      <w:delText>trcs</w:delText>
                    </w:r>
                  </w:del>
                </w:p>
              </w:tc>
              <w:tc>
                <w:tcPr>
                  <w:tcW w:w="0" w:type="dxa"/>
                  <w:tcPrChange w:id="11811"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611D002" w14:textId="15784210" w:rsidR="00066508" w:rsidRPr="005A6AA3" w:rsidDel="00AE71EA" w:rsidRDefault="00000000">
                  <w:pPr>
                    <w:keepNext/>
                    <w:widowControl w:val="0"/>
                    <w:spacing w:after="60"/>
                    <w:jc w:val="center"/>
                    <w:rPr>
                      <w:del w:id="11812" w:author="Lorenzo Fabbri" w:date="2024-09-24T14:48:00Z" w16du:dateUtc="2024-09-24T12:48:00Z"/>
                    </w:rPr>
                  </w:pPr>
                  <w:del w:id="11813" w:author="Lorenzo Fabbri" w:date="2024-09-24T14:48:00Z" w16du:dateUtc="2024-09-24T12:48:00Z">
                    <w:r w:rsidRPr="005A6AA3" w:rsidDel="00AE71EA">
                      <w:rPr>
                        <w:rFonts w:ascii="Calibri" w:hAnsi="Calibri"/>
                        <w:sz w:val="20"/>
                      </w:rPr>
                      <w:delText>0.011 (-0.022, 0.043)</w:delText>
                    </w:r>
                  </w:del>
                </w:p>
              </w:tc>
              <w:tc>
                <w:tcPr>
                  <w:tcW w:w="0" w:type="dxa"/>
                  <w:tcPrChange w:id="1181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65A974" w14:textId="119A9699" w:rsidR="00066508" w:rsidRPr="005A6AA3" w:rsidDel="00AE71EA" w:rsidRDefault="00000000">
                  <w:pPr>
                    <w:keepNext/>
                    <w:widowControl w:val="0"/>
                    <w:spacing w:after="60"/>
                    <w:jc w:val="center"/>
                    <w:rPr>
                      <w:del w:id="11815" w:author="Lorenzo Fabbri" w:date="2024-09-24T14:48:00Z" w16du:dateUtc="2024-09-24T12:48:00Z"/>
                    </w:rPr>
                  </w:pPr>
                  <w:del w:id="11816" w:author="Lorenzo Fabbri" w:date="2024-09-24T14:48:00Z" w16du:dateUtc="2024-09-24T12:48:00Z">
                    <w:r w:rsidRPr="005A6AA3" w:rsidDel="00AE71EA">
                      <w:rPr>
                        <w:rFonts w:ascii="Calibri" w:hAnsi="Calibri"/>
                        <w:sz w:val="20"/>
                      </w:rPr>
                      <w:delText>0.028 (-0.058, 0.113)</w:delText>
                    </w:r>
                  </w:del>
                </w:p>
              </w:tc>
            </w:tr>
            <w:tr w:rsidR="00066508" w:rsidRPr="005A6AA3" w:rsidDel="00AE71EA" w14:paraId="572340F2" w14:textId="28AE7954" w:rsidTr="006C3DDD">
              <w:trPr>
                <w:del w:id="11817" w:author="Lorenzo Fabbri" w:date="2024-09-24T14:48:00Z"/>
                <w:trPrChange w:id="11818" w:author="Lorenzo Fabbri" w:date="2024-09-19T20:40:00Z" w16du:dateUtc="2024-09-19T18:40:00Z">
                  <w:trPr>
                    <w:gridBefore w:val="1"/>
                    <w:cantSplit/>
                    <w:jc w:val="center"/>
                  </w:trPr>
                </w:trPrChange>
              </w:trPr>
              <w:tc>
                <w:tcPr>
                  <w:tcW w:w="0" w:type="dxa"/>
                  <w:gridSpan w:val="3"/>
                  <w:tcPrChange w:id="11819" w:author="Lorenzo Fabbri" w:date="2024-09-19T20:40:00Z" w16du:dateUtc="2024-09-19T18:40: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A868EDB" w14:textId="15243268" w:rsidR="00066508" w:rsidRPr="005A6AA3" w:rsidDel="00AE71EA" w:rsidRDefault="00000000">
                  <w:pPr>
                    <w:keepNext/>
                    <w:widowControl w:val="0"/>
                    <w:spacing w:after="60"/>
                    <w:rPr>
                      <w:del w:id="11820" w:author="Lorenzo Fabbri" w:date="2024-09-24T14:48:00Z" w16du:dateUtc="2024-09-24T12:48:00Z"/>
                    </w:rPr>
                  </w:pPr>
                  <w:del w:id="11821"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3B6A90B4" w14:textId="78C6B697" w:rsidTr="006C3DDD">
              <w:trPr>
                <w:del w:id="11822" w:author="Lorenzo Fabbri" w:date="2024-09-24T14:48:00Z"/>
                <w:trPrChange w:id="11823" w:author="Lorenzo Fabbri" w:date="2024-09-19T20:40:00Z" w16du:dateUtc="2024-09-19T18:40:00Z">
                  <w:trPr>
                    <w:gridBefore w:val="1"/>
                    <w:cantSplit/>
                    <w:jc w:val="center"/>
                  </w:trPr>
                </w:trPrChange>
              </w:trPr>
              <w:tc>
                <w:tcPr>
                  <w:tcW w:w="0" w:type="dxa"/>
                  <w:tcPrChange w:id="1182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E7F7880" w14:textId="3E6A46D7" w:rsidR="00066508" w:rsidRPr="005A6AA3" w:rsidDel="00AE71EA" w:rsidRDefault="00000000">
                  <w:pPr>
                    <w:keepNext/>
                    <w:widowControl w:val="0"/>
                    <w:spacing w:after="60"/>
                    <w:rPr>
                      <w:del w:id="11825" w:author="Lorenzo Fabbri" w:date="2024-09-24T14:48:00Z" w16du:dateUtc="2024-09-24T12:48:00Z"/>
                    </w:rPr>
                  </w:pPr>
                  <w:del w:id="11826" w:author="Lorenzo Fabbri" w:date="2024-09-24T14:48:00Z" w16du:dateUtc="2024-09-24T12:48:00Z">
                    <w:r w:rsidRPr="005A6AA3" w:rsidDel="00AE71EA">
                      <w:rPr>
                        <w:rFonts w:ascii="Calibri" w:hAnsi="Calibri"/>
                        <w:sz w:val="20"/>
                      </w:rPr>
                      <w:delText>mbzp</w:delText>
                    </w:r>
                  </w:del>
                </w:p>
              </w:tc>
              <w:tc>
                <w:tcPr>
                  <w:tcW w:w="0" w:type="dxa"/>
                  <w:tcPrChange w:id="1182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3EB89D" w14:textId="59441A78" w:rsidR="00066508" w:rsidRPr="005A6AA3" w:rsidDel="00AE71EA" w:rsidRDefault="00000000">
                  <w:pPr>
                    <w:keepNext/>
                    <w:widowControl w:val="0"/>
                    <w:spacing w:after="60"/>
                    <w:jc w:val="center"/>
                    <w:rPr>
                      <w:del w:id="11828" w:author="Lorenzo Fabbri" w:date="2024-09-24T14:48:00Z" w16du:dateUtc="2024-09-24T12:48:00Z"/>
                    </w:rPr>
                  </w:pPr>
                  <w:del w:id="11829" w:author="Lorenzo Fabbri" w:date="2024-09-24T14:48:00Z" w16du:dateUtc="2024-09-24T12:48:00Z">
                    <w:r w:rsidRPr="005A6AA3" w:rsidDel="00AE71EA">
                      <w:rPr>
                        <w:rFonts w:ascii="Calibri" w:hAnsi="Calibri"/>
                        <w:sz w:val="20"/>
                      </w:rPr>
                      <w:delText>-0.01 (-0.037, 0.018)</w:delText>
                    </w:r>
                  </w:del>
                </w:p>
              </w:tc>
              <w:tc>
                <w:tcPr>
                  <w:tcW w:w="0" w:type="dxa"/>
                  <w:tcPrChange w:id="1183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03D5174" w14:textId="4D5CB634" w:rsidR="00066508" w:rsidRPr="005A6AA3" w:rsidDel="00AE71EA" w:rsidRDefault="00000000">
                  <w:pPr>
                    <w:keepNext/>
                    <w:widowControl w:val="0"/>
                    <w:spacing w:after="60"/>
                    <w:jc w:val="center"/>
                    <w:rPr>
                      <w:del w:id="11831" w:author="Lorenzo Fabbri" w:date="2024-09-24T14:48:00Z" w16du:dateUtc="2024-09-24T12:48:00Z"/>
                    </w:rPr>
                  </w:pPr>
                  <w:del w:id="11832" w:author="Lorenzo Fabbri" w:date="2024-09-24T14:48:00Z" w16du:dateUtc="2024-09-24T12:48:00Z">
                    <w:r w:rsidRPr="005A6AA3" w:rsidDel="00AE71EA">
                      <w:rPr>
                        <w:rFonts w:ascii="Calibri" w:hAnsi="Calibri"/>
                        <w:sz w:val="20"/>
                      </w:rPr>
                      <w:delText>0.057 (0.009, 0.104)</w:delText>
                    </w:r>
                  </w:del>
                </w:p>
              </w:tc>
            </w:tr>
            <w:tr w:rsidR="00066508" w:rsidRPr="005A6AA3" w:rsidDel="00AE71EA" w14:paraId="4DB4C410" w14:textId="6F8B4592" w:rsidTr="006C3DDD">
              <w:trPr>
                <w:del w:id="11833" w:author="Lorenzo Fabbri" w:date="2024-09-24T14:48:00Z"/>
                <w:trPrChange w:id="11834" w:author="Lorenzo Fabbri" w:date="2024-09-19T20:40:00Z" w16du:dateUtc="2024-09-19T18:40:00Z">
                  <w:trPr>
                    <w:gridBefore w:val="1"/>
                    <w:cantSplit/>
                    <w:jc w:val="center"/>
                  </w:trPr>
                </w:trPrChange>
              </w:trPr>
              <w:tc>
                <w:tcPr>
                  <w:tcW w:w="0" w:type="dxa"/>
                  <w:tcPrChange w:id="1183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23E20C3" w14:textId="0F9D7E6A" w:rsidR="00066508" w:rsidRPr="005A6AA3" w:rsidDel="00AE71EA" w:rsidRDefault="00000000">
                  <w:pPr>
                    <w:keepNext/>
                    <w:widowControl w:val="0"/>
                    <w:spacing w:after="60"/>
                    <w:rPr>
                      <w:del w:id="11836" w:author="Lorenzo Fabbri" w:date="2024-09-24T14:48:00Z" w16du:dateUtc="2024-09-24T12:48:00Z"/>
                    </w:rPr>
                  </w:pPr>
                  <w:del w:id="11837" w:author="Lorenzo Fabbri" w:date="2024-09-24T14:48:00Z" w16du:dateUtc="2024-09-24T12:48:00Z">
                    <w:r w:rsidRPr="005A6AA3" w:rsidDel="00AE71EA">
                      <w:rPr>
                        <w:rFonts w:ascii="Calibri" w:hAnsi="Calibri"/>
                        <w:sz w:val="20"/>
                      </w:rPr>
                      <w:delText>mecpp</w:delText>
                    </w:r>
                  </w:del>
                </w:p>
              </w:tc>
              <w:tc>
                <w:tcPr>
                  <w:tcW w:w="0" w:type="dxa"/>
                  <w:tcPrChange w:id="11838"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47B8460" w14:textId="3E0D1C76" w:rsidR="00066508" w:rsidRPr="005A6AA3" w:rsidDel="00AE71EA" w:rsidRDefault="00000000">
                  <w:pPr>
                    <w:keepNext/>
                    <w:widowControl w:val="0"/>
                    <w:spacing w:after="60"/>
                    <w:jc w:val="center"/>
                    <w:rPr>
                      <w:del w:id="11839" w:author="Lorenzo Fabbri" w:date="2024-09-24T14:48:00Z" w16du:dateUtc="2024-09-24T12:48:00Z"/>
                    </w:rPr>
                  </w:pPr>
                  <w:del w:id="11840" w:author="Lorenzo Fabbri" w:date="2024-09-24T14:48:00Z" w16du:dateUtc="2024-09-24T12:48:00Z">
                    <w:r w:rsidRPr="005A6AA3" w:rsidDel="00AE71EA">
                      <w:rPr>
                        <w:rFonts w:ascii="Calibri" w:hAnsi="Calibri"/>
                        <w:sz w:val="20"/>
                      </w:rPr>
                      <w:delText>0.034 (-0.037, 0.104)</w:delText>
                    </w:r>
                  </w:del>
                </w:p>
              </w:tc>
              <w:tc>
                <w:tcPr>
                  <w:tcW w:w="0" w:type="dxa"/>
                  <w:tcPrChange w:id="11841"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921ECF" w14:textId="44C5B3B0" w:rsidR="00066508" w:rsidRPr="005A6AA3" w:rsidDel="00AE71EA" w:rsidRDefault="00000000">
                  <w:pPr>
                    <w:keepNext/>
                    <w:widowControl w:val="0"/>
                    <w:spacing w:after="60"/>
                    <w:jc w:val="center"/>
                    <w:rPr>
                      <w:del w:id="11842" w:author="Lorenzo Fabbri" w:date="2024-09-24T14:48:00Z" w16du:dateUtc="2024-09-24T12:48:00Z"/>
                    </w:rPr>
                  </w:pPr>
                  <w:del w:id="11843" w:author="Lorenzo Fabbri" w:date="2024-09-24T14:48:00Z" w16du:dateUtc="2024-09-24T12:48:00Z">
                    <w:r w:rsidRPr="005A6AA3" w:rsidDel="00AE71EA">
                      <w:rPr>
                        <w:rFonts w:ascii="Calibri" w:hAnsi="Calibri"/>
                        <w:sz w:val="20"/>
                      </w:rPr>
                      <w:delText>0.026 (-0.01, 0.061)</w:delText>
                    </w:r>
                  </w:del>
                </w:p>
              </w:tc>
            </w:tr>
            <w:tr w:rsidR="00066508" w:rsidRPr="005A6AA3" w:rsidDel="00AE71EA" w14:paraId="0C454212" w14:textId="3E361E3E" w:rsidTr="006C3DDD">
              <w:trPr>
                <w:del w:id="11844" w:author="Lorenzo Fabbri" w:date="2024-09-24T14:48:00Z"/>
                <w:trPrChange w:id="11845" w:author="Lorenzo Fabbri" w:date="2024-09-19T20:40:00Z" w16du:dateUtc="2024-09-19T18:40:00Z">
                  <w:trPr>
                    <w:gridBefore w:val="1"/>
                    <w:cantSplit/>
                    <w:jc w:val="center"/>
                  </w:trPr>
                </w:trPrChange>
              </w:trPr>
              <w:tc>
                <w:tcPr>
                  <w:tcW w:w="0" w:type="dxa"/>
                  <w:tcPrChange w:id="1184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AD283FD" w14:textId="0210CD20" w:rsidR="00066508" w:rsidRPr="005A6AA3" w:rsidDel="00AE71EA" w:rsidRDefault="00000000">
                  <w:pPr>
                    <w:keepNext/>
                    <w:widowControl w:val="0"/>
                    <w:spacing w:after="60"/>
                    <w:rPr>
                      <w:del w:id="11847" w:author="Lorenzo Fabbri" w:date="2024-09-24T14:48:00Z" w16du:dateUtc="2024-09-24T12:48:00Z"/>
                    </w:rPr>
                  </w:pPr>
                  <w:del w:id="11848" w:author="Lorenzo Fabbri" w:date="2024-09-24T14:48:00Z" w16du:dateUtc="2024-09-24T12:48:00Z">
                    <w:r w:rsidRPr="005A6AA3" w:rsidDel="00AE71EA">
                      <w:rPr>
                        <w:rFonts w:ascii="Calibri" w:hAnsi="Calibri"/>
                        <w:sz w:val="20"/>
                      </w:rPr>
                      <w:delText>mehhp</w:delText>
                    </w:r>
                  </w:del>
                </w:p>
              </w:tc>
              <w:tc>
                <w:tcPr>
                  <w:tcW w:w="0" w:type="dxa"/>
                  <w:tcPrChange w:id="1184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91E4325" w14:textId="04AA19C9" w:rsidR="00066508" w:rsidRPr="005A6AA3" w:rsidDel="00AE71EA" w:rsidRDefault="00000000">
                  <w:pPr>
                    <w:keepNext/>
                    <w:widowControl w:val="0"/>
                    <w:spacing w:after="60"/>
                    <w:jc w:val="center"/>
                    <w:rPr>
                      <w:del w:id="11850" w:author="Lorenzo Fabbri" w:date="2024-09-24T14:48:00Z" w16du:dateUtc="2024-09-24T12:48:00Z"/>
                    </w:rPr>
                  </w:pPr>
                  <w:del w:id="11851" w:author="Lorenzo Fabbri" w:date="2024-09-24T14:48:00Z" w16du:dateUtc="2024-09-24T12:48:00Z">
                    <w:r w:rsidRPr="005A6AA3" w:rsidDel="00AE71EA">
                      <w:rPr>
                        <w:rFonts w:ascii="Calibri" w:hAnsi="Calibri"/>
                        <w:sz w:val="20"/>
                      </w:rPr>
                      <w:delText>0.057 (-0.022, 0.136)</w:delText>
                    </w:r>
                  </w:del>
                </w:p>
              </w:tc>
              <w:tc>
                <w:tcPr>
                  <w:tcW w:w="0" w:type="dxa"/>
                  <w:tcPrChange w:id="1185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02D229" w14:textId="39138DDD" w:rsidR="00066508" w:rsidRPr="005A6AA3" w:rsidDel="00AE71EA" w:rsidRDefault="00000000">
                  <w:pPr>
                    <w:keepNext/>
                    <w:widowControl w:val="0"/>
                    <w:spacing w:after="60"/>
                    <w:jc w:val="center"/>
                    <w:rPr>
                      <w:del w:id="11853" w:author="Lorenzo Fabbri" w:date="2024-09-24T14:48:00Z" w16du:dateUtc="2024-09-24T12:48:00Z"/>
                    </w:rPr>
                  </w:pPr>
                  <w:del w:id="11854" w:author="Lorenzo Fabbri" w:date="2024-09-24T14:48:00Z" w16du:dateUtc="2024-09-24T12:48:00Z">
                    <w:r w:rsidRPr="005A6AA3" w:rsidDel="00AE71EA">
                      <w:rPr>
                        <w:rFonts w:ascii="Calibri" w:hAnsi="Calibri"/>
                        <w:sz w:val="20"/>
                      </w:rPr>
                      <w:delText>0.028 (-0.017, 0.074)</w:delText>
                    </w:r>
                  </w:del>
                </w:p>
              </w:tc>
            </w:tr>
            <w:tr w:rsidR="00066508" w:rsidRPr="005A6AA3" w:rsidDel="00AE71EA" w14:paraId="4CBD7457" w14:textId="7A1CDC68" w:rsidTr="006C3DDD">
              <w:trPr>
                <w:del w:id="11855" w:author="Lorenzo Fabbri" w:date="2024-09-24T14:48:00Z"/>
                <w:trPrChange w:id="11856" w:author="Lorenzo Fabbri" w:date="2024-09-19T20:40:00Z" w16du:dateUtc="2024-09-19T18:40:00Z">
                  <w:trPr>
                    <w:gridBefore w:val="1"/>
                    <w:cantSplit/>
                    <w:jc w:val="center"/>
                  </w:trPr>
                </w:trPrChange>
              </w:trPr>
              <w:tc>
                <w:tcPr>
                  <w:tcW w:w="0" w:type="dxa"/>
                  <w:tcPrChange w:id="1185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804517A" w14:textId="6A35828D" w:rsidR="00066508" w:rsidRPr="005A6AA3" w:rsidDel="00AE71EA" w:rsidRDefault="00000000">
                  <w:pPr>
                    <w:keepNext/>
                    <w:widowControl w:val="0"/>
                    <w:spacing w:after="60"/>
                    <w:rPr>
                      <w:del w:id="11858" w:author="Lorenzo Fabbri" w:date="2024-09-24T14:48:00Z" w16du:dateUtc="2024-09-24T12:48:00Z"/>
                    </w:rPr>
                  </w:pPr>
                  <w:del w:id="11859" w:author="Lorenzo Fabbri" w:date="2024-09-24T14:48:00Z" w16du:dateUtc="2024-09-24T12:48:00Z">
                    <w:r w:rsidRPr="005A6AA3" w:rsidDel="00AE71EA">
                      <w:rPr>
                        <w:rFonts w:ascii="Calibri" w:hAnsi="Calibri"/>
                        <w:sz w:val="20"/>
                      </w:rPr>
                      <w:delText>mehp</w:delText>
                    </w:r>
                  </w:del>
                </w:p>
              </w:tc>
              <w:tc>
                <w:tcPr>
                  <w:tcW w:w="0" w:type="dxa"/>
                  <w:tcPrChange w:id="1186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8B6A437" w14:textId="660248D5" w:rsidR="00066508" w:rsidRPr="005A6AA3" w:rsidDel="00AE71EA" w:rsidRDefault="00000000">
                  <w:pPr>
                    <w:keepNext/>
                    <w:widowControl w:val="0"/>
                    <w:spacing w:after="60"/>
                    <w:jc w:val="center"/>
                    <w:rPr>
                      <w:del w:id="11861" w:author="Lorenzo Fabbri" w:date="2024-09-24T14:48:00Z" w16du:dateUtc="2024-09-24T12:48:00Z"/>
                    </w:rPr>
                  </w:pPr>
                  <w:del w:id="11862" w:author="Lorenzo Fabbri" w:date="2024-09-24T14:48:00Z" w16du:dateUtc="2024-09-24T12:48:00Z">
                    <w:r w:rsidRPr="005A6AA3" w:rsidDel="00AE71EA">
                      <w:rPr>
                        <w:rFonts w:ascii="Calibri" w:hAnsi="Calibri"/>
                        <w:sz w:val="20"/>
                      </w:rPr>
                      <w:delText>0.06 (-0.011, 0.131)</w:delText>
                    </w:r>
                  </w:del>
                </w:p>
              </w:tc>
              <w:tc>
                <w:tcPr>
                  <w:tcW w:w="0" w:type="dxa"/>
                  <w:tcPrChange w:id="11863"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C6A53A" w14:textId="243AAD73" w:rsidR="00066508" w:rsidRPr="005A6AA3" w:rsidDel="00AE71EA" w:rsidRDefault="00000000">
                  <w:pPr>
                    <w:keepNext/>
                    <w:widowControl w:val="0"/>
                    <w:spacing w:after="60"/>
                    <w:jc w:val="center"/>
                    <w:rPr>
                      <w:del w:id="11864" w:author="Lorenzo Fabbri" w:date="2024-09-24T14:48:00Z" w16du:dateUtc="2024-09-24T12:48:00Z"/>
                    </w:rPr>
                  </w:pPr>
                  <w:del w:id="11865" w:author="Lorenzo Fabbri" w:date="2024-09-24T14:48:00Z" w16du:dateUtc="2024-09-24T12:48:00Z">
                    <w:r w:rsidRPr="005A6AA3" w:rsidDel="00AE71EA">
                      <w:rPr>
                        <w:rFonts w:ascii="Calibri" w:hAnsi="Calibri"/>
                        <w:sz w:val="20"/>
                      </w:rPr>
                      <w:delText>0.043 (0.004, 0.083)</w:delText>
                    </w:r>
                  </w:del>
                </w:p>
              </w:tc>
            </w:tr>
            <w:tr w:rsidR="00066508" w:rsidRPr="005A6AA3" w:rsidDel="00AE71EA" w14:paraId="300C3EBA" w14:textId="51CF7462" w:rsidTr="006C3DDD">
              <w:trPr>
                <w:del w:id="11866" w:author="Lorenzo Fabbri" w:date="2024-09-24T14:48:00Z"/>
                <w:trPrChange w:id="11867" w:author="Lorenzo Fabbri" w:date="2024-09-19T20:40:00Z" w16du:dateUtc="2024-09-19T18:40:00Z">
                  <w:trPr>
                    <w:gridBefore w:val="1"/>
                    <w:cantSplit/>
                    <w:jc w:val="center"/>
                  </w:trPr>
                </w:trPrChange>
              </w:trPr>
              <w:tc>
                <w:tcPr>
                  <w:tcW w:w="0" w:type="dxa"/>
                  <w:tcPrChange w:id="1186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B251861" w14:textId="057B459D" w:rsidR="00066508" w:rsidRPr="005A6AA3" w:rsidDel="00AE71EA" w:rsidRDefault="00000000">
                  <w:pPr>
                    <w:keepNext/>
                    <w:widowControl w:val="0"/>
                    <w:spacing w:after="60"/>
                    <w:rPr>
                      <w:del w:id="11869" w:author="Lorenzo Fabbri" w:date="2024-09-24T14:48:00Z" w16du:dateUtc="2024-09-24T12:48:00Z"/>
                    </w:rPr>
                  </w:pPr>
                  <w:del w:id="11870" w:author="Lorenzo Fabbri" w:date="2024-09-24T14:48:00Z" w16du:dateUtc="2024-09-24T12:48:00Z">
                    <w:r w:rsidRPr="005A6AA3" w:rsidDel="00AE71EA">
                      <w:rPr>
                        <w:rFonts w:ascii="Calibri" w:hAnsi="Calibri"/>
                        <w:sz w:val="20"/>
                      </w:rPr>
                      <w:delText>meohp</w:delText>
                    </w:r>
                  </w:del>
                </w:p>
              </w:tc>
              <w:tc>
                <w:tcPr>
                  <w:tcW w:w="0" w:type="dxa"/>
                  <w:tcPrChange w:id="11871"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92514DB" w14:textId="21272335" w:rsidR="00066508" w:rsidRPr="005A6AA3" w:rsidDel="00AE71EA" w:rsidRDefault="00000000">
                  <w:pPr>
                    <w:keepNext/>
                    <w:widowControl w:val="0"/>
                    <w:spacing w:after="60"/>
                    <w:jc w:val="center"/>
                    <w:rPr>
                      <w:del w:id="11872" w:author="Lorenzo Fabbri" w:date="2024-09-24T14:48:00Z" w16du:dateUtc="2024-09-24T12:48:00Z"/>
                    </w:rPr>
                  </w:pPr>
                  <w:del w:id="11873" w:author="Lorenzo Fabbri" w:date="2024-09-24T14:48:00Z" w16du:dateUtc="2024-09-24T12:48:00Z">
                    <w:r w:rsidRPr="005A6AA3" w:rsidDel="00AE71EA">
                      <w:rPr>
                        <w:rFonts w:ascii="Calibri" w:hAnsi="Calibri"/>
                        <w:sz w:val="20"/>
                      </w:rPr>
                      <w:delText>0.067 (-0.016, 0.151)</w:delText>
                    </w:r>
                  </w:del>
                </w:p>
              </w:tc>
              <w:tc>
                <w:tcPr>
                  <w:tcW w:w="0" w:type="dxa"/>
                  <w:tcPrChange w:id="1187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E9E0AAD" w14:textId="0BEB029A" w:rsidR="00066508" w:rsidRPr="005A6AA3" w:rsidDel="00AE71EA" w:rsidRDefault="00000000">
                  <w:pPr>
                    <w:keepNext/>
                    <w:widowControl w:val="0"/>
                    <w:spacing w:after="60"/>
                    <w:jc w:val="center"/>
                    <w:rPr>
                      <w:del w:id="11875" w:author="Lorenzo Fabbri" w:date="2024-09-24T14:48:00Z" w16du:dateUtc="2024-09-24T12:48:00Z"/>
                    </w:rPr>
                  </w:pPr>
                  <w:del w:id="11876" w:author="Lorenzo Fabbri" w:date="2024-09-24T14:48:00Z" w16du:dateUtc="2024-09-24T12:48:00Z">
                    <w:r w:rsidRPr="005A6AA3" w:rsidDel="00AE71EA">
                      <w:rPr>
                        <w:rFonts w:ascii="Calibri" w:hAnsi="Calibri"/>
                        <w:sz w:val="20"/>
                      </w:rPr>
                      <w:delText>0.047 (0.016, 0.079)</w:delText>
                    </w:r>
                  </w:del>
                </w:p>
              </w:tc>
            </w:tr>
            <w:tr w:rsidR="00066508" w:rsidRPr="005A6AA3" w:rsidDel="00AE71EA" w14:paraId="46BD77BF" w14:textId="163E96A6" w:rsidTr="006C3DDD">
              <w:trPr>
                <w:del w:id="11877" w:author="Lorenzo Fabbri" w:date="2024-09-24T14:48:00Z"/>
                <w:trPrChange w:id="11878" w:author="Lorenzo Fabbri" w:date="2024-09-19T20:40:00Z" w16du:dateUtc="2024-09-19T18:40:00Z">
                  <w:trPr>
                    <w:gridBefore w:val="1"/>
                    <w:cantSplit/>
                    <w:jc w:val="center"/>
                  </w:trPr>
                </w:trPrChange>
              </w:trPr>
              <w:tc>
                <w:tcPr>
                  <w:tcW w:w="0" w:type="dxa"/>
                  <w:tcPrChange w:id="1187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0CF4208" w14:textId="7C05EDB1" w:rsidR="00066508" w:rsidRPr="005A6AA3" w:rsidDel="00AE71EA" w:rsidRDefault="00000000">
                  <w:pPr>
                    <w:keepNext/>
                    <w:widowControl w:val="0"/>
                    <w:spacing w:after="60"/>
                    <w:rPr>
                      <w:del w:id="11880" w:author="Lorenzo Fabbri" w:date="2024-09-24T14:48:00Z" w16du:dateUtc="2024-09-24T12:48:00Z"/>
                    </w:rPr>
                  </w:pPr>
                  <w:del w:id="11881" w:author="Lorenzo Fabbri" w:date="2024-09-24T14:48:00Z" w16du:dateUtc="2024-09-24T12:48:00Z">
                    <w:r w:rsidRPr="005A6AA3" w:rsidDel="00AE71EA">
                      <w:rPr>
                        <w:rFonts w:ascii="Calibri" w:hAnsi="Calibri"/>
                        <w:sz w:val="20"/>
                      </w:rPr>
                      <w:delText>mep</w:delText>
                    </w:r>
                  </w:del>
                </w:p>
              </w:tc>
              <w:tc>
                <w:tcPr>
                  <w:tcW w:w="0" w:type="dxa"/>
                  <w:tcPrChange w:id="11882"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A250C4B" w14:textId="69FD09AA" w:rsidR="00066508" w:rsidRPr="005A6AA3" w:rsidDel="00AE71EA" w:rsidRDefault="00000000">
                  <w:pPr>
                    <w:keepNext/>
                    <w:widowControl w:val="0"/>
                    <w:spacing w:after="60"/>
                    <w:jc w:val="center"/>
                    <w:rPr>
                      <w:del w:id="11883" w:author="Lorenzo Fabbri" w:date="2024-09-24T14:48:00Z" w16du:dateUtc="2024-09-24T12:48:00Z"/>
                    </w:rPr>
                  </w:pPr>
                  <w:del w:id="11884" w:author="Lorenzo Fabbri" w:date="2024-09-24T14:48:00Z" w16du:dateUtc="2024-09-24T12:48:00Z">
                    <w:r w:rsidRPr="005A6AA3" w:rsidDel="00AE71EA">
                      <w:rPr>
                        <w:rFonts w:ascii="Calibri" w:hAnsi="Calibri"/>
                        <w:sz w:val="20"/>
                      </w:rPr>
                      <w:delText>0.002 (-0.029, 0.033)</w:delText>
                    </w:r>
                  </w:del>
                </w:p>
              </w:tc>
              <w:tc>
                <w:tcPr>
                  <w:tcW w:w="0" w:type="dxa"/>
                  <w:tcPrChange w:id="11885"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55557D" w14:textId="673FD0EA" w:rsidR="00066508" w:rsidRPr="005A6AA3" w:rsidDel="00AE71EA" w:rsidRDefault="00000000">
                  <w:pPr>
                    <w:keepNext/>
                    <w:widowControl w:val="0"/>
                    <w:spacing w:after="60"/>
                    <w:jc w:val="center"/>
                    <w:rPr>
                      <w:del w:id="11886" w:author="Lorenzo Fabbri" w:date="2024-09-24T14:48:00Z" w16du:dateUtc="2024-09-24T12:48:00Z"/>
                    </w:rPr>
                  </w:pPr>
                  <w:del w:id="11887" w:author="Lorenzo Fabbri" w:date="2024-09-24T14:48:00Z" w16du:dateUtc="2024-09-24T12:48:00Z">
                    <w:r w:rsidRPr="005A6AA3" w:rsidDel="00AE71EA">
                      <w:rPr>
                        <w:rFonts w:ascii="Calibri" w:hAnsi="Calibri"/>
                        <w:sz w:val="20"/>
                      </w:rPr>
                      <w:delText>0.054 (-0.005, 0.114)</w:delText>
                    </w:r>
                  </w:del>
                </w:p>
              </w:tc>
            </w:tr>
            <w:tr w:rsidR="00066508" w:rsidRPr="005A6AA3" w:rsidDel="00AE71EA" w14:paraId="08294C34" w14:textId="6A30D2AD" w:rsidTr="006C3DDD">
              <w:trPr>
                <w:del w:id="11888" w:author="Lorenzo Fabbri" w:date="2024-09-24T14:48:00Z"/>
                <w:trPrChange w:id="11889" w:author="Lorenzo Fabbri" w:date="2024-09-19T20:40:00Z" w16du:dateUtc="2024-09-19T18:40:00Z">
                  <w:trPr>
                    <w:gridBefore w:val="1"/>
                    <w:cantSplit/>
                    <w:jc w:val="center"/>
                  </w:trPr>
                </w:trPrChange>
              </w:trPr>
              <w:tc>
                <w:tcPr>
                  <w:tcW w:w="0" w:type="dxa"/>
                  <w:tcPrChange w:id="11890"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DA7C455" w14:textId="2287ABB1" w:rsidR="00066508" w:rsidRPr="005A6AA3" w:rsidDel="00AE71EA" w:rsidRDefault="00000000">
                  <w:pPr>
                    <w:keepNext/>
                    <w:widowControl w:val="0"/>
                    <w:spacing w:after="60"/>
                    <w:rPr>
                      <w:del w:id="11891" w:author="Lorenzo Fabbri" w:date="2024-09-24T14:48:00Z" w16du:dateUtc="2024-09-24T12:48:00Z"/>
                    </w:rPr>
                  </w:pPr>
                  <w:del w:id="11892" w:author="Lorenzo Fabbri" w:date="2024-09-24T14:48:00Z" w16du:dateUtc="2024-09-24T12:48:00Z">
                    <w:r w:rsidRPr="005A6AA3" w:rsidDel="00AE71EA">
                      <w:rPr>
                        <w:rFonts w:ascii="Calibri" w:hAnsi="Calibri"/>
                        <w:sz w:val="20"/>
                      </w:rPr>
                      <w:delText>mibp</w:delText>
                    </w:r>
                  </w:del>
                </w:p>
              </w:tc>
              <w:tc>
                <w:tcPr>
                  <w:tcW w:w="0" w:type="dxa"/>
                  <w:tcPrChange w:id="11893"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823EAF0" w14:textId="277C06C2" w:rsidR="00066508" w:rsidRPr="005A6AA3" w:rsidDel="00AE71EA" w:rsidRDefault="00000000">
                  <w:pPr>
                    <w:keepNext/>
                    <w:widowControl w:val="0"/>
                    <w:spacing w:after="60"/>
                    <w:jc w:val="center"/>
                    <w:rPr>
                      <w:del w:id="11894" w:author="Lorenzo Fabbri" w:date="2024-09-24T14:48:00Z" w16du:dateUtc="2024-09-24T12:48:00Z"/>
                    </w:rPr>
                  </w:pPr>
                  <w:del w:id="11895" w:author="Lorenzo Fabbri" w:date="2024-09-24T14:48:00Z" w16du:dateUtc="2024-09-24T12:48:00Z">
                    <w:r w:rsidRPr="005A6AA3" w:rsidDel="00AE71EA">
                      <w:rPr>
                        <w:rFonts w:ascii="Calibri" w:hAnsi="Calibri"/>
                        <w:sz w:val="20"/>
                      </w:rPr>
                      <w:delText>0.017 (-0.083, 0.117)</w:delText>
                    </w:r>
                  </w:del>
                </w:p>
              </w:tc>
              <w:tc>
                <w:tcPr>
                  <w:tcW w:w="0" w:type="dxa"/>
                  <w:tcPrChange w:id="1189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4F8CEFA" w14:textId="398CD0BE" w:rsidR="00066508" w:rsidRPr="005A6AA3" w:rsidDel="00AE71EA" w:rsidRDefault="00000000">
                  <w:pPr>
                    <w:keepNext/>
                    <w:widowControl w:val="0"/>
                    <w:spacing w:after="60"/>
                    <w:jc w:val="center"/>
                    <w:rPr>
                      <w:del w:id="11897" w:author="Lorenzo Fabbri" w:date="2024-09-24T14:48:00Z" w16du:dateUtc="2024-09-24T12:48:00Z"/>
                    </w:rPr>
                  </w:pPr>
                  <w:del w:id="11898" w:author="Lorenzo Fabbri" w:date="2024-09-24T14:48:00Z" w16du:dateUtc="2024-09-24T12:48:00Z">
                    <w:r w:rsidRPr="005A6AA3" w:rsidDel="00AE71EA">
                      <w:rPr>
                        <w:rFonts w:ascii="Calibri" w:hAnsi="Calibri"/>
                        <w:sz w:val="20"/>
                      </w:rPr>
                      <w:delText>0.037 (-0.029, 0.104)</w:delText>
                    </w:r>
                  </w:del>
                </w:p>
              </w:tc>
            </w:tr>
            <w:tr w:rsidR="00066508" w:rsidRPr="005A6AA3" w:rsidDel="00AE71EA" w14:paraId="52E05989" w14:textId="2ADBEC84" w:rsidTr="006C3DDD">
              <w:trPr>
                <w:del w:id="11899" w:author="Lorenzo Fabbri" w:date="2024-09-24T14:48:00Z"/>
                <w:trPrChange w:id="11900" w:author="Lorenzo Fabbri" w:date="2024-09-19T20:40:00Z" w16du:dateUtc="2024-09-19T18:40:00Z">
                  <w:trPr>
                    <w:gridBefore w:val="1"/>
                    <w:cantSplit/>
                    <w:jc w:val="center"/>
                  </w:trPr>
                </w:trPrChange>
              </w:trPr>
              <w:tc>
                <w:tcPr>
                  <w:tcW w:w="0" w:type="dxa"/>
                  <w:tcPrChange w:id="1190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35D1246" w14:textId="562D7D02" w:rsidR="00066508" w:rsidRPr="005A6AA3" w:rsidDel="00AE71EA" w:rsidRDefault="00000000">
                  <w:pPr>
                    <w:keepNext/>
                    <w:widowControl w:val="0"/>
                    <w:spacing w:after="60"/>
                    <w:rPr>
                      <w:del w:id="11902" w:author="Lorenzo Fabbri" w:date="2024-09-24T14:48:00Z" w16du:dateUtc="2024-09-24T12:48:00Z"/>
                    </w:rPr>
                  </w:pPr>
                  <w:del w:id="11903" w:author="Lorenzo Fabbri" w:date="2024-09-24T14:48:00Z" w16du:dateUtc="2024-09-24T12:48:00Z">
                    <w:r w:rsidRPr="005A6AA3" w:rsidDel="00AE71EA">
                      <w:rPr>
                        <w:rFonts w:ascii="Calibri" w:hAnsi="Calibri"/>
                        <w:sz w:val="20"/>
                      </w:rPr>
                      <w:delText>mnbp</w:delText>
                    </w:r>
                  </w:del>
                </w:p>
              </w:tc>
              <w:tc>
                <w:tcPr>
                  <w:tcW w:w="0" w:type="dxa"/>
                  <w:tcPrChange w:id="11904"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492E7CA" w14:textId="67F1984A" w:rsidR="00066508" w:rsidRPr="005A6AA3" w:rsidDel="00AE71EA" w:rsidRDefault="00000000">
                  <w:pPr>
                    <w:keepNext/>
                    <w:widowControl w:val="0"/>
                    <w:spacing w:after="60"/>
                    <w:jc w:val="center"/>
                    <w:rPr>
                      <w:del w:id="11905" w:author="Lorenzo Fabbri" w:date="2024-09-24T14:48:00Z" w16du:dateUtc="2024-09-24T12:48:00Z"/>
                    </w:rPr>
                  </w:pPr>
                  <w:del w:id="11906" w:author="Lorenzo Fabbri" w:date="2024-09-24T14:48:00Z" w16du:dateUtc="2024-09-24T12:48:00Z">
                    <w:r w:rsidRPr="005A6AA3" w:rsidDel="00AE71EA">
                      <w:rPr>
                        <w:rFonts w:ascii="Calibri" w:hAnsi="Calibri"/>
                        <w:sz w:val="20"/>
                      </w:rPr>
                      <w:delText>-0.011 (-0.07, 0.047)</w:delText>
                    </w:r>
                  </w:del>
                </w:p>
              </w:tc>
              <w:tc>
                <w:tcPr>
                  <w:tcW w:w="0" w:type="dxa"/>
                  <w:tcPrChange w:id="11907"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D2FA7C" w14:textId="6587EEAA" w:rsidR="00066508" w:rsidRPr="005A6AA3" w:rsidDel="00AE71EA" w:rsidRDefault="00000000">
                  <w:pPr>
                    <w:keepNext/>
                    <w:widowControl w:val="0"/>
                    <w:spacing w:after="60"/>
                    <w:jc w:val="center"/>
                    <w:rPr>
                      <w:del w:id="11908" w:author="Lorenzo Fabbri" w:date="2024-09-24T14:48:00Z" w16du:dateUtc="2024-09-24T12:48:00Z"/>
                    </w:rPr>
                  </w:pPr>
                  <w:del w:id="11909" w:author="Lorenzo Fabbri" w:date="2024-09-24T14:48:00Z" w16du:dateUtc="2024-09-24T12:48:00Z">
                    <w:r w:rsidRPr="005A6AA3" w:rsidDel="00AE71EA">
                      <w:rPr>
                        <w:rFonts w:ascii="Calibri" w:hAnsi="Calibri"/>
                        <w:sz w:val="20"/>
                      </w:rPr>
                      <w:delText>0.023 (-0.037, 0.083)</w:delText>
                    </w:r>
                  </w:del>
                </w:p>
              </w:tc>
            </w:tr>
            <w:tr w:rsidR="00066508" w:rsidRPr="005A6AA3" w:rsidDel="00AE71EA" w14:paraId="5E19656C" w14:textId="2136B420" w:rsidTr="006C3DDD">
              <w:trPr>
                <w:del w:id="11910" w:author="Lorenzo Fabbri" w:date="2024-09-24T14:48:00Z"/>
                <w:trPrChange w:id="11911" w:author="Lorenzo Fabbri" w:date="2024-09-19T20:40:00Z" w16du:dateUtc="2024-09-19T18:40:00Z">
                  <w:trPr>
                    <w:gridBefore w:val="1"/>
                    <w:cantSplit/>
                    <w:jc w:val="center"/>
                  </w:trPr>
                </w:trPrChange>
              </w:trPr>
              <w:tc>
                <w:tcPr>
                  <w:tcW w:w="0" w:type="dxa"/>
                  <w:tcPrChange w:id="11912"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3D7CB98" w14:textId="628F8C0D" w:rsidR="00066508" w:rsidRPr="005A6AA3" w:rsidDel="00AE71EA" w:rsidRDefault="00000000">
                  <w:pPr>
                    <w:keepNext/>
                    <w:widowControl w:val="0"/>
                    <w:spacing w:after="60"/>
                    <w:rPr>
                      <w:del w:id="11913" w:author="Lorenzo Fabbri" w:date="2024-09-24T14:48:00Z" w16du:dateUtc="2024-09-24T12:48:00Z"/>
                    </w:rPr>
                  </w:pPr>
                  <w:del w:id="11914" w:author="Lorenzo Fabbri" w:date="2024-09-24T14:48:00Z" w16du:dateUtc="2024-09-24T12:48:00Z">
                    <w:r w:rsidRPr="005A6AA3" w:rsidDel="00AE71EA">
                      <w:rPr>
                        <w:rFonts w:ascii="Calibri" w:hAnsi="Calibri"/>
                        <w:sz w:val="20"/>
                      </w:rPr>
                      <w:delText>ohminp</w:delText>
                    </w:r>
                  </w:del>
                </w:p>
              </w:tc>
              <w:tc>
                <w:tcPr>
                  <w:tcW w:w="0" w:type="dxa"/>
                  <w:tcPrChange w:id="11915"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AA2C23" w14:textId="74487D8F" w:rsidR="00066508" w:rsidRPr="005A6AA3" w:rsidDel="00AE71EA" w:rsidRDefault="00000000">
                  <w:pPr>
                    <w:keepNext/>
                    <w:widowControl w:val="0"/>
                    <w:spacing w:after="60"/>
                    <w:jc w:val="center"/>
                    <w:rPr>
                      <w:del w:id="11916" w:author="Lorenzo Fabbri" w:date="2024-09-24T14:48:00Z" w16du:dateUtc="2024-09-24T12:48:00Z"/>
                    </w:rPr>
                  </w:pPr>
                  <w:del w:id="11917" w:author="Lorenzo Fabbri" w:date="2024-09-24T14:48:00Z" w16du:dateUtc="2024-09-24T12:48:00Z">
                    <w:r w:rsidRPr="005A6AA3" w:rsidDel="00AE71EA">
                      <w:rPr>
                        <w:rFonts w:ascii="Calibri" w:hAnsi="Calibri"/>
                        <w:sz w:val="20"/>
                      </w:rPr>
                      <w:delText>0.058 (-0.003, 0.118)</w:delText>
                    </w:r>
                  </w:del>
                </w:p>
              </w:tc>
              <w:tc>
                <w:tcPr>
                  <w:tcW w:w="0" w:type="dxa"/>
                  <w:tcPrChange w:id="1191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6BEABF" w14:textId="2358D02B" w:rsidR="00066508" w:rsidRPr="005A6AA3" w:rsidDel="00AE71EA" w:rsidRDefault="00000000">
                  <w:pPr>
                    <w:keepNext/>
                    <w:widowControl w:val="0"/>
                    <w:spacing w:after="60"/>
                    <w:jc w:val="center"/>
                    <w:rPr>
                      <w:del w:id="11919" w:author="Lorenzo Fabbri" w:date="2024-09-24T14:48:00Z" w16du:dateUtc="2024-09-24T12:48:00Z"/>
                    </w:rPr>
                  </w:pPr>
                  <w:del w:id="11920" w:author="Lorenzo Fabbri" w:date="2024-09-24T14:48:00Z" w16du:dateUtc="2024-09-24T12:48:00Z">
                    <w:r w:rsidRPr="005A6AA3" w:rsidDel="00AE71EA">
                      <w:rPr>
                        <w:rFonts w:ascii="Calibri" w:hAnsi="Calibri"/>
                        <w:sz w:val="20"/>
                      </w:rPr>
                      <w:delText>0.011 (-0.007, 0.03)</w:delText>
                    </w:r>
                  </w:del>
                </w:p>
              </w:tc>
            </w:tr>
            <w:tr w:rsidR="00066508" w:rsidRPr="005A6AA3" w:rsidDel="00AE71EA" w14:paraId="1F216EAD" w14:textId="3306D754" w:rsidTr="006C3DDD">
              <w:trPr>
                <w:del w:id="11921" w:author="Lorenzo Fabbri" w:date="2024-09-24T14:48:00Z"/>
                <w:trPrChange w:id="11922" w:author="Lorenzo Fabbri" w:date="2024-09-19T20:40:00Z" w16du:dateUtc="2024-09-19T18:40:00Z">
                  <w:trPr>
                    <w:gridBefore w:val="1"/>
                    <w:cantSplit/>
                    <w:jc w:val="center"/>
                  </w:trPr>
                </w:trPrChange>
              </w:trPr>
              <w:tc>
                <w:tcPr>
                  <w:tcW w:w="0" w:type="dxa"/>
                  <w:tcPrChange w:id="1192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F54B761" w14:textId="4E8FD1EC" w:rsidR="00066508" w:rsidRPr="005A6AA3" w:rsidDel="00AE71EA" w:rsidRDefault="00000000">
                  <w:pPr>
                    <w:keepNext/>
                    <w:widowControl w:val="0"/>
                    <w:spacing w:after="60"/>
                    <w:rPr>
                      <w:del w:id="11924" w:author="Lorenzo Fabbri" w:date="2024-09-24T14:48:00Z" w16du:dateUtc="2024-09-24T12:48:00Z"/>
                    </w:rPr>
                  </w:pPr>
                  <w:del w:id="11925" w:author="Lorenzo Fabbri" w:date="2024-09-24T14:48:00Z" w16du:dateUtc="2024-09-24T12:48:00Z">
                    <w:r w:rsidRPr="005A6AA3" w:rsidDel="00AE71EA">
                      <w:rPr>
                        <w:rFonts w:ascii="Calibri" w:hAnsi="Calibri"/>
                        <w:sz w:val="20"/>
                      </w:rPr>
                      <w:delText>oxominp</w:delText>
                    </w:r>
                  </w:del>
                </w:p>
              </w:tc>
              <w:tc>
                <w:tcPr>
                  <w:tcW w:w="0" w:type="dxa"/>
                  <w:tcPrChange w:id="11926"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0BC13B" w14:textId="7250474F" w:rsidR="00066508" w:rsidRPr="005A6AA3" w:rsidDel="00AE71EA" w:rsidRDefault="00000000">
                  <w:pPr>
                    <w:keepNext/>
                    <w:widowControl w:val="0"/>
                    <w:spacing w:after="60"/>
                    <w:jc w:val="center"/>
                    <w:rPr>
                      <w:del w:id="11927" w:author="Lorenzo Fabbri" w:date="2024-09-24T14:48:00Z" w16du:dateUtc="2024-09-24T12:48:00Z"/>
                    </w:rPr>
                  </w:pPr>
                  <w:del w:id="11928" w:author="Lorenzo Fabbri" w:date="2024-09-24T14:48:00Z" w16du:dateUtc="2024-09-24T12:48:00Z">
                    <w:r w:rsidRPr="005A6AA3" w:rsidDel="00AE71EA">
                      <w:rPr>
                        <w:rFonts w:ascii="Calibri" w:hAnsi="Calibri"/>
                        <w:sz w:val="20"/>
                      </w:rPr>
                      <w:delText>0.017 (-0.013, 0.046)</w:delText>
                    </w:r>
                  </w:del>
                </w:p>
              </w:tc>
              <w:tc>
                <w:tcPr>
                  <w:tcW w:w="0" w:type="dxa"/>
                  <w:tcPrChange w:id="11929"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E00C8BB" w14:textId="1F3E45C2" w:rsidR="00066508" w:rsidRPr="005A6AA3" w:rsidDel="00AE71EA" w:rsidRDefault="00000000">
                  <w:pPr>
                    <w:keepNext/>
                    <w:widowControl w:val="0"/>
                    <w:spacing w:after="60"/>
                    <w:jc w:val="center"/>
                    <w:rPr>
                      <w:del w:id="11930" w:author="Lorenzo Fabbri" w:date="2024-09-24T14:48:00Z" w16du:dateUtc="2024-09-24T12:48:00Z"/>
                    </w:rPr>
                  </w:pPr>
                  <w:del w:id="11931" w:author="Lorenzo Fabbri" w:date="2024-09-24T14:48:00Z" w16du:dateUtc="2024-09-24T12:48:00Z">
                    <w:r w:rsidRPr="005A6AA3" w:rsidDel="00AE71EA">
                      <w:rPr>
                        <w:rFonts w:ascii="Calibri" w:hAnsi="Calibri"/>
                        <w:sz w:val="20"/>
                      </w:rPr>
                      <w:delText>0.042 (0.034, 0.051)</w:delText>
                    </w:r>
                  </w:del>
                </w:p>
              </w:tc>
            </w:tr>
            <w:tr w:rsidR="00066508" w:rsidRPr="005A6AA3" w:rsidDel="00AE71EA" w14:paraId="64FAC3F6" w14:textId="630A2CBE" w:rsidTr="006C3DDD">
              <w:trPr>
                <w:del w:id="11932" w:author="Lorenzo Fabbri" w:date="2024-09-24T14:48:00Z"/>
                <w:trPrChange w:id="11933" w:author="Lorenzo Fabbri" w:date="2024-09-19T20:40:00Z" w16du:dateUtc="2024-09-19T18:40:00Z">
                  <w:trPr>
                    <w:gridBefore w:val="1"/>
                    <w:cantSplit/>
                    <w:jc w:val="center"/>
                  </w:trPr>
                </w:trPrChange>
              </w:trPr>
              <w:tc>
                <w:tcPr>
                  <w:tcW w:w="0" w:type="dxa"/>
                  <w:gridSpan w:val="3"/>
                  <w:tcPrChange w:id="11934" w:author="Lorenzo Fabbri" w:date="2024-09-19T20:40:00Z" w16du:dateUtc="2024-09-19T18:40:00Z">
                    <w:tcPr>
                      <w:tcW w:w="9144" w:type="dxa"/>
                      <w:gridSpan w:val="6"/>
                    </w:tcPr>
                  </w:tcPrChange>
                </w:tcPr>
                <w:p w14:paraId="609F93ED" w14:textId="58D79F61" w:rsidR="00066508" w:rsidRPr="005A6AA3" w:rsidDel="00AE71EA" w:rsidRDefault="00000000">
                  <w:pPr>
                    <w:keepNext/>
                    <w:widowControl w:val="0"/>
                    <w:spacing w:after="60"/>
                    <w:rPr>
                      <w:del w:id="11935" w:author="Lorenzo Fabbri" w:date="2024-09-24T14:48:00Z" w16du:dateUtc="2024-09-24T12:48:00Z"/>
                    </w:rPr>
                  </w:pPr>
                  <w:del w:id="11936"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Estimate and 95% CI.</w:delText>
                    </w:r>
                  </w:del>
                </w:p>
              </w:tc>
            </w:tr>
          </w:tbl>
          <w:p w14:paraId="033C9E8B" w14:textId="68CD7B02" w:rsidR="00066508" w:rsidRPr="005A6AA3" w:rsidDel="00AE71EA" w:rsidRDefault="00000000">
            <w:pPr>
              <w:pStyle w:val="ImageCaption"/>
              <w:widowControl w:val="0"/>
              <w:spacing w:before="200"/>
              <w:rPr>
                <w:del w:id="11937" w:author="Lorenzo Fabbri" w:date="2024-09-24T14:48:00Z" w16du:dateUtc="2024-09-24T12:48:00Z"/>
              </w:rPr>
            </w:pPr>
            <w:del w:id="11938" w:author="Lorenzo Fabbri" w:date="2024-09-24T14:48:00Z" w16du:dateUtc="2024-09-24T12:48:00Z">
              <w:r w:rsidRPr="005A6AA3" w:rsidDel="00AE71EA">
                <w:delText xml:space="preserve">Table </w:delText>
              </w:r>
            </w:del>
            <w:del w:id="11939" w:author="Lorenzo Fabbri" w:date="2024-09-24T11:07:00Z" w16du:dateUtc="2024-09-24T09:07:00Z">
              <w:r w:rsidRPr="005A6AA3" w:rsidDel="0020742D">
                <w:delText>S</w:delText>
              </w:r>
            </w:del>
            <w:del w:id="11940" w:author="Lorenzo Fabbri" w:date="2024-09-24T14:48:00Z" w16du:dateUtc="2024-09-24T12:48:00Z">
              <w:r w:rsidRPr="005A6AA3" w:rsidDel="00AE71EA">
                <w:delText>17</w:delText>
              </w:r>
            </w:del>
            <w:del w:id="11941" w:author="Lorenzo Fabbri" w:date="2024-09-19T18:31:00Z" w16du:dateUtc="2024-09-19T16:31:00Z">
              <w:r w:rsidRPr="005A6AA3" w:rsidDel="00A42D3A">
                <w:delText>:</w:delText>
              </w:r>
            </w:del>
            <w:del w:id="11942" w:author="Lorenzo Fabbri" w:date="2024-09-24T14:48:00Z" w16du:dateUtc="2024-09-24T12:48:00Z">
              <w:r w:rsidRPr="005A6AA3" w:rsidDel="00AE71EA">
                <w:delText xml:space="preserve"> </w:delText>
              </w:r>
              <w:r w:rsidRPr="005A6AA3" w:rsidDel="00AE71EA">
                <w:rPr>
                  <w:b/>
                  <w:bCs/>
                </w:rPr>
                <w:delText>Marginal contrasts on the logarithmic scale for effect modification by sex of a increase from the 10th to the 90th percentile of the endocrine disrupting chemicals (EDCs) on hit reaction time standard error (HRT-SE) expressed in ms (HELIX subcohort; 2013-2016).</w:delText>
              </w:r>
              <w:bookmarkEnd w:id="11679"/>
            </w:del>
          </w:p>
        </w:tc>
      </w:tr>
    </w:tbl>
    <w:p w14:paraId="1FDE81A8" w14:textId="2954157B" w:rsidR="00066508" w:rsidRPr="005A6AA3" w:rsidDel="00AE71EA" w:rsidRDefault="00000000">
      <w:pPr>
        <w:pStyle w:val="BodyText"/>
        <w:rPr>
          <w:del w:id="11943" w:author="Lorenzo Fabbri" w:date="2024-09-24T14:48:00Z" w16du:dateUtc="2024-09-24T12:48:00Z"/>
        </w:rPr>
      </w:pPr>
      <w:del w:id="11944" w:author="Lorenzo Fabbri" w:date="2024-09-24T14:48:00Z" w16du:dateUtc="2024-09-24T12:48:00Z">
        <w:r w:rsidRPr="005A6AA3"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63B09145" w14:textId="75E6081B" w:rsidTr="00066508">
        <w:trPr>
          <w:del w:id="11945" w:author="Lorenzo Fabbri" w:date="2024-09-24T14:48:00Z"/>
        </w:trPr>
        <w:tc>
          <w:tcPr>
            <w:tcW w:w="9360" w:type="dxa"/>
          </w:tcPr>
          <w:tbl>
            <w:tblPr>
              <w:tblStyle w:val="ListTable6Colorful"/>
              <w:tblW w:w="5000" w:type="pct"/>
              <w:tblLayout w:type="fixed"/>
              <w:tblLook w:val="0600" w:firstRow="0" w:lastRow="0" w:firstColumn="0" w:lastColumn="0" w:noHBand="1" w:noVBand="1"/>
              <w:tblPrChange w:id="11946"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1062"/>
              <w:gridCol w:w="1603"/>
              <w:gridCol w:w="1603"/>
              <w:gridCol w:w="1273"/>
              <w:gridCol w:w="1273"/>
              <w:gridCol w:w="1273"/>
              <w:gridCol w:w="1273"/>
              <w:tblGridChange w:id="11947">
                <w:tblGrid>
                  <w:gridCol w:w="56"/>
                  <w:gridCol w:w="1006"/>
                  <w:gridCol w:w="329"/>
                  <w:gridCol w:w="1274"/>
                  <w:gridCol w:w="62"/>
                  <w:gridCol w:w="1336"/>
                  <w:gridCol w:w="205"/>
                  <w:gridCol w:w="1130"/>
                  <w:gridCol w:w="143"/>
                  <w:gridCol w:w="1191"/>
                  <w:gridCol w:w="82"/>
                  <w:gridCol w:w="1252"/>
                  <w:gridCol w:w="21"/>
                  <w:gridCol w:w="1273"/>
                  <w:gridCol w:w="40"/>
                </w:tblGrid>
              </w:tblGridChange>
            </w:tblGrid>
            <w:tr w:rsidR="00066508" w:rsidRPr="005A6AA3" w:rsidDel="00AE71EA" w14:paraId="63741861" w14:textId="2684EBB9" w:rsidTr="006C3DDD">
              <w:trPr>
                <w:del w:id="11948" w:author="Lorenzo Fabbri" w:date="2024-09-24T14:48:00Z"/>
                <w:trPrChange w:id="11949" w:author="Lorenzo Fabbri" w:date="2024-09-19T20:40:00Z" w16du:dateUtc="2024-09-19T18:40:00Z">
                  <w:trPr>
                    <w:gridBefore w:val="1"/>
                    <w:cantSplit/>
                    <w:tblHeader/>
                    <w:jc w:val="center"/>
                  </w:trPr>
                </w:trPrChange>
              </w:trPr>
              <w:tc>
                <w:tcPr>
                  <w:tcW w:w="0" w:type="dxa"/>
                  <w:tcPrChange w:id="11950" w:author="Lorenzo Fabbri" w:date="2024-09-19T20:40:00Z" w16du:dateUtc="2024-09-19T18:40:00Z">
                    <w:tcPr>
                      <w:tcW w:w="1306" w:type="dxa"/>
                      <w:gridSpan w:val="2"/>
                      <w:tcBorders>
                        <w:top w:val="single" w:sz="16" w:space="0" w:color="D3D3D3"/>
                        <w:left w:val="single" w:sz="6" w:space="0" w:color="D3D3D3"/>
                        <w:bottom w:val="single" w:sz="16" w:space="0" w:color="D3D3D3"/>
                        <w:right w:val="single" w:sz="6" w:space="0" w:color="D3D3D3"/>
                      </w:tcBorders>
                    </w:tcPr>
                  </w:tcPrChange>
                </w:tcPr>
                <w:p w14:paraId="3620CDD8" w14:textId="19C8D31F" w:rsidR="00066508" w:rsidRPr="005A6AA3" w:rsidDel="00AE71EA" w:rsidRDefault="00066508">
                  <w:pPr>
                    <w:keepNext/>
                    <w:widowControl w:val="0"/>
                    <w:spacing w:after="60"/>
                    <w:rPr>
                      <w:del w:id="11951" w:author="Lorenzo Fabbri" w:date="2024-09-24T14:48:00Z" w16du:dateUtc="2024-09-24T12:48:00Z"/>
                    </w:rPr>
                  </w:pPr>
                  <w:bookmarkStart w:id="11952" w:name="supptbl-marginal-2sa"/>
                </w:p>
              </w:tc>
              <w:tc>
                <w:tcPr>
                  <w:tcW w:w="0" w:type="dxa"/>
                  <w:tcPrChange w:id="11953" w:author="Lorenzo Fabbri" w:date="2024-09-19T20:40:00Z" w16du:dateUtc="2024-09-19T18:40:00Z">
                    <w:tcPr>
                      <w:tcW w:w="1306" w:type="dxa"/>
                      <w:gridSpan w:val="2"/>
                      <w:tcBorders>
                        <w:top w:val="single" w:sz="16" w:space="0" w:color="D3D3D3"/>
                        <w:left w:val="single" w:sz="6" w:space="0" w:color="D3D3D3"/>
                        <w:bottom w:val="single" w:sz="16" w:space="0" w:color="D3D3D3"/>
                      </w:tcBorders>
                    </w:tcPr>
                  </w:tcPrChange>
                </w:tcPr>
                <w:p w14:paraId="238599B5" w14:textId="34DACE97" w:rsidR="00066508" w:rsidRPr="005A6AA3" w:rsidDel="00AE71EA" w:rsidRDefault="00000000">
                  <w:pPr>
                    <w:keepNext/>
                    <w:widowControl w:val="0"/>
                    <w:spacing w:after="60"/>
                    <w:jc w:val="center"/>
                    <w:rPr>
                      <w:del w:id="11954" w:author="Lorenzo Fabbri" w:date="2024-09-24T14:48:00Z" w16du:dateUtc="2024-09-24T12:48:00Z"/>
                    </w:rPr>
                  </w:pPr>
                  <w:del w:id="11955" w:author="Lorenzo Fabbri" w:date="2024-09-24T14:48:00Z" w16du:dateUtc="2024-09-24T12:48:00Z">
                    <w:r w:rsidRPr="005A6AA3" w:rsidDel="00AE71EA">
                      <w:rPr>
                        <w:rFonts w:ascii="Calibri" w:hAnsi="Calibri"/>
                        <w:sz w:val="20"/>
                      </w:rPr>
                      <w:delText>corticosterone production males</w:delText>
                    </w:r>
                    <w:r w:rsidRPr="005A6AA3" w:rsidDel="00AE71EA">
                      <w:rPr>
                        <w:rFonts w:ascii="Calibri" w:hAnsi="Calibri"/>
                        <w:i/>
                        <w:sz w:val="20"/>
                        <w:vertAlign w:val="superscript"/>
                      </w:rPr>
                      <w:delText>a</w:delText>
                    </w:r>
                  </w:del>
                </w:p>
              </w:tc>
              <w:tc>
                <w:tcPr>
                  <w:tcW w:w="0" w:type="dxa"/>
                  <w:tcPrChange w:id="11956" w:author="Lorenzo Fabbri" w:date="2024-09-19T20:40:00Z" w16du:dateUtc="2024-09-19T18:40:00Z">
                    <w:tcPr>
                      <w:tcW w:w="1306" w:type="dxa"/>
                      <w:tcBorders>
                        <w:top w:val="single" w:sz="16" w:space="0" w:color="D3D3D3"/>
                        <w:bottom w:val="single" w:sz="16" w:space="0" w:color="D3D3D3"/>
                      </w:tcBorders>
                    </w:tcPr>
                  </w:tcPrChange>
                </w:tcPr>
                <w:p w14:paraId="57667E1C" w14:textId="35D6B20A" w:rsidR="00066508" w:rsidRPr="005A6AA3" w:rsidDel="00AE71EA" w:rsidRDefault="00000000">
                  <w:pPr>
                    <w:keepNext/>
                    <w:widowControl w:val="0"/>
                    <w:spacing w:after="60"/>
                    <w:jc w:val="center"/>
                    <w:rPr>
                      <w:del w:id="11957" w:author="Lorenzo Fabbri" w:date="2024-09-24T14:48:00Z" w16du:dateUtc="2024-09-24T12:48:00Z"/>
                    </w:rPr>
                  </w:pPr>
                  <w:del w:id="11958" w:author="Lorenzo Fabbri" w:date="2024-09-24T14:48:00Z" w16du:dateUtc="2024-09-24T12:48:00Z">
                    <w:r w:rsidRPr="005A6AA3" w:rsidDel="00AE71EA">
                      <w:rPr>
                        <w:rFonts w:ascii="Calibri" w:hAnsi="Calibri"/>
                        <w:sz w:val="20"/>
                      </w:rPr>
                      <w:delText>corticosterone production females</w:delText>
                    </w:r>
                    <w:r w:rsidRPr="005A6AA3" w:rsidDel="00AE71EA">
                      <w:rPr>
                        <w:rFonts w:ascii="Calibri" w:hAnsi="Calibri"/>
                        <w:i/>
                        <w:sz w:val="20"/>
                        <w:vertAlign w:val="superscript"/>
                      </w:rPr>
                      <w:delText>a</w:delText>
                    </w:r>
                  </w:del>
                </w:p>
              </w:tc>
              <w:tc>
                <w:tcPr>
                  <w:tcW w:w="0" w:type="dxa"/>
                  <w:tcPrChange w:id="11959" w:author="Lorenzo Fabbri" w:date="2024-09-19T20:40:00Z" w16du:dateUtc="2024-09-19T18:40:00Z">
                    <w:tcPr>
                      <w:tcW w:w="1307" w:type="dxa"/>
                      <w:gridSpan w:val="2"/>
                      <w:tcBorders>
                        <w:top w:val="single" w:sz="16" w:space="0" w:color="D3D3D3"/>
                        <w:bottom w:val="single" w:sz="16" w:space="0" w:color="D3D3D3"/>
                      </w:tcBorders>
                    </w:tcPr>
                  </w:tcPrChange>
                </w:tcPr>
                <w:p w14:paraId="1200CB58" w14:textId="6816C5C1" w:rsidR="00066508" w:rsidRPr="005A6AA3" w:rsidDel="00AE71EA" w:rsidRDefault="00000000">
                  <w:pPr>
                    <w:keepNext/>
                    <w:widowControl w:val="0"/>
                    <w:spacing w:after="60"/>
                    <w:jc w:val="center"/>
                    <w:rPr>
                      <w:del w:id="11960" w:author="Lorenzo Fabbri" w:date="2024-09-24T14:48:00Z" w16du:dateUtc="2024-09-24T12:48:00Z"/>
                    </w:rPr>
                  </w:pPr>
                  <w:del w:id="11961" w:author="Lorenzo Fabbri" w:date="2024-09-24T14:48:00Z" w16du:dateUtc="2024-09-24T12:48:00Z">
                    <w:r w:rsidRPr="005A6AA3" w:rsidDel="00AE71EA">
                      <w:rPr>
                        <w:rFonts w:ascii="Calibri" w:hAnsi="Calibri"/>
                        <w:sz w:val="20"/>
                      </w:rPr>
                      <w:delText>cortisol production males</w:delText>
                    </w:r>
                    <w:r w:rsidRPr="005A6AA3" w:rsidDel="00AE71EA">
                      <w:rPr>
                        <w:rFonts w:ascii="Calibri" w:hAnsi="Calibri"/>
                        <w:i/>
                        <w:sz w:val="20"/>
                        <w:vertAlign w:val="superscript"/>
                      </w:rPr>
                      <w:delText>a</w:delText>
                    </w:r>
                  </w:del>
                </w:p>
              </w:tc>
              <w:tc>
                <w:tcPr>
                  <w:tcW w:w="0" w:type="dxa"/>
                  <w:tcPrChange w:id="11962" w:author="Lorenzo Fabbri" w:date="2024-09-19T20:40:00Z" w16du:dateUtc="2024-09-19T18:40:00Z">
                    <w:tcPr>
                      <w:tcW w:w="1306" w:type="dxa"/>
                      <w:gridSpan w:val="2"/>
                      <w:tcBorders>
                        <w:top w:val="single" w:sz="16" w:space="0" w:color="D3D3D3"/>
                        <w:bottom w:val="single" w:sz="16" w:space="0" w:color="D3D3D3"/>
                      </w:tcBorders>
                    </w:tcPr>
                  </w:tcPrChange>
                </w:tcPr>
                <w:p w14:paraId="4385BA46" w14:textId="7F8DAAC8" w:rsidR="00066508" w:rsidRPr="005A6AA3" w:rsidDel="00AE71EA" w:rsidRDefault="00000000">
                  <w:pPr>
                    <w:keepNext/>
                    <w:widowControl w:val="0"/>
                    <w:spacing w:after="60"/>
                    <w:jc w:val="center"/>
                    <w:rPr>
                      <w:del w:id="11963" w:author="Lorenzo Fabbri" w:date="2024-09-24T14:48:00Z" w16du:dateUtc="2024-09-24T12:48:00Z"/>
                    </w:rPr>
                  </w:pPr>
                  <w:del w:id="11964" w:author="Lorenzo Fabbri" w:date="2024-09-24T14:48:00Z" w16du:dateUtc="2024-09-24T12:48:00Z">
                    <w:r w:rsidRPr="005A6AA3" w:rsidDel="00AE71EA">
                      <w:rPr>
                        <w:rFonts w:ascii="Calibri" w:hAnsi="Calibri"/>
                        <w:sz w:val="20"/>
                      </w:rPr>
                      <w:delText>cortisol production females</w:delText>
                    </w:r>
                    <w:r w:rsidRPr="005A6AA3" w:rsidDel="00AE71EA">
                      <w:rPr>
                        <w:rFonts w:ascii="Calibri" w:hAnsi="Calibri"/>
                        <w:i/>
                        <w:sz w:val="20"/>
                        <w:vertAlign w:val="superscript"/>
                      </w:rPr>
                      <w:delText>a</w:delText>
                    </w:r>
                  </w:del>
                </w:p>
              </w:tc>
              <w:tc>
                <w:tcPr>
                  <w:tcW w:w="0" w:type="dxa"/>
                  <w:tcPrChange w:id="11965" w:author="Lorenzo Fabbri" w:date="2024-09-19T20:40:00Z" w16du:dateUtc="2024-09-19T18:40:00Z">
                    <w:tcPr>
                      <w:tcW w:w="1306" w:type="dxa"/>
                      <w:gridSpan w:val="2"/>
                      <w:tcBorders>
                        <w:top w:val="single" w:sz="16" w:space="0" w:color="D3D3D3"/>
                        <w:bottom w:val="single" w:sz="16" w:space="0" w:color="D3D3D3"/>
                      </w:tcBorders>
                    </w:tcPr>
                  </w:tcPrChange>
                </w:tcPr>
                <w:p w14:paraId="7C47D7F5" w14:textId="0D7A3026" w:rsidR="00066508" w:rsidRPr="005A6AA3" w:rsidDel="00AE71EA" w:rsidRDefault="00000000">
                  <w:pPr>
                    <w:keepNext/>
                    <w:widowControl w:val="0"/>
                    <w:spacing w:after="60"/>
                    <w:jc w:val="center"/>
                    <w:rPr>
                      <w:del w:id="11966" w:author="Lorenzo Fabbri" w:date="2024-09-24T14:48:00Z" w16du:dateUtc="2024-09-24T12:48:00Z"/>
                    </w:rPr>
                  </w:pPr>
                  <w:del w:id="11967" w:author="Lorenzo Fabbri" w:date="2024-09-24T14:48:00Z" w16du:dateUtc="2024-09-24T12:48:00Z">
                    <w:r w:rsidRPr="005A6AA3" w:rsidDel="00AE71EA">
                      <w:rPr>
                        <w:rFonts w:ascii="Calibri" w:hAnsi="Calibri"/>
                        <w:sz w:val="20"/>
                      </w:rPr>
                      <w:delText>cortisone production males</w:delText>
                    </w:r>
                    <w:r w:rsidRPr="005A6AA3" w:rsidDel="00AE71EA">
                      <w:rPr>
                        <w:rFonts w:ascii="Calibri" w:hAnsi="Calibri"/>
                        <w:i/>
                        <w:sz w:val="20"/>
                        <w:vertAlign w:val="superscript"/>
                      </w:rPr>
                      <w:delText>a</w:delText>
                    </w:r>
                  </w:del>
                </w:p>
              </w:tc>
              <w:tc>
                <w:tcPr>
                  <w:tcW w:w="0" w:type="dxa"/>
                  <w:tcPrChange w:id="11968" w:author="Lorenzo Fabbri" w:date="2024-09-19T20:40:00Z" w16du:dateUtc="2024-09-19T18:40:00Z">
                    <w:tcPr>
                      <w:tcW w:w="1306" w:type="dxa"/>
                      <w:gridSpan w:val="3"/>
                      <w:tcBorders>
                        <w:top w:val="single" w:sz="16" w:space="0" w:color="D3D3D3"/>
                        <w:bottom w:val="single" w:sz="16" w:space="0" w:color="D3D3D3"/>
                        <w:right w:val="single" w:sz="6" w:space="0" w:color="D3D3D3"/>
                      </w:tcBorders>
                    </w:tcPr>
                  </w:tcPrChange>
                </w:tcPr>
                <w:p w14:paraId="6B34CB9C" w14:textId="0CD01A12" w:rsidR="00066508" w:rsidRPr="005A6AA3" w:rsidDel="00AE71EA" w:rsidRDefault="00000000">
                  <w:pPr>
                    <w:keepNext/>
                    <w:widowControl w:val="0"/>
                    <w:spacing w:after="60"/>
                    <w:jc w:val="center"/>
                    <w:rPr>
                      <w:del w:id="11969" w:author="Lorenzo Fabbri" w:date="2024-09-24T14:48:00Z" w16du:dateUtc="2024-09-24T12:48:00Z"/>
                    </w:rPr>
                  </w:pPr>
                  <w:del w:id="11970" w:author="Lorenzo Fabbri" w:date="2024-09-24T14:48:00Z" w16du:dateUtc="2024-09-24T12:48:00Z">
                    <w:r w:rsidRPr="005A6AA3" w:rsidDel="00AE71EA">
                      <w:rPr>
                        <w:rFonts w:ascii="Calibri" w:hAnsi="Calibri"/>
                        <w:sz w:val="20"/>
                      </w:rPr>
                      <w:delText>cortisone production females</w:delText>
                    </w:r>
                    <w:r w:rsidRPr="005A6AA3" w:rsidDel="00AE71EA">
                      <w:rPr>
                        <w:rFonts w:ascii="Calibri" w:hAnsi="Calibri"/>
                        <w:i/>
                        <w:sz w:val="20"/>
                        <w:vertAlign w:val="superscript"/>
                      </w:rPr>
                      <w:delText>a</w:delText>
                    </w:r>
                  </w:del>
                </w:p>
              </w:tc>
            </w:tr>
            <w:tr w:rsidR="00066508" w:rsidRPr="005A6AA3" w:rsidDel="00AE71EA" w14:paraId="3C2B768E" w14:textId="7E3AF901" w:rsidTr="006C3DDD">
              <w:trPr>
                <w:del w:id="11971" w:author="Lorenzo Fabbri" w:date="2024-09-24T14:48:00Z"/>
                <w:trPrChange w:id="11972" w:author="Lorenzo Fabbri" w:date="2024-09-19T20:40:00Z" w16du:dateUtc="2024-09-19T18:40:00Z">
                  <w:trPr>
                    <w:gridBefore w:val="1"/>
                    <w:cantSplit/>
                    <w:jc w:val="center"/>
                  </w:trPr>
                </w:trPrChange>
              </w:trPr>
              <w:tc>
                <w:tcPr>
                  <w:tcW w:w="0" w:type="dxa"/>
                  <w:gridSpan w:val="7"/>
                  <w:tcPrChange w:id="11973" w:author="Lorenzo Fabbri" w:date="2024-09-19T20:40:00Z" w16du:dateUtc="2024-09-19T18:40:00Z">
                    <w:tcPr>
                      <w:tcW w:w="9143" w:type="dxa"/>
                      <w:gridSpan w:val="14"/>
                      <w:tcBorders>
                        <w:top w:val="single" w:sz="16" w:space="0" w:color="D3D3D3"/>
                        <w:left w:val="single" w:sz="6" w:space="0" w:color="D3D3D3"/>
                        <w:bottom w:val="single" w:sz="16" w:space="0" w:color="D3D3D3"/>
                        <w:right w:val="single" w:sz="6" w:space="0" w:color="D3D3D3"/>
                      </w:tcBorders>
                      <w:tcMar>
                        <w:top w:w="25" w:type="dxa"/>
                      </w:tcMar>
                    </w:tcPr>
                  </w:tcPrChange>
                </w:tcPr>
                <w:p w14:paraId="77D8330D" w14:textId="30EFE543" w:rsidR="00066508" w:rsidRPr="005A6AA3" w:rsidDel="00AE71EA" w:rsidRDefault="00000000">
                  <w:pPr>
                    <w:keepNext/>
                    <w:widowControl w:val="0"/>
                    <w:spacing w:after="60"/>
                    <w:rPr>
                      <w:del w:id="11974" w:author="Lorenzo Fabbri" w:date="2024-09-24T14:48:00Z" w16du:dateUtc="2024-09-24T12:48:00Z"/>
                    </w:rPr>
                  </w:pPr>
                  <w:del w:id="11975" w:author="Lorenzo Fabbri" w:date="2024-09-24T14:48:00Z" w16du:dateUtc="2024-09-24T12:48:00Z">
                    <w:r w:rsidRPr="005A6AA3" w:rsidDel="00AE71EA">
                      <w:rPr>
                        <w:rFonts w:ascii="Calibri" w:hAnsi="Calibri"/>
                        <w:b/>
                        <w:sz w:val="20"/>
                      </w:rPr>
                      <w:delText>OP pesticide metabolites</w:delText>
                    </w:r>
                  </w:del>
                </w:p>
              </w:tc>
            </w:tr>
            <w:tr w:rsidR="00066508" w:rsidRPr="005A6AA3" w:rsidDel="00AE71EA" w14:paraId="08DC06B1" w14:textId="4AA898F1" w:rsidTr="006C3DDD">
              <w:trPr>
                <w:del w:id="11976" w:author="Lorenzo Fabbri" w:date="2024-09-24T14:48:00Z"/>
                <w:trPrChange w:id="11977" w:author="Lorenzo Fabbri" w:date="2024-09-19T20:40:00Z" w16du:dateUtc="2024-09-19T18:40:00Z">
                  <w:trPr>
                    <w:gridBefore w:val="1"/>
                    <w:cantSplit/>
                    <w:jc w:val="center"/>
                  </w:trPr>
                </w:trPrChange>
              </w:trPr>
              <w:tc>
                <w:tcPr>
                  <w:tcW w:w="0" w:type="dxa"/>
                  <w:tcPrChange w:id="1197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6FF096" w14:textId="4CC19D1A" w:rsidR="00066508" w:rsidRPr="005A6AA3" w:rsidDel="00AE71EA" w:rsidRDefault="00000000">
                  <w:pPr>
                    <w:keepNext/>
                    <w:widowControl w:val="0"/>
                    <w:spacing w:after="60"/>
                    <w:rPr>
                      <w:del w:id="11979" w:author="Lorenzo Fabbri" w:date="2024-09-24T14:48:00Z" w16du:dateUtc="2024-09-24T12:48:00Z"/>
                    </w:rPr>
                  </w:pPr>
                  <w:del w:id="11980" w:author="Lorenzo Fabbri" w:date="2024-09-24T14:48:00Z" w16du:dateUtc="2024-09-24T12:48:00Z">
                    <w:r w:rsidRPr="005A6AA3" w:rsidDel="00AE71EA">
                      <w:rPr>
                        <w:rFonts w:ascii="Calibri" w:hAnsi="Calibri"/>
                        <w:sz w:val="20"/>
                      </w:rPr>
                      <w:delText>dep</w:delText>
                    </w:r>
                  </w:del>
                </w:p>
              </w:tc>
              <w:tc>
                <w:tcPr>
                  <w:tcW w:w="0" w:type="dxa"/>
                  <w:tcPrChange w:id="1198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36DA3E0" w14:textId="4499C883" w:rsidR="00066508" w:rsidRPr="005A6AA3" w:rsidDel="00AE71EA" w:rsidRDefault="00000000">
                  <w:pPr>
                    <w:keepNext/>
                    <w:widowControl w:val="0"/>
                    <w:spacing w:after="60"/>
                    <w:jc w:val="center"/>
                    <w:rPr>
                      <w:del w:id="11982" w:author="Lorenzo Fabbri" w:date="2024-09-24T14:48:00Z" w16du:dateUtc="2024-09-24T12:48:00Z"/>
                    </w:rPr>
                  </w:pPr>
                  <w:del w:id="11983" w:author="Lorenzo Fabbri" w:date="2024-09-24T14:48:00Z" w16du:dateUtc="2024-09-24T12:48:00Z">
                    <w:r w:rsidRPr="005A6AA3" w:rsidDel="00AE71EA">
                      <w:rPr>
                        <w:rFonts w:ascii="Calibri" w:hAnsi="Calibri"/>
                        <w:sz w:val="20"/>
                      </w:rPr>
                      <w:delText>0.127 (0.003, 0.252)</w:delText>
                    </w:r>
                  </w:del>
                </w:p>
              </w:tc>
              <w:tc>
                <w:tcPr>
                  <w:tcW w:w="0" w:type="dxa"/>
                  <w:tcPrChange w:id="1198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034AC1C" w14:textId="264C2118" w:rsidR="00066508" w:rsidRPr="005A6AA3" w:rsidDel="00AE71EA" w:rsidRDefault="00000000">
                  <w:pPr>
                    <w:keepNext/>
                    <w:widowControl w:val="0"/>
                    <w:spacing w:after="60"/>
                    <w:jc w:val="center"/>
                    <w:rPr>
                      <w:del w:id="11985" w:author="Lorenzo Fabbri" w:date="2024-09-24T14:48:00Z" w16du:dateUtc="2024-09-24T12:48:00Z"/>
                    </w:rPr>
                  </w:pPr>
                  <w:del w:id="11986" w:author="Lorenzo Fabbri" w:date="2024-09-24T14:48:00Z" w16du:dateUtc="2024-09-24T12:48:00Z">
                    <w:r w:rsidRPr="005A6AA3" w:rsidDel="00AE71EA">
                      <w:rPr>
                        <w:rFonts w:ascii="Calibri" w:hAnsi="Calibri"/>
                        <w:sz w:val="20"/>
                      </w:rPr>
                      <w:delText>0.209 (0.035, 0.383)</w:delText>
                    </w:r>
                  </w:del>
                </w:p>
              </w:tc>
              <w:tc>
                <w:tcPr>
                  <w:tcW w:w="0" w:type="dxa"/>
                  <w:tcPrChange w:id="1198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FBB5894" w14:textId="4430A962" w:rsidR="00066508" w:rsidRPr="005A6AA3" w:rsidDel="00AE71EA" w:rsidRDefault="00000000">
                  <w:pPr>
                    <w:keepNext/>
                    <w:widowControl w:val="0"/>
                    <w:spacing w:after="60"/>
                    <w:jc w:val="center"/>
                    <w:rPr>
                      <w:del w:id="11988" w:author="Lorenzo Fabbri" w:date="2024-09-24T14:48:00Z" w16du:dateUtc="2024-09-24T12:48:00Z"/>
                    </w:rPr>
                  </w:pPr>
                  <w:del w:id="11989" w:author="Lorenzo Fabbri" w:date="2024-09-24T14:48:00Z" w16du:dateUtc="2024-09-24T12:48:00Z">
                    <w:r w:rsidRPr="005A6AA3" w:rsidDel="00AE71EA">
                      <w:rPr>
                        <w:rFonts w:ascii="Calibri" w:hAnsi="Calibri"/>
                        <w:sz w:val="20"/>
                      </w:rPr>
                      <w:delText>0.105 (-0.049, 0.26)</w:delText>
                    </w:r>
                  </w:del>
                </w:p>
              </w:tc>
              <w:tc>
                <w:tcPr>
                  <w:tcW w:w="0" w:type="dxa"/>
                  <w:tcPrChange w:id="1199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1421EA0" w14:textId="17D2FDB6" w:rsidR="00066508" w:rsidRPr="005A6AA3" w:rsidDel="00AE71EA" w:rsidRDefault="00000000">
                  <w:pPr>
                    <w:keepNext/>
                    <w:widowControl w:val="0"/>
                    <w:spacing w:after="60"/>
                    <w:jc w:val="center"/>
                    <w:rPr>
                      <w:del w:id="11991" w:author="Lorenzo Fabbri" w:date="2024-09-24T14:48:00Z" w16du:dateUtc="2024-09-24T12:48:00Z"/>
                    </w:rPr>
                  </w:pPr>
                  <w:del w:id="11992" w:author="Lorenzo Fabbri" w:date="2024-09-24T14:48:00Z" w16du:dateUtc="2024-09-24T12:48:00Z">
                    <w:r w:rsidRPr="005A6AA3" w:rsidDel="00AE71EA">
                      <w:rPr>
                        <w:rFonts w:ascii="Calibri" w:hAnsi="Calibri"/>
                        <w:sz w:val="20"/>
                      </w:rPr>
                      <w:delText>0.244 (0.092, 0.396)</w:delText>
                    </w:r>
                  </w:del>
                </w:p>
              </w:tc>
              <w:tc>
                <w:tcPr>
                  <w:tcW w:w="0" w:type="dxa"/>
                  <w:tcPrChange w:id="1199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9DC7C0" w14:textId="22DA40DC" w:rsidR="00066508" w:rsidRPr="005A6AA3" w:rsidDel="00AE71EA" w:rsidRDefault="00000000">
                  <w:pPr>
                    <w:keepNext/>
                    <w:widowControl w:val="0"/>
                    <w:spacing w:after="60"/>
                    <w:jc w:val="center"/>
                    <w:rPr>
                      <w:del w:id="11994" w:author="Lorenzo Fabbri" w:date="2024-09-24T14:48:00Z" w16du:dateUtc="2024-09-24T12:48:00Z"/>
                    </w:rPr>
                  </w:pPr>
                  <w:del w:id="11995" w:author="Lorenzo Fabbri" w:date="2024-09-24T14:48:00Z" w16du:dateUtc="2024-09-24T12:48:00Z">
                    <w:r w:rsidRPr="005A6AA3" w:rsidDel="00AE71EA">
                      <w:rPr>
                        <w:rFonts w:ascii="Calibri" w:hAnsi="Calibri"/>
                        <w:sz w:val="20"/>
                      </w:rPr>
                      <w:delText>0.11 (-0.024, 0.243)</w:delText>
                    </w:r>
                  </w:del>
                </w:p>
              </w:tc>
              <w:tc>
                <w:tcPr>
                  <w:tcW w:w="0" w:type="dxa"/>
                  <w:tcPrChange w:id="11996"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004F29B" w14:textId="041592AD" w:rsidR="00066508" w:rsidRPr="005A6AA3" w:rsidDel="00AE71EA" w:rsidRDefault="00000000">
                  <w:pPr>
                    <w:keepNext/>
                    <w:widowControl w:val="0"/>
                    <w:spacing w:after="60"/>
                    <w:jc w:val="center"/>
                    <w:rPr>
                      <w:del w:id="11997" w:author="Lorenzo Fabbri" w:date="2024-09-24T14:48:00Z" w16du:dateUtc="2024-09-24T12:48:00Z"/>
                    </w:rPr>
                  </w:pPr>
                  <w:del w:id="11998" w:author="Lorenzo Fabbri" w:date="2024-09-24T14:48:00Z" w16du:dateUtc="2024-09-24T12:48:00Z">
                    <w:r w:rsidRPr="005A6AA3" w:rsidDel="00AE71EA">
                      <w:rPr>
                        <w:rFonts w:ascii="Calibri" w:hAnsi="Calibri"/>
                        <w:sz w:val="20"/>
                      </w:rPr>
                      <w:delText>0.214 (0.08, 0.348)</w:delText>
                    </w:r>
                  </w:del>
                </w:p>
              </w:tc>
            </w:tr>
            <w:tr w:rsidR="00066508" w:rsidRPr="005A6AA3" w:rsidDel="00AE71EA" w14:paraId="3879AC33" w14:textId="75018D76" w:rsidTr="006C3DDD">
              <w:trPr>
                <w:del w:id="11999" w:author="Lorenzo Fabbri" w:date="2024-09-24T14:48:00Z"/>
                <w:trPrChange w:id="12000" w:author="Lorenzo Fabbri" w:date="2024-09-19T20:40:00Z" w16du:dateUtc="2024-09-19T18:40:00Z">
                  <w:trPr>
                    <w:gridBefore w:val="1"/>
                    <w:cantSplit/>
                    <w:jc w:val="center"/>
                  </w:trPr>
                </w:trPrChange>
              </w:trPr>
              <w:tc>
                <w:tcPr>
                  <w:tcW w:w="0" w:type="dxa"/>
                  <w:tcPrChange w:id="1200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BF97ACE" w14:textId="3D1E9869" w:rsidR="00066508" w:rsidRPr="005A6AA3" w:rsidDel="00AE71EA" w:rsidRDefault="00000000">
                  <w:pPr>
                    <w:keepNext/>
                    <w:widowControl w:val="0"/>
                    <w:spacing w:after="60"/>
                    <w:rPr>
                      <w:del w:id="12002" w:author="Lorenzo Fabbri" w:date="2024-09-24T14:48:00Z" w16du:dateUtc="2024-09-24T12:48:00Z"/>
                    </w:rPr>
                  </w:pPr>
                  <w:del w:id="12003" w:author="Lorenzo Fabbri" w:date="2024-09-24T14:48:00Z" w16du:dateUtc="2024-09-24T12:48:00Z">
                    <w:r w:rsidRPr="005A6AA3" w:rsidDel="00AE71EA">
                      <w:rPr>
                        <w:rFonts w:ascii="Calibri" w:hAnsi="Calibri"/>
                        <w:sz w:val="20"/>
                      </w:rPr>
                      <w:delText>detp</w:delText>
                    </w:r>
                  </w:del>
                </w:p>
              </w:tc>
              <w:tc>
                <w:tcPr>
                  <w:tcW w:w="0" w:type="dxa"/>
                  <w:tcPrChange w:id="1200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E92E1E" w14:textId="2AAB93DB" w:rsidR="00066508" w:rsidRPr="005A6AA3" w:rsidDel="00AE71EA" w:rsidRDefault="00000000">
                  <w:pPr>
                    <w:keepNext/>
                    <w:widowControl w:val="0"/>
                    <w:spacing w:after="60"/>
                    <w:jc w:val="center"/>
                    <w:rPr>
                      <w:del w:id="12005" w:author="Lorenzo Fabbri" w:date="2024-09-24T14:48:00Z" w16du:dateUtc="2024-09-24T12:48:00Z"/>
                    </w:rPr>
                  </w:pPr>
                  <w:del w:id="12006" w:author="Lorenzo Fabbri" w:date="2024-09-24T14:48:00Z" w16du:dateUtc="2024-09-24T12:48:00Z">
                    <w:r w:rsidRPr="005A6AA3" w:rsidDel="00AE71EA">
                      <w:rPr>
                        <w:rFonts w:ascii="Calibri" w:hAnsi="Calibri"/>
                        <w:sz w:val="20"/>
                      </w:rPr>
                      <w:delText>-0.026 (-0.087, 0.036)</w:delText>
                    </w:r>
                  </w:del>
                </w:p>
              </w:tc>
              <w:tc>
                <w:tcPr>
                  <w:tcW w:w="0" w:type="dxa"/>
                  <w:tcPrChange w:id="1200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89B035A" w14:textId="16FFF685" w:rsidR="00066508" w:rsidRPr="005A6AA3" w:rsidDel="00AE71EA" w:rsidRDefault="00000000">
                  <w:pPr>
                    <w:keepNext/>
                    <w:widowControl w:val="0"/>
                    <w:spacing w:after="60"/>
                    <w:jc w:val="center"/>
                    <w:rPr>
                      <w:del w:id="12008" w:author="Lorenzo Fabbri" w:date="2024-09-24T14:48:00Z" w16du:dateUtc="2024-09-24T12:48:00Z"/>
                    </w:rPr>
                  </w:pPr>
                  <w:del w:id="12009" w:author="Lorenzo Fabbri" w:date="2024-09-24T14:48:00Z" w16du:dateUtc="2024-09-24T12:48:00Z">
                    <w:r w:rsidRPr="005A6AA3" w:rsidDel="00AE71EA">
                      <w:rPr>
                        <w:rFonts w:ascii="Calibri" w:hAnsi="Calibri"/>
                        <w:sz w:val="20"/>
                      </w:rPr>
                      <w:delText>0.135 (-0.053, 0.323)</w:delText>
                    </w:r>
                  </w:del>
                </w:p>
              </w:tc>
              <w:tc>
                <w:tcPr>
                  <w:tcW w:w="0" w:type="dxa"/>
                  <w:tcPrChange w:id="1201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DDC4DFD" w14:textId="617EA987" w:rsidR="00066508" w:rsidRPr="005A6AA3" w:rsidDel="00AE71EA" w:rsidRDefault="00000000">
                  <w:pPr>
                    <w:keepNext/>
                    <w:widowControl w:val="0"/>
                    <w:spacing w:after="60"/>
                    <w:jc w:val="center"/>
                    <w:rPr>
                      <w:del w:id="12011" w:author="Lorenzo Fabbri" w:date="2024-09-24T14:48:00Z" w16du:dateUtc="2024-09-24T12:48:00Z"/>
                    </w:rPr>
                  </w:pPr>
                  <w:del w:id="12012" w:author="Lorenzo Fabbri" w:date="2024-09-24T14:48:00Z" w16du:dateUtc="2024-09-24T12:48:00Z">
                    <w:r w:rsidRPr="005A6AA3" w:rsidDel="00AE71EA">
                      <w:rPr>
                        <w:rFonts w:ascii="Calibri" w:hAnsi="Calibri"/>
                        <w:sz w:val="20"/>
                      </w:rPr>
                      <w:delText>-0.046 (-0.13, 0.038)</w:delText>
                    </w:r>
                  </w:del>
                </w:p>
              </w:tc>
              <w:tc>
                <w:tcPr>
                  <w:tcW w:w="0" w:type="dxa"/>
                  <w:tcPrChange w:id="1201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A8C8E3" w14:textId="05402654" w:rsidR="00066508" w:rsidRPr="005A6AA3" w:rsidDel="00AE71EA" w:rsidRDefault="00000000">
                  <w:pPr>
                    <w:keepNext/>
                    <w:widowControl w:val="0"/>
                    <w:spacing w:after="60"/>
                    <w:jc w:val="center"/>
                    <w:rPr>
                      <w:del w:id="12014" w:author="Lorenzo Fabbri" w:date="2024-09-24T14:48:00Z" w16du:dateUtc="2024-09-24T12:48:00Z"/>
                    </w:rPr>
                  </w:pPr>
                  <w:del w:id="12015" w:author="Lorenzo Fabbri" w:date="2024-09-24T14:48:00Z" w16du:dateUtc="2024-09-24T12:48:00Z">
                    <w:r w:rsidRPr="005A6AA3" w:rsidDel="00AE71EA">
                      <w:rPr>
                        <w:rFonts w:ascii="Calibri" w:hAnsi="Calibri"/>
                        <w:sz w:val="20"/>
                      </w:rPr>
                      <w:delText>0.025 (-0.157, 0.207)</w:delText>
                    </w:r>
                  </w:del>
                </w:p>
              </w:tc>
              <w:tc>
                <w:tcPr>
                  <w:tcW w:w="0" w:type="dxa"/>
                  <w:tcPrChange w:id="1201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12F8E79" w14:textId="0B3C6A96" w:rsidR="00066508" w:rsidRPr="005A6AA3" w:rsidDel="00AE71EA" w:rsidRDefault="00000000">
                  <w:pPr>
                    <w:keepNext/>
                    <w:widowControl w:val="0"/>
                    <w:spacing w:after="60"/>
                    <w:jc w:val="center"/>
                    <w:rPr>
                      <w:del w:id="12017" w:author="Lorenzo Fabbri" w:date="2024-09-24T14:48:00Z" w16du:dateUtc="2024-09-24T12:48:00Z"/>
                    </w:rPr>
                  </w:pPr>
                  <w:del w:id="12018" w:author="Lorenzo Fabbri" w:date="2024-09-24T14:48:00Z" w16du:dateUtc="2024-09-24T12:48:00Z">
                    <w:r w:rsidRPr="005A6AA3" w:rsidDel="00AE71EA">
                      <w:rPr>
                        <w:rFonts w:ascii="Calibri" w:hAnsi="Calibri"/>
                        <w:sz w:val="20"/>
                      </w:rPr>
                      <w:delText>-0.024 (-0.117, 0.07)</w:delText>
                    </w:r>
                  </w:del>
                </w:p>
              </w:tc>
              <w:tc>
                <w:tcPr>
                  <w:tcW w:w="0" w:type="dxa"/>
                  <w:tcPrChange w:id="12019"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087981EA" w14:textId="30D1A05B" w:rsidR="00066508" w:rsidRPr="005A6AA3" w:rsidDel="00AE71EA" w:rsidRDefault="00000000">
                  <w:pPr>
                    <w:keepNext/>
                    <w:widowControl w:val="0"/>
                    <w:spacing w:after="60"/>
                    <w:jc w:val="center"/>
                    <w:rPr>
                      <w:del w:id="12020" w:author="Lorenzo Fabbri" w:date="2024-09-24T14:48:00Z" w16du:dateUtc="2024-09-24T12:48:00Z"/>
                    </w:rPr>
                  </w:pPr>
                  <w:del w:id="12021" w:author="Lorenzo Fabbri" w:date="2024-09-24T14:48:00Z" w16du:dateUtc="2024-09-24T12:48:00Z">
                    <w:r w:rsidRPr="005A6AA3" w:rsidDel="00AE71EA">
                      <w:rPr>
                        <w:rFonts w:ascii="Calibri" w:hAnsi="Calibri"/>
                        <w:sz w:val="20"/>
                      </w:rPr>
                      <w:delText>0.073 (-0.104, 0.249)</w:delText>
                    </w:r>
                  </w:del>
                </w:p>
              </w:tc>
            </w:tr>
            <w:tr w:rsidR="00066508" w:rsidRPr="005A6AA3" w:rsidDel="00AE71EA" w14:paraId="5D6B27DE" w14:textId="20653347" w:rsidTr="006C3DDD">
              <w:trPr>
                <w:del w:id="12022" w:author="Lorenzo Fabbri" w:date="2024-09-24T14:48:00Z"/>
                <w:trPrChange w:id="12023" w:author="Lorenzo Fabbri" w:date="2024-09-19T20:40:00Z" w16du:dateUtc="2024-09-19T18:40:00Z">
                  <w:trPr>
                    <w:gridBefore w:val="1"/>
                    <w:cantSplit/>
                    <w:jc w:val="center"/>
                  </w:trPr>
                </w:trPrChange>
              </w:trPr>
              <w:tc>
                <w:tcPr>
                  <w:tcW w:w="0" w:type="dxa"/>
                  <w:tcPrChange w:id="1202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FF13A" w14:textId="35DF55FC" w:rsidR="00066508" w:rsidRPr="005A6AA3" w:rsidDel="00AE71EA" w:rsidRDefault="00000000">
                  <w:pPr>
                    <w:keepNext/>
                    <w:widowControl w:val="0"/>
                    <w:spacing w:after="60"/>
                    <w:rPr>
                      <w:del w:id="12025" w:author="Lorenzo Fabbri" w:date="2024-09-24T14:48:00Z" w16du:dateUtc="2024-09-24T12:48:00Z"/>
                    </w:rPr>
                  </w:pPr>
                  <w:del w:id="12026" w:author="Lorenzo Fabbri" w:date="2024-09-24T14:48:00Z" w16du:dateUtc="2024-09-24T12:48:00Z">
                    <w:r w:rsidRPr="005A6AA3" w:rsidDel="00AE71EA">
                      <w:rPr>
                        <w:rFonts w:ascii="Calibri" w:hAnsi="Calibri"/>
                        <w:sz w:val="20"/>
                      </w:rPr>
                      <w:delText>dmp</w:delText>
                    </w:r>
                  </w:del>
                </w:p>
              </w:tc>
              <w:tc>
                <w:tcPr>
                  <w:tcW w:w="0" w:type="dxa"/>
                  <w:tcPrChange w:id="1202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A660998" w14:textId="271D4736" w:rsidR="00066508" w:rsidRPr="005A6AA3" w:rsidDel="00AE71EA" w:rsidRDefault="00000000">
                  <w:pPr>
                    <w:keepNext/>
                    <w:widowControl w:val="0"/>
                    <w:spacing w:after="60"/>
                    <w:jc w:val="center"/>
                    <w:rPr>
                      <w:del w:id="12028" w:author="Lorenzo Fabbri" w:date="2024-09-24T14:48:00Z" w16du:dateUtc="2024-09-24T12:48:00Z"/>
                    </w:rPr>
                  </w:pPr>
                  <w:del w:id="12029" w:author="Lorenzo Fabbri" w:date="2024-09-24T14:48:00Z" w16du:dateUtc="2024-09-24T12:48:00Z">
                    <w:r w:rsidRPr="005A6AA3" w:rsidDel="00AE71EA">
                      <w:rPr>
                        <w:rFonts w:ascii="Calibri" w:hAnsi="Calibri"/>
                        <w:sz w:val="20"/>
                      </w:rPr>
                      <w:delText>0.07 (-0.051, 0.192)</w:delText>
                    </w:r>
                  </w:del>
                </w:p>
              </w:tc>
              <w:tc>
                <w:tcPr>
                  <w:tcW w:w="0" w:type="dxa"/>
                  <w:tcPrChange w:id="1203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78B1005" w14:textId="54DFE01D" w:rsidR="00066508" w:rsidRPr="005A6AA3" w:rsidDel="00AE71EA" w:rsidRDefault="00000000">
                  <w:pPr>
                    <w:keepNext/>
                    <w:widowControl w:val="0"/>
                    <w:spacing w:after="60"/>
                    <w:jc w:val="center"/>
                    <w:rPr>
                      <w:del w:id="12031" w:author="Lorenzo Fabbri" w:date="2024-09-24T14:48:00Z" w16du:dateUtc="2024-09-24T12:48:00Z"/>
                    </w:rPr>
                  </w:pPr>
                  <w:del w:id="12032" w:author="Lorenzo Fabbri" w:date="2024-09-24T14:48:00Z" w16du:dateUtc="2024-09-24T12:48:00Z">
                    <w:r w:rsidRPr="005A6AA3" w:rsidDel="00AE71EA">
                      <w:rPr>
                        <w:rFonts w:ascii="Calibri" w:hAnsi="Calibri"/>
                        <w:sz w:val="20"/>
                      </w:rPr>
                      <w:delText>0.063 (-0.105, 0.231)</w:delText>
                    </w:r>
                  </w:del>
                </w:p>
              </w:tc>
              <w:tc>
                <w:tcPr>
                  <w:tcW w:w="0" w:type="dxa"/>
                  <w:tcPrChange w:id="1203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CF256C5" w14:textId="0A93F70D" w:rsidR="00066508" w:rsidRPr="005A6AA3" w:rsidDel="00AE71EA" w:rsidRDefault="00000000">
                  <w:pPr>
                    <w:keepNext/>
                    <w:widowControl w:val="0"/>
                    <w:spacing w:after="60"/>
                    <w:jc w:val="center"/>
                    <w:rPr>
                      <w:del w:id="12034" w:author="Lorenzo Fabbri" w:date="2024-09-24T14:48:00Z" w16du:dateUtc="2024-09-24T12:48:00Z"/>
                    </w:rPr>
                  </w:pPr>
                  <w:del w:id="12035" w:author="Lorenzo Fabbri" w:date="2024-09-24T14:48:00Z" w16du:dateUtc="2024-09-24T12:48:00Z">
                    <w:r w:rsidRPr="005A6AA3" w:rsidDel="00AE71EA">
                      <w:rPr>
                        <w:rFonts w:ascii="Calibri" w:hAnsi="Calibri"/>
                        <w:sz w:val="20"/>
                      </w:rPr>
                      <w:delText>0.029 (-0.083, 0.14)</w:delText>
                    </w:r>
                  </w:del>
                </w:p>
              </w:tc>
              <w:tc>
                <w:tcPr>
                  <w:tcW w:w="0" w:type="dxa"/>
                  <w:tcPrChange w:id="1203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7C44C" w14:textId="6F2E433C" w:rsidR="00066508" w:rsidRPr="005A6AA3" w:rsidDel="00AE71EA" w:rsidRDefault="00000000">
                  <w:pPr>
                    <w:keepNext/>
                    <w:widowControl w:val="0"/>
                    <w:spacing w:after="60"/>
                    <w:jc w:val="center"/>
                    <w:rPr>
                      <w:del w:id="12037" w:author="Lorenzo Fabbri" w:date="2024-09-24T14:48:00Z" w16du:dateUtc="2024-09-24T12:48:00Z"/>
                    </w:rPr>
                  </w:pPr>
                  <w:del w:id="12038" w:author="Lorenzo Fabbri" w:date="2024-09-24T14:48:00Z" w16du:dateUtc="2024-09-24T12:48:00Z">
                    <w:r w:rsidRPr="005A6AA3" w:rsidDel="00AE71EA">
                      <w:rPr>
                        <w:rFonts w:ascii="Calibri" w:hAnsi="Calibri"/>
                        <w:sz w:val="20"/>
                      </w:rPr>
                      <w:delText>0.059 (-0.021, 0.14)</w:delText>
                    </w:r>
                  </w:del>
                </w:p>
              </w:tc>
              <w:tc>
                <w:tcPr>
                  <w:tcW w:w="0" w:type="dxa"/>
                  <w:tcPrChange w:id="1203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324D55" w14:textId="218E2088" w:rsidR="00066508" w:rsidRPr="005A6AA3" w:rsidDel="00AE71EA" w:rsidRDefault="00000000">
                  <w:pPr>
                    <w:keepNext/>
                    <w:widowControl w:val="0"/>
                    <w:spacing w:after="60"/>
                    <w:jc w:val="center"/>
                    <w:rPr>
                      <w:del w:id="12040" w:author="Lorenzo Fabbri" w:date="2024-09-24T14:48:00Z" w16du:dateUtc="2024-09-24T12:48:00Z"/>
                    </w:rPr>
                  </w:pPr>
                  <w:del w:id="12041" w:author="Lorenzo Fabbri" w:date="2024-09-24T14:48:00Z" w16du:dateUtc="2024-09-24T12:48:00Z">
                    <w:r w:rsidRPr="005A6AA3" w:rsidDel="00AE71EA">
                      <w:rPr>
                        <w:rFonts w:ascii="Calibri" w:hAnsi="Calibri"/>
                        <w:sz w:val="20"/>
                      </w:rPr>
                      <w:delText>0.065 (-0.035, 0.165)</w:delText>
                    </w:r>
                  </w:del>
                </w:p>
              </w:tc>
              <w:tc>
                <w:tcPr>
                  <w:tcW w:w="0" w:type="dxa"/>
                  <w:tcPrChange w:id="12042"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0FCD98CA" w14:textId="068466B7" w:rsidR="00066508" w:rsidRPr="005A6AA3" w:rsidDel="00AE71EA" w:rsidRDefault="00000000">
                  <w:pPr>
                    <w:keepNext/>
                    <w:widowControl w:val="0"/>
                    <w:spacing w:after="60"/>
                    <w:jc w:val="center"/>
                    <w:rPr>
                      <w:del w:id="12043" w:author="Lorenzo Fabbri" w:date="2024-09-24T14:48:00Z" w16du:dateUtc="2024-09-24T12:48:00Z"/>
                    </w:rPr>
                  </w:pPr>
                  <w:del w:id="12044" w:author="Lorenzo Fabbri" w:date="2024-09-24T14:48:00Z" w16du:dateUtc="2024-09-24T12:48:00Z">
                    <w:r w:rsidRPr="005A6AA3" w:rsidDel="00AE71EA">
                      <w:rPr>
                        <w:rFonts w:ascii="Calibri" w:hAnsi="Calibri"/>
                        <w:sz w:val="20"/>
                      </w:rPr>
                      <w:delText>0.134 (0.025, 0.243)</w:delText>
                    </w:r>
                  </w:del>
                </w:p>
              </w:tc>
            </w:tr>
            <w:tr w:rsidR="00066508" w:rsidRPr="005A6AA3" w:rsidDel="00AE71EA" w14:paraId="1D04A9F4" w14:textId="70D19AD9" w:rsidTr="006C3DDD">
              <w:trPr>
                <w:del w:id="12045" w:author="Lorenzo Fabbri" w:date="2024-09-24T14:48:00Z"/>
                <w:trPrChange w:id="12046" w:author="Lorenzo Fabbri" w:date="2024-09-19T20:40:00Z" w16du:dateUtc="2024-09-19T18:40:00Z">
                  <w:trPr>
                    <w:gridBefore w:val="1"/>
                    <w:cantSplit/>
                    <w:jc w:val="center"/>
                  </w:trPr>
                </w:trPrChange>
              </w:trPr>
              <w:tc>
                <w:tcPr>
                  <w:tcW w:w="0" w:type="dxa"/>
                  <w:tcPrChange w:id="1204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E5491C" w14:textId="2085E17A" w:rsidR="00066508" w:rsidRPr="005A6AA3" w:rsidDel="00AE71EA" w:rsidRDefault="00000000">
                  <w:pPr>
                    <w:keepNext/>
                    <w:widowControl w:val="0"/>
                    <w:spacing w:after="60"/>
                    <w:rPr>
                      <w:del w:id="12048" w:author="Lorenzo Fabbri" w:date="2024-09-24T14:48:00Z" w16du:dateUtc="2024-09-24T12:48:00Z"/>
                    </w:rPr>
                  </w:pPr>
                  <w:del w:id="12049" w:author="Lorenzo Fabbri" w:date="2024-09-24T14:48:00Z" w16du:dateUtc="2024-09-24T12:48:00Z">
                    <w:r w:rsidRPr="005A6AA3" w:rsidDel="00AE71EA">
                      <w:rPr>
                        <w:rFonts w:ascii="Calibri" w:hAnsi="Calibri"/>
                        <w:sz w:val="20"/>
                      </w:rPr>
                      <w:delText>dmtp</w:delText>
                    </w:r>
                  </w:del>
                </w:p>
              </w:tc>
              <w:tc>
                <w:tcPr>
                  <w:tcW w:w="0" w:type="dxa"/>
                  <w:tcPrChange w:id="1205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132B2BA" w14:textId="502821EA" w:rsidR="00066508" w:rsidRPr="005A6AA3" w:rsidDel="00AE71EA" w:rsidRDefault="00000000">
                  <w:pPr>
                    <w:keepNext/>
                    <w:widowControl w:val="0"/>
                    <w:spacing w:after="60"/>
                    <w:jc w:val="center"/>
                    <w:rPr>
                      <w:del w:id="12051" w:author="Lorenzo Fabbri" w:date="2024-09-24T14:48:00Z" w16du:dateUtc="2024-09-24T12:48:00Z"/>
                    </w:rPr>
                  </w:pPr>
                  <w:del w:id="12052" w:author="Lorenzo Fabbri" w:date="2024-09-24T14:48:00Z" w16du:dateUtc="2024-09-24T12:48:00Z">
                    <w:r w:rsidRPr="005A6AA3" w:rsidDel="00AE71EA">
                      <w:rPr>
                        <w:rFonts w:ascii="Calibri" w:hAnsi="Calibri"/>
                        <w:sz w:val="20"/>
                      </w:rPr>
                      <w:delText>0.067 (-0.03, 0.163)</w:delText>
                    </w:r>
                  </w:del>
                </w:p>
              </w:tc>
              <w:tc>
                <w:tcPr>
                  <w:tcW w:w="0" w:type="dxa"/>
                  <w:tcPrChange w:id="12053"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70FF77A3" w14:textId="4A15E023" w:rsidR="00066508" w:rsidRPr="005A6AA3" w:rsidDel="00AE71EA" w:rsidRDefault="00000000">
                  <w:pPr>
                    <w:keepNext/>
                    <w:widowControl w:val="0"/>
                    <w:spacing w:after="60"/>
                    <w:jc w:val="center"/>
                    <w:rPr>
                      <w:del w:id="12054" w:author="Lorenzo Fabbri" w:date="2024-09-24T14:48:00Z" w16du:dateUtc="2024-09-24T12:48:00Z"/>
                    </w:rPr>
                  </w:pPr>
                  <w:del w:id="12055" w:author="Lorenzo Fabbri" w:date="2024-09-24T14:48:00Z" w16du:dateUtc="2024-09-24T12:48:00Z">
                    <w:r w:rsidRPr="005A6AA3" w:rsidDel="00AE71EA">
                      <w:rPr>
                        <w:rFonts w:ascii="Calibri" w:hAnsi="Calibri"/>
                        <w:sz w:val="20"/>
                      </w:rPr>
                      <w:delText>0.08 (-0.053, 0.214)</w:delText>
                    </w:r>
                  </w:del>
                </w:p>
              </w:tc>
              <w:tc>
                <w:tcPr>
                  <w:tcW w:w="0" w:type="dxa"/>
                  <w:tcPrChange w:id="1205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DA1E7" w14:textId="13641F28" w:rsidR="00066508" w:rsidRPr="005A6AA3" w:rsidDel="00AE71EA" w:rsidRDefault="00000000">
                  <w:pPr>
                    <w:keepNext/>
                    <w:widowControl w:val="0"/>
                    <w:spacing w:after="60"/>
                    <w:jc w:val="center"/>
                    <w:rPr>
                      <w:del w:id="12057" w:author="Lorenzo Fabbri" w:date="2024-09-24T14:48:00Z" w16du:dateUtc="2024-09-24T12:48:00Z"/>
                    </w:rPr>
                  </w:pPr>
                  <w:del w:id="12058" w:author="Lorenzo Fabbri" w:date="2024-09-24T14:48:00Z" w16du:dateUtc="2024-09-24T12:48:00Z">
                    <w:r w:rsidRPr="005A6AA3" w:rsidDel="00AE71EA">
                      <w:rPr>
                        <w:rFonts w:ascii="Calibri" w:hAnsi="Calibri"/>
                        <w:sz w:val="20"/>
                      </w:rPr>
                      <w:delText>-0.026 (-0.084, 0.032)</w:delText>
                    </w:r>
                  </w:del>
                </w:p>
              </w:tc>
              <w:tc>
                <w:tcPr>
                  <w:tcW w:w="0" w:type="dxa"/>
                  <w:tcPrChange w:id="1205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158CDCC" w14:textId="7C7862C2" w:rsidR="00066508" w:rsidRPr="005A6AA3" w:rsidDel="00AE71EA" w:rsidRDefault="00000000">
                  <w:pPr>
                    <w:keepNext/>
                    <w:widowControl w:val="0"/>
                    <w:spacing w:after="60"/>
                    <w:jc w:val="center"/>
                    <w:rPr>
                      <w:del w:id="12060" w:author="Lorenzo Fabbri" w:date="2024-09-24T14:48:00Z" w16du:dateUtc="2024-09-24T12:48:00Z"/>
                    </w:rPr>
                  </w:pPr>
                  <w:del w:id="12061" w:author="Lorenzo Fabbri" w:date="2024-09-24T14:48:00Z" w16du:dateUtc="2024-09-24T12:48:00Z">
                    <w:r w:rsidRPr="005A6AA3" w:rsidDel="00AE71EA">
                      <w:rPr>
                        <w:rFonts w:ascii="Calibri" w:hAnsi="Calibri"/>
                        <w:sz w:val="20"/>
                      </w:rPr>
                      <w:delText>0.184 (0.073, 0.296)</w:delText>
                    </w:r>
                  </w:del>
                </w:p>
              </w:tc>
              <w:tc>
                <w:tcPr>
                  <w:tcW w:w="0" w:type="dxa"/>
                  <w:tcPrChange w:id="1206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6DBCB65" w14:textId="6FB8865E" w:rsidR="00066508" w:rsidRPr="005A6AA3" w:rsidDel="00AE71EA" w:rsidRDefault="00000000">
                  <w:pPr>
                    <w:keepNext/>
                    <w:widowControl w:val="0"/>
                    <w:spacing w:after="60"/>
                    <w:jc w:val="center"/>
                    <w:rPr>
                      <w:del w:id="12063" w:author="Lorenzo Fabbri" w:date="2024-09-24T14:48:00Z" w16du:dateUtc="2024-09-24T12:48:00Z"/>
                    </w:rPr>
                  </w:pPr>
                  <w:del w:id="12064" w:author="Lorenzo Fabbri" w:date="2024-09-24T14:48:00Z" w16du:dateUtc="2024-09-24T12:48:00Z">
                    <w:r w:rsidRPr="005A6AA3" w:rsidDel="00AE71EA">
                      <w:rPr>
                        <w:rFonts w:ascii="Calibri" w:hAnsi="Calibri"/>
                        <w:sz w:val="20"/>
                      </w:rPr>
                      <w:delText>0.063 (-0.024, 0.149)</w:delText>
                    </w:r>
                  </w:del>
                </w:p>
              </w:tc>
              <w:tc>
                <w:tcPr>
                  <w:tcW w:w="0" w:type="dxa"/>
                  <w:tcPrChange w:id="12065"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1916DC0D" w14:textId="05823FAE" w:rsidR="00066508" w:rsidRPr="005A6AA3" w:rsidDel="00AE71EA" w:rsidRDefault="00000000">
                  <w:pPr>
                    <w:keepNext/>
                    <w:widowControl w:val="0"/>
                    <w:spacing w:after="60"/>
                    <w:jc w:val="center"/>
                    <w:rPr>
                      <w:del w:id="12066" w:author="Lorenzo Fabbri" w:date="2024-09-24T14:48:00Z" w16du:dateUtc="2024-09-24T12:48:00Z"/>
                    </w:rPr>
                  </w:pPr>
                  <w:del w:id="12067" w:author="Lorenzo Fabbri" w:date="2024-09-24T14:48:00Z" w16du:dateUtc="2024-09-24T12:48:00Z">
                    <w:r w:rsidRPr="005A6AA3" w:rsidDel="00AE71EA">
                      <w:rPr>
                        <w:rFonts w:ascii="Calibri" w:hAnsi="Calibri"/>
                        <w:sz w:val="20"/>
                      </w:rPr>
                      <w:delText>0.228 (0.087, 0.37)</w:delText>
                    </w:r>
                  </w:del>
                </w:p>
              </w:tc>
            </w:tr>
            <w:tr w:rsidR="00066508" w:rsidRPr="005A6AA3" w:rsidDel="00AE71EA" w14:paraId="1E991D42" w14:textId="65E103E3" w:rsidTr="006C3DDD">
              <w:trPr>
                <w:del w:id="12068" w:author="Lorenzo Fabbri" w:date="2024-09-24T14:48:00Z"/>
                <w:trPrChange w:id="12069" w:author="Lorenzo Fabbri" w:date="2024-09-19T20:40:00Z" w16du:dateUtc="2024-09-19T18:40:00Z">
                  <w:trPr>
                    <w:gridBefore w:val="1"/>
                    <w:cantSplit/>
                    <w:jc w:val="center"/>
                  </w:trPr>
                </w:trPrChange>
              </w:trPr>
              <w:tc>
                <w:tcPr>
                  <w:tcW w:w="0" w:type="dxa"/>
                  <w:gridSpan w:val="7"/>
                  <w:tcPrChange w:id="12070" w:author="Lorenzo Fabbri" w:date="2024-09-19T20:40:00Z" w16du:dateUtc="2024-09-19T18:40:00Z">
                    <w:tcPr>
                      <w:tcW w:w="9143" w:type="dxa"/>
                      <w:gridSpan w:val="14"/>
                      <w:tcBorders>
                        <w:top w:val="single" w:sz="16" w:space="0" w:color="D3D3D3"/>
                        <w:left w:val="single" w:sz="6" w:space="0" w:color="D3D3D3"/>
                        <w:bottom w:val="single" w:sz="16" w:space="0" w:color="D3D3D3"/>
                        <w:right w:val="single" w:sz="6" w:space="0" w:color="D3D3D3"/>
                      </w:tcBorders>
                      <w:tcMar>
                        <w:top w:w="25" w:type="dxa"/>
                      </w:tcMar>
                    </w:tcPr>
                  </w:tcPrChange>
                </w:tcPr>
                <w:p w14:paraId="56F8B734" w14:textId="7493D1B5" w:rsidR="00066508" w:rsidRPr="005A6AA3" w:rsidDel="00AE71EA" w:rsidRDefault="00000000">
                  <w:pPr>
                    <w:keepNext/>
                    <w:widowControl w:val="0"/>
                    <w:spacing w:after="60"/>
                    <w:rPr>
                      <w:del w:id="12071" w:author="Lorenzo Fabbri" w:date="2024-09-24T14:48:00Z" w16du:dateUtc="2024-09-24T12:48:00Z"/>
                    </w:rPr>
                  </w:pPr>
                  <w:del w:id="12072" w:author="Lorenzo Fabbri" w:date="2024-09-24T14:48:00Z" w16du:dateUtc="2024-09-24T12:48:00Z">
                    <w:r w:rsidRPr="005A6AA3" w:rsidDel="00AE71EA">
                      <w:rPr>
                        <w:rFonts w:ascii="Calibri" w:hAnsi="Calibri"/>
                        <w:b/>
                        <w:sz w:val="20"/>
                      </w:rPr>
                      <w:delText>Phenols</w:delText>
                    </w:r>
                  </w:del>
                </w:p>
              </w:tc>
            </w:tr>
            <w:tr w:rsidR="00066508" w:rsidRPr="005A6AA3" w:rsidDel="00AE71EA" w14:paraId="6826E1B3" w14:textId="1CB67475" w:rsidTr="006C3DDD">
              <w:trPr>
                <w:del w:id="12073" w:author="Lorenzo Fabbri" w:date="2024-09-24T14:48:00Z"/>
                <w:trPrChange w:id="12074" w:author="Lorenzo Fabbri" w:date="2024-09-19T20:40:00Z" w16du:dateUtc="2024-09-19T18:40:00Z">
                  <w:trPr>
                    <w:gridBefore w:val="1"/>
                    <w:cantSplit/>
                    <w:jc w:val="center"/>
                  </w:trPr>
                </w:trPrChange>
              </w:trPr>
              <w:tc>
                <w:tcPr>
                  <w:tcW w:w="0" w:type="dxa"/>
                  <w:tcPrChange w:id="1207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3043EDF" w14:textId="4E9B8D77" w:rsidR="00066508" w:rsidRPr="005A6AA3" w:rsidDel="00AE71EA" w:rsidRDefault="00000000">
                  <w:pPr>
                    <w:keepNext/>
                    <w:widowControl w:val="0"/>
                    <w:spacing w:after="60"/>
                    <w:rPr>
                      <w:del w:id="12076" w:author="Lorenzo Fabbri" w:date="2024-09-24T14:48:00Z" w16du:dateUtc="2024-09-24T12:48:00Z"/>
                    </w:rPr>
                  </w:pPr>
                  <w:del w:id="12077" w:author="Lorenzo Fabbri" w:date="2024-09-24T14:48:00Z" w16du:dateUtc="2024-09-24T12:48:00Z">
                    <w:r w:rsidRPr="005A6AA3" w:rsidDel="00AE71EA">
                      <w:rPr>
                        <w:rFonts w:ascii="Calibri" w:hAnsi="Calibri"/>
                        <w:sz w:val="20"/>
                      </w:rPr>
                      <w:delText>bpa</w:delText>
                    </w:r>
                  </w:del>
                </w:p>
              </w:tc>
              <w:tc>
                <w:tcPr>
                  <w:tcW w:w="0" w:type="dxa"/>
                  <w:tcPrChange w:id="1207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4ECDF4F" w14:textId="4860AA12" w:rsidR="00066508" w:rsidRPr="005A6AA3" w:rsidDel="00AE71EA" w:rsidRDefault="00000000">
                  <w:pPr>
                    <w:keepNext/>
                    <w:widowControl w:val="0"/>
                    <w:spacing w:after="60"/>
                    <w:jc w:val="center"/>
                    <w:rPr>
                      <w:del w:id="12079" w:author="Lorenzo Fabbri" w:date="2024-09-24T14:48:00Z" w16du:dateUtc="2024-09-24T12:48:00Z"/>
                    </w:rPr>
                  </w:pPr>
                  <w:del w:id="12080" w:author="Lorenzo Fabbri" w:date="2024-09-24T14:48:00Z" w16du:dateUtc="2024-09-24T12:48:00Z">
                    <w:r w:rsidRPr="005A6AA3" w:rsidDel="00AE71EA">
                      <w:rPr>
                        <w:rFonts w:ascii="Calibri" w:hAnsi="Calibri"/>
                        <w:sz w:val="20"/>
                      </w:rPr>
                      <w:delText>0.218 (0.027, 0.409)</w:delText>
                    </w:r>
                  </w:del>
                </w:p>
              </w:tc>
              <w:tc>
                <w:tcPr>
                  <w:tcW w:w="0" w:type="dxa"/>
                  <w:tcPrChange w:id="12081"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E3F9B91" w14:textId="43CE897B" w:rsidR="00066508" w:rsidRPr="005A6AA3" w:rsidDel="00AE71EA" w:rsidRDefault="00000000">
                  <w:pPr>
                    <w:keepNext/>
                    <w:widowControl w:val="0"/>
                    <w:spacing w:after="60"/>
                    <w:jc w:val="center"/>
                    <w:rPr>
                      <w:del w:id="12082" w:author="Lorenzo Fabbri" w:date="2024-09-24T14:48:00Z" w16du:dateUtc="2024-09-24T12:48:00Z"/>
                    </w:rPr>
                  </w:pPr>
                  <w:del w:id="12083" w:author="Lorenzo Fabbri" w:date="2024-09-24T14:48:00Z" w16du:dateUtc="2024-09-24T12:48:00Z">
                    <w:r w:rsidRPr="005A6AA3" w:rsidDel="00AE71EA">
                      <w:rPr>
                        <w:rFonts w:ascii="Calibri" w:hAnsi="Calibri"/>
                        <w:sz w:val="20"/>
                      </w:rPr>
                      <w:delText>0.372 (0.177, 0.566)</w:delText>
                    </w:r>
                  </w:del>
                </w:p>
              </w:tc>
              <w:tc>
                <w:tcPr>
                  <w:tcW w:w="0" w:type="dxa"/>
                  <w:tcPrChange w:id="1208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93FB031" w14:textId="0BC704F9" w:rsidR="00066508" w:rsidRPr="005A6AA3" w:rsidDel="00AE71EA" w:rsidRDefault="00000000">
                  <w:pPr>
                    <w:keepNext/>
                    <w:widowControl w:val="0"/>
                    <w:spacing w:after="60"/>
                    <w:jc w:val="center"/>
                    <w:rPr>
                      <w:del w:id="12085" w:author="Lorenzo Fabbri" w:date="2024-09-24T14:48:00Z" w16du:dateUtc="2024-09-24T12:48:00Z"/>
                    </w:rPr>
                  </w:pPr>
                  <w:del w:id="12086" w:author="Lorenzo Fabbri" w:date="2024-09-24T14:48:00Z" w16du:dateUtc="2024-09-24T12:48:00Z">
                    <w:r w:rsidRPr="005A6AA3" w:rsidDel="00AE71EA">
                      <w:rPr>
                        <w:rFonts w:ascii="Calibri" w:hAnsi="Calibri"/>
                        <w:sz w:val="20"/>
                      </w:rPr>
                      <w:delText>0.22 (0.024, 0.416)</w:delText>
                    </w:r>
                  </w:del>
                </w:p>
              </w:tc>
              <w:tc>
                <w:tcPr>
                  <w:tcW w:w="0" w:type="dxa"/>
                  <w:tcPrChange w:id="1208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B570936" w14:textId="12711896" w:rsidR="00066508" w:rsidRPr="005A6AA3" w:rsidDel="00AE71EA" w:rsidRDefault="00000000">
                  <w:pPr>
                    <w:keepNext/>
                    <w:widowControl w:val="0"/>
                    <w:spacing w:after="60"/>
                    <w:jc w:val="center"/>
                    <w:rPr>
                      <w:del w:id="12088" w:author="Lorenzo Fabbri" w:date="2024-09-24T14:48:00Z" w16du:dateUtc="2024-09-24T12:48:00Z"/>
                    </w:rPr>
                  </w:pPr>
                  <w:del w:id="12089" w:author="Lorenzo Fabbri" w:date="2024-09-24T14:48:00Z" w16du:dateUtc="2024-09-24T12:48:00Z">
                    <w:r w:rsidRPr="005A6AA3" w:rsidDel="00AE71EA">
                      <w:rPr>
                        <w:rFonts w:ascii="Calibri" w:hAnsi="Calibri"/>
                        <w:sz w:val="20"/>
                      </w:rPr>
                      <w:delText>0.345 (0.176, 0.515)</w:delText>
                    </w:r>
                  </w:del>
                </w:p>
              </w:tc>
              <w:tc>
                <w:tcPr>
                  <w:tcW w:w="0" w:type="dxa"/>
                  <w:tcPrChange w:id="1209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5094C69" w14:textId="10A132FA" w:rsidR="00066508" w:rsidRPr="005A6AA3" w:rsidDel="00AE71EA" w:rsidRDefault="00000000">
                  <w:pPr>
                    <w:keepNext/>
                    <w:widowControl w:val="0"/>
                    <w:spacing w:after="60"/>
                    <w:jc w:val="center"/>
                    <w:rPr>
                      <w:del w:id="12091" w:author="Lorenzo Fabbri" w:date="2024-09-24T14:48:00Z" w16du:dateUtc="2024-09-24T12:48:00Z"/>
                    </w:rPr>
                  </w:pPr>
                  <w:del w:id="12092" w:author="Lorenzo Fabbri" w:date="2024-09-24T14:48:00Z" w16du:dateUtc="2024-09-24T12:48:00Z">
                    <w:r w:rsidRPr="005A6AA3" w:rsidDel="00AE71EA">
                      <w:rPr>
                        <w:rFonts w:ascii="Calibri" w:hAnsi="Calibri"/>
                        <w:sz w:val="20"/>
                      </w:rPr>
                      <w:delText>0.229 (0.082, 0.376)</w:delText>
                    </w:r>
                  </w:del>
                </w:p>
              </w:tc>
              <w:tc>
                <w:tcPr>
                  <w:tcW w:w="0" w:type="dxa"/>
                  <w:tcPrChange w:id="12093"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40C53249" w14:textId="4DDC6FB6" w:rsidR="00066508" w:rsidRPr="005A6AA3" w:rsidDel="00AE71EA" w:rsidRDefault="00000000">
                  <w:pPr>
                    <w:keepNext/>
                    <w:widowControl w:val="0"/>
                    <w:spacing w:after="60"/>
                    <w:jc w:val="center"/>
                    <w:rPr>
                      <w:del w:id="12094" w:author="Lorenzo Fabbri" w:date="2024-09-24T14:48:00Z" w16du:dateUtc="2024-09-24T12:48:00Z"/>
                    </w:rPr>
                  </w:pPr>
                  <w:del w:id="12095" w:author="Lorenzo Fabbri" w:date="2024-09-24T14:48:00Z" w16du:dateUtc="2024-09-24T12:48:00Z">
                    <w:r w:rsidRPr="005A6AA3" w:rsidDel="00AE71EA">
                      <w:rPr>
                        <w:rFonts w:ascii="Calibri" w:hAnsi="Calibri"/>
                        <w:sz w:val="20"/>
                      </w:rPr>
                      <w:delText>0.314 (0.159, 0.469)</w:delText>
                    </w:r>
                  </w:del>
                </w:p>
              </w:tc>
            </w:tr>
            <w:tr w:rsidR="00066508" w:rsidRPr="005A6AA3" w:rsidDel="00AE71EA" w14:paraId="32588EA0" w14:textId="17B0E139" w:rsidTr="006C3DDD">
              <w:trPr>
                <w:del w:id="12096" w:author="Lorenzo Fabbri" w:date="2024-09-24T14:48:00Z"/>
                <w:trPrChange w:id="12097" w:author="Lorenzo Fabbri" w:date="2024-09-19T20:40:00Z" w16du:dateUtc="2024-09-19T18:40:00Z">
                  <w:trPr>
                    <w:gridBefore w:val="1"/>
                    <w:cantSplit/>
                    <w:jc w:val="center"/>
                  </w:trPr>
                </w:trPrChange>
              </w:trPr>
              <w:tc>
                <w:tcPr>
                  <w:tcW w:w="0" w:type="dxa"/>
                  <w:tcPrChange w:id="1209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AD7F4C" w14:textId="3F3EF60D" w:rsidR="00066508" w:rsidRPr="005A6AA3" w:rsidDel="00AE71EA" w:rsidRDefault="00000000">
                  <w:pPr>
                    <w:keepNext/>
                    <w:widowControl w:val="0"/>
                    <w:spacing w:after="60"/>
                    <w:rPr>
                      <w:del w:id="12099" w:author="Lorenzo Fabbri" w:date="2024-09-24T14:48:00Z" w16du:dateUtc="2024-09-24T12:48:00Z"/>
                    </w:rPr>
                  </w:pPr>
                  <w:del w:id="12100" w:author="Lorenzo Fabbri" w:date="2024-09-24T14:48:00Z" w16du:dateUtc="2024-09-24T12:48:00Z">
                    <w:r w:rsidRPr="005A6AA3" w:rsidDel="00AE71EA">
                      <w:rPr>
                        <w:rFonts w:ascii="Calibri" w:hAnsi="Calibri"/>
                        <w:sz w:val="20"/>
                      </w:rPr>
                      <w:delText>bupa</w:delText>
                    </w:r>
                  </w:del>
                </w:p>
              </w:tc>
              <w:tc>
                <w:tcPr>
                  <w:tcW w:w="0" w:type="dxa"/>
                  <w:tcPrChange w:id="1210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F95655" w14:textId="4F398F19" w:rsidR="00066508" w:rsidRPr="005A6AA3" w:rsidDel="00AE71EA" w:rsidRDefault="00000000">
                  <w:pPr>
                    <w:keepNext/>
                    <w:widowControl w:val="0"/>
                    <w:spacing w:after="60"/>
                    <w:jc w:val="center"/>
                    <w:rPr>
                      <w:del w:id="12102" w:author="Lorenzo Fabbri" w:date="2024-09-24T14:48:00Z" w16du:dateUtc="2024-09-24T12:48:00Z"/>
                    </w:rPr>
                  </w:pPr>
                  <w:del w:id="12103" w:author="Lorenzo Fabbri" w:date="2024-09-24T14:48:00Z" w16du:dateUtc="2024-09-24T12:48:00Z">
                    <w:r w:rsidRPr="005A6AA3" w:rsidDel="00AE71EA">
                      <w:rPr>
                        <w:rFonts w:ascii="Calibri" w:hAnsi="Calibri"/>
                        <w:sz w:val="20"/>
                      </w:rPr>
                      <w:delText>-0.109 (-0.22, 0.001)</w:delText>
                    </w:r>
                  </w:del>
                </w:p>
              </w:tc>
              <w:tc>
                <w:tcPr>
                  <w:tcW w:w="0" w:type="dxa"/>
                  <w:tcPrChange w:id="1210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071DEE8" w14:textId="49F63522" w:rsidR="00066508" w:rsidRPr="005A6AA3" w:rsidDel="00AE71EA" w:rsidRDefault="00000000">
                  <w:pPr>
                    <w:keepNext/>
                    <w:widowControl w:val="0"/>
                    <w:spacing w:after="60"/>
                    <w:jc w:val="center"/>
                    <w:rPr>
                      <w:del w:id="12105" w:author="Lorenzo Fabbri" w:date="2024-09-24T14:48:00Z" w16du:dateUtc="2024-09-24T12:48:00Z"/>
                    </w:rPr>
                  </w:pPr>
                  <w:del w:id="12106" w:author="Lorenzo Fabbri" w:date="2024-09-24T14:48:00Z" w16du:dateUtc="2024-09-24T12:48:00Z">
                    <w:r w:rsidRPr="005A6AA3" w:rsidDel="00AE71EA">
                      <w:rPr>
                        <w:rFonts w:ascii="Calibri" w:hAnsi="Calibri"/>
                        <w:sz w:val="20"/>
                      </w:rPr>
                      <w:delText>0.008 (-0.09, 0.106)</w:delText>
                    </w:r>
                  </w:del>
                </w:p>
              </w:tc>
              <w:tc>
                <w:tcPr>
                  <w:tcW w:w="0" w:type="dxa"/>
                  <w:tcPrChange w:id="1210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B8156EE" w14:textId="7A830CAA" w:rsidR="00066508" w:rsidRPr="005A6AA3" w:rsidDel="00AE71EA" w:rsidRDefault="00000000">
                  <w:pPr>
                    <w:keepNext/>
                    <w:widowControl w:val="0"/>
                    <w:spacing w:after="60"/>
                    <w:jc w:val="center"/>
                    <w:rPr>
                      <w:del w:id="12108" w:author="Lorenzo Fabbri" w:date="2024-09-24T14:48:00Z" w16du:dateUtc="2024-09-24T12:48:00Z"/>
                    </w:rPr>
                  </w:pPr>
                  <w:del w:id="12109" w:author="Lorenzo Fabbri" w:date="2024-09-24T14:48:00Z" w16du:dateUtc="2024-09-24T12:48:00Z">
                    <w:r w:rsidRPr="005A6AA3" w:rsidDel="00AE71EA">
                      <w:rPr>
                        <w:rFonts w:ascii="Calibri" w:hAnsi="Calibri"/>
                        <w:sz w:val="20"/>
                      </w:rPr>
                      <w:delText>-0.086 (-0.18, 0.008)</w:delText>
                    </w:r>
                  </w:del>
                </w:p>
              </w:tc>
              <w:tc>
                <w:tcPr>
                  <w:tcW w:w="0" w:type="dxa"/>
                  <w:tcPrChange w:id="1211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BF0AA78" w14:textId="0F78376F" w:rsidR="00066508" w:rsidRPr="005A6AA3" w:rsidDel="00AE71EA" w:rsidRDefault="00000000">
                  <w:pPr>
                    <w:keepNext/>
                    <w:widowControl w:val="0"/>
                    <w:spacing w:after="60"/>
                    <w:jc w:val="center"/>
                    <w:rPr>
                      <w:del w:id="12111" w:author="Lorenzo Fabbri" w:date="2024-09-24T14:48:00Z" w16du:dateUtc="2024-09-24T12:48:00Z"/>
                    </w:rPr>
                  </w:pPr>
                  <w:del w:id="12112" w:author="Lorenzo Fabbri" w:date="2024-09-24T14:48:00Z" w16du:dateUtc="2024-09-24T12:48:00Z">
                    <w:r w:rsidRPr="005A6AA3" w:rsidDel="00AE71EA">
                      <w:rPr>
                        <w:rFonts w:ascii="Calibri" w:hAnsi="Calibri"/>
                        <w:sz w:val="20"/>
                      </w:rPr>
                      <w:delText>0.043 (-0.062, 0.148)</w:delText>
                    </w:r>
                  </w:del>
                </w:p>
              </w:tc>
              <w:tc>
                <w:tcPr>
                  <w:tcW w:w="0" w:type="dxa"/>
                  <w:tcPrChange w:id="1211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C8BEC6" w14:textId="3D6FC5A8" w:rsidR="00066508" w:rsidRPr="005A6AA3" w:rsidDel="00AE71EA" w:rsidRDefault="00000000">
                  <w:pPr>
                    <w:keepNext/>
                    <w:widowControl w:val="0"/>
                    <w:spacing w:after="60"/>
                    <w:jc w:val="center"/>
                    <w:rPr>
                      <w:del w:id="12114" w:author="Lorenzo Fabbri" w:date="2024-09-24T14:48:00Z" w16du:dateUtc="2024-09-24T12:48:00Z"/>
                    </w:rPr>
                  </w:pPr>
                  <w:del w:id="12115" w:author="Lorenzo Fabbri" w:date="2024-09-24T14:48:00Z" w16du:dateUtc="2024-09-24T12:48:00Z">
                    <w:r w:rsidRPr="005A6AA3" w:rsidDel="00AE71EA">
                      <w:rPr>
                        <w:rFonts w:ascii="Calibri" w:hAnsi="Calibri"/>
                        <w:sz w:val="20"/>
                      </w:rPr>
                      <w:delText>-0.048 (-0.137, 0.04)</w:delText>
                    </w:r>
                  </w:del>
                </w:p>
              </w:tc>
              <w:tc>
                <w:tcPr>
                  <w:tcW w:w="0" w:type="dxa"/>
                  <w:tcPrChange w:id="12116"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524B6B19" w14:textId="567D158F" w:rsidR="00066508" w:rsidRPr="005A6AA3" w:rsidDel="00AE71EA" w:rsidRDefault="00000000">
                  <w:pPr>
                    <w:keepNext/>
                    <w:widowControl w:val="0"/>
                    <w:spacing w:after="60"/>
                    <w:jc w:val="center"/>
                    <w:rPr>
                      <w:del w:id="12117" w:author="Lorenzo Fabbri" w:date="2024-09-24T14:48:00Z" w16du:dateUtc="2024-09-24T12:48:00Z"/>
                    </w:rPr>
                  </w:pPr>
                  <w:del w:id="12118" w:author="Lorenzo Fabbri" w:date="2024-09-24T14:48:00Z" w16du:dateUtc="2024-09-24T12:48:00Z">
                    <w:r w:rsidRPr="005A6AA3" w:rsidDel="00AE71EA">
                      <w:rPr>
                        <w:rFonts w:ascii="Calibri" w:hAnsi="Calibri"/>
                        <w:sz w:val="20"/>
                      </w:rPr>
                      <w:delText>-0.035 (-0.138, 0.068)</w:delText>
                    </w:r>
                  </w:del>
                </w:p>
              </w:tc>
            </w:tr>
            <w:tr w:rsidR="00066508" w:rsidRPr="005A6AA3" w:rsidDel="00AE71EA" w14:paraId="57DD4C97" w14:textId="69EA46BF" w:rsidTr="006C3DDD">
              <w:trPr>
                <w:del w:id="12119" w:author="Lorenzo Fabbri" w:date="2024-09-24T14:48:00Z"/>
                <w:trPrChange w:id="12120" w:author="Lorenzo Fabbri" w:date="2024-09-19T20:40:00Z" w16du:dateUtc="2024-09-19T18:40:00Z">
                  <w:trPr>
                    <w:gridBefore w:val="1"/>
                    <w:cantSplit/>
                    <w:jc w:val="center"/>
                  </w:trPr>
                </w:trPrChange>
              </w:trPr>
              <w:tc>
                <w:tcPr>
                  <w:tcW w:w="0" w:type="dxa"/>
                  <w:tcPrChange w:id="1212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646339" w14:textId="2A86AE85" w:rsidR="00066508" w:rsidRPr="005A6AA3" w:rsidDel="00AE71EA" w:rsidRDefault="00000000">
                  <w:pPr>
                    <w:keepNext/>
                    <w:widowControl w:val="0"/>
                    <w:spacing w:after="60"/>
                    <w:rPr>
                      <w:del w:id="12122" w:author="Lorenzo Fabbri" w:date="2024-09-24T14:48:00Z" w16du:dateUtc="2024-09-24T12:48:00Z"/>
                    </w:rPr>
                  </w:pPr>
                  <w:del w:id="12123" w:author="Lorenzo Fabbri" w:date="2024-09-24T14:48:00Z" w16du:dateUtc="2024-09-24T12:48:00Z">
                    <w:r w:rsidRPr="005A6AA3" w:rsidDel="00AE71EA">
                      <w:rPr>
                        <w:rFonts w:ascii="Calibri" w:hAnsi="Calibri"/>
                        <w:sz w:val="20"/>
                      </w:rPr>
                      <w:delText>etpa</w:delText>
                    </w:r>
                  </w:del>
                </w:p>
              </w:tc>
              <w:tc>
                <w:tcPr>
                  <w:tcW w:w="0" w:type="dxa"/>
                  <w:tcPrChange w:id="1212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3F460B" w14:textId="7636A957" w:rsidR="00066508" w:rsidRPr="005A6AA3" w:rsidDel="00AE71EA" w:rsidRDefault="00000000">
                  <w:pPr>
                    <w:keepNext/>
                    <w:widowControl w:val="0"/>
                    <w:spacing w:after="60"/>
                    <w:jc w:val="center"/>
                    <w:rPr>
                      <w:del w:id="12125" w:author="Lorenzo Fabbri" w:date="2024-09-24T14:48:00Z" w16du:dateUtc="2024-09-24T12:48:00Z"/>
                    </w:rPr>
                  </w:pPr>
                  <w:del w:id="12126" w:author="Lorenzo Fabbri" w:date="2024-09-24T14:48:00Z" w16du:dateUtc="2024-09-24T12:48:00Z">
                    <w:r w:rsidRPr="005A6AA3" w:rsidDel="00AE71EA">
                      <w:rPr>
                        <w:rFonts w:ascii="Calibri" w:hAnsi="Calibri"/>
                        <w:sz w:val="20"/>
                      </w:rPr>
                      <w:delText>0.084 (-0.029, 0.196)</w:delText>
                    </w:r>
                  </w:del>
                </w:p>
              </w:tc>
              <w:tc>
                <w:tcPr>
                  <w:tcW w:w="0" w:type="dxa"/>
                  <w:tcPrChange w:id="1212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E6EE0A6" w14:textId="13001473" w:rsidR="00066508" w:rsidRPr="005A6AA3" w:rsidDel="00AE71EA" w:rsidRDefault="00000000">
                  <w:pPr>
                    <w:keepNext/>
                    <w:widowControl w:val="0"/>
                    <w:spacing w:after="60"/>
                    <w:jc w:val="center"/>
                    <w:rPr>
                      <w:del w:id="12128" w:author="Lorenzo Fabbri" w:date="2024-09-24T14:48:00Z" w16du:dateUtc="2024-09-24T12:48:00Z"/>
                    </w:rPr>
                  </w:pPr>
                  <w:del w:id="12129" w:author="Lorenzo Fabbri" w:date="2024-09-24T14:48:00Z" w16du:dateUtc="2024-09-24T12:48:00Z">
                    <w:r w:rsidRPr="005A6AA3" w:rsidDel="00AE71EA">
                      <w:rPr>
                        <w:rFonts w:ascii="Calibri" w:hAnsi="Calibri"/>
                        <w:sz w:val="20"/>
                      </w:rPr>
                      <w:delText>0.337 (0.18, 0.494)</w:delText>
                    </w:r>
                  </w:del>
                </w:p>
              </w:tc>
              <w:tc>
                <w:tcPr>
                  <w:tcW w:w="0" w:type="dxa"/>
                  <w:tcPrChange w:id="1213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EAD132D" w14:textId="4E915BC6" w:rsidR="00066508" w:rsidRPr="005A6AA3" w:rsidDel="00AE71EA" w:rsidRDefault="00000000">
                  <w:pPr>
                    <w:keepNext/>
                    <w:widowControl w:val="0"/>
                    <w:spacing w:after="60"/>
                    <w:jc w:val="center"/>
                    <w:rPr>
                      <w:del w:id="12131" w:author="Lorenzo Fabbri" w:date="2024-09-24T14:48:00Z" w16du:dateUtc="2024-09-24T12:48:00Z"/>
                    </w:rPr>
                  </w:pPr>
                  <w:del w:id="12132" w:author="Lorenzo Fabbri" w:date="2024-09-24T14:48:00Z" w16du:dateUtc="2024-09-24T12:48:00Z">
                    <w:r w:rsidRPr="005A6AA3" w:rsidDel="00AE71EA">
                      <w:rPr>
                        <w:rFonts w:ascii="Calibri" w:hAnsi="Calibri"/>
                        <w:sz w:val="20"/>
                      </w:rPr>
                      <w:delText>0.08 (-0.031, 0.191)</w:delText>
                    </w:r>
                  </w:del>
                </w:p>
              </w:tc>
              <w:tc>
                <w:tcPr>
                  <w:tcW w:w="0" w:type="dxa"/>
                  <w:tcPrChange w:id="1213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0C57B25" w14:textId="2E793D70" w:rsidR="00066508" w:rsidRPr="005A6AA3" w:rsidDel="00AE71EA" w:rsidRDefault="00000000">
                  <w:pPr>
                    <w:keepNext/>
                    <w:widowControl w:val="0"/>
                    <w:spacing w:after="60"/>
                    <w:jc w:val="center"/>
                    <w:rPr>
                      <w:del w:id="12134" w:author="Lorenzo Fabbri" w:date="2024-09-24T14:48:00Z" w16du:dateUtc="2024-09-24T12:48:00Z"/>
                    </w:rPr>
                  </w:pPr>
                  <w:del w:id="12135" w:author="Lorenzo Fabbri" w:date="2024-09-24T14:48:00Z" w16du:dateUtc="2024-09-24T12:48:00Z">
                    <w:r w:rsidRPr="005A6AA3" w:rsidDel="00AE71EA">
                      <w:rPr>
                        <w:rFonts w:ascii="Calibri" w:hAnsi="Calibri"/>
                        <w:sz w:val="20"/>
                      </w:rPr>
                      <w:delText>0.264 (0.105, 0.422)</w:delText>
                    </w:r>
                  </w:del>
                </w:p>
              </w:tc>
              <w:tc>
                <w:tcPr>
                  <w:tcW w:w="0" w:type="dxa"/>
                  <w:tcPrChange w:id="1213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311ED19" w14:textId="5C19B800" w:rsidR="00066508" w:rsidRPr="005A6AA3" w:rsidDel="00AE71EA" w:rsidRDefault="00000000">
                  <w:pPr>
                    <w:keepNext/>
                    <w:widowControl w:val="0"/>
                    <w:spacing w:after="60"/>
                    <w:jc w:val="center"/>
                    <w:rPr>
                      <w:del w:id="12137" w:author="Lorenzo Fabbri" w:date="2024-09-24T14:48:00Z" w16du:dateUtc="2024-09-24T12:48:00Z"/>
                    </w:rPr>
                  </w:pPr>
                  <w:del w:id="12138" w:author="Lorenzo Fabbri" w:date="2024-09-24T14:48:00Z" w16du:dateUtc="2024-09-24T12:48:00Z">
                    <w:r w:rsidRPr="005A6AA3" w:rsidDel="00AE71EA">
                      <w:rPr>
                        <w:rFonts w:ascii="Calibri" w:hAnsi="Calibri"/>
                        <w:sz w:val="20"/>
                      </w:rPr>
                      <w:delText>0.076 (-0.02, 0.172)</w:delText>
                    </w:r>
                  </w:del>
                </w:p>
              </w:tc>
              <w:tc>
                <w:tcPr>
                  <w:tcW w:w="0" w:type="dxa"/>
                  <w:tcPrChange w:id="12139"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61C18377" w14:textId="6D36C9D8" w:rsidR="00066508" w:rsidRPr="005A6AA3" w:rsidDel="00AE71EA" w:rsidRDefault="00000000">
                  <w:pPr>
                    <w:keepNext/>
                    <w:widowControl w:val="0"/>
                    <w:spacing w:after="60"/>
                    <w:jc w:val="center"/>
                    <w:rPr>
                      <w:del w:id="12140" w:author="Lorenzo Fabbri" w:date="2024-09-24T14:48:00Z" w16du:dateUtc="2024-09-24T12:48:00Z"/>
                    </w:rPr>
                  </w:pPr>
                  <w:del w:id="12141" w:author="Lorenzo Fabbri" w:date="2024-09-24T14:48:00Z" w16du:dateUtc="2024-09-24T12:48:00Z">
                    <w:r w:rsidRPr="005A6AA3" w:rsidDel="00AE71EA">
                      <w:rPr>
                        <w:rFonts w:ascii="Calibri" w:hAnsi="Calibri"/>
                        <w:sz w:val="20"/>
                      </w:rPr>
                      <w:delText>0.295 (0.091, 0.499)</w:delText>
                    </w:r>
                  </w:del>
                </w:p>
              </w:tc>
            </w:tr>
            <w:tr w:rsidR="00066508" w:rsidRPr="005A6AA3" w:rsidDel="00AE71EA" w14:paraId="38F65D7F" w14:textId="0EE98806" w:rsidTr="006C3DDD">
              <w:trPr>
                <w:del w:id="12142" w:author="Lorenzo Fabbri" w:date="2024-09-24T14:48:00Z"/>
                <w:trPrChange w:id="12143" w:author="Lorenzo Fabbri" w:date="2024-09-19T20:40:00Z" w16du:dateUtc="2024-09-19T18:40:00Z">
                  <w:trPr>
                    <w:gridBefore w:val="1"/>
                    <w:cantSplit/>
                    <w:jc w:val="center"/>
                  </w:trPr>
                </w:trPrChange>
              </w:trPr>
              <w:tc>
                <w:tcPr>
                  <w:tcW w:w="0" w:type="dxa"/>
                  <w:tcPrChange w:id="1214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FD01DF6" w14:textId="7D9E00FE" w:rsidR="00066508" w:rsidRPr="005A6AA3" w:rsidDel="00AE71EA" w:rsidRDefault="00000000">
                  <w:pPr>
                    <w:keepNext/>
                    <w:widowControl w:val="0"/>
                    <w:spacing w:after="60"/>
                    <w:rPr>
                      <w:del w:id="12145" w:author="Lorenzo Fabbri" w:date="2024-09-24T14:48:00Z" w16du:dateUtc="2024-09-24T12:48:00Z"/>
                    </w:rPr>
                  </w:pPr>
                  <w:del w:id="12146" w:author="Lorenzo Fabbri" w:date="2024-09-24T14:48:00Z" w16du:dateUtc="2024-09-24T12:48:00Z">
                    <w:r w:rsidRPr="005A6AA3" w:rsidDel="00AE71EA">
                      <w:rPr>
                        <w:rFonts w:ascii="Calibri" w:hAnsi="Calibri"/>
                        <w:sz w:val="20"/>
                      </w:rPr>
                      <w:delText>mepa</w:delText>
                    </w:r>
                  </w:del>
                </w:p>
              </w:tc>
              <w:tc>
                <w:tcPr>
                  <w:tcW w:w="0" w:type="dxa"/>
                  <w:tcPrChange w:id="1214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E1A4FCA" w14:textId="571175F7" w:rsidR="00066508" w:rsidRPr="005A6AA3" w:rsidDel="00AE71EA" w:rsidRDefault="00000000">
                  <w:pPr>
                    <w:keepNext/>
                    <w:widowControl w:val="0"/>
                    <w:spacing w:after="60"/>
                    <w:jc w:val="center"/>
                    <w:rPr>
                      <w:del w:id="12148" w:author="Lorenzo Fabbri" w:date="2024-09-24T14:48:00Z" w16du:dateUtc="2024-09-24T12:48:00Z"/>
                    </w:rPr>
                  </w:pPr>
                  <w:del w:id="12149" w:author="Lorenzo Fabbri" w:date="2024-09-24T14:48:00Z" w16du:dateUtc="2024-09-24T12:48:00Z">
                    <w:r w:rsidRPr="005A6AA3" w:rsidDel="00AE71EA">
                      <w:rPr>
                        <w:rFonts w:ascii="Calibri" w:hAnsi="Calibri"/>
                        <w:sz w:val="20"/>
                      </w:rPr>
                      <w:delText>0.022 (-0.047, 0.092)</w:delText>
                    </w:r>
                  </w:del>
                </w:p>
              </w:tc>
              <w:tc>
                <w:tcPr>
                  <w:tcW w:w="0" w:type="dxa"/>
                  <w:tcPrChange w:id="1215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273E806" w14:textId="6E717537" w:rsidR="00066508" w:rsidRPr="005A6AA3" w:rsidDel="00AE71EA" w:rsidRDefault="00000000">
                  <w:pPr>
                    <w:keepNext/>
                    <w:widowControl w:val="0"/>
                    <w:spacing w:after="60"/>
                    <w:jc w:val="center"/>
                    <w:rPr>
                      <w:del w:id="12151" w:author="Lorenzo Fabbri" w:date="2024-09-24T14:48:00Z" w16du:dateUtc="2024-09-24T12:48:00Z"/>
                    </w:rPr>
                  </w:pPr>
                  <w:del w:id="12152" w:author="Lorenzo Fabbri" w:date="2024-09-24T14:48:00Z" w16du:dateUtc="2024-09-24T12:48:00Z">
                    <w:r w:rsidRPr="005A6AA3" w:rsidDel="00AE71EA">
                      <w:rPr>
                        <w:rFonts w:ascii="Calibri" w:hAnsi="Calibri"/>
                        <w:sz w:val="20"/>
                      </w:rPr>
                      <w:delText>0.151 (0.006, 0.296)</w:delText>
                    </w:r>
                  </w:del>
                </w:p>
              </w:tc>
              <w:tc>
                <w:tcPr>
                  <w:tcW w:w="0" w:type="dxa"/>
                  <w:tcPrChange w:id="1215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920C0" w14:textId="5EF699ED" w:rsidR="00066508" w:rsidRPr="005A6AA3" w:rsidDel="00AE71EA" w:rsidRDefault="00000000">
                  <w:pPr>
                    <w:keepNext/>
                    <w:widowControl w:val="0"/>
                    <w:spacing w:after="60"/>
                    <w:jc w:val="center"/>
                    <w:rPr>
                      <w:del w:id="12154" w:author="Lorenzo Fabbri" w:date="2024-09-24T14:48:00Z" w16du:dateUtc="2024-09-24T12:48:00Z"/>
                    </w:rPr>
                  </w:pPr>
                  <w:del w:id="12155" w:author="Lorenzo Fabbri" w:date="2024-09-24T14:48:00Z" w16du:dateUtc="2024-09-24T12:48:00Z">
                    <w:r w:rsidRPr="005A6AA3" w:rsidDel="00AE71EA">
                      <w:rPr>
                        <w:rFonts w:ascii="Calibri" w:hAnsi="Calibri"/>
                        <w:sz w:val="20"/>
                      </w:rPr>
                      <w:delText>0.013 (-0.059, 0.085)</w:delText>
                    </w:r>
                  </w:del>
                </w:p>
              </w:tc>
              <w:tc>
                <w:tcPr>
                  <w:tcW w:w="0" w:type="dxa"/>
                  <w:tcPrChange w:id="1215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48A0ECF" w14:textId="4F4C28AC" w:rsidR="00066508" w:rsidRPr="005A6AA3" w:rsidDel="00AE71EA" w:rsidRDefault="00000000">
                  <w:pPr>
                    <w:keepNext/>
                    <w:widowControl w:val="0"/>
                    <w:spacing w:after="60"/>
                    <w:jc w:val="center"/>
                    <w:rPr>
                      <w:del w:id="12157" w:author="Lorenzo Fabbri" w:date="2024-09-24T14:48:00Z" w16du:dateUtc="2024-09-24T12:48:00Z"/>
                    </w:rPr>
                  </w:pPr>
                  <w:del w:id="12158" w:author="Lorenzo Fabbri" w:date="2024-09-24T14:48:00Z" w16du:dateUtc="2024-09-24T12:48:00Z">
                    <w:r w:rsidRPr="005A6AA3" w:rsidDel="00AE71EA">
                      <w:rPr>
                        <w:rFonts w:ascii="Calibri" w:hAnsi="Calibri"/>
                        <w:sz w:val="20"/>
                      </w:rPr>
                      <w:delText>0.14 (0.047, 0.233)</w:delText>
                    </w:r>
                  </w:del>
                </w:p>
              </w:tc>
              <w:tc>
                <w:tcPr>
                  <w:tcW w:w="0" w:type="dxa"/>
                  <w:tcPrChange w:id="1215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F6709B7" w14:textId="0AE6AACA" w:rsidR="00066508" w:rsidRPr="005A6AA3" w:rsidDel="00AE71EA" w:rsidRDefault="00000000">
                  <w:pPr>
                    <w:keepNext/>
                    <w:widowControl w:val="0"/>
                    <w:spacing w:after="60"/>
                    <w:jc w:val="center"/>
                    <w:rPr>
                      <w:del w:id="12160" w:author="Lorenzo Fabbri" w:date="2024-09-24T14:48:00Z" w16du:dateUtc="2024-09-24T12:48:00Z"/>
                    </w:rPr>
                  </w:pPr>
                  <w:del w:id="12161" w:author="Lorenzo Fabbri" w:date="2024-09-24T14:48:00Z" w16du:dateUtc="2024-09-24T12:48:00Z">
                    <w:r w:rsidRPr="005A6AA3" w:rsidDel="00AE71EA">
                      <w:rPr>
                        <w:rFonts w:ascii="Calibri" w:hAnsi="Calibri"/>
                        <w:sz w:val="20"/>
                      </w:rPr>
                      <w:delText>0.047 (-0.013, 0.108)</w:delText>
                    </w:r>
                  </w:del>
                </w:p>
              </w:tc>
              <w:tc>
                <w:tcPr>
                  <w:tcW w:w="0" w:type="dxa"/>
                  <w:tcPrChange w:id="12162"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5EECAEAF" w14:textId="0C680DE3" w:rsidR="00066508" w:rsidRPr="005A6AA3" w:rsidDel="00AE71EA" w:rsidRDefault="00000000">
                  <w:pPr>
                    <w:keepNext/>
                    <w:widowControl w:val="0"/>
                    <w:spacing w:after="60"/>
                    <w:jc w:val="center"/>
                    <w:rPr>
                      <w:del w:id="12163" w:author="Lorenzo Fabbri" w:date="2024-09-24T14:48:00Z" w16du:dateUtc="2024-09-24T12:48:00Z"/>
                    </w:rPr>
                  </w:pPr>
                  <w:del w:id="12164" w:author="Lorenzo Fabbri" w:date="2024-09-24T14:48:00Z" w16du:dateUtc="2024-09-24T12:48:00Z">
                    <w:r w:rsidRPr="005A6AA3" w:rsidDel="00AE71EA">
                      <w:rPr>
                        <w:rFonts w:ascii="Calibri" w:hAnsi="Calibri"/>
                        <w:sz w:val="20"/>
                      </w:rPr>
                      <w:delText>0.191 (0.063, 0.319)</w:delText>
                    </w:r>
                  </w:del>
                </w:p>
              </w:tc>
            </w:tr>
            <w:tr w:rsidR="00066508" w:rsidRPr="005A6AA3" w:rsidDel="00AE71EA" w14:paraId="6BFAF1E7" w14:textId="3BE5F697" w:rsidTr="006C3DDD">
              <w:trPr>
                <w:del w:id="12165" w:author="Lorenzo Fabbri" w:date="2024-09-24T14:48:00Z"/>
                <w:trPrChange w:id="12166" w:author="Lorenzo Fabbri" w:date="2024-09-19T20:40:00Z" w16du:dateUtc="2024-09-19T18:40:00Z">
                  <w:trPr>
                    <w:gridBefore w:val="1"/>
                    <w:cantSplit/>
                    <w:jc w:val="center"/>
                  </w:trPr>
                </w:trPrChange>
              </w:trPr>
              <w:tc>
                <w:tcPr>
                  <w:tcW w:w="0" w:type="dxa"/>
                  <w:tcPrChange w:id="1216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E6D9685" w14:textId="09068D6D" w:rsidR="00066508" w:rsidRPr="005A6AA3" w:rsidDel="00AE71EA" w:rsidRDefault="00000000">
                  <w:pPr>
                    <w:keepNext/>
                    <w:widowControl w:val="0"/>
                    <w:spacing w:after="60"/>
                    <w:rPr>
                      <w:del w:id="12168" w:author="Lorenzo Fabbri" w:date="2024-09-24T14:48:00Z" w16du:dateUtc="2024-09-24T12:48:00Z"/>
                    </w:rPr>
                  </w:pPr>
                  <w:del w:id="12169" w:author="Lorenzo Fabbri" w:date="2024-09-24T14:48:00Z" w16du:dateUtc="2024-09-24T12:48:00Z">
                    <w:r w:rsidRPr="005A6AA3" w:rsidDel="00AE71EA">
                      <w:rPr>
                        <w:rFonts w:ascii="Calibri" w:hAnsi="Calibri"/>
                        <w:sz w:val="20"/>
                      </w:rPr>
                      <w:delText>oxbe</w:delText>
                    </w:r>
                  </w:del>
                </w:p>
              </w:tc>
              <w:tc>
                <w:tcPr>
                  <w:tcW w:w="0" w:type="dxa"/>
                  <w:tcPrChange w:id="1217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D344DCD" w14:textId="617D981A" w:rsidR="00066508" w:rsidRPr="005A6AA3" w:rsidDel="00AE71EA" w:rsidRDefault="00000000">
                  <w:pPr>
                    <w:keepNext/>
                    <w:widowControl w:val="0"/>
                    <w:spacing w:after="60"/>
                    <w:jc w:val="center"/>
                    <w:rPr>
                      <w:del w:id="12171" w:author="Lorenzo Fabbri" w:date="2024-09-24T14:48:00Z" w16du:dateUtc="2024-09-24T12:48:00Z"/>
                    </w:rPr>
                  </w:pPr>
                  <w:del w:id="12172" w:author="Lorenzo Fabbri" w:date="2024-09-24T14:48:00Z" w16du:dateUtc="2024-09-24T12:48:00Z">
                    <w:r w:rsidRPr="005A6AA3" w:rsidDel="00AE71EA">
                      <w:rPr>
                        <w:rFonts w:ascii="Calibri" w:hAnsi="Calibri"/>
                        <w:sz w:val="20"/>
                      </w:rPr>
                      <w:delText>-0.091 (-0.258, 0.076)</w:delText>
                    </w:r>
                  </w:del>
                </w:p>
              </w:tc>
              <w:tc>
                <w:tcPr>
                  <w:tcW w:w="0" w:type="dxa"/>
                  <w:tcPrChange w:id="12173"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A997103" w14:textId="1A8F0F5B" w:rsidR="00066508" w:rsidRPr="005A6AA3" w:rsidDel="00AE71EA" w:rsidRDefault="00000000">
                  <w:pPr>
                    <w:keepNext/>
                    <w:widowControl w:val="0"/>
                    <w:spacing w:after="60"/>
                    <w:jc w:val="center"/>
                    <w:rPr>
                      <w:del w:id="12174" w:author="Lorenzo Fabbri" w:date="2024-09-24T14:48:00Z" w16du:dateUtc="2024-09-24T12:48:00Z"/>
                    </w:rPr>
                  </w:pPr>
                  <w:del w:id="12175" w:author="Lorenzo Fabbri" w:date="2024-09-24T14:48:00Z" w16du:dateUtc="2024-09-24T12:48:00Z">
                    <w:r w:rsidRPr="005A6AA3" w:rsidDel="00AE71EA">
                      <w:rPr>
                        <w:rFonts w:ascii="Calibri" w:hAnsi="Calibri"/>
                        <w:sz w:val="20"/>
                      </w:rPr>
                      <w:delText>0.122 (-0.034, 0.279)</w:delText>
                    </w:r>
                  </w:del>
                </w:p>
              </w:tc>
              <w:tc>
                <w:tcPr>
                  <w:tcW w:w="0" w:type="dxa"/>
                  <w:tcPrChange w:id="1217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B915B20" w14:textId="08B39DBA" w:rsidR="00066508" w:rsidRPr="005A6AA3" w:rsidDel="00AE71EA" w:rsidRDefault="00000000">
                  <w:pPr>
                    <w:keepNext/>
                    <w:widowControl w:val="0"/>
                    <w:spacing w:after="60"/>
                    <w:jc w:val="center"/>
                    <w:rPr>
                      <w:del w:id="12177" w:author="Lorenzo Fabbri" w:date="2024-09-24T14:48:00Z" w16du:dateUtc="2024-09-24T12:48:00Z"/>
                    </w:rPr>
                  </w:pPr>
                  <w:del w:id="12178" w:author="Lorenzo Fabbri" w:date="2024-09-24T14:48:00Z" w16du:dateUtc="2024-09-24T12:48:00Z">
                    <w:r w:rsidRPr="005A6AA3" w:rsidDel="00AE71EA">
                      <w:rPr>
                        <w:rFonts w:ascii="Calibri" w:hAnsi="Calibri"/>
                        <w:sz w:val="20"/>
                      </w:rPr>
                      <w:delText>-0.022 (-0.192, 0.149)</w:delText>
                    </w:r>
                  </w:del>
                </w:p>
              </w:tc>
              <w:tc>
                <w:tcPr>
                  <w:tcW w:w="0" w:type="dxa"/>
                  <w:tcPrChange w:id="1217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61CF11" w14:textId="10795673" w:rsidR="00066508" w:rsidRPr="005A6AA3" w:rsidDel="00AE71EA" w:rsidRDefault="00000000">
                  <w:pPr>
                    <w:keepNext/>
                    <w:widowControl w:val="0"/>
                    <w:spacing w:after="60"/>
                    <w:jc w:val="center"/>
                    <w:rPr>
                      <w:del w:id="12180" w:author="Lorenzo Fabbri" w:date="2024-09-24T14:48:00Z" w16du:dateUtc="2024-09-24T12:48:00Z"/>
                    </w:rPr>
                  </w:pPr>
                  <w:del w:id="12181" w:author="Lorenzo Fabbri" w:date="2024-09-24T14:48:00Z" w16du:dateUtc="2024-09-24T12:48:00Z">
                    <w:r w:rsidRPr="005A6AA3" w:rsidDel="00AE71EA">
                      <w:rPr>
                        <w:rFonts w:ascii="Calibri" w:hAnsi="Calibri"/>
                        <w:sz w:val="20"/>
                      </w:rPr>
                      <w:delText>0.055 (-0.085, 0.194)</w:delText>
                    </w:r>
                  </w:del>
                </w:p>
              </w:tc>
              <w:tc>
                <w:tcPr>
                  <w:tcW w:w="0" w:type="dxa"/>
                  <w:tcPrChange w:id="1218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D517CFE" w14:textId="15ED945F" w:rsidR="00066508" w:rsidRPr="005A6AA3" w:rsidDel="00AE71EA" w:rsidRDefault="00000000">
                  <w:pPr>
                    <w:keepNext/>
                    <w:widowControl w:val="0"/>
                    <w:spacing w:after="60"/>
                    <w:jc w:val="center"/>
                    <w:rPr>
                      <w:del w:id="12183" w:author="Lorenzo Fabbri" w:date="2024-09-24T14:48:00Z" w16du:dateUtc="2024-09-24T12:48:00Z"/>
                    </w:rPr>
                  </w:pPr>
                  <w:del w:id="12184" w:author="Lorenzo Fabbri" w:date="2024-09-24T14:48:00Z" w16du:dateUtc="2024-09-24T12:48:00Z">
                    <w:r w:rsidRPr="005A6AA3" w:rsidDel="00AE71EA">
                      <w:rPr>
                        <w:rFonts w:ascii="Calibri" w:hAnsi="Calibri"/>
                        <w:sz w:val="20"/>
                      </w:rPr>
                      <w:delText>-0.023 (-0.188, 0.141)</w:delText>
                    </w:r>
                  </w:del>
                </w:p>
              </w:tc>
              <w:tc>
                <w:tcPr>
                  <w:tcW w:w="0" w:type="dxa"/>
                  <w:tcPrChange w:id="12185"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4A34F07E" w14:textId="7FD22518" w:rsidR="00066508" w:rsidRPr="005A6AA3" w:rsidDel="00AE71EA" w:rsidRDefault="00000000">
                  <w:pPr>
                    <w:keepNext/>
                    <w:widowControl w:val="0"/>
                    <w:spacing w:after="60"/>
                    <w:jc w:val="center"/>
                    <w:rPr>
                      <w:del w:id="12186" w:author="Lorenzo Fabbri" w:date="2024-09-24T14:48:00Z" w16du:dateUtc="2024-09-24T12:48:00Z"/>
                    </w:rPr>
                  </w:pPr>
                  <w:del w:id="12187" w:author="Lorenzo Fabbri" w:date="2024-09-24T14:48:00Z" w16du:dateUtc="2024-09-24T12:48:00Z">
                    <w:r w:rsidRPr="005A6AA3" w:rsidDel="00AE71EA">
                      <w:rPr>
                        <w:rFonts w:ascii="Calibri" w:hAnsi="Calibri"/>
                        <w:sz w:val="20"/>
                      </w:rPr>
                      <w:delText>0.041 (-0.067, 0.149)</w:delText>
                    </w:r>
                  </w:del>
                </w:p>
              </w:tc>
            </w:tr>
            <w:tr w:rsidR="00066508" w:rsidRPr="005A6AA3" w:rsidDel="00AE71EA" w14:paraId="78B5D12D" w14:textId="6CE67D20" w:rsidTr="006C3DDD">
              <w:trPr>
                <w:del w:id="12188" w:author="Lorenzo Fabbri" w:date="2024-09-24T14:48:00Z"/>
                <w:trPrChange w:id="12189" w:author="Lorenzo Fabbri" w:date="2024-09-19T20:40:00Z" w16du:dateUtc="2024-09-19T18:40:00Z">
                  <w:trPr>
                    <w:gridBefore w:val="1"/>
                    <w:cantSplit/>
                    <w:jc w:val="center"/>
                  </w:trPr>
                </w:trPrChange>
              </w:trPr>
              <w:tc>
                <w:tcPr>
                  <w:tcW w:w="0" w:type="dxa"/>
                  <w:tcPrChange w:id="1219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51F2CD9" w14:textId="12E5BB41" w:rsidR="00066508" w:rsidRPr="005A6AA3" w:rsidDel="00AE71EA" w:rsidRDefault="00000000">
                  <w:pPr>
                    <w:keepNext/>
                    <w:widowControl w:val="0"/>
                    <w:spacing w:after="60"/>
                    <w:rPr>
                      <w:del w:id="12191" w:author="Lorenzo Fabbri" w:date="2024-09-24T14:48:00Z" w16du:dateUtc="2024-09-24T12:48:00Z"/>
                    </w:rPr>
                  </w:pPr>
                  <w:del w:id="12192" w:author="Lorenzo Fabbri" w:date="2024-09-24T14:48:00Z" w16du:dateUtc="2024-09-24T12:48:00Z">
                    <w:r w:rsidRPr="005A6AA3" w:rsidDel="00AE71EA">
                      <w:rPr>
                        <w:rFonts w:ascii="Calibri" w:hAnsi="Calibri"/>
                        <w:sz w:val="20"/>
                      </w:rPr>
                      <w:delText>prpa</w:delText>
                    </w:r>
                  </w:del>
                </w:p>
              </w:tc>
              <w:tc>
                <w:tcPr>
                  <w:tcW w:w="0" w:type="dxa"/>
                  <w:tcPrChange w:id="1219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80832F5" w14:textId="3DD3ADBD" w:rsidR="00066508" w:rsidRPr="005A6AA3" w:rsidDel="00AE71EA" w:rsidRDefault="00000000">
                  <w:pPr>
                    <w:keepNext/>
                    <w:widowControl w:val="0"/>
                    <w:spacing w:after="60"/>
                    <w:jc w:val="center"/>
                    <w:rPr>
                      <w:del w:id="12194" w:author="Lorenzo Fabbri" w:date="2024-09-24T14:48:00Z" w16du:dateUtc="2024-09-24T12:48:00Z"/>
                    </w:rPr>
                  </w:pPr>
                  <w:del w:id="12195" w:author="Lorenzo Fabbri" w:date="2024-09-24T14:48:00Z" w16du:dateUtc="2024-09-24T12:48:00Z">
                    <w:r w:rsidRPr="005A6AA3" w:rsidDel="00AE71EA">
                      <w:rPr>
                        <w:rFonts w:ascii="Calibri" w:hAnsi="Calibri"/>
                        <w:sz w:val="20"/>
                      </w:rPr>
                      <w:delText>-0.013 (-0.109, 0.083)</w:delText>
                    </w:r>
                  </w:del>
                </w:p>
              </w:tc>
              <w:tc>
                <w:tcPr>
                  <w:tcW w:w="0" w:type="dxa"/>
                  <w:tcPrChange w:id="1219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1D97CEB4" w14:textId="7BB02BE6" w:rsidR="00066508" w:rsidRPr="005A6AA3" w:rsidDel="00AE71EA" w:rsidRDefault="00000000">
                  <w:pPr>
                    <w:keepNext/>
                    <w:widowControl w:val="0"/>
                    <w:spacing w:after="60"/>
                    <w:jc w:val="center"/>
                    <w:rPr>
                      <w:del w:id="12197" w:author="Lorenzo Fabbri" w:date="2024-09-24T14:48:00Z" w16du:dateUtc="2024-09-24T12:48:00Z"/>
                    </w:rPr>
                  </w:pPr>
                  <w:del w:id="12198" w:author="Lorenzo Fabbri" w:date="2024-09-24T14:48:00Z" w16du:dateUtc="2024-09-24T12:48:00Z">
                    <w:r w:rsidRPr="005A6AA3" w:rsidDel="00AE71EA">
                      <w:rPr>
                        <w:rFonts w:ascii="Calibri" w:hAnsi="Calibri"/>
                        <w:sz w:val="20"/>
                      </w:rPr>
                      <w:delText>0.107 (-0.042, 0.256)</w:delText>
                    </w:r>
                  </w:del>
                </w:p>
              </w:tc>
              <w:tc>
                <w:tcPr>
                  <w:tcW w:w="0" w:type="dxa"/>
                  <w:tcPrChange w:id="12199"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3E17FDE" w14:textId="491D227B" w:rsidR="00066508" w:rsidRPr="005A6AA3" w:rsidDel="00AE71EA" w:rsidRDefault="00000000">
                  <w:pPr>
                    <w:keepNext/>
                    <w:widowControl w:val="0"/>
                    <w:spacing w:after="60"/>
                    <w:jc w:val="center"/>
                    <w:rPr>
                      <w:del w:id="12200" w:author="Lorenzo Fabbri" w:date="2024-09-24T14:48:00Z" w16du:dateUtc="2024-09-24T12:48:00Z"/>
                    </w:rPr>
                  </w:pPr>
                  <w:del w:id="12201" w:author="Lorenzo Fabbri" w:date="2024-09-24T14:48:00Z" w16du:dateUtc="2024-09-24T12:48:00Z">
                    <w:r w:rsidRPr="005A6AA3" w:rsidDel="00AE71EA">
                      <w:rPr>
                        <w:rFonts w:ascii="Calibri" w:hAnsi="Calibri"/>
                        <w:sz w:val="20"/>
                      </w:rPr>
                      <w:delText>0.009 (-0.078, 0.097)</w:delText>
                    </w:r>
                  </w:del>
                </w:p>
              </w:tc>
              <w:tc>
                <w:tcPr>
                  <w:tcW w:w="0" w:type="dxa"/>
                  <w:tcPrChange w:id="1220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CF3557E" w14:textId="645E06DF" w:rsidR="00066508" w:rsidRPr="005A6AA3" w:rsidDel="00AE71EA" w:rsidRDefault="00000000">
                  <w:pPr>
                    <w:keepNext/>
                    <w:widowControl w:val="0"/>
                    <w:spacing w:after="60"/>
                    <w:jc w:val="center"/>
                    <w:rPr>
                      <w:del w:id="12203" w:author="Lorenzo Fabbri" w:date="2024-09-24T14:48:00Z" w16du:dateUtc="2024-09-24T12:48:00Z"/>
                    </w:rPr>
                  </w:pPr>
                  <w:del w:id="12204" w:author="Lorenzo Fabbri" w:date="2024-09-24T14:48:00Z" w16du:dateUtc="2024-09-24T12:48:00Z">
                    <w:r w:rsidRPr="005A6AA3" w:rsidDel="00AE71EA">
                      <w:rPr>
                        <w:rFonts w:ascii="Calibri" w:hAnsi="Calibri"/>
                        <w:sz w:val="20"/>
                      </w:rPr>
                      <w:delText>0.053 (-0.112, 0.218)</w:delText>
                    </w:r>
                  </w:del>
                </w:p>
              </w:tc>
              <w:tc>
                <w:tcPr>
                  <w:tcW w:w="0" w:type="dxa"/>
                  <w:tcPrChange w:id="1220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23A78C" w14:textId="1017B009" w:rsidR="00066508" w:rsidRPr="005A6AA3" w:rsidDel="00AE71EA" w:rsidRDefault="00000000">
                  <w:pPr>
                    <w:keepNext/>
                    <w:widowControl w:val="0"/>
                    <w:spacing w:after="60"/>
                    <w:jc w:val="center"/>
                    <w:rPr>
                      <w:del w:id="12206" w:author="Lorenzo Fabbri" w:date="2024-09-24T14:48:00Z" w16du:dateUtc="2024-09-24T12:48:00Z"/>
                    </w:rPr>
                  </w:pPr>
                  <w:del w:id="12207" w:author="Lorenzo Fabbri" w:date="2024-09-24T14:48:00Z" w16du:dateUtc="2024-09-24T12:48:00Z">
                    <w:r w:rsidRPr="005A6AA3" w:rsidDel="00AE71EA">
                      <w:rPr>
                        <w:rFonts w:ascii="Calibri" w:hAnsi="Calibri"/>
                        <w:sz w:val="20"/>
                      </w:rPr>
                      <w:delText>-0.01 (-0.067, 0.046)</w:delText>
                    </w:r>
                  </w:del>
                </w:p>
              </w:tc>
              <w:tc>
                <w:tcPr>
                  <w:tcW w:w="0" w:type="dxa"/>
                  <w:tcPrChange w:id="12208"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38DFB1D4" w14:textId="771E9FD4" w:rsidR="00066508" w:rsidRPr="005A6AA3" w:rsidDel="00AE71EA" w:rsidRDefault="00000000">
                  <w:pPr>
                    <w:keepNext/>
                    <w:widowControl w:val="0"/>
                    <w:spacing w:after="60"/>
                    <w:jc w:val="center"/>
                    <w:rPr>
                      <w:del w:id="12209" w:author="Lorenzo Fabbri" w:date="2024-09-24T14:48:00Z" w16du:dateUtc="2024-09-24T12:48:00Z"/>
                    </w:rPr>
                  </w:pPr>
                  <w:del w:id="12210" w:author="Lorenzo Fabbri" w:date="2024-09-24T14:48:00Z" w16du:dateUtc="2024-09-24T12:48:00Z">
                    <w:r w:rsidRPr="005A6AA3" w:rsidDel="00AE71EA">
                      <w:rPr>
                        <w:rFonts w:ascii="Calibri" w:hAnsi="Calibri"/>
                        <w:sz w:val="20"/>
                      </w:rPr>
                      <w:delText>0.091 (-0.048, 0.231)</w:delText>
                    </w:r>
                  </w:del>
                </w:p>
              </w:tc>
            </w:tr>
            <w:tr w:rsidR="00066508" w:rsidRPr="005A6AA3" w:rsidDel="00AE71EA" w14:paraId="42CE9409" w14:textId="3616A94D" w:rsidTr="006C3DDD">
              <w:trPr>
                <w:del w:id="12211" w:author="Lorenzo Fabbri" w:date="2024-09-24T14:48:00Z"/>
                <w:trPrChange w:id="12212" w:author="Lorenzo Fabbri" w:date="2024-09-19T20:40:00Z" w16du:dateUtc="2024-09-19T18:40:00Z">
                  <w:trPr>
                    <w:gridBefore w:val="1"/>
                    <w:cantSplit/>
                    <w:jc w:val="center"/>
                  </w:trPr>
                </w:trPrChange>
              </w:trPr>
              <w:tc>
                <w:tcPr>
                  <w:tcW w:w="0" w:type="dxa"/>
                  <w:tcPrChange w:id="1221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26B045" w14:textId="027C80F9" w:rsidR="00066508" w:rsidRPr="005A6AA3" w:rsidDel="00AE71EA" w:rsidRDefault="00000000">
                  <w:pPr>
                    <w:keepNext/>
                    <w:widowControl w:val="0"/>
                    <w:spacing w:after="60"/>
                    <w:rPr>
                      <w:del w:id="12214" w:author="Lorenzo Fabbri" w:date="2024-09-24T14:48:00Z" w16du:dateUtc="2024-09-24T12:48:00Z"/>
                    </w:rPr>
                  </w:pPr>
                  <w:del w:id="12215" w:author="Lorenzo Fabbri" w:date="2024-09-24T14:48:00Z" w16du:dateUtc="2024-09-24T12:48:00Z">
                    <w:r w:rsidRPr="005A6AA3" w:rsidDel="00AE71EA">
                      <w:rPr>
                        <w:rFonts w:ascii="Calibri" w:hAnsi="Calibri"/>
                        <w:sz w:val="20"/>
                      </w:rPr>
                      <w:delText>trcs</w:delText>
                    </w:r>
                  </w:del>
                </w:p>
              </w:tc>
              <w:tc>
                <w:tcPr>
                  <w:tcW w:w="0" w:type="dxa"/>
                  <w:tcPrChange w:id="1221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14529BF" w14:textId="48EE43E7" w:rsidR="00066508" w:rsidRPr="005A6AA3" w:rsidDel="00AE71EA" w:rsidRDefault="00000000">
                  <w:pPr>
                    <w:keepNext/>
                    <w:widowControl w:val="0"/>
                    <w:spacing w:after="60"/>
                    <w:jc w:val="center"/>
                    <w:rPr>
                      <w:del w:id="12217" w:author="Lorenzo Fabbri" w:date="2024-09-24T14:48:00Z" w16du:dateUtc="2024-09-24T12:48:00Z"/>
                    </w:rPr>
                  </w:pPr>
                  <w:del w:id="12218" w:author="Lorenzo Fabbri" w:date="2024-09-24T14:48:00Z" w16du:dateUtc="2024-09-24T12:48:00Z">
                    <w:r w:rsidRPr="005A6AA3" w:rsidDel="00AE71EA">
                      <w:rPr>
                        <w:rFonts w:ascii="Calibri" w:hAnsi="Calibri"/>
                        <w:sz w:val="20"/>
                      </w:rPr>
                      <w:delText>0.08 (-0.077, 0.238)</w:delText>
                    </w:r>
                  </w:del>
                </w:p>
              </w:tc>
              <w:tc>
                <w:tcPr>
                  <w:tcW w:w="0" w:type="dxa"/>
                  <w:tcPrChange w:id="12219"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55F66C4" w14:textId="2C96516E" w:rsidR="00066508" w:rsidRPr="005A6AA3" w:rsidDel="00AE71EA" w:rsidRDefault="00000000">
                  <w:pPr>
                    <w:keepNext/>
                    <w:widowControl w:val="0"/>
                    <w:spacing w:after="60"/>
                    <w:jc w:val="center"/>
                    <w:rPr>
                      <w:del w:id="12220" w:author="Lorenzo Fabbri" w:date="2024-09-24T14:48:00Z" w16du:dateUtc="2024-09-24T12:48:00Z"/>
                    </w:rPr>
                  </w:pPr>
                  <w:del w:id="12221" w:author="Lorenzo Fabbri" w:date="2024-09-24T14:48:00Z" w16du:dateUtc="2024-09-24T12:48:00Z">
                    <w:r w:rsidRPr="005A6AA3" w:rsidDel="00AE71EA">
                      <w:rPr>
                        <w:rFonts w:ascii="Calibri" w:hAnsi="Calibri"/>
                        <w:sz w:val="20"/>
                      </w:rPr>
                      <w:delText>0.223 (0.06, 0.385)</w:delText>
                    </w:r>
                  </w:del>
                </w:p>
              </w:tc>
              <w:tc>
                <w:tcPr>
                  <w:tcW w:w="0" w:type="dxa"/>
                  <w:tcPrChange w:id="1222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7F65A00" w14:textId="366170E4" w:rsidR="00066508" w:rsidRPr="005A6AA3" w:rsidDel="00AE71EA" w:rsidRDefault="00000000">
                  <w:pPr>
                    <w:keepNext/>
                    <w:widowControl w:val="0"/>
                    <w:spacing w:after="60"/>
                    <w:jc w:val="center"/>
                    <w:rPr>
                      <w:del w:id="12223" w:author="Lorenzo Fabbri" w:date="2024-09-24T14:48:00Z" w16du:dateUtc="2024-09-24T12:48:00Z"/>
                    </w:rPr>
                  </w:pPr>
                  <w:del w:id="12224" w:author="Lorenzo Fabbri" w:date="2024-09-24T14:48:00Z" w16du:dateUtc="2024-09-24T12:48:00Z">
                    <w:r w:rsidRPr="005A6AA3" w:rsidDel="00AE71EA">
                      <w:rPr>
                        <w:rFonts w:ascii="Calibri" w:hAnsi="Calibri"/>
                        <w:sz w:val="20"/>
                      </w:rPr>
                      <w:delText>0.036 (-0.104, 0.176)</w:delText>
                    </w:r>
                  </w:del>
                </w:p>
              </w:tc>
              <w:tc>
                <w:tcPr>
                  <w:tcW w:w="0" w:type="dxa"/>
                  <w:tcPrChange w:id="1222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0E781F2" w14:textId="28E9CB73" w:rsidR="00066508" w:rsidRPr="005A6AA3" w:rsidDel="00AE71EA" w:rsidRDefault="00000000">
                  <w:pPr>
                    <w:keepNext/>
                    <w:widowControl w:val="0"/>
                    <w:spacing w:after="60"/>
                    <w:jc w:val="center"/>
                    <w:rPr>
                      <w:del w:id="12226" w:author="Lorenzo Fabbri" w:date="2024-09-24T14:48:00Z" w16du:dateUtc="2024-09-24T12:48:00Z"/>
                    </w:rPr>
                  </w:pPr>
                  <w:del w:id="12227" w:author="Lorenzo Fabbri" w:date="2024-09-24T14:48:00Z" w16du:dateUtc="2024-09-24T12:48:00Z">
                    <w:r w:rsidRPr="005A6AA3" w:rsidDel="00AE71EA">
                      <w:rPr>
                        <w:rFonts w:ascii="Calibri" w:hAnsi="Calibri"/>
                        <w:sz w:val="20"/>
                      </w:rPr>
                      <w:delText>0.166 (0.012, 0.319)</w:delText>
                    </w:r>
                  </w:del>
                </w:p>
              </w:tc>
              <w:tc>
                <w:tcPr>
                  <w:tcW w:w="0" w:type="dxa"/>
                  <w:tcPrChange w:id="1222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7119DA" w14:textId="18246B2A" w:rsidR="00066508" w:rsidRPr="005A6AA3" w:rsidDel="00AE71EA" w:rsidRDefault="00000000">
                  <w:pPr>
                    <w:keepNext/>
                    <w:widowControl w:val="0"/>
                    <w:spacing w:after="60"/>
                    <w:jc w:val="center"/>
                    <w:rPr>
                      <w:del w:id="12229" w:author="Lorenzo Fabbri" w:date="2024-09-24T14:48:00Z" w16du:dateUtc="2024-09-24T12:48:00Z"/>
                    </w:rPr>
                  </w:pPr>
                  <w:del w:id="12230" w:author="Lorenzo Fabbri" w:date="2024-09-24T14:48:00Z" w16du:dateUtc="2024-09-24T12:48:00Z">
                    <w:r w:rsidRPr="005A6AA3" w:rsidDel="00AE71EA">
                      <w:rPr>
                        <w:rFonts w:ascii="Calibri" w:hAnsi="Calibri"/>
                        <w:sz w:val="20"/>
                      </w:rPr>
                      <w:delText>0 (-0.094, 0.094)</w:delText>
                    </w:r>
                  </w:del>
                </w:p>
              </w:tc>
              <w:tc>
                <w:tcPr>
                  <w:tcW w:w="0" w:type="dxa"/>
                  <w:tcPrChange w:id="12231"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09F97A1E" w14:textId="7103B3D3" w:rsidR="00066508" w:rsidRPr="005A6AA3" w:rsidDel="00AE71EA" w:rsidRDefault="00000000">
                  <w:pPr>
                    <w:keepNext/>
                    <w:widowControl w:val="0"/>
                    <w:spacing w:after="60"/>
                    <w:jc w:val="center"/>
                    <w:rPr>
                      <w:del w:id="12232" w:author="Lorenzo Fabbri" w:date="2024-09-24T14:48:00Z" w16du:dateUtc="2024-09-24T12:48:00Z"/>
                    </w:rPr>
                  </w:pPr>
                  <w:del w:id="12233" w:author="Lorenzo Fabbri" w:date="2024-09-24T14:48:00Z" w16du:dateUtc="2024-09-24T12:48:00Z">
                    <w:r w:rsidRPr="005A6AA3" w:rsidDel="00AE71EA">
                      <w:rPr>
                        <w:rFonts w:ascii="Calibri" w:hAnsi="Calibri"/>
                        <w:sz w:val="20"/>
                      </w:rPr>
                      <w:delText>0.152 (0.015, 0.289)</w:delText>
                    </w:r>
                  </w:del>
                </w:p>
              </w:tc>
            </w:tr>
            <w:tr w:rsidR="00066508" w:rsidRPr="005A6AA3" w:rsidDel="00AE71EA" w14:paraId="6CD1CF65" w14:textId="13AF6419" w:rsidTr="006C3DDD">
              <w:trPr>
                <w:del w:id="12234" w:author="Lorenzo Fabbri" w:date="2024-09-24T14:48:00Z"/>
                <w:trPrChange w:id="12235" w:author="Lorenzo Fabbri" w:date="2024-09-19T20:40:00Z" w16du:dateUtc="2024-09-19T18:40:00Z">
                  <w:trPr>
                    <w:gridBefore w:val="1"/>
                    <w:cantSplit/>
                    <w:jc w:val="center"/>
                  </w:trPr>
                </w:trPrChange>
              </w:trPr>
              <w:tc>
                <w:tcPr>
                  <w:tcW w:w="0" w:type="dxa"/>
                  <w:gridSpan w:val="7"/>
                  <w:tcPrChange w:id="12236" w:author="Lorenzo Fabbri" w:date="2024-09-19T20:40:00Z" w16du:dateUtc="2024-09-19T18:40:00Z">
                    <w:tcPr>
                      <w:tcW w:w="9143" w:type="dxa"/>
                      <w:gridSpan w:val="14"/>
                      <w:tcBorders>
                        <w:top w:val="single" w:sz="16" w:space="0" w:color="D3D3D3"/>
                        <w:left w:val="single" w:sz="6" w:space="0" w:color="D3D3D3"/>
                        <w:bottom w:val="single" w:sz="16" w:space="0" w:color="D3D3D3"/>
                        <w:right w:val="single" w:sz="6" w:space="0" w:color="D3D3D3"/>
                      </w:tcBorders>
                      <w:tcMar>
                        <w:top w:w="25" w:type="dxa"/>
                      </w:tcMar>
                    </w:tcPr>
                  </w:tcPrChange>
                </w:tcPr>
                <w:p w14:paraId="0A11ED85" w14:textId="5C1E5BAA" w:rsidR="00066508" w:rsidRPr="005A6AA3" w:rsidDel="00AE71EA" w:rsidRDefault="00000000">
                  <w:pPr>
                    <w:keepNext/>
                    <w:widowControl w:val="0"/>
                    <w:spacing w:after="60"/>
                    <w:rPr>
                      <w:del w:id="12237" w:author="Lorenzo Fabbri" w:date="2024-09-24T14:48:00Z" w16du:dateUtc="2024-09-24T12:48:00Z"/>
                    </w:rPr>
                  </w:pPr>
                  <w:del w:id="12238" w:author="Lorenzo Fabbri" w:date="2024-09-24T14:48:00Z" w16du:dateUtc="2024-09-24T12:48:00Z">
                    <w:r w:rsidRPr="005A6AA3" w:rsidDel="00AE71EA">
                      <w:rPr>
                        <w:rFonts w:ascii="Calibri" w:hAnsi="Calibri"/>
                        <w:b/>
                        <w:sz w:val="20"/>
                      </w:rPr>
                      <w:delText>Phthalate metabolites</w:delText>
                    </w:r>
                  </w:del>
                </w:p>
              </w:tc>
            </w:tr>
            <w:tr w:rsidR="00066508" w:rsidRPr="005A6AA3" w:rsidDel="00AE71EA" w14:paraId="00020086" w14:textId="3ED0FAC0" w:rsidTr="006C3DDD">
              <w:trPr>
                <w:del w:id="12239" w:author="Lorenzo Fabbri" w:date="2024-09-24T14:48:00Z"/>
                <w:trPrChange w:id="12240" w:author="Lorenzo Fabbri" w:date="2024-09-19T20:40:00Z" w16du:dateUtc="2024-09-19T18:40:00Z">
                  <w:trPr>
                    <w:gridBefore w:val="1"/>
                    <w:cantSplit/>
                    <w:jc w:val="center"/>
                  </w:trPr>
                </w:trPrChange>
              </w:trPr>
              <w:tc>
                <w:tcPr>
                  <w:tcW w:w="0" w:type="dxa"/>
                  <w:tcPrChange w:id="1224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0E4BDA" w14:textId="70FB31D0" w:rsidR="00066508" w:rsidRPr="005A6AA3" w:rsidDel="00AE71EA" w:rsidRDefault="00000000">
                  <w:pPr>
                    <w:keepNext/>
                    <w:widowControl w:val="0"/>
                    <w:spacing w:after="60"/>
                    <w:rPr>
                      <w:del w:id="12242" w:author="Lorenzo Fabbri" w:date="2024-09-24T14:48:00Z" w16du:dateUtc="2024-09-24T12:48:00Z"/>
                    </w:rPr>
                  </w:pPr>
                  <w:del w:id="12243" w:author="Lorenzo Fabbri" w:date="2024-09-24T14:48:00Z" w16du:dateUtc="2024-09-24T12:48:00Z">
                    <w:r w:rsidRPr="005A6AA3" w:rsidDel="00AE71EA">
                      <w:rPr>
                        <w:rFonts w:ascii="Calibri" w:hAnsi="Calibri"/>
                        <w:sz w:val="20"/>
                      </w:rPr>
                      <w:delText>mbzp</w:delText>
                    </w:r>
                  </w:del>
                </w:p>
              </w:tc>
              <w:tc>
                <w:tcPr>
                  <w:tcW w:w="0" w:type="dxa"/>
                  <w:tcPrChange w:id="1224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80D544" w14:textId="681DD2DA" w:rsidR="00066508" w:rsidRPr="005A6AA3" w:rsidDel="00AE71EA" w:rsidRDefault="00000000">
                  <w:pPr>
                    <w:keepNext/>
                    <w:widowControl w:val="0"/>
                    <w:spacing w:after="60"/>
                    <w:jc w:val="center"/>
                    <w:rPr>
                      <w:del w:id="12245" w:author="Lorenzo Fabbri" w:date="2024-09-24T14:48:00Z" w16du:dateUtc="2024-09-24T12:48:00Z"/>
                    </w:rPr>
                  </w:pPr>
                  <w:del w:id="12246" w:author="Lorenzo Fabbri" w:date="2024-09-24T14:48:00Z" w16du:dateUtc="2024-09-24T12:48:00Z">
                    <w:r w:rsidRPr="005A6AA3" w:rsidDel="00AE71EA">
                      <w:rPr>
                        <w:rFonts w:ascii="Calibri" w:hAnsi="Calibri"/>
                        <w:sz w:val="20"/>
                      </w:rPr>
                      <w:delText>0.101 (-0.096, 0.297)</w:delText>
                    </w:r>
                  </w:del>
                </w:p>
              </w:tc>
              <w:tc>
                <w:tcPr>
                  <w:tcW w:w="0" w:type="dxa"/>
                  <w:tcPrChange w:id="1224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4828132" w14:textId="2FC06750" w:rsidR="00066508" w:rsidRPr="005A6AA3" w:rsidDel="00AE71EA" w:rsidRDefault="00000000">
                  <w:pPr>
                    <w:keepNext/>
                    <w:widowControl w:val="0"/>
                    <w:spacing w:after="60"/>
                    <w:jc w:val="center"/>
                    <w:rPr>
                      <w:del w:id="12248" w:author="Lorenzo Fabbri" w:date="2024-09-24T14:48:00Z" w16du:dateUtc="2024-09-24T12:48:00Z"/>
                    </w:rPr>
                  </w:pPr>
                  <w:del w:id="12249" w:author="Lorenzo Fabbri" w:date="2024-09-24T14:48:00Z" w16du:dateUtc="2024-09-24T12:48:00Z">
                    <w:r w:rsidRPr="005A6AA3" w:rsidDel="00AE71EA">
                      <w:rPr>
                        <w:rFonts w:ascii="Calibri" w:hAnsi="Calibri"/>
                        <w:sz w:val="20"/>
                      </w:rPr>
                      <w:delText>0.126 (-0.104, 0.356)</w:delText>
                    </w:r>
                  </w:del>
                </w:p>
              </w:tc>
              <w:tc>
                <w:tcPr>
                  <w:tcW w:w="0" w:type="dxa"/>
                  <w:tcPrChange w:id="1225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DA33FCB" w14:textId="016C2244" w:rsidR="00066508" w:rsidRPr="005A6AA3" w:rsidDel="00AE71EA" w:rsidRDefault="00000000">
                  <w:pPr>
                    <w:keepNext/>
                    <w:widowControl w:val="0"/>
                    <w:spacing w:after="60"/>
                    <w:jc w:val="center"/>
                    <w:rPr>
                      <w:del w:id="12251" w:author="Lorenzo Fabbri" w:date="2024-09-24T14:48:00Z" w16du:dateUtc="2024-09-24T12:48:00Z"/>
                    </w:rPr>
                  </w:pPr>
                  <w:del w:id="12252" w:author="Lorenzo Fabbri" w:date="2024-09-24T14:48:00Z" w16du:dateUtc="2024-09-24T12:48:00Z">
                    <w:r w:rsidRPr="005A6AA3" w:rsidDel="00AE71EA">
                      <w:rPr>
                        <w:rFonts w:ascii="Calibri" w:hAnsi="Calibri"/>
                        <w:sz w:val="20"/>
                      </w:rPr>
                      <w:delText>0.062 (-0.145, 0.269)</w:delText>
                    </w:r>
                  </w:del>
                </w:p>
              </w:tc>
              <w:tc>
                <w:tcPr>
                  <w:tcW w:w="0" w:type="dxa"/>
                  <w:tcPrChange w:id="1225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D32669" w14:textId="26C20FF6" w:rsidR="00066508" w:rsidRPr="005A6AA3" w:rsidDel="00AE71EA" w:rsidRDefault="00000000">
                  <w:pPr>
                    <w:keepNext/>
                    <w:widowControl w:val="0"/>
                    <w:spacing w:after="60"/>
                    <w:jc w:val="center"/>
                    <w:rPr>
                      <w:del w:id="12254" w:author="Lorenzo Fabbri" w:date="2024-09-24T14:48:00Z" w16du:dateUtc="2024-09-24T12:48:00Z"/>
                    </w:rPr>
                  </w:pPr>
                  <w:del w:id="12255" w:author="Lorenzo Fabbri" w:date="2024-09-24T14:48:00Z" w16du:dateUtc="2024-09-24T12:48:00Z">
                    <w:r w:rsidRPr="005A6AA3" w:rsidDel="00AE71EA">
                      <w:rPr>
                        <w:rFonts w:ascii="Calibri" w:hAnsi="Calibri"/>
                        <w:sz w:val="20"/>
                      </w:rPr>
                      <w:delText>0.08 (-0.12, 0.279)</w:delText>
                    </w:r>
                  </w:del>
                </w:p>
              </w:tc>
              <w:tc>
                <w:tcPr>
                  <w:tcW w:w="0" w:type="dxa"/>
                  <w:tcPrChange w:id="1225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577EA" w14:textId="41B66550" w:rsidR="00066508" w:rsidRPr="005A6AA3" w:rsidDel="00AE71EA" w:rsidRDefault="00000000">
                  <w:pPr>
                    <w:keepNext/>
                    <w:widowControl w:val="0"/>
                    <w:spacing w:after="60"/>
                    <w:jc w:val="center"/>
                    <w:rPr>
                      <w:del w:id="12257" w:author="Lorenzo Fabbri" w:date="2024-09-24T14:48:00Z" w16du:dateUtc="2024-09-24T12:48:00Z"/>
                    </w:rPr>
                  </w:pPr>
                  <w:del w:id="12258" w:author="Lorenzo Fabbri" w:date="2024-09-24T14:48:00Z" w16du:dateUtc="2024-09-24T12:48:00Z">
                    <w:r w:rsidRPr="005A6AA3" w:rsidDel="00AE71EA">
                      <w:rPr>
                        <w:rFonts w:ascii="Calibri" w:hAnsi="Calibri"/>
                        <w:sz w:val="20"/>
                      </w:rPr>
                      <w:delText>0.019 (-0.186, 0.224)</w:delText>
                    </w:r>
                  </w:del>
                </w:p>
              </w:tc>
              <w:tc>
                <w:tcPr>
                  <w:tcW w:w="0" w:type="dxa"/>
                  <w:tcPrChange w:id="12259"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528629E4" w14:textId="408B65E6" w:rsidR="00066508" w:rsidRPr="005A6AA3" w:rsidDel="00AE71EA" w:rsidRDefault="00000000">
                  <w:pPr>
                    <w:keepNext/>
                    <w:widowControl w:val="0"/>
                    <w:spacing w:after="60"/>
                    <w:jc w:val="center"/>
                    <w:rPr>
                      <w:del w:id="12260" w:author="Lorenzo Fabbri" w:date="2024-09-24T14:48:00Z" w16du:dateUtc="2024-09-24T12:48:00Z"/>
                    </w:rPr>
                  </w:pPr>
                  <w:del w:id="12261" w:author="Lorenzo Fabbri" w:date="2024-09-24T14:48:00Z" w16du:dateUtc="2024-09-24T12:48:00Z">
                    <w:r w:rsidRPr="005A6AA3" w:rsidDel="00AE71EA">
                      <w:rPr>
                        <w:rFonts w:ascii="Calibri" w:hAnsi="Calibri"/>
                        <w:sz w:val="20"/>
                      </w:rPr>
                      <w:delText>0.098 (-0.021, 0.217)</w:delText>
                    </w:r>
                  </w:del>
                </w:p>
              </w:tc>
            </w:tr>
            <w:tr w:rsidR="00066508" w:rsidRPr="005A6AA3" w:rsidDel="00AE71EA" w14:paraId="567102DE" w14:textId="5B86D18C" w:rsidTr="006C3DDD">
              <w:trPr>
                <w:del w:id="12262" w:author="Lorenzo Fabbri" w:date="2024-09-24T14:48:00Z"/>
                <w:trPrChange w:id="12263" w:author="Lorenzo Fabbri" w:date="2024-09-19T20:40:00Z" w16du:dateUtc="2024-09-19T18:40:00Z">
                  <w:trPr>
                    <w:gridBefore w:val="1"/>
                    <w:cantSplit/>
                    <w:jc w:val="center"/>
                  </w:trPr>
                </w:trPrChange>
              </w:trPr>
              <w:tc>
                <w:tcPr>
                  <w:tcW w:w="0" w:type="dxa"/>
                  <w:tcPrChange w:id="1226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DACF59" w14:textId="4900CE54" w:rsidR="00066508" w:rsidRPr="005A6AA3" w:rsidDel="00AE71EA" w:rsidRDefault="00000000">
                  <w:pPr>
                    <w:keepNext/>
                    <w:widowControl w:val="0"/>
                    <w:spacing w:after="60"/>
                    <w:rPr>
                      <w:del w:id="12265" w:author="Lorenzo Fabbri" w:date="2024-09-24T14:48:00Z" w16du:dateUtc="2024-09-24T12:48:00Z"/>
                    </w:rPr>
                  </w:pPr>
                  <w:del w:id="12266" w:author="Lorenzo Fabbri" w:date="2024-09-24T14:48:00Z" w16du:dateUtc="2024-09-24T12:48:00Z">
                    <w:r w:rsidRPr="005A6AA3" w:rsidDel="00AE71EA">
                      <w:rPr>
                        <w:rFonts w:ascii="Calibri" w:hAnsi="Calibri"/>
                        <w:sz w:val="20"/>
                      </w:rPr>
                      <w:delText>mecpp</w:delText>
                    </w:r>
                  </w:del>
                </w:p>
              </w:tc>
              <w:tc>
                <w:tcPr>
                  <w:tcW w:w="0" w:type="dxa"/>
                  <w:tcPrChange w:id="1226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0516BCA" w14:textId="53FAF663" w:rsidR="00066508" w:rsidRPr="005A6AA3" w:rsidDel="00AE71EA" w:rsidRDefault="00000000">
                  <w:pPr>
                    <w:keepNext/>
                    <w:widowControl w:val="0"/>
                    <w:spacing w:after="60"/>
                    <w:jc w:val="center"/>
                    <w:rPr>
                      <w:del w:id="12268" w:author="Lorenzo Fabbri" w:date="2024-09-24T14:48:00Z" w16du:dateUtc="2024-09-24T12:48:00Z"/>
                    </w:rPr>
                  </w:pPr>
                  <w:del w:id="12269" w:author="Lorenzo Fabbri" w:date="2024-09-24T14:48:00Z" w16du:dateUtc="2024-09-24T12:48:00Z">
                    <w:r w:rsidRPr="005A6AA3" w:rsidDel="00AE71EA">
                      <w:rPr>
                        <w:rFonts w:ascii="Calibri" w:hAnsi="Calibri"/>
                        <w:sz w:val="20"/>
                      </w:rPr>
                      <w:delText>0.208 (-0.001, 0.418)</w:delText>
                    </w:r>
                  </w:del>
                </w:p>
              </w:tc>
              <w:tc>
                <w:tcPr>
                  <w:tcW w:w="0" w:type="dxa"/>
                  <w:tcPrChange w:id="1227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EA0FFA5" w14:textId="53AF148E" w:rsidR="00066508" w:rsidRPr="005A6AA3" w:rsidDel="00AE71EA" w:rsidRDefault="00000000">
                  <w:pPr>
                    <w:keepNext/>
                    <w:widowControl w:val="0"/>
                    <w:spacing w:after="60"/>
                    <w:jc w:val="center"/>
                    <w:rPr>
                      <w:del w:id="12271" w:author="Lorenzo Fabbri" w:date="2024-09-24T14:48:00Z" w16du:dateUtc="2024-09-24T12:48:00Z"/>
                    </w:rPr>
                  </w:pPr>
                  <w:del w:id="12272" w:author="Lorenzo Fabbri" w:date="2024-09-24T14:48:00Z" w16du:dateUtc="2024-09-24T12:48:00Z">
                    <w:r w:rsidRPr="005A6AA3" w:rsidDel="00AE71EA">
                      <w:rPr>
                        <w:rFonts w:ascii="Calibri" w:hAnsi="Calibri"/>
                        <w:sz w:val="20"/>
                      </w:rPr>
                      <w:delText>0.222 (-0.035, 0.48)</w:delText>
                    </w:r>
                  </w:del>
                </w:p>
              </w:tc>
              <w:tc>
                <w:tcPr>
                  <w:tcW w:w="0" w:type="dxa"/>
                  <w:tcPrChange w:id="1227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7C3FEC" w14:textId="6D023178" w:rsidR="00066508" w:rsidRPr="005A6AA3" w:rsidDel="00AE71EA" w:rsidRDefault="00000000">
                  <w:pPr>
                    <w:keepNext/>
                    <w:widowControl w:val="0"/>
                    <w:spacing w:after="60"/>
                    <w:jc w:val="center"/>
                    <w:rPr>
                      <w:del w:id="12274" w:author="Lorenzo Fabbri" w:date="2024-09-24T14:48:00Z" w16du:dateUtc="2024-09-24T12:48:00Z"/>
                    </w:rPr>
                  </w:pPr>
                  <w:del w:id="12275" w:author="Lorenzo Fabbri" w:date="2024-09-24T14:48:00Z" w16du:dateUtc="2024-09-24T12:48:00Z">
                    <w:r w:rsidRPr="005A6AA3" w:rsidDel="00AE71EA">
                      <w:rPr>
                        <w:rFonts w:ascii="Calibri" w:hAnsi="Calibri"/>
                        <w:sz w:val="20"/>
                      </w:rPr>
                      <w:delText>0.13 (-0.057, 0.317)</w:delText>
                    </w:r>
                  </w:del>
                </w:p>
              </w:tc>
              <w:tc>
                <w:tcPr>
                  <w:tcW w:w="0" w:type="dxa"/>
                  <w:tcPrChange w:id="1227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6AD188C" w14:textId="51355BA2" w:rsidR="00066508" w:rsidRPr="005A6AA3" w:rsidDel="00AE71EA" w:rsidRDefault="00000000">
                  <w:pPr>
                    <w:keepNext/>
                    <w:widowControl w:val="0"/>
                    <w:spacing w:after="60"/>
                    <w:jc w:val="center"/>
                    <w:rPr>
                      <w:del w:id="12277" w:author="Lorenzo Fabbri" w:date="2024-09-24T14:48:00Z" w16du:dateUtc="2024-09-24T12:48:00Z"/>
                    </w:rPr>
                  </w:pPr>
                  <w:del w:id="12278" w:author="Lorenzo Fabbri" w:date="2024-09-24T14:48:00Z" w16du:dateUtc="2024-09-24T12:48:00Z">
                    <w:r w:rsidRPr="005A6AA3" w:rsidDel="00AE71EA">
                      <w:rPr>
                        <w:rFonts w:ascii="Calibri" w:hAnsi="Calibri"/>
                        <w:sz w:val="20"/>
                      </w:rPr>
                      <w:delText>0.173 (-0.028, 0.373)</w:delText>
                    </w:r>
                  </w:del>
                </w:p>
              </w:tc>
              <w:tc>
                <w:tcPr>
                  <w:tcW w:w="0" w:type="dxa"/>
                  <w:tcPrChange w:id="1227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993AE90" w14:textId="080CB8BE" w:rsidR="00066508" w:rsidRPr="005A6AA3" w:rsidDel="00AE71EA" w:rsidRDefault="00000000">
                  <w:pPr>
                    <w:keepNext/>
                    <w:widowControl w:val="0"/>
                    <w:spacing w:after="60"/>
                    <w:jc w:val="center"/>
                    <w:rPr>
                      <w:del w:id="12280" w:author="Lorenzo Fabbri" w:date="2024-09-24T14:48:00Z" w16du:dateUtc="2024-09-24T12:48:00Z"/>
                    </w:rPr>
                  </w:pPr>
                  <w:del w:id="12281" w:author="Lorenzo Fabbri" w:date="2024-09-24T14:48:00Z" w16du:dateUtc="2024-09-24T12:48:00Z">
                    <w:r w:rsidRPr="005A6AA3" w:rsidDel="00AE71EA">
                      <w:rPr>
                        <w:rFonts w:ascii="Calibri" w:hAnsi="Calibri"/>
                        <w:sz w:val="20"/>
                      </w:rPr>
                      <w:delText>0.148 (-0.042, 0.339)</w:delText>
                    </w:r>
                  </w:del>
                </w:p>
              </w:tc>
              <w:tc>
                <w:tcPr>
                  <w:tcW w:w="0" w:type="dxa"/>
                  <w:tcPrChange w:id="12282"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619CC651" w14:textId="1E3B144F" w:rsidR="00066508" w:rsidRPr="005A6AA3" w:rsidDel="00AE71EA" w:rsidRDefault="00000000">
                  <w:pPr>
                    <w:keepNext/>
                    <w:widowControl w:val="0"/>
                    <w:spacing w:after="60"/>
                    <w:jc w:val="center"/>
                    <w:rPr>
                      <w:del w:id="12283" w:author="Lorenzo Fabbri" w:date="2024-09-24T14:48:00Z" w16du:dateUtc="2024-09-24T12:48:00Z"/>
                    </w:rPr>
                  </w:pPr>
                  <w:del w:id="12284" w:author="Lorenzo Fabbri" w:date="2024-09-24T14:48:00Z" w16du:dateUtc="2024-09-24T12:48:00Z">
                    <w:r w:rsidRPr="005A6AA3" w:rsidDel="00AE71EA">
                      <w:rPr>
                        <w:rFonts w:ascii="Calibri" w:hAnsi="Calibri"/>
                        <w:sz w:val="20"/>
                      </w:rPr>
                      <w:delText>0.131 (-0.058, 0.321)</w:delText>
                    </w:r>
                  </w:del>
                </w:p>
              </w:tc>
            </w:tr>
            <w:tr w:rsidR="00066508" w:rsidRPr="005A6AA3" w:rsidDel="00AE71EA" w14:paraId="1282DC82" w14:textId="187941F1" w:rsidTr="006C3DDD">
              <w:trPr>
                <w:del w:id="12285" w:author="Lorenzo Fabbri" w:date="2024-09-24T14:48:00Z"/>
                <w:trPrChange w:id="12286" w:author="Lorenzo Fabbri" w:date="2024-09-19T20:40:00Z" w16du:dateUtc="2024-09-19T18:40:00Z">
                  <w:trPr>
                    <w:gridBefore w:val="1"/>
                    <w:cantSplit/>
                    <w:jc w:val="center"/>
                  </w:trPr>
                </w:trPrChange>
              </w:trPr>
              <w:tc>
                <w:tcPr>
                  <w:tcW w:w="0" w:type="dxa"/>
                  <w:tcPrChange w:id="1228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7D8A3" w14:textId="4FD74449" w:rsidR="00066508" w:rsidRPr="005A6AA3" w:rsidDel="00AE71EA" w:rsidRDefault="00000000">
                  <w:pPr>
                    <w:keepNext/>
                    <w:widowControl w:val="0"/>
                    <w:spacing w:after="60"/>
                    <w:rPr>
                      <w:del w:id="12288" w:author="Lorenzo Fabbri" w:date="2024-09-24T14:48:00Z" w16du:dateUtc="2024-09-24T12:48:00Z"/>
                    </w:rPr>
                  </w:pPr>
                  <w:del w:id="12289" w:author="Lorenzo Fabbri" w:date="2024-09-24T14:48:00Z" w16du:dateUtc="2024-09-24T12:48:00Z">
                    <w:r w:rsidRPr="005A6AA3" w:rsidDel="00AE71EA">
                      <w:rPr>
                        <w:rFonts w:ascii="Calibri" w:hAnsi="Calibri"/>
                        <w:sz w:val="20"/>
                      </w:rPr>
                      <w:delText>mehhp</w:delText>
                    </w:r>
                  </w:del>
                </w:p>
              </w:tc>
              <w:tc>
                <w:tcPr>
                  <w:tcW w:w="0" w:type="dxa"/>
                  <w:tcPrChange w:id="1229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E8EC4D3" w14:textId="54BC980A" w:rsidR="00066508" w:rsidRPr="005A6AA3" w:rsidDel="00AE71EA" w:rsidRDefault="00000000">
                  <w:pPr>
                    <w:keepNext/>
                    <w:widowControl w:val="0"/>
                    <w:spacing w:after="60"/>
                    <w:jc w:val="center"/>
                    <w:rPr>
                      <w:del w:id="12291" w:author="Lorenzo Fabbri" w:date="2024-09-24T14:48:00Z" w16du:dateUtc="2024-09-24T12:48:00Z"/>
                    </w:rPr>
                  </w:pPr>
                  <w:del w:id="12292" w:author="Lorenzo Fabbri" w:date="2024-09-24T14:48:00Z" w16du:dateUtc="2024-09-24T12:48:00Z">
                    <w:r w:rsidRPr="005A6AA3" w:rsidDel="00AE71EA">
                      <w:rPr>
                        <w:rFonts w:ascii="Calibri" w:hAnsi="Calibri"/>
                        <w:sz w:val="20"/>
                      </w:rPr>
                      <w:delText>0.192 (0.014, 0.369)</w:delText>
                    </w:r>
                  </w:del>
                </w:p>
              </w:tc>
              <w:tc>
                <w:tcPr>
                  <w:tcW w:w="0" w:type="dxa"/>
                  <w:tcPrChange w:id="12293"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621A3CC" w14:textId="3F888197" w:rsidR="00066508" w:rsidRPr="005A6AA3" w:rsidDel="00AE71EA" w:rsidRDefault="00000000">
                  <w:pPr>
                    <w:keepNext/>
                    <w:widowControl w:val="0"/>
                    <w:spacing w:after="60"/>
                    <w:jc w:val="center"/>
                    <w:rPr>
                      <w:del w:id="12294" w:author="Lorenzo Fabbri" w:date="2024-09-24T14:48:00Z" w16du:dateUtc="2024-09-24T12:48:00Z"/>
                    </w:rPr>
                  </w:pPr>
                  <w:del w:id="12295" w:author="Lorenzo Fabbri" w:date="2024-09-24T14:48:00Z" w16du:dateUtc="2024-09-24T12:48:00Z">
                    <w:r w:rsidRPr="005A6AA3" w:rsidDel="00AE71EA">
                      <w:rPr>
                        <w:rFonts w:ascii="Calibri" w:hAnsi="Calibri"/>
                        <w:sz w:val="20"/>
                      </w:rPr>
                      <w:delText>0.243 (-0.013, 0.5)</w:delText>
                    </w:r>
                  </w:del>
                </w:p>
              </w:tc>
              <w:tc>
                <w:tcPr>
                  <w:tcW w:w="0" w:type="dxa"/>
                  <w:tcPrChange w:id="1229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395BE73" w14:textId="24C1CBA1" w:rsidR="00066508" w:rsidRPr="005A6AA3" w:rsidDel="00AE71EA" w:rsidRDefault="00000000">
                  <w:pPr>
                    <w:keepNext/>
                    <w:widowControl w:val="0"/>
                    <w:spacing w:after="60"/>
                    <w:jc w:val="center"/>
                    <w:rPr>
                      <w:del w:id="12297" w:author="Lorenzo Fabbri" w:date="2024-09-24T14:48:00Z" w16du:dateUtc="2024-09-24T12:48:00Z"/>
                    </w:rPr>
                  </w:pPr>
                  <w:del w:id="12298" w:author="Lorenzo Fabbri" w:date="2024-09-24T14:48:00Z" w16du:dateUtc="2024-09-24T12:48:00Z">
                    <w:r w:rsidRPr="005A6AA3" w:rsidDel="00AE71EA">
                      <w:rPr>
                        <w:rFonts w:ascii="Calibri" w:hAnsi="Calibri"/>
                        <w:sz w:val="20"/>
                      </w:rPr>
                      <w:delText>0.112 (-0.093, 0.318)</w:delText>
                    </w:r>
                  </w:del>
                </w:p>
              </w:tc>
              <w:tc>
                <w:tcPr>
                  <w:tcW w:w="0" w:type="dxa"/>
                  <w:tcPrChange w:id="1229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B8067D" w14:textId="56613792" w:rsidR="00066508" w:rsidRPr="005A6AA3" w:rsidDel="00AE71EA" w:rsidRDefault="00000000">
                  <w:pPr>
                    <w:keepNext/>
                    <w:widowControl w:val="0"/>
                    <w:spacing w:after="60"/>
                    <w:jc w:val="center"/>
                    <w:rPr>
                      <w:del w:id="12300" w:author="Lorenzo Fabbri" w:date="2024-09-24T14:48:00Z" w16du:dateUtc="2024-09-24T12:48:00Z"/>
                    </w:rPr>
                  </w:pPr>
                  <w:del w:id="12301" w:author="Lorenzo Fabbri" w:date="2024-09-24T14:48:00Z" w16du:dateUtc="2024-09-24T12:48:00Z">
                    <w:r w:rsidRPr="005A6AA3" w:rsidDel="00AE71EA">
                      <w:rPr>
                        <w:rFonts w:ascii="Calibri" w:hAnsi="Calibri"/>
                        <w:sz w:val="20"/>
                      </w:rPr>
                      <w:delText>0.203 (-0.011, 0.418)</w:delText>
                    </w:r>
                  </w:del>
                </w:p>
              </w:tc>
              <w:tc>
                <w:tcPr>
                  <w:tcW w:w="0" w:type="dxa"/>
                  <w:tcPrChange w:id="1230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DDB28A" w14:textId="3EC790E0" w:rsidR="00066508" w:rsidRPr="005A6AA3" w:rsidDel="00AE71EA" w:rsidRDefault="00000000">
                  <w:pPr>
                    <w:keepNext/>
                    <w:widowControl w:val="0"/>
                    <w:spacing w:after="60"/>
                    <w:jc w:val="center"/>
                    <w:rPr>
                      <w:del w:id="12303" w:author="Lorenzo Fabbri" w:date="2024-09-24T14:48:00Z" w16du:dateUtc="2024-09-24T12:48:00Z"/>
                    </w:rPr>
                  </w:pPr>
                  <w:del w:id="12304" w:author="Lorenzo Fabbri" w:date="2024-09-24T14:48:00Z" w16du:dateUtc="2024-09-24T12:48:00Z">
                    <w:r w:rsidRPr="005A6AA3" w:rsidDel="00AE71EA">
                      <w:rPr>
                        <w:rFonts w:ascii="Calibri" w:hAnsi="Calibri"/>
                        <w:sz w:val="20"/>
                      </w:rPr>
                      <w:delText>0.144 (-0.027, 0.315)</w:delText>
                    </w:r>
                  </w:del>
                </w:p>
              </w:tc>
              <w:tc>
                <w:tcPr>
                  <w:tcW w:w="0" w:type="dxa"/>
                  <w:tcPrChange w:id="12305"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2C173CC3" w14:textId="70E4E6DB" w:rsidR="00066508" w:rsidRPr="005A6AA3" w:rsidDel="00AE71EA" w:rsidRDefault="00000000">
                  <w:pPr>
                    <w:keepNext/>
                    <w:widowControl w:val="0"/>
                    <w:spacing w:after="60"/>
                    <w:jc w:val="center"/>
                    <w:rPr>
                      <w:del w:id="12306" w:author="Lorenzo Fabbri" w:date="2024-09-24T14:48:00Z" w16du:dateUtc="2024-09-24T12:48:00Z"/>
                    </w:rPr>
                  </w:pPr>
                  <w:del w:id="12307" w:author="Lorenzo Fabbri" w:date="2024-09-24T14:48:00Z" w16du:dateUtc="2024-09-24T12:48:00Z">
                    <w:r w:rsidRPr="005A6AA3" w:rsidDel="00AE71EA">
                      <w:rPr>
                        <w:rFonts w:ascii="Calibri" w:hAnsi="Calibri"/>
                        <w:sz w:val="20"/>
                      </w:rPr>
                      <w:delText>0.15 (-0.021, 0.321)</w:delText>
                    </w:r>
                  </w:del>
                </w:p>
              </w:tc>
            </w:tr>
            <w:tr w:rsidR="00066508" w:rsidRPr="005A6AA3" w:rsidDel="00AE71EA" w14:paraId="383397B8" w14:textId="635708E5" w:rsidTr="006C3DDD">
              <w:trPr>
                <w:del w:id="12308" w:author="Lorenzo Fabbri" w:date="2024-09-24T14:48:00Z"/>
                <w:trPrChange w:id="12309" w:author="Lorenzo Fabbri" w:date="2024-09-19T20:40:00Z" w16du:dateUtc="2024-09-19T18:40:00Z">
                  <w:trPr>
                    <w:gridBefore w:val="1"/>
                    <w:cantSplit/>
                    <w:jc w:val="center"/>
                  </w:trPr>
                </w:trPrChange>
              </w:trPr>
              <w:tc>
                <w:tcPr>
                  <w:tcW w:w="0" w:type="dxa"/>
                  <w:tcPrChange w:id="1231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522EA2" w14:textId="78DAF35D" w:rsidR="00066508" w:rsidRPr="005A6AA3" w:rsidDel="00AE71EA" w:rsidRDefault="00000000">
                  <w:pPr>
                    <w:keepNext/>
                    <w:widowControl w:val="0"/>
                    <w:spacing w:after="60"/>
                    <w:rPr>
                      <w:del w:id="12311" w:author="Lorenzo Fabbri" w:date="2024-09-24T14:48:00Z" w16du:dateUtc="2024-09-24T12:48:00Z"/>
                    </w:rPr>
                  </w:pPr>
                  <w:del w:id="12312" w:author="Lorenzo Fabbri" w:date="2024-09-24T14:48:00Z" w16du:dateUtc="2024-09-24T12:48:00Z">
                    <w:r w:rsidRPr="005A6AA3" w:rsidDel="00AE71EA">
                      <w:rPr>
                        <w:rFonts w:ascii="Calibri" w:hAnsi="Calibri"/>
                        <w:sz w:val="20"/>
                      </w:rPr>
                      <w:delText>mehp</w:delText>
                    </w:r>
                  </w:del>
                </w:p>
              </w:tc>
              <w:tc>
                <w:tcPr>
                  <w:tcW w:w="0" w:type="dxa"/>
                  <w:tcPrChange w:id="1231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8D3DAAA" w14:textId="48106D50" w:rsidR="00066508" w:rsidRPr="005A6AA3" w:rsidDel="00AE71EA" w:rsidRDefault="00000000">
                  <w:pPr>
                    <w:keepNext/>
                    <w:widowControl w:val="0"/>
                    <w:spacing w:after="60"/>
                    <w:jc w:val="center"/>
                    <w:rPr>
                      <w:del w:id="12314" w:author="Lorenzo Fabbri" w:date="2024-09-24T14:48:00Z" w16du:dateUtc="2024-09-24T12:48:00Z"/>
                    </w:rPr>
                  </w:pPr>
                  <w:del w:id="12315" w:author="Lorenzo Fabbri" w:date="2024-09-24T14:48:00Z" w16du:dateUtc="2024-09-24T12:48:00Z">
                    <w:r w:rsidRPr="005A6AA3" w:rsidDel="00AE71EA">
                      <w:rPr>
                        <w:rFonts w:ascii="Calibri" w:hAnsi="Calibri"/>
                        <w:sz w:val="20"/>
                      </w:rPr>
                      <w:delText>0.202 (0.059, 0.345)</w:delText>
                    </w:r>
                  </w:del>
                </w:p>
              </w:tc>
              <w:tc>
                <w:tcPr>
                  <w:tcW w:w="0" w:type="dxa"/>
                  <w:tcPrChange w:id="1231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2786F1E" w14:textId="2E34D89E" w:rsidR="00066508" w:rsidRPr="005A6AA3" w:rsidDel="00AE71EA" w:rsidRDefault="00000000">
                  <w:pPr>
                    <w:keepNext/>
                    <w:widowControl w:val="0"/>
                    <w:spacing w:after="60"/>
                    <w:jc w:val="center"/>
                    <w:rPr>
                      <w:del w:id="12317" w:author="Lorenzo Fabbri" w:date="2024-09-24T14:48:00Z" w16du:dateUtc="2024-09-24T12:48:00Z"/>
                    </w:rPr>
                  </w:pPr>
                  <w:del w:id="12318" w:author="Lorenzo Fabbri" w:date="2024-09-24T14:48:00Z" w16du:dateUtc="2024-09-24T12:48:00Z">
                    <w:r w:rsidRPr="005A6AA3" w:rsidDel="00AE71EA">
                      <w:rPr>
                        <w:rFonts w:ascii="Calibri" w:hAnsi="Calibri"/>
                        <w:sz w:val="20"/>
                      </w:rPr>
                      <w:delText>0.367 (0.216, 0.518)</w:delText>
                    </w:r>
                  </w:del>
                </w:p>
              </w:tc>
              <w:tc>
                <w:tcPr>
                  <w:tcW w:w="0" w:type="dxa"/>
                  <w:tcPrChange w:id="12319"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14BB70E" w14:textId="52ABC340" w:rsidR="00066508" w:rsidRPr="005A6AA3" w:rsidDel="00AE71EA" w:rsidRDefault="00000000">
                  <w:pPr>
                    <w:keepNext/>
                    <w:widowControl w:val="0"/>
                    <w:spacing w:after="60"/>
                    <w:jc w:val="center"/>
                    <w:rPr>
                      <w:del w:id="12320" w:author="Lorenzo Fabbri" w:date="2024-09-24T14:48:00Z" w16du:dateUtc="2024-09-24T12:48:00Z"/>
                    </w:rPr>
                  </w:pPr>
                  <w:del w:id="12321" w:author="Lorenzo Fabbri" w:date="2024-09-24T14:48:00Z" w16du:dateUtc="2024-09-24T12:48:00Z">
                    <w:r w:rsidRPr="005A6AA3" w:rsidDel="00AE71EA">
                      <w:rPr>
                        <w:rFonts w:ascii="Calibri" w:hAnsi="Calibri"/>
                        <w:sz w:val="20"/>
                      </w:rPr>
                      <w:delText>0.116 (-0.044, 0.277)</w:delText>
                    </w:r>
                  </w:del>
                </w:p>
              </w:tc>
              <w:tc>
                <w:tcPr>
                  <w:tcW w:w="0" w:type="dxa"/>
                  <w:tcPrChange w:id="1232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BA4FCD" w14:textId="7D181D48" w:rsidR="00066508" w:rsidRPr="005A6AA3" w:rsidDel="00AE71EA" w:rsidRDefault="00000000">
                  <w:pPr>
                    <w:keepNext/>
                    <w:widowControl w:val="0"/>
                    <w:spacing w:after="60"/>
                    <w:jc w:val="center"/>
                    <w:rPr>
                      <w:del w:id="12323" w:author="Lorenzo Fabbri" w:date="2024-09-24T14:48:00Z" w16du:dateUtc="2024-09-24T12:48:00Z"/>
                    </w:rPr>
                  </w:pPr>
                  <w:del w:id="12324" w:author="Lorenzo Fabbri" w:date="2024-09-24T14:48:00Z" w16du:dateUtc="2024-09-24T12:48:00Z">
                    <w:r w:rsidRPr="005A6AA3" w:rsidDel="00AE71EA">
                      <w:rPr>
                        <w:rFonts w:ascii="Calibri" w:hAnsi="Calibri"/>
                        <w:sz w:val="20"/>
                      </w:rPr>
                      <w:delText>0.337 (0.176, 0.499)</w:delText>
                    </w:r>
                  </w:del>
                </w:p>
              </w:tc>
              <w:tc>
                <w:tcPr>
                  <w:tcW w:w="0" w:type="dxa"/>
                  <w:tcPrChange w:id="1232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9462C2" w14:textId="45613269" w:rsidR="00066508" w:rsidRPr="005A6AA3" w:rsidDel="00AE71EA" w:rsidRDefault="00000000">
                  <w:pPr>
                    <w:keepNext/>
                    <w:widowControl w:val="0"/>
                    <w:spacing w:after="60"/>
                    <w:jc w:val="center"/>
                    <w:rPr>
                      <w:del w:id="12326" w:author="Lorenzo Fabbri" w:date="2024-09-24T14:48:00Z" w16du:dateUtc="2024-09-24T12:48:00Z"/>
                    </w:rPr>
                  </w:pPr>
                  <w:del w:id="12327" w:author="Lorenzo Fabbri" w:date="2024-09-24T14:48:00Z" w16du:dateUtc="2024-09-24T12:48:00Z">
                    <w:r w:rsidRPr="005A6AA3" w:rsidDel="00AE71EA">
                      <w:rPr>
                        <w:rFonts w:ascii="Calibri" w:hAnsi="Calibri"/>
                        <w:sz w:val="20"/>
                      </w:rPr>
                      <w:delText>0.136 (-0.006, 0.278)</w:delText>
                    </w:r>
                  </w:del>
                </w:p>
              </w:tc>
              <w:tc>
                <w:tcPr>
                  <w:tcW w:w="0" w:type="dxa"/>
                  <w:tcPrChange w:id="12328"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59D8CE8" w14:textId="3DA7A44E" w:rsidR="00066508" w:rsidRPr="005A6AA3" w:rsidDel="00AE71EA" w:rsidRDefault="00000000">
                  <w:pPr>
                    <w:keepNext/>
                    <w:widowControl w:val="0"/>
                    <w:spacing w:after="60"/>
                    <w:jc w:val="center"/>
                    <w:rPr>
                      <w:del w:id="12329" w:author="Lorenzo Fabbri" w:date="2024-09-24T14:48:00Z" w16du:dateUtc="2024-09-24T12:48:00Z"/>
                    </w:rPr>
                  </w:pPr>
                  <w:del w:id="12330" w:author="Lorenzo Fabbri" w:date="2024-09-24T14:48:00Z" w16du:dateUtc="2024-09-24T12:48:00Z">
                    <w:r w:rsidRPr="005A6AA3" w:rsidDel="00AE71EA">
                      <w:rPr>
                        <w:rFonts w:ascii="Calibri" w:hAnsi="Calibri"/>
                        <w:sz w:val="20"/>
                      </w:rPr>
                      <w:delText>0.313 (0.188, 0.439)</w:delText>
                    </w:r>
                  </w:del>
                </w:p>
              </w:tc>
            </w:tr>
            <w:tr w:rsidR="00066508" w:rsidRPr="005A6AA3" w:rsidDel="00AE71EA" w14:paraId="02924C11" w14:textId="1216325A" w:rsidTr="006C3DDD">
              <w:trPr>
                <w:del w:id="12331" w:author="Lorenzo Fabbri" w:date="2024-09-24T14:48:00Z"/>
                <w:trPrChange w:id="12332" w:author="Lorenzo Fabbri" w:date="2024-09-19T20:40:00Z" w16du:dateUtc="2024-09-19T18:40:00Z">
                  <w:trPr>
                    <w:gridBefore w:val="1"/>
                    <w:cantSplit/>
                    <w:jc w:val="center"/>
                  </w:trPr>
                </w:trPrChange>
              </w:trPr>
              <w:tc>
                <w:tcPr>
                  <w:tcW w:w="0" w:type="dxa"/>
                  <w:tcPrChange w:id="1233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5035DA" w14:textId="34F7FE42" w:rsidR="00066508" w:rsidRPr="005A6AA3" w:rsidDel="00AE71EA" w:rsidRDefault="00000000">
                  <w:pPr>
                    <w:keepNext/>
                    <w:widowControl w:val="0"/>
                    <w:spacing w:after="60"/>
                    <w:rPr>
                      <w:del w:id="12334" w:author="Lorenzo Fabbri" w:date="2024-09-24T14:48:00Z" w16du:dateUtc="2024-09-24T12:48:00Z"/>
                    </w:rPr>
                  </w:pPr>
                  <w:del w:id="12335" w:author="Lorenzo Fabbri" w:date="2024-09-24T14:48:00Z" w16du:dateUtc="2024-09-24T12:48:00Z">
                    <w:r w:rsidRPr="005A6AA3" w:rsidDel="00AE71EA">
                      <w:rPr>
                        <w:rFonts w:ascii="Calibri" w:hAnsi="Calibri"/>
                        <w:sz w:val="20"/>
                      </w:rPr>
                      <w:delText>meohp</w:delText>
                    </w:r>
                  </w:del>
                </w:p>
              </w:tc>
              <w:tc>
                <w:tcPr>
                  <w:tcW w:w="0" w:type="dxa"/>
                  <w:tcPrChange w:id="1233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62EB506" w14:textId="01491FA5" w:rsidR="00066508" w:rsidRPr="005A6AA3" w:rsidDel="00AE71EA" w:rsidRDefault="00000000">
                  <w:pPr>
                    <w:keepNext/>
                    <w:widowControl w:val="0"/>
                    <w:spacing w:after="60"/>
                    <w:jc w:val="center"/>
                    <w:rPr>
                      <w:del w:id="12337" w:author="Lorenzo Fabbri" w:date="2024-09-24T14:48:00Z" w16du:dateUtc="2024-09-24T12:48:00Z"/>
                    </w:rPr>
                  </w:pPr>
                  <w:del w:id="12338" w:author="Lorenzo Fabbri" w:date="2024-09-24T14:48:00Z" w16du:dateUtc="2024-09-24T12:48:00Z">
                    <w:r w:rsidRPr="005A6AA3" w:rsidDel="00AE71EA">
                      <w:rPr>
                        <w:rFonts w:ascii="Calibri" w:hAnsi="Calibri"/>
                        <w:sz w:val="20"/>
                      </w:rPr>
                      <w:delText>0.174 (-0.004, 0.352)</w:delText>
                    </w:r>
                  </w:del>
                </w:p>
              </w:tc>
              <w:tc>
                <w:tcPr>
                  <w:tcW w:w="0" w:type="dxa"/>
                  <w:tcPrChange w:id="12339"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8E3964C" w14:textId="26355EC7" w:rsidR="00066508" w:rsidRPr="005A6AA3" w:rsidDel="00AE71EA" w:rsidRDefault="00000000">
                  <w:pPr>
                    <w:keepNext/>
                    <w:widowControl w:val="0"/>
                    <w:spacing w:after="60"/>
                    <w:jc w:val="center"/>
                    <w:rPr>
                      <w:del w:id="12340" w:author="Lorenzo Fabbri" w:date="2024-09-24T14:48:00Z" w16du:dateUtc="2024-09-24T12:48:00Z"/>
                    </w:rPr>
                  </w:pPr>
                  <w:del w:id="12341" w:author="Lorenzo Fabbri" w:date="2024-09-24T14:48:00Z" w16du:dateUtc="2024-09-24T12:48:00Z">
                    <w:r w:rsidRPr="005A6AA3" w:rsidDel="00AE71EA">
                      <w:rPr>
                        <w:rFonts w:ascii="Calibri" w:hAnsi="Calibri"/>
                        <w:sz w:val="20"/>
                      </w:rPr>
                      <w:delText>0.235 (0.001, 0.469)</w:delText>
                    </w:r>
                  </w:del>
                </w:p>
              </w:tc>
              <w:tc>
                <w:tcPr>
                  <w:tcW w:w="0" w:type="dxa"/>
                  <w:tcPrChange w:id="1234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E09C9C3" w14:textId="5498945B" w:rsidR="00066508" w:rsidRPr="005A6AA3" w:rsidDel="00AE71EA" w:rsidRDefault="00000000">
                  <w:pPr>
                    <w:keepNext/>
                    <w:widowControl w:val="0"/>
                    <w:spacing w:after="60"/>
                    <w:jc w:val="center"/>
                    <w:rPr>
                      <w:del w:id="12343" w:author="Lorenzo Fabbri" w:date="2024-09-24T14:48:00Z" w16du:dateUtc="2024-09-24T12:48:00Z"/>
                    </w:rPr>
                  </w:pPr>
                  <w:del w:id="12344" w:author="Lorenzo Fabbri" w:date="2024-09-24T14:48:00Z" w16du:dateUtc="2024-09-24T12:48:00Z">
                    <w:r w:rsidRPr="005A6AA3" w:rsidDel="00AE71EA">
                      <w:rPr>
                        <w:rFonts w:ascii="Calibri" w:hAnsi="Calibri"/>
                        <w:sz w:val="20"/>
                      </w:rPr>
                      <w:delText>0.1 (-0.092, 0.291)</w:delText>
                    </w:r>
                  </w:del>
                </w:p>
              </w:tc>
              <w:tc>
                <w:tcPr>
                  <w:tcW w:w="0" w:type="dxa"/>
                  <w:tcPrChange w:id="1234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E03BF" w14:textId="5E609392" w:rsidR="00066508" w:rsidRPr="005A6AA3" w:rsidDel="00AE71EA" w:rsidRDefault="00000000">
                  <w:pPr>
                    <w:keepNext/>
                    <w:widowControl w:val="0"/>
                    <w:spacing w:after="60"/>
                    <w:jc w:val="center"/>
                    <w:rPr>
                      <w:del w:id="12346" w:author="Lorenzo Fabbri" w:date="2024-09-24T14:48:00Z" w16du:dateUtc="2024-09-24T12:48:00Z"/>
                    </w:rPr>
                  </w:pPr>
                  <w:del w:id="12347" w:author="Lorenzo Fabbri" w:date="2024-09-24T14:48:00Z" w16du:dateUtc="2024-09-24T12:48:00Z">
                    <w:r w:rsidRPr="005A6AA3" w:rsidDel="00AE71EA">
                      <w:rPr>
                        <w:rFonts w:ascii="Calibri" w:hAnsi="Calibri"/>
                        <w:sz w:val="20"/>
                      </w:rPr>
                      <w:delText>0.175 (-0.012, 0.361)</w:delText>
                    </w:r>
                  </w:del>
                </w:p>
              </w:tc>
              <w:tc>
                <w:tcPr>
                  <w:tcW w:w="0" w:type="dxa"/>
                  <w:tcPrChange w:id="1234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B32A249" w14:textId="351B1FDF" w:rsidR="00066508" w:rsidRPr="005A6AA3" w:rsidDel="00AE71EA" w:rsidRDefault="00000000">
                  <w:pPr>
                    <w:keepNext/>
                    <w:widowControl w:val="0"/>
                    <w:spacing w:after="60"/>
                    <w:jc w:val="center"/>
                    <w:rPr>
                      <w:del w:id="12349" w:author="Lorenzo Fabbri" w:date="2024-09-24T14:48:00Z" w16du:dateUtc="2024-09-24T12:48:00Z"/>
                    </w:rPr>
                  </w:pPr>
                  <w:del w:id="12350" w:author="Lorenzo Fabbri" w:date="2024-09-24T14:48:00Z" w16du:dateUtc="2024-09-24T12:48:00Z">
                    <w:r w:rsidRPr="005A6AA3" w:rsidDel="00AE71EA">
                      <w:rPr>
                        <w:rFonts w:ascii="Calibri" w:hAnsi="Calibri"/>
                        <w:sz w:val="20"/>
                      </w:rPr>
                      <w:delText>0.113 (-0.052, 0.278)</w:delText>
                    </w:r>
                  </w:del>
                </w:p>
              </w:tc>
              <w:tc>
                <w:tcPr>
                  <w:tcW w:w="0" w:type="dxa"/>
                  <w:tcPrChange w:id="12351"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30889393" w14:textId="3220096C" w:rsidR="00066508" w:rsidRPr="005A6AA3" w:rsidDel="00AE71EA" w:rsidRDefault="00000000">
                  <w:pPr>
                    <w:keepNext/>
                    <w:widowControl w:val="0"/>
                    <w:spacing w:after="60"/>
                    <w:jc w:val="center"/>
                    <w:rPr>
                      <w:del w:id="12352" w:author="Lorenzo Fabbri" w:date="2024-09-24T14:48:00Z" w16du:dateUtc="2024-09-24T12:48:00Z"/>
                    </w:rPr>
                  </w:pPr>
                  <w:del w:id="12353" w:author="Lorenzo Fabbri" w:date="2024-09-24T14:48:00Z" w16du:dateUtc="2024-09-24T12:48:00Z">
                    <w:r w:rsidRPr="005A6AA3" w:rsidDel="00AE71EA">
                      <w:rPr>
                        <w:rFonts w:ascii="Calibri" w:hAnsi="Calibri"/>
                        <w:sz w:val="20"/>
                      </w:rPr>
                      <w:delText>0.104 (-0.044, 0.253)</w:delText>
                    </w:r>
                  </w:del>
                </w:p>
              </w:tc>
            </w:tr>
            <w:tr w:rsidR="00066508" w:rsidRPr="005A6AA3" w:rsidDel="00AE71EA" w14:paraId="45B08762" w14:textId="3653072E" w:rsidTr="006C3DDD">
              <w:trPr>
                <w:del w:id="12354" w:author="Lorenzo Fabbri" w:date="2024-09-24T14:48:00Z"/>
                <w:trPrChange w:id="12355" w:author="Lorenzo Fabbri" w:date="2024-09-19T20:40:00Z" w16du:dateUtc="2024-09-19T18:40:00Z">
                  <w:trPr>
                    <w:gridBefore w:val="1"/>
                    <w:cantSplit/>
                    <w:jc w:val="center"/>
                  </w:trPr>
                </w:trPrChange>
              </w:trPr>
              <w:tc>
                <w:tcPr>
                  <w:tcW w:w="0" w:type="dxa"/>
                  <w:tcPrChange w:id="1235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CDD9A" w14:textId="3E63D53F" w:rsidR="00066508" w:rsidRPr="005A6AA3" w:rsidDel="00AE71EA" w:rsidRDefault="00000000">
                  <w:pPr>
                    <w:keepNext/>
                    <w:widowControl w:val="0"/>
                    <w:spacing w:after="60"/>
                    <w:rPr>
                      <w:del w:id="12357" w:author="Lorenzo Fabbri" w:date="2024-09-24T14:48:00Z" w16du:dateUtc="2024-09-24T12:48:00Z"/>
                    </w:rPr>
                  </w:pPr>
                  <w:del w:id="12358" w:author="Lorenzo Fabbri" w:date="2024-09-24T14:48:00Z" w16du:dateUtc="2024-09-24T12:48:00Z">
                    <w:r w:rsidRPr="005A6AA3" w:rsidDel="00AE71EA">
                      <w:rPr>
                        <w:rFonts w:ascii="Calibri" w:hAnsi="Calibri"/>
                        <w:sz w:val="20"/>
                      </w:rPr>
                      <w:delText>mep</w:delText>
                    </w:r>
                  </w:del>
                </w:p>
              </w:tc>
              <w:tc>
                <w:tcPr>
                  <w:tcW w:w="0" w:type="dxa"/>
                  <w:tcPrChange w:id="1235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E4E23FA" w14:textId="5D5F4A8D" w:rsidR="00066508" w:rsidRPr="005A6AA3" w:rsidDel="00AE71EA" w:rsidRDefault="00000000">
                  <w:pPr>
                    <w:keepNext/>
                    <w:widowControl w:val="0"/>
                    <w:spacing w:after="60"/>
                    <w:jc w:val="center"/>
                    <w:rPr>
                      <w:del w:id="12360" w:author="Lorenzo Fabbri" w:date="2024-09-24T14:48:00Z" w16du:dateUtc="2024-09-24T12:48:00Z"/>
                    </w:rPr>
                  </w:pPr>
                  <w:del w:id="12361" w:author="Lorenzo Fabbri" w:date="2024-09-24T14:48:00Z" w16du:dateUtc="2024-09-24T12:48:00Z">
                    <w:r w:rsidRPr="005A6AA3" w:rsidDel="00AE71EA">
                      <w:rPr>
                        <w:rFonts w:ascii="Calibri" w:hAnsi="Calibri"/>
                        <w:sz w:val="20"/>
                      </w:rPr>
                      <w:delText>0.03 (-0.246, 0.306)</w:delText>
                    </w:r>
                  </w:del>
                </w:p>
              </w:tc>
              <w:tc>
                <w:tcPr>
                  <w:tcW w:w="0" w:type="dxa"/>
                  <w:tcPrChange w:id="1236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6C72628" w14:textId="629DAF27" w:rsidR="00066508" w:rsidRPr="005A6AA3" w:rsidDel="00AE71EA" w:rsidRDefault="00000000">
                  <w:pPr>
                    <w:keepNext/>
                    <w:widowControl w:val="0"/>
                    <w:spacing w:after="60"/>
                    <w:jc w:val="center"/>
                    <w:rPr>
                      <w:del w:id="12363" w:author="Lorenzo Fabbri" w:date="2024-09-24T14:48:00Z" w16du:dateUtc="2024-09-24T12:48:00Z"/>
                    </w:rPr>
                  </w:pPr>
                  <w:del w:id="12364" w:author="Lorenzo Fabbri" w:date="2024-09-24T14:48:00Z" w16du:dateUtc="2024-09-24T12:48:00Z">
                    <w:r w:rsidRPr="005A6AA3" w:rsidDel="00AE71EA">
                      <w:rPr>
                        <w:rFonts w:ascii="Calibri" w:hAnsi="Calibri"/>
                        <w:sz w:val="20"/>
                      </w:rPr>
                      <w:delText>0.08 (-0.036, 0.196)</w:delText>
                    </w:r>
                  </w:del>
                </w:p>
              </w:tc>
              <w:tc>
                <w:tcPr>
                  <w:tcW w:w="0" w:type="dxa"/>
                  <w:tcPrChange w:id="12365"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0F9B6E" w14:textId="23AF0816" w:rsidR="00066508" w:rsidRPr="005A6AA3" w:rsidDel="00AE71EA" w:rsidRDefault="00000000">
                  <w:pPr>
                    <w:keepNext/>
                    <w:widowControl w:val="0"/>
                    <w:spacing w:after="60"/>
                    <w:jc w:val="center"/>
                    <w:rPr>
                      <w:del w:id="12366" w:author="Lorenzo Fabbri" w:date="2024-09-24T14:48:00Z" w16du:dateUtc="2024-09-24T12:48:00Z"/>
                    </w:rPr>
                  </w:pPr>
                  <w:del w:id="12367" w:author="Lorenzo Fabbri" w:date="2024-09-24T14:48:00Z" w16du:dateUtc="2024-09-24T12:48:00Z">
                    <w:r w:rsidRPr="005A6AA3" w:rsidDel="00AE71EA">
                      <w:rPr>
                        <w:rFonts w:ascii="Calibri" w:hAnsi="Calibri"/>
                        <w:sz w:val="20"/>
                      </w:rPr>
                      <w:delText>-0.004 (-0.233, 0.225)</w:delText>
                    </w:r>
                  </w:del>
                </w:p>
              </w:tc>
              <w:tc>
                <w:tcPr>
                  <w:tcW w:w="0" w:type="dxa"/>
                  <w:tcPrChange w:id="1236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AAF11" w14:textId="1AF53382" w:rsidR="00066508" w:rsidRPr="005A6AA3" w:rsidDel="00AE71EA" w:rsidRDefault="00000000">
                  <w:pPr>
                    <w:keepNext/>
                    <w:widowControl w:val="0"/>
                    <w:spacing w:after="60"/>
                    <w:jc w:val="center"/>
                    <w:rPr>
                      <w:del w:id="12369" w:author="Lorenzo Fabbri" w:date="2024-09-24T14:48:00Z" w16du:dateUtc="2024-09-24T12:48:00Z"/>
                    </w:rPr>
                  </w:pPr>
                  <w:del w:id="12370" w:author="Lorenzo Fabbri" w:date="2024-09-24T14:48:00Z" w16du:dateUtc="2024-09-24T12:48:00Z">
                    <w:r w:rsidRPr="005A6AA3" w:rsidDel="00AE71EA">
                      <w:rPr>
                        <w:rFonts w:ascii="Calibri" w:hAnsi="Calibri"/>
                        <w:sz w:val="20"/>
                      </w:rPr>
                      <w:delText>0.079 (-0.048, 0.206)</w:delText>
                    </w:r>
                  </w:del>
                </w:p>
              </w:tc>
              <w:tc>
                <w:tcPr>
                  <w:tcW w:w="0" w:type="dxa"/>
                  <w:tcPrChange w:id="1237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0AAEC6E" w14:textId="7CE69464" w:rsidR="00066508" w:rsidRPr="005A6AA3" w:rsidDel="00AE71EA" w:rsidRDefault="00000000">
                  <w:pPr>
                    <w:keepNext/>
                    <w:widowControl w:val="0"/>
                    <w:spacing w:after="60"/>
                    <w:jc w:val="center"/>
                    <w:rPr>
                      <w:del w:id="12372" w:author="Lorenzo Fabbri" w:date="2024-09-24T14:48:00Z" w16du:dateUtc="2024-09-24T12:48:00Z"/>
                    </w:rPr>
                  </w:pPr>
                  <w:del w:id="12373" w:author="Lorenzo Fabbri" w:date="2024-09-24T14:48:00Z" w16du:dateUtc="2024-09-24T12:48:00Z">
                    <w:r w:rsidRPr="005A6AA3" w:rsidDel="00AE71EA">
                      <w:rPr>
                        <w:rFonts w:ascii="Calibri" w:hAnsi="Calibri"/>
                        <w:sz w:val="20"/>
                      </w:rPr>
                      <w:delText>-0.048 (-0.261, 0.165)</w:delText>
                    </w:r>
                  </w:del>
                </w:p>
              </w:tc>
              <w:tc>
                <w:tcPr>
                  <w:tcW w:w="0" w:type="dxa"/>
                  <w:tcPrChange w:id="12374"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283CF5DA" w14:textId="55E7BD39" w:rsidR="00066508" w:rsidRPr="005A6AA3" w:rsidDel="00AE71EA" w:rsidRDefault="00000000">
                  <w:pPr>
                    <w:keepNext/>
                    <w:widowControl w:val="0"/>
                    <w:spacing w:after="60"/>
                    <w:jc w:val="center"/>
                    <w:rPr>
                      <w:del w:id="12375" w:author="Lorenzo Fabbri" w:date="2024-09-24T14:48:00Z" w16du:dateUtc="2024-09-24T12:48:00Z"/>
                    </w:rPr>
                  </w:pPr>
                  <w:del w:id="12376" w:author="Lorenzo Fabbri" w:date="2024-09-24T14:48:00Z" w16du:dateUtc="2024-09-24T12:48:00Z">
                    <w:r w:rsidRPr="005A6AA3" w:rsidDel="00AE71EA">
                      <w:rPr>
                        <w:rFonts w:ascii="Calibri" w:hAnsi="Calibri"/>
                        <w:sz w:val="20"/>
                      </w:rPr>
                      <w:delText>0.071 (-0.039, 0.181)</w:delText>
                    </w:r>
                  </w:del>
                </w:p>
              </w:tc>
            </w:tr>
            <w:tr w:rsidR="00066508" w:rsidRPr="005A6AA3" w:rsidDel="00AE71EA" w14:paraId="19D2B052" w14:textId="781BA535" w:rsidTr="006C3DDD">
              <w:trPr>
                <w:del w:id="12377" w:author="Lorenzo Fabbri" w:date="2024-09-24T14:48:00Z"/>
                <w:trPrChange w:id="12378" w:author="Lorenzo Fabbri" w:date="2024-09-19T20:40:00Z" w16du:dateUtc="2024-09-19T18:40:00Z">
                  <w:trPr>
                    <w:gridBefore w:val="1"/>
                    <w:cantSplit/>
                    <w:jc w:val="center"/>
                  </w:trPr>
                </w:trPrChange>
              </w:trPr>
              <w:tc>
                <w:tcPr>
                  <w:tcW w:w="0" w:type="dxa"/>
                  <w:tcPrChange w:id="1237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046969E" w14:textId="081D6318" w:rsidR="00066508" w:rsidRPr="005A6AA3" w:rsidDel="00AE71EA" w:rsidRDefault="00000000">
                  <w:pPr>
                    <w:keepNext/>
                    <w:widowControl w:val="0"/>
                    <w:spacing w:after="60"/>
                    <w:rPr>
                      <w:del w:id="12380" w:author="Lorenzo Fabbri" w:date="2024-09-24T14:48:00Z" w16du:dateUtc="2024-09-24T12:48:00Z"/>
                    </w:rPr>
                  </w:pPr>
                  <w:del w:id="12381" w:author="Lorenzo Fabbri" w:date="2024-09-24T14:48:00Z" w16du:dateUtc="2024-09-24T12:48:00Z">
                    <w:r w:rsidRPr="005A6AA3" w:rsidDel="00AE71EA">
                      <w:rPr>
                        <w:rFonts w:ascii="Calibri" w:hAnsi="Calibri"/>
                        <w:sz w:val="20"/>
                      </w:rPr>
                      <w:delText>mibp</w:delText>
                    </w:r>
                  </w:del>
                </w:p>
              </w:tc>
              <w:tc>
                <w:tcPr>
                  <w:tcW w:w="0" w:type="dxa"/>
                  <w:tcPrChange w:id="1238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F0CE0F9" w14:textId="48AE2FA1" w:rsidR="00066508" w:rsidRPr="005A6AA3" w:rsidDel="00AE71EA" w:rsidRDefault="00000000">
                  <w:pPr>
                    <w:keepNext/>
                    <w:widowControl w:val="0"/>
                    <w:spacing w:after="60"/>
                    <w:jc w:val="center"/>
                    <w:rPr>
                      <w:del w:id="12383" w:author="Lorenzo Fabbri" w:date="2024-09-24T14:48:00Z" w16du:dateUtc="2024-09-24T12:48:00Z"/>
                    </w:rPr>
                  </w:pPr>
                  <w:del w:id="12384" w:author="Lorenzo Fabbri" w:date="2024-09-24T14:48:00Z" w16du:dateUtc="2024-09-24T12:48:00Z">
                    <w:r w:rsidRPr="005A6AA3" w:rsidDel="00AE71EA">
                      <w:rPr>
                        <w:rFonts w:ascii="Calibri" w:hAnsi="Calibri"/>
                        <w:sz w:val="20"/>
                      </w:rPr>
                      <w:delText>0.153 (0.036, 0.27)</w:delText>
                    </w:r>
                  </w:del>
                </w:p>
              </w:tc>
              <w:tc>
                <w:tcPr>
                  <w:tcW w:w="0" w:type="dxa"/>
                  <w:tcPrChange w:id="12385"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C1F856D" w14:textId="30C94DCA" w:rsidR="00066508" w:rsidRPr="005A6AA3" w:rsidDel="00AE71EA" w:rsidRDefault="00000000">
                  <w:pPr>
                    <w:keepNext/>
                    <w:widowControl w:val="0"/>
                    <w:spacing w:after="60"/>
                    <w:jc w:val="center"/>
                    <w:rPr>
                      <w:del w:id="12386" w:author="Lorenzo Fabbri" w:date="2024-09-24T14:48:00Z" w16du:dateUtc="2024-09-24T12:48:00Z"/>
                    </w:rPr>
                  </w:pPr>
                  <w:del w:id="12387" w:author="Lorenzo Fabbri" w:date="2024-09-24T14:48:00Z" w16du:dateUtc="2024-09-24T12:48:00Z">
                    <w:r w:rsidRPr="005A6AA3" w:rsidDel="00AE71EA">
                      <w:rPr>
                        <w:rFonts w:ascii="Calibri" w:hAnsi="Calibri"/>
                        <w:sz w:val="20"/>
                      </w:rPr>
                      <w:delText>0.115 (-0.081, 0.312)</w:delText>
                    </w:r>
                  </w:del>
                </w:p>
              </w:tc>
              <w:tc>
                <w:tcPr>
                  <w:tcW w:w="0" w:type="dxa"/>
                  <w:tcPrChange w:id="1238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04E7FB1" w14:textId="3E881CA8" w:rsidR="00066508" w:rsidRPr="005A6AA3" w:rsidDel="00AE71EA" w:rsidRDefault="00000000">
                  <w:pPr>
                    <w:keepNext/>
                    <w:widowControl w:val="0"/>
                    <w:spacing w:after="60"/>
                    <w:jc w:val="center"/>
                    <w:rPr>
                      <w:del w:id="12389" w:author="Lorenzo Fabbri" w:date="2024-09-24T14:48:00Z" w16du:dateUtc="2024-09-24T12:48:00Z"/>
                    </w:rPr>
                  </w:pPr>
                  <w:del w:id="12390" w:author="Lorenzo Fabbri" w:date="2024-09-24T14:48:00Z" w16du:dateUtc="2024-09-24T12:48:00Z">
                    <w:r w:rsidRPr="005A6AA3" w:rsidDel="00AE71EA">
                      <w:rPr>
                        <w:rFonts w:ascii="Calibri" w:hAnsi="Calibri"/>
                        <w:sz w:val="20"/>
                      </w:rPr>
                      <w:delText>0.043 (-0.062, 0.148)</w:delText>
                    </w:r>
                  </w:del>
                </w:p>
              </w:tc>
              <w:tc>
                <w:tcPr>
                  <w:tcW w:w="0" w:type="dxa"/>
                  <w:tcPrChange w:id="123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855BA6" w14:textId="15A32FBD" w:rsidR="00066508" w:rsidRPr="005A6AA3" w:rsidDel="00AE71EA" w:rsidRDefault="00000000">
                  <w:pPr>
                    <w:keepNext/>
                    <w:widowControl w:val="0"/>
                    <w:spacing w:after="60"/>
                    <w:jc w:val="center"/>
                    <w:rPr>
                      <w:del w:id="12392" w:author="Lorenzo Fabbri" w:date="2024-09-24T14:48:00Z" w16du:dateUtc="2024-09-24T12:48:00Z"/>
                    </w:rPr>
                  </w:pPr>
                  <w:del w:id="12393" w:author="Lorenzo Fabbri" w:date="2024-09-24T14:48:00Z" w16du:dateUtc="2024-09-24T12:48:00Z">
                    <w:r w:rsidRPr="005A6AA3" w:rsidDel="00AE71EA">
                      <w:rPr>
                        <w:rFonts w:ascii="Calibri" w:hAnsi="Calibri"/>
                        <w:sz w:val="20"/>
                      </w:rPr>
                      <w:delText>0.085 (-0.143, 0.313)</w:delText>
                    </w:r>
                  </w:del>
                </w:p>
              </w:tc>
              <w:tc>
                <w:tcPr>
                  <w:tcW w:w="0" w:type="dxa"/>
                  <w:tcPrChange w:id="1239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9F1E7" w14:textId="1A9B83C4" w:rsidR="00066508" w:rsidRPr="005A6AA3" w:rsidDel="00AE71EA" w:rsidRDefault="00000000">
                  <w:pPr>
                    <w:keepNext/>
                    <w:widowControl w:val="0"/>
                    <w:spacing w:after="60"/>
                    <w:jc w:val="center"/>
                    <w:rPr>
                      <w:del w:id="12395" w:author="Lorenzo Fabbri" w:date="2024-09-24T14:48:00Z" w16du:dateUtc="2024-09-24T12:48:00Z"/>
                    </w:rPr>
                  </w:pPr>
                  <w:del w:id="12396" w:author="Lorenzo Fabbri" w:date="2024-09-24T14:48:00Z" w16du:dateUtc="2024-09-24T12:48:00Z">
                    <w:r w:rsidRPr="005A6AA3" w:rsidDel="00AE71EA">
                      <w:rPr>
                        <w:rFonts w:ascii="Calibri" w:hAnsi="Calibri"/>
                        <w:sz w:val="20"/>
                      </w:rPr>
                      <w:delText>-0.041 (-0.145, 0.063)</w:delText>
                    </w:r>
                  </w:del>
                </w:p>
              </w:tc>
              <w:tc>
                <w:tcPr>
                  <w:tcW w:w="0" w:type="dxa"/>
                  <w:tcPrChange w:id="12397"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47621BD6" w14:textId="29428601" w:rsidR="00066508" w:rsidRPr="005A6AA3" w:rsidDel="00AE71EA" w:rsidRDefault="00000000">
                  <w:pPr>
                    <w:keepNext/>
                    <w:widowControl w:val="0"/>
                    <w:spacing w:after="60"/>
                    <w:jc w:val="center"/>
                    <w:rPr>
                      <w:del w:id="12398" w:author="Lorenzo Fabbri" w:date="2024-09-24T14:48:00Z" w16du:dateUtc="2024-09-24T12:48:00Z"/>
                    </w:rPr>
                  </w:pPr>
                  <w:del w:id="12399" w:author="Lorenzo Fabbri" w:date="2024-09-24T14:48:00Z" w16du:dateUtc="2024-09-24T12:48:00Z">
                    <w:r w:rsidRPr="005A6AA3" w:rsidDel="00AE71EA">
                      <w:rPr>
                        <w:rFonts w:ascii="Calibri" w:hAnsi="Calibri"/>
                        <w:sz w:val="20"/>
                      </w:rPr>
                      <w:delText>-0.02 (-0.147, 0.107)</w:delText>
                    </w:r>
                  </w:del>
                </w:p>
              </w:tc>
            </w:tr>
            <w:tr w:rsidR="00066508" w:rsidRPr="005A6AA3" w:rsidDel="00AE71EA" w14:paraId="5815D9D4" w14:textId="04F1C3B3" w:rsidTr="006C3DDD">
              <w:trPr>
                <w:del w:id="12400" w:author="Lorenzo Fabbri" w:date="2024-09-24T14:48:00Z"/>
                <w:trPrChange w:id="12401" w:author="Lorenzo Fabbri" w:date="2024-09-19T20:40:00Z" w16du:dateUtc="2024-09-19T18:40:00Z">
                  <w:trPr>
                    <w:gridBefore w:val="1"/>
                    <w:cantSplit/>
                    <w:jc w:val="center"/>
                  </w:trPr>
                </w:trPrChange>
              </w:trPr>
              <w:tc>
                <w:tcPr>
                  <w:tcW w:w="0" w:type="dxa"/>
                  <w:tcPrChange w:id="1240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2C2E985" w14:textId="5EF714D2" w:rsidR="00066508" w:rsidRPr="005A6AA3" w:rsidDel="00AE71EA" w:rsidRDefault="00000000">
                  <w:pPr>
                    <w:keepNext/>
                    <w:widowControl w:val="0"/>
                    <w:spacing w:after="60"/>
                    <w:rPr>
                      <w:del w:id="12403" w:author="Lorenzo Fabbri" w:date="2024-09-24T14:48:00Z" w16du:dateUtc="2024-09-24T12:48:00Z"/>
                    </w:rPr>
                  </w:pPr>
                  <w:del w:id="12404" w:author="Lorenzo Fabbri" w:date="2024-09-24T14:48:00Z" w16du:dateUtc="2024-09-24T12:48:00Z">
                    <w:r w:rsidRPr="005A6AA3" w:rsidDel="00AE71EA">
                      <w:rPr>
                        <w:rFonts w:ascii="Calibri" w:hAnsi="Calibri"/>
                        <w:sz w:val="20"/>
                      </w:rPr>
                      <w:delText>mnbp</w:delText>
                    </w:r>
                  </w:del>
                </w:p>
              </w:tc>
              <w:tc>
                <w:tcPr>
                  <w:tcW w:w="0" w:type="dxa"/>
                  <w:tcPrChange w:id="1240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A8561D7" w14:textId="771F7EDE" w:rsidR="00066508" w:rsidRPr="005A6AA3" w:rsidDel="00AE71EA" w:rsidRDefault="00000000">
                  <w:pPr>
                    <w:keepNext/>
                    <w:widowControl w:val="0"/>
                    <w:spacing w:after="60"/>
                    <w:jc w:val="center"/>
                    <w:rPr>
                      <w:del w:id="12406" w:author="Lorenzo Fabbri" w:date="2024-09-24T14:48:00Z" w16du:dateUtc="2024-09-24T12:48:00Z"/>
                    </w:rPr>
                  </w:pPr>
                  <w:del w:id="12407" w:author="Lorenzo Fabbri" w:date="2024-09-24T14:48:00Z" w16du:dateUtc="2024-09-24T12:48:00Z">
                    <w:r w:rsidRPr="005A6AA3" w:rsidDel="00AE71EA">
                      <w:rPr>
                        <w:rFonts w:ascii="Calibri" w:hAnsi="Calibri"/>
                        <w:sz w:val="20"/>
                      </w:rPr>
                      <w:delText>0.153 (-0.054, 0.359)</w:delText>
                    </w:r>
                  </w:del>
                </w:p>
              </w:tc>
              <w:tc>
                <w:tcPr>
                  <w:tcW w:w="0" w:type="dxa"/>
                  <w:tcPrChange w:id="1240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7A075CBA" w14:textId="235B38CA" w:rsidR="00066508" w:rsidRPr="005A6AA3" w:rsidDel="00AE71EA" w:rsidRDefault="00000000">
                  <w:pPr>
                    <w:keepNext/>
                    <w:widowControl w:val="0"/>
                    <w:spacing w:after="60"/>
                    <w:jc w:val="center"/>
                    <w:rPr>
                      <w:del w:id="12409" w:author="Lorenzo Fabbri" w:date="2024-09-24T14:48:00Z" w16du:dateUtc="2024-09-24T12:48:00Z"/>
                    </w:rPr>
                  </w:pPr>
                  <w:del w:id="12410" w:author="Lorenzo Fabbri" w:date="2024-09-24T14:48:00Z" w16du:dateUtc="2024-09-24T12:48:00Z">
                    <w:r w:rsidRPr="005A6AA3" w:rsidDel="00AE71EA">
                      <w:rPr>
                        <w:rFonts w:ascii="Calibri" w:hAnsi="Calibri"/>
                        <w:sz w:val="20"/>
                      </w:rPr>
                      <w:delText>0.124 (-0.182, 0.43)</w:delText>
                    </w:r>
                  </w:del>
                </w:p>
              </w:tc>
              <w:tc>
                <w:tcPr>
                  <w:tcW w:w="0" w:type="dxa"/>
                  <w:tcPrChange w:id="12411"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077D53CB" w14:textId="42F77B63" w:rsidR="00066508" w:rsidRPr="005A6AA3" w:rsidDel="00AE71EA" w:rsidRDefault="00000000">
                  <w:pPr>
                    <w:keepNext/>
                    <w:widowControl w:val="0"/>
                    <w:spacing w:after="60"/>
                    <w:jc w:val="center"/>
                    <w:rPr>
                      <w:del w:id="12412" w:author="Lorenzo Fabbri" w:date="2024-09-24T14:48:00Z" w16du:dateUtc="2024-09-24T12:48:00Z"/>
                    </w:rPr>
                  </w:pPr>
                  <w:del w:id="12413" w:author="Lorenzo Fabbri" w:date="2024-09-24T14:48:00Z" w16du:dateUtc="2024-09-24T12:48:00Z">
                    <w:r w:rsidRPr="005A6AA3" w:rsidDel="00AE71EA">
                      <w:rPr>
                        <w:rFonts w:ascii="Calibri" w:hAnsi="Calibri"/>
                        <w:sz w:val="20"/>
                      </w:rPr>
                      <w:delText>0.126 (-0.042, 0.294)</w:delText>
                    </w:r>
                  </w:del>
                </w:p>
              </w:tc>
              <w:tc>
                <w:tcPr>
                  <w:tcW w:w="0" w:type="dxa"/>
                  <w:tcPrChange w:id="1241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E044EC3" w14:textId="212A414D" w:rsidR="00066508" w:rsidRPr="005A6AA3" w:rsidDel="00AE71EA" w:rsidRDefault="00000000">
                  <w:pPr>
                    <w:keepNext/>
                    <w:widowControl w:val="0"/>
                    <w:spacing w:after="60"/>
                    <w:jc w:val="center"/>
                    <w:rPr>
                      <w:del w:id="12415" w:author="Lorenzo Fabbri" w:date="2024-09-24T14:48:00Z" w16du:dateUtc="2024-09-24T12:48:00Z"/>
                    </w:rPr>
                  </w:pPr>
                  <w:del w:id="12416" w:author="Lorenzo Fabbri" w:date="2024-09-24T14:48:00Z" w16du:dateUtc="2024-09-24T12:48:00Z">
                    <w:r w:rsidRPr="005A6AA3" w:rsidDel="00AE71EA">
                      <w:rPr>
                        <w:rFonts w:ascii="Calibri" w:hAnsi="Calibri"/>
                        <w:sz w:val="20"/>
                      </w:rPr>
                      <w:delText>0.063 (-0.256, 0.382)</w:delText>
                    </w:r>
                  </w:del>
                </w:p>
              </w:tc>
              <w:tc>
                <w:tcPr>
                  <w:tcW w:w="0" w:type="dxa"/>
                  <w:tcPrChange w:id="1241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4E7BA3" w14:textId="494666E1" w:rsidR="00066508" w:rsidRPr="005A6AA3" w:rsidDel="00AE71EA" w:rsidRDefault="00000000">
                  <w:pPr>
                    <w:keepNext/>
                    <w:widowControl w:val="0"/>
                    <w:spacing w:after="60"/>
                    <w:jc w:val="center"/>
                    <w:rPr>
                      <w:del w:id="12418" w:author="Lorenzo Fabbri" w:date="2024-09-24T14:48:00Z" w16du:dateUtc="2024-09-24T12:48:00Z"/>
                    </w:rPr>
                  </w:pPr>
                  <w:del w:id="12419" w:author="Lorenzo Fabbri" w:date="2024-09-24T14:48:00Z" w16du:dateUtc="2024-09-24T12:48:00Z">
                    <w:r w:rsidRPr="005A6AA3" w:rsidDel="00AE71EA">
                      <w:rPr>
                        <w:rFonts w:ascii="Calibri" w:hAnsi="Calibri"/>
                        <w:sz w:val="20"/>
                      </w:rPr>
                      <w:delText>0.1 (-0.07, 0.27)</w:delText>
                    </w:r>
                  </w:del>
                </w:p>
              </w:tc>
              <w:tc>
                <w:tcPr>
                  <w:tcW w:w="0" w:type="dxa"/>
                  <w:tcPrChange w:id="12420"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BE9EC29" w14:textId="7DBADE5E" w:rsidR="00066508" w:rsidRPr="005A6AA3" w:rsidDel="00AE71EA" w:rsidRDefault="00000000">
                  <w:pPr>
                    <w:keepNext/>
                    <w:widowControl w:val="0"/>
                    <w:spacing w:after="60"/>
                    <w:jc w:val="center"/>
                    <w:rPr>
                      <w:del w:id="12421" w:author="Lorenzo Fabbri" w:date="2024-09-24T14:48:00Z" w16du:dateUtc="2024-09-24T12:48:00Z"/>
                    </w:rPr>
                  </w:pPr>
                  <w:del w:id="12422" w:author="Lorenzo Fabbri" w:date="2024-09-24T14:48:00Z" w16du:dateUtc="2024-09-24T12:48:00Z">
                    <w:r w:rsidRPr="005A6AA3" w:rsidDel="00AE71EA">
                      <w:rPr>
                        <w:rFonts w:ascii="Calibri" w:hAnsi="Calibri"/>
                        <w:sz w:val="20"/>
                      </w:rPr>
                      <w:delText>0.082 (-0.116, 0.281)</w:delText>
                    </w:r>
                  </w:del>
                </w:p>
              </w:tc>
            </w:tr>
            <w:tr w:rsidR="00066508" w:rsidRPr="005A6AA3" w:rsidDel="00AE71EA" w14:paraId="57385AC2" w14:textId="6C07E023" w:rsidTr="006C3DDD">
              <w:trPr>
                <w:del w:id="12423" w:author="Lorenzo Fabbri" w:date="2024-09-24T14:48:00Z"/>
                <w:trPrChange w:id="12424" w:author="Lorenzo Fabbri" w:date="2024-09-19T20:40:00Z" w16du:dateUtc="2024-09-19T18:40:00Z">
                  <w:trPr>
                    <w:gridBefore w:val="1"/>
                    <w:cantSplit/>
                    <w:jc w:val="center"/>
                  </w:trPr>
                </w:trPrChange>
              </w:trPr>
              <w:tc>
                <w:tcPr>
                  <w:tcW w:w="0" w:type="dxa"/>
                  <w:tcPrChange w:id="1242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9527A4C" w14:textId="2FCD4AB2" w:rsidR="00066508" w:rsidRPr="005A6AA3" w:rsidDel="00AE71EA" w:rsidRDefault="00000000">
                  <w:pPr>
                    <w:keepNext/>
                    <w:widowControl w:val="0"/>
                    <w:spacing w:after="60"/>
                    <w:rPr>
                      <w:del w:id="12426" w:author="Lorenzo Fabbri" w:date="2024-09-24T14:48:00Z" w16du:dateUtc="2024-09-24T12:48:00Z"/>
                    </w:rPr>
                  </w:pPr>
                  <w:del w:id="12427" w:author="Lorenzo Fabbri" w:date="2024-09-24T14:48:00Z" w16du:dateUtc="2024-09-24T12:48:00Z">
                    <w:r w:rsidRPr="005A6AA3" w:rsidDel="00AE71EA">
                      <w:rPr>
                        <w:rFonts w:ascii="Calibri" w:hAnsi="Calibri"/>
                        <w:sz w:val="20"/>
                      </w:rPr>
                      <w:delText>ohminp</w:delText>
                    </w:r>
                  </w:del>
                </w:p>
              </w:tc>
              <w:tc>
                <w:tcPr>
                  <w:tcW w:w="0" w:type="dxa"/>
                  <w:tcPrChange w:id="1242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C2A9F1C" w14:textId="21960C8A" w:rsidR="00066508" w:rsidRPr="005A6AA3" w:rsidDel="00AE71EA" w:rsidRDefault="00000000">
                  <w:pPr>
                    <w:keepNext/>
                    <w:widowControl w:val="0"/>
                    <w:spacing w:after="60"/>
                    <w:jc w:val="center"/>
                    <w:rPr>
                      <w:del w:id="12429" w:author="Lorenzo Fabbri" w:date="2024-09-24T14:48:00Z" w16du:dateUtc="2024-09-24T12:48:00Z"/>
                    </w:rPr>
                  </w:pPr>
                  <w:del w:id="12430" w:author="Lorenzo Fabbri" w:date="2024-09-24T14:48:00Z" w16du:dateUtc="2024-09-24T12:48:00Z">
                    <w:r w:rsidRPr="005A6AA3" w:rsidDel="00AE71EA">
                      <w:rPr>
                        <w:rFonts w:ascii="Calibri" w:hAnsi="Calibri"/>
                        <w:sz w:val="20"/>
                      </w:rPr>
                      <w:delText>0.102 (0.045, 0.159)</w:delText>
                    </w:r>
                  </w:del>
                </w:p>
              </w:tc>
              <w:tc>
                <w:tcPr>
                  <w:tcW w:w="0" w:type="dxa"/>
                  <w:tcPrChange w:id="12431"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1A26C56C" w14:textId="09915F15" w:rsidR="00066508" w:rsidRPr="005A6AA3" w:rsidDel="00AE71EA" w:rsidRDefault="00000000">
                  <w:pPr>
                    <w:keepNext/>
                    <w:widowControl w:val="0"/>
                    <w:spacing w:after="60"/>
                    <w:jc w:val="center"/>
                    <w:rPr>
                      <w:del w:id="12432" w:author="Lorenzo Fabbri" w:date="2024-09-24T14:48:00Z" w16du:dateUtc="2024-09-24T12:48:00Z"/>
                    </w:rPr>
                  </w:pPr>
                  <w:del w:id="12433" w:author="Lorenzo Fabbri" w:date="2024-09-24T14:48:00Z" w16du:dateUtc="2024-09-24T12:48:00Z">
                    <w:r w:rsidRPr="005A6AA3" w:rsidDel="00AE71EA">
                      <w:rPr>
                        <w:rFonts w:ascii="Calibri" w:hAnsi="Calibri"/>
                        <w:sz w:val="20"/>
                      </w:rPr>
                      <w:delText>0.229 (0.026, 0.432)</w:delText>
                    </w:r>
                  </w:del>
                </w:p>
              </w:tc>
              <w:tc>
                <w:tcPr>
                  <w:tcW w:w="0" w:type="dxa"/>
                  <w:tcPrChange w:id="1243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5C708850" w14:textId="00E7CE24" w:rsidR="00066508" w:rsidRPr="005A6AA3" w:rsidDel="00AE71EA" w:rsidRDefault="00000000">
                  <w:pPr>
                    <w:keepNext/>
                    <w:widowControl w:val="0"/>
                    <w:spacing w:after="60"/>
                    <w:jc w:val="center"/>
                    <w:rPr>
                      <w:del w:id="12435" w:author="Lorenzo Fabbri" w:date="2024-09-24T14:48:00Z" w16du:dateUtc="2024-09-24T12:48:00Z"/>
                    </w:rPr>
                  </w:pPr>
                  <w:del w:id="12436" w:author="Lorenzo Fabbri" w:date="2024-09-24T14:48:00Z" w16du:dateUtc="2024-09-24T12:48:00Z">
                    <w:r w:rsidRPr="005A6AA3" w:rsidDel="00AE71EA">
                      <w:rPr>
                        <w:rFonts w:ascii="Calibri" w:hAnsi="Calibri"/>
                        <w:sz w:val="20"/>
                      </w:rPr>
                      <w:delText>0.051 (-0.065, 0.167)</w:delText>
                    </w:r>
                  </w:del>
                </w:p>
              </w:tc>
              <w:tc>
                <w:tcPr>
                  <w:tcW w:w="0" w:type="dxa"/>
                  <w:tcPrChange w:id="1243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42A5B39" w14:textId="2A86D8D5" w:rsidR="00066508" w:rsidRPr="005A6AA3" w:rsidDel="00AE71EA" w:rsidRDefault="00000000">
                  <w:pPr>
                    <w:keepNext/>
                    <w:widowControl w:val="0"/>
                    <w:spacing w:after="60"/>
                    <w:jc w:val="center"/>
                    <w:rPr>
                      <w:del w:id="12438" w:author="Lorenzo Fabbri" w:date="2024-09-24T14:48:00Z" w16du:dateUtc="2024-09-24T12:48:00Z"/>
                    </w:rPr>
                  </w:pPr>
                  <w:del w:id="12439" w:author="Lorenzo Fabbri" w:date="2024-09-24T14:48:00Z" w16du:dateUtc="2024-09-24T12:48:00Z">
                    <w:r w:rsidRPr="005A6AA3" w:rsidDel="00AE71EA">
                      <w:rPr>
                        <w:rFonts w:ascii="Calibri" w:hAnsi="Calibri"/>
                        <w:sz w:val="20"/>
                      </w:rPr>
                      <w:delText>0.232 (0.083, 0.382)</w:delText>
                    </w:r>
                  </w:del>
                </w:p>
              </w:tc>
              <w:tc>
                <w:tcPr>
                  <w:tcW w:w="0" w:type="dxa"/>
                  <w:tcPrChange w:id="1244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FA84B4" w14:textId="348A7195" w:rsidR="00066508" w:rsidRPr="005A6AA3" w:rsidDel="00AE71EA" w:rsidRDefault="00000000">
                  <w:pPr>
                    <w:keepNext/>
                    <w:widowControl w:val="0"/>
                    <w:spacing w:after="60"/>
                    <w:jc w:val="center"/>
                    <w:rPr>
                      <w:del w:id="12441" w:author="Lorenzo Fabbri" w:date="2024-09-24T14:48:00Z" w16du:dateUtc="2024-09-24T12:48:00Z"/>
                    </w:rPr>
                  </w:pPr>
                  <w:del w:id="12442" w:author="Lorenzo Fabbri" w:date="2024-09-24T14:48:00Z" w16du:dateUtc="2024-09-24T12:48:00Z">
                    <w:r w:rsidRPr="005A6AA3" w:rsidDel="00AE71EA">
                      <w:rPr>
                        <w:rFonts w:ascii="Calibri" w:hAnsi="Calibri"/>
                        <w:sz w:val="20"/>
                      </w:rPr>
                      <w:delText>0.046 (-0.027, 0.12)</w:delText>
                    </w:r>
                  </w:del>
                </w:p>
              </w:tc>
              <w:tc>
                <w:tcPr>
                  <w:tcW w:w="0" w:type="dxa"/>
                  <w:tcPrChange w:id="12443"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0C1D5EA" w14:textId="74B8AE69" w:rsidR="00066508" w:rsidRPr="005A6AA3" w:rsidDel="00AE71EA" w:rsidRDefault="00000000">
                  <w:pPr>
                    <w:keepNext/>
                    <w:widowControl w:val="0"/>
                    <w:spacing w:after="60"/>
                    <w:jc w:val="center"/>
                    <w:rPr>
                      <w:del w:id="12444" w:author="Lorenzo Fabbri" w:date="2024-09-24T14:48:00Z" w16du:dateUtc="2024-09-24T12:48:00Z"/>
                    </w:rPr>
                  </w:pPr>
                  <w:del w:id="12445" w:author="Lorenzo Fabbri" w:date="2024-09-24T14:48:00Z" w16du:dateUtc="2024-09-24T12:48:00Z">
                    <w:r w:rsidRPr="005A6AA3" w:rsidDel="00AE71EA">
                      <w:rPr>
                        <w:rFonts w:ascii="Calibri" w:hAnsi="Calibri"/>
                        <w:sz w:val="20"/>
                      </w:rPr>
                      <w:delText>0.21 (0.074, 0.347)</w:delText>
                    </w:r>
                  </w:del>
                </w:p>
              </w:tc>
            </w:tr>
            <w:tr w:rsidR="00066508" w:rsidRPr="005A6AA3" w:rsidDel="00AE71EA" w14:paraId="64BA0908" w14:textId="467AF105" w:rsidTr="006C3DDD">
              <w:trPr>
                <w:del w:id="12446" w:author="Lorenzo Fabbri" w:date="2024-09-24T14:48:00Z"/>
                <w:trPrChange w:id="12447" w:author="Lorenzo Fabbri" w:date="2024-09-19T20:40:00Z" w16du:dateUtc="2024-09-19T18:40:00Z">
                  <w:trPr>
                    <w:gridBefore w:val="1"/>
                    <w:cantSplit/>
                    <w:jc w:val="center"/>
                  </w:trPr>
                </w:trPrChange>
              </w:trPr>
              <w:tc>
                <w:tcPr>
                  <w:tcW w:w="0" w:type="dxa"/>
                  <w:tcPrChange w:id="1244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E9BC5" w14:textId="668E0665" w:rsidR="00066508" w:rsidRPr="005A6AA3" w:rsidDel="00AE71EA" w:rsidRDefault="00000000">
                  <w:pPr>
                    <w:keepNext/>
                    <w:widowControl w:val="0"/>
                    <w:spacing w:after="60"/>
                    <w:rPr>
                      <w:del w:id="12449" w:author="Lorenzo Fabbri" w:date="2024-09-24T14:48:00Z" w16du:dateUtc="2024-09-24T12:48:00Z"/>
                    </w:rPr>
                  </w:pPr>
                  <w:del w:id="12450" w:author="Lorenzo Fabbri" w:date="2024-09-24T14:48:00Z" w16du:dateUtc="2024-09-24T12:48:00Z">
                    <w:r w:rsidRPr="005A6AA3" w:rsidDel="00AE71EA">
                      <w:rPr>
                        <w:rFonts w:ascii="Calibri" w:hAnsi="Calibri"/>
                        <w:sz w:val="20"/>
                      </w:rPr>
                      <w:delText>oxominp</w:delText>
                    </w:r>
                  </w:del>
                </w:p>
              </w:tc>
              <w:tc>
                <w:tcPr>
                  <w:tcW w:w="0" w:type="dxa"/>
                  <w:tcPrChange w:id="1245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DAA9F7E" w14:textId="788CF394" w:rsidR="00066508" w:rsidRPr="005A6AA3" w:rsidDel="00AE71EA" w:rsidRDefault="00000000">
                  <w:pPr>
                    <w:keepNext/>
                    <w:widowControl w:val="0"/>
                    <w:spacing w:after="60"/>
                    <w:jc w:val="center"/>
                    <w:rPr>
                      <w:del w:id="12452" w:author="Lorenzo Fabbri" w:date="2024-09-24T14:48:00Z" w16du:dateUtc="2024-09-24T12:48:00Z"/>
                    </w:rPr>
                  </w:pPr>
                  <w:del w:id="12453" w:author="Lorenzo Fabbri" w:date="2024-09-24T14:48:00Z" w16du:dateUtc="2024-09-24T12:48:00Z">
                    <w:r w:rsidRPr="005A6AA3" w:rsidDel="00AE71EA">
                      <w:rPr>
                        <w:rFonts w:ascii="Calibri" w:hAnsi="Calibri"/>
                        <w:sz w:val="20"/>
                      </w:rPr>
                      <w:delText>0.073 (0.022, 0.123)</w:delText>
                    </w:r>
                  </w:del>
                </w:p>
              </w:tc>
              <w:tc>
                <w:tcPr>
                  <w:tcW w:w="0" w:type="dxa"/>
                  <w:tcPrChange w:id="1245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5B59730" w14:textId="33B054B8" w:rsidR="00066508" w:rsidRPr="005A6AA3" w:rsidDel="00AE71EA" w:rsidRDefault="00000000">
                  <w:pPr>
                    <w:keepNext/>
                    <w:widowControl w:val="0"/>
                    <w:spacing w:after="60"/>
                    <w:jc w:val="center"/>
                    <w:rPr>
                      <w:del w:id="12455" w:author="Lorenzo Fabbri" w:date="2024-09-24T14:48:00Z" w16du:dateUtc="2024-09-24T12:48:00Z"/>
                    </w:rPr>
                  </w:pPr>
                  <w:del w:id="12456" w:author="Lorenzo Fabbri" w:date="2024-09-24T14:48:00Z" w16du:dateUtc="2024-09-24T12:48:00Z">
                    <w:r w:rsidRPr="005A6AA3" w:rsidDel="00AE71EA">
                      <w:rPr>
                        <w:rFonts w:ascii="Calibri" w:hAnsi="Calibri"/>
                        <w:sz w:val="20"/>
                      </w:rPr>
                      <w:delText>0.192 (0.021, 0.363)</w:delText>
                    </w:r>
                  </w:del>
                </w:p>
              </w:tc>
              <w:tc>
                <w:tcPr>
                  <w:tcW w:w="0" w:type="dxa"/>
                  <w:tcPrChange w:id="1245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275F45C" w14:textId="67EF9FC5" w:rsidR="00066508" w:rsidRPr="005A6AA3" w:rsidDel="00AE71EA" w:rsidRDefault="00000000">
                  <w:pPr>
                    <w:keepNext/>
                    <w:widowControl w:val="0"/>
                    <w:spacing w:after="60"/>
                    <w:jc w:val="center"/>
                    <w:rPr>
                      <w:del w:id="12458" w:author="Lorenzo Fabbri" w:date="2024-09-24T14:48:00Z" w16du:dateUtc="2024-09-24T12:48:00Z"/>
                    </w:rPr>
                  </w:pPr>
                  <w:del w:id="12459" w:author="Lorenzo Fabbri" w:date="2024-09-24T14:48:00Z" w16du:dateUtc="2024-09-24T12:48:00Z">
                    <w:r w:rsidRPr="005A6AA3" w:rsidDel="00AE71EA">
                      <w:rPr>
                        <w:rFonts w:ascii="Calibri" w:hAnsi="Calibri"/>
                        <w:sz w:val="20"/>
                      </w:rPr>
                      <w:delText>0.035 (-0.101, 0.17)</w:delText>
                    </w:r>
                  </w:del>
                </w:p>
              </w:tc>
              <w:tc>
                <w:tcPr>
                  <w:tcW w:w="0" w:type="dxa"/>
                  <w:tcPrChange w:id="1246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22C6B26" w14:textId="6C6EAFEB" w:rsidR="00066508" w:rsidRPr="005A6AA3" w:rsidDel="00AE71EA" w:rsidRDefault="00000000">
                  <w:pPr>
                    <w:keepNext/>
                    <w:widowControl w:val="0"/>
                    <w:spacing w:after="60"/>
                    <w:jc w:val="center"/>
                    <w:rPr>
                      <w:del w:id="12461" w:author="Lorenzo Fabbri" w:date="2024-09-24T14:48:00Z" w16du:dateUtc="2024-09-24T12:48:00Z"/>
                    </w:rPr>
                  </w:pPr>
                  <w:del w:id="12462" w:author="Lorenzo Fabbri" w:date="2024-09-24T14:48:00Z" w16du:dateUtc="2024-09-24T12:48:00Z">
                    <w:r w:rsidRPr="005A6AA3" w:rsidDel="00AE71EA">
                      <w:rPr>
                        <w:rFonts w:ascii="Calibri" w:hAnsi="Calibri"/>
                        <w:sz w:val="20"/>
                      </w:rPr>
                      <w:delText>0.181 (0.097, 0.264)</w:delText>
                    </w:r>
                  </w:del>
                </w:p>
              </w:tc>
              <w:tc>
                <w:tcPr>
                  <w:tcW w:w="0" w:type="dxa"/>
                  <w:tcPrChange w:id="1246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78910" w14:textId="0E0B053D" w:rsidR="00066508" w:rsidRPr="005A6AA3" w:rsidDel="00AE71EA" w:rsidRDefault="00000000">
                  <w:pPr>
                    <w:keepNext/>
                    <w:widowControl w:val="0"/>
                    <w:spacing w:after="60"/>
                    <w:jc w:val="center"/>
                    <w:rPr>
                      <w:del w:id="12464" w:author="Lorenzo Fabbri" w:date="2024-09-24T14:48:00Z" w16du:dateUtc="2024-09-24T12:48:00Z"/>
                    </w:rPr>
                  </w:pPr>
                  <w:del w:id="12465" w:author="Lorenzo Fabbri" w:date="2024-09-24T14:48:00Z" w16du:dateUtc="2024-09-24T12:48:00Z">
                    <w:r w:rsidRPr="005A6AA3" w:rsidDel="00AE71EA">
                      <w:rPr>
                        <w:rFonts w:ascii="Calibri" w:hAnsi="Calibri"/>
                        <w:sz w:val="20"/>
                      </w:rPr>
                      <w:delText>0.021 (-0.064, 0.106)</w:delText>
                    </w:r>
                  </w:del>
                </w:p>
              </w:tc>
              <w:tc>
                <w:tcPr>
                  <w:tcW w:w="0" w:type="dxa"/>
                  <w:tcPrChange w:id="12466"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6AF2191B" w14:textId="1780E26B" w:rsidR="00066508" w:rsidRPr="005A6AA3" w:rsidDel="00AE71EA" w:rsidRDefault="00000000">
                  <w:pPr>
                    <w:keepNext/>
                    <w:widowControl w:val="0"/>
                    <w:spacing w:after="60"/>
                    <w:jc w:val="center"/>
                    <w:rPr>
                      <w:del w:id="12467" w:author="Lorenzo Fabbri" w:date="2024-09-24T14:48:00Z" w16du:dateUtc="2024-09-24T12:48:00Z"/>
                    </w:rPr>
                  </w:pPr>
                  <w:del w:id="12468" w:author="Lorenzo Fabbri" w:date="2024-09-24T14:48:00Z" w16du:dateUtc="2024-09-24T12:48:00Z">
                    <w:r w:rsidRPr="005A6AA3" w:rsidDel="00AE71EA">
                      <w:rPr>
                        <w:rFonts w:ascii="Calibri" w:hAnsi="Calibri"/>
                        <w:sz w:val="20"/>
                      </w:rPr>
                      <w:delText>0.148 (0.069, 0.227)</w:delText>
                    </w:r>
                  </w:del>
                </w:p>
              </w:tc>
            </w:tr>
            <w:tr w:rsidR="00066508" w:rsidRPr="005A6AA3" w:rsidDel="00AE71EA" w14:paraId="2E933217" w14:textId="1E297B98" w:rsidTr="006C3DDD">
              <w:trPr>
                <w:del w:id="12469" w:author="Lorenzo Fabbri" w:date="2024-09-24T14:48:00Z"/>
                <w:trPrChange w:id="12470" w:author="Lorenzo Fabbri" w:date="2024-09-19T20:40:00Z" w16du:dateUtc="2024-09-19T18:40:00Z">
                  <w:trPr>
                    <w:gridBefore w:val="1"/>
                    <w:cantSplit/>
                    <w:jc w:val="center"/>
                  </w:trPr>
                </w:trPrChange>
              </w:trPr>
              <w:tc>
                <w:tcPr>
                  <w:tcW w:w="0" w:type="dxa"/>
                  <w:gridSpan w:val="7"/>
                  <w:tcPrChange w:id="12471" w:author="Lorenzo Fabbri" w:date="2024-09-19T20:40:00Z" w16du:dateUtc="2024-09-19T18:40:00Z">
                    <w:tcPr>
                      <w:tcW w:w="9143" w:type="dxa"/>
                      <w:gridSpan w:val="14"/>
                    </w:tcPr>
                  </w:tcPrChange>
                </w:tcPr>
                <w:p w14:paraId="4FF96B38" w14:textId="1B837B9A" w:rsidR="00066508" w:rsidRPr="005A6AA3" w:rsidDel="00AE71EA" w:rsidRDefault="00000000">
                  <w:pPr>
                    <w:keepNext/>
                    <w:widowControl w:val="0"/>
                    <w:spacing w:after="60"/>
                    <w:rPr>
                      <w:del w:id="12472" w:author="Lorenzo Fabbri" w:date="2024-09-24T14:48:00Z" w16du:dateUtc="2024-09-24T12:48:00Z"/>
                    </w:rPr>
                  </w:pPr>
                  <w:del w:id="12473" w:author="Lorenzo Fabbri" w:date="2024-09-24T14:48:00Z" w16du:dateUtc="2024-09-24T12:48:00Z">
                    <w:r w:rsidRPr="005A6AA3" w:rsidDel="00AE71EA">
                      <w:rPr>
                        <w:rFonts w:ascii="Calibri" w:hAnsi="Calibri"/>
                        <w:i/>
                        <w:sz w:val="20"/>
                        <w:vertAlign w:val="superscript"/>
                      </w:rPr>
                      <w:delText>a</w:delText>
                    </w:r>
                    <w:r w:rsidRPr="005A6AA3" w:rsidDel="00AE71EA">
                      <w:rPr>
                        <w:rFonts w:ascii="Calibri" w:hAnsi="Calibri"/>
                        <w:sz w:val="20"/>
                      </w:rPr>
                      <w:delText>Estimate and 95% CI.</w:delText>
                    </w:r>
                  </w:del>
                </w:p>
              </w:tc>
            </w:tr>
          </w:tbl>
          <w:p w14:paraId="5FF561AA" w14:textId="3EAC5FDA" w:rsidR="00066508" w:rsidRPr="005A6AA3" w:rsidDel="00AE71EA" w:rsidRDefault="00000000">
            <w:pPr>
              <w:pStyle w:val="ImageCaption"/>
              <w:widowControl w:val="0"/>
              <w:spacing w:before="200"/>
              <w:rPr>
                <w:del w:id="12474" w:author="Lorenzo Fabbri" w:date="2024-09-24T14:48:00Z" w16du:dateUtc="2024-09-24T12:48:00Z"/>
              </w:rPr>
            </w:pPr>
            <w:del w:id="12475" w:author="Lorenzo Fabbri" w:date="2024-09-24T14:48:00Z" w16du:dateUtc="2024-09-24T12:48:00Z">
              <w:r w:rsidRPr="005A6AA3" w:rsidDel="00AE71EA">
                <w:delText xml:space="preserve">Table </w:delText>
              </w:r>
            </w:del>
            <w:del w:id="12476" w:author="Lorenzo Fabbri" w:date="2024-09-24T11:07:00Z" w16du:dateUtc="2024-09-24T09:07:00Z">
              <w:r w:rsidRPr="005A6AA3" w:rsidDel="0020742D">
                <w:delText>S</w:delText>
              </w:r>
            </w:del>
            <w:del w:id="12477" w:author="Lorenzo Fabbri" w:date="2024-09-24T14:48:00Z" w16du:dateUtc="2024-09-24T12:48:00Z">
              <w:r w:rsidRPr="005A6AA3" w:rsidDel="00AE71EA">
                <w:delText>18</w:delText>
              </w:r>
            </w:del>
            <w:del w:id="12478" w:author="Lorenzo Fabbri" w:date="2024-09-19T18:31:00Z" w16du:dateUtc="2024-09-19T16:31:00Z">
              <w:r w:rsidRPr="005A6AA3" w:rsidDel="00A42D3A">
                <w:delText>:</w:delText>
              </w:r>
            </w:del>
            <w:del w:id="12479" w:author="Lorenzo Fabbri" w:date="2024-09-24T14:48:00Z" w16du:dateUtc="2024-09-24T12:48:00Z">
              <w:r w:rsidRPr="005A6AA3" w:rsidDel="00AE71EA">
                <w:delText xml:space="preserve"> </w:delText>
              </w:r>
              <w:r w:rsidRPr="005A6AA3" w:rsidDel="00AE71EA">
                <w:rPr>
                  <w:b/>
                  <w:bCs/>
                </w:rPr>
                <w:delText>Marginal contrasts on the logarithmic scale for effect modification by sex of a increase from the 10th to the 90th percentile of the endocrine disrupting chemicals (EDCs) on the glucocorticosteroids expressed in ng/ml (HELIX subcohort; 2013-2016).</w:delText>
              </w:r>
              <w:bookmarkEnd w:id="1709"/>
              <w:bookmarkEnd w:id="11952"/>
            </w:del>
          </w:p>
        </w:tc>
      </w:tr>
    </w:tbl>
    <w:p w14:paraId="07C1EE18" w14:textId="555CEAE8" w:rsidR="00066508" w:rsidRPr="005A6AA3" w:rsidDel="00AE71EA" w:rsidRDefault="00000000">
      <w:pPr>
        <w:pStyle w:val="Heading1"/>
        <w:rPr>
          <w:del w:id="12480" w:author="Lorenzo Fabbri" w:date="2024-09-24T14:48:00Z" w16du:dateUtc="2024-09-24T12:48:00Z"/>
        </w:rPr>
      </w:pPr>
      <w:del w:id="12481" w:author="Lorenzo Fabbri" w:date="2024-09-24T14:46:00Z" w16du:dateUtc="2024-09-24T12:46:00Z">
        <w:r w:rsidRPr="005A6AA3" w:rsidDel="00386E56">
          <w:delText xml:space="preserve">12. </w:delText>
        </w:r>
      </w:del>
      <w:del w:id="12482" w:author="Lorenzo Fabbri" w:date="2024-09-24T14:48:00Z" w16du:dateUtc="2024-09-24T12:48:00Z">
        <w:r w:rsidRPr="005A6AA3" w:rsidDel="00AE71EA">
          <w:delText>Supplementary figures</w:delText>
        </w:r>
      </w:del>
    </w:p>
    <w:p w14:paraId="35D7C305" w14:textId="40E3BE4E" w:rsidR="00066508" w:rsidRPr="005A6AA3" w:rsidDel="00AE71EA" w:rsidRDefault="00000000">
      <w:pPr>
        <w:pStyle w:val="Heading2"/>
        <w:rPr>
          <w:del w:id="12483" w:author="Lorenzo Fabbri" w:date="2024-09-24T14:48:00Z" w16du:dateUtc="2024-09-24T12:48:00Z"/>
        </w:rPr>
      </w:pPr>
      <w:bookmarkStart w:id="12484" w:name="figures-for-descriptive-data"/>
      <w:del w:id="12485" w:author="Lorenzo Fabbri" w:date="2024-09-24T14:46:00Z" w16du:dateUtc="2024-09-24T12:46:00Z">
        <w:r w:rsidRPr="005A6AA3" w:rsidDel="00386E56">
          <w:delText xml:space="preserve">12.1 </w:delText>
        </w:r>
      </w:del>
      <w:del w:id="12486" w:author="Lorenzo Fabbri" w:date="2024-09-24T14:48:00Z" w16du:dateUtc="2024-09-24T12:48:00Z">
        <w:r w:rsidRPr="005A6AA3" w:rsidDel="00AE71EA">
          <w:delText>Figures for descriptive data</w:delText>
        </w:r>
      </w:del>
    </w:p>
    <w:p w14:paraId="3161686A" w14:textId="7033B8A5" w:rsidR="00066508" w:rsidRPr="005A6AA3" w:rsidDel="00AE71EA" w:rsidRDefault="00000000">
      <w:pPr>
        <w:pStyle w:val="Heading3"/>
        <w:rPr>
          <w:del w:id="12487" w:author="Lorenzo Fabbri" w:date="2024-09-24T14:48:00Z" w16du:dateUtc="2024-09-24T12:48:00Z"/>
        </w:rPr>
      </w:pPr>
      <w:del w:id="12488" w:author="Lorenzo Fabbri" w:date="2024-09-24T14:46:00Z" w16du:dateUtc="2024-09-24T12:46:00Z">
        <w:r w:rsidRPr="005A6AA3" w:rsidDel="00386E56">
          <w:delText xml:space="preserve">12.1.1 </w:delText>
        </w:r>
      </w:del>
      <w:del w:id="12489" w:author="Lorenzo Fabbri" w:date="2024-09-24T14:48:00Z" w16du:dateUtc="2024-09-24T12:48:00Z">
        <w:r w:rsidRPr="005A6AA3" w:rsidDel="00AE71EA">
          <w:delText>Study populations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43468CE9" w14:textId="770DF57F" w:rsidTr="00066508">
        <w:trPr>
          <w:del w:id="12490" w:author="Lorenzo Fabbri" w:date="2024-09-24T14:48:00Z"/>
        </w:trPr>
        <w:tc>
          <w:tcPr>
            <w:tcW w:w="9360" w:type="dxa"/>
          </w:tcPr>
          <w:p w14:paraId="00EF7CEF" w14:textId="0B3F8D0D" w:rsidR="00066508" w:rsidRPr="005A6AA3" w:rsidDel="00AE71EA" w:rsidRDefault="00066508">
            <w:pPr>
              <w:jc w:val="center"/>
              <w:rPr>
                <w:del w:id="12491" w:author="Lorenzo Fabbri" w:date="2024-09-24T14:48:00Z" w16du:dateUtc="2024-09-24T12:48:00Z"/>
              </w:rPr>
            </w:pPr>
          </w:p>
          <w:p w14:paraId="7E9888CE" w14:textId="118D5C3C" w:rsidR="00066508" w:rsidRPr="005A6AA3" w:rsidDel="00AE71EA" w:rsidRDefault="00000000">
            <w:pPr>
              <w:jc w:val="center"/>
              <w:rPr>
                <w:del w:id="12492" w:author="Lorenzo Fabbri" w:date="2024-09-24T14:48:00Z" w16du:dateUtc="2024-09-24T12:48:00Z"/>
              </w:rPr>
            </w:pPr>
            <w:del w:id="12493" w:author="Lorenzo Fabbri" w:date="2024-09-24T14:48:00Z" w16du:dateUtc="2024-09-24T12:48:00Z">
              <w:r w:rsidRPr="005A6AA3" w:rsidDel="00AE71EA">
                <w:rPr>
                  <w:noProof/>
                </w:rPr>
                <w:drawing>
                  <wp:inline distT="0" distB="0" distL="0" distR="0" wp14:anchorId="06B4154A" wp14:editId="45A167FD">
                    <wp:extent cx="5349240" cy="335597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5349240" cy="3355975"/>
                            </a:xfrm>
                            <a:prstGeom prst="rect">
                              <a:avLst/>
                            </a:prstGeom>
                          </pic:spPr>
                        </pic:pic>
                      </a:graphicData>
                    </a:graphic>
                  </wp:inline>
                </w:drawing>
              </w:r>
            </w:del>
          </w:p>
          <w:p w14:paraId="3CC53894" w14:textId="77181A6C" w:rsidR="00066508" w:rsidRPr="005A6AA3" w:rsidDel="00AE71EA" w:rsidRDefault="00066508">
            <w:pPr>
              <w:jc w:val="center"/>
              <w:rPr>
                <w:del w:id="12494" w:author="Lorenzo Fabbri" w:date="2024-09-24T14:48:00Z" w16du:dateUtc="2024-09-24T12:48:00Z"/>
              </w:rPr>
            </w:pPr>
          </w:p>
          <w:p w14:paraId="751860CD" w14:textId="3CD5F467" w:rsidR="00066508" w:rsidRPr="005A6AA3" w:rsidDel="00AE71EA" w:rsidRDefault="00000000">
            <w:pPr>
              <w:pStyle w:val="ImageCaption"/>
              <w:spacing w:before="200"/>
              <w:rPr>
                <w:del w:id="12495" w:author="Lorenzo Fabbri" w:date="2024-09-24T14:48:00Z" w16du:dateUtc="2024-09-24T12:48:00Z"/>
              </w:rPr>
            </w:pPr>
            <w:bookmarkStart w:id="12496" w:name="study-populations-2"/>
            <w:bookmarkStart w:id="12497" w:name="suppfig-flow-pop"/>
            <w:del w:id="12498" w:author="Lorenzo Fabbri" w:date="2024-09-24T14:48:00Z" w16du:dateUtc="2024-09-24T12:48:00Z">
              <w:r w:rsidRPr="005A6AA3" w:rsidDel="00AE71EA">
                <w:delText xml:space="preserve">Figure </w:delText>
              </w:r>
            </w:del>
            <w:del w:id="12499" w:author="Lorenzo Fabbri" w:date="2024-09-24T11:11:00Z" w16du:dateUtc="2024-09-24T09:11:00Z">
              <w:r w:rsidRPr="005A6AA3" w:rsidDel="00FA0172">
                <w:delText>S</w:delText>
              </w:r>
            </w:del>
            <w:del w:id="12500" w:author="Lorenzo Fabbri" w:date="2024-09-24T14:48:00Z" w16du:dateUtc="2024-09-24T12:48:00Z">
              <w:r w:rsidRPr="005A6AA3" w:rsidDel="00AE71EA">
                <w:delText>1</w:delText>
              </w:r>
            </w:del>
            <w:del w:id="12501" w:author="Lorenzo Fabbri" w:date="2024-09-19T18:31:00Z" w16du:dateUtc="2024-09-19T16:31:00Z">
              <w:r w:rsidRPr="005A6AA3" w:rsidDel="00A42D3A">
                <w:delText>:</w:delText>
              </w:r>
            </w:del>
            <w:del w:id="12502" w:author="Lorenzo Fabbri" w:date="2024-09-24T14:48:00Z" w16du:dateUtc="2024-09-24T12:48:00Z">
              <w:r w:rsidRPr="005A6AA3" w:rsidDel="00AE71EA">
                <w:delText xml:space="preserve"> Flowchart describing the sample size for each research question.</w:delText>
              </w:r>
              <w:bookmarkEnd w:id="12496"/>
              <w:bookmarkEnd w:id="12497"/>
            </w:del>
          </w:p>
        </w:tc>
      </w:tr>
    </w:tbl>
    <w:p w14:paraId="0498AAD4" w14:textId="486D0FAB" w:rsidR="00066508" w:rsidRPr="005A6AA3" w:rsidDel="00AE71EA" w:rsidRDefault="00000000">
      <w:pPr>
        <w:pStyle w:val="Heading3"/>
        <w:rPr>
          <w:del w:id="12503" w:author="Lorenzo Fabbri" w:date="2024-09-24T14:48:00Z" w16du:dateUtc="2024-09-24T12:48:00Z"/>
        </w:rPr>
      </w:pPr>
      <w:del w:id="12504" w:author="Lorenzo Fabbri" w:date="2024-09-24T14:46:00Z" w16du:dateUtc="2024-09-24T12:46:00Z">
        <w:r w:rsidRPr="005A6AA3" w:rsidDel="00386E56">
          <w:delText xml:space="preserve">12.1.2 </w:delText>
        </w:r>
      </w:del>
      <w:del w:id="12505" w:author="Lorenzo Fabbri" w:date="2024-09-24T14:48:00Z" w16du:dateUtc="2024-09-24T12:48:00Z">
        <w:r w:rsidRPr="005A6AA3" w:rsidDel="00AE71EA">
          <w:delText>Description of endocrine disruptors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07E07A15" w14:textId="15C01C1B" w:rsidTr="00066508">
        <w:trPr>
          <w:del w:id="12506" w:author="Lorenzo Fabbri" w:date="2024-09-24T14:48:00Z"/>
        </w:trPr>
        <w:tc>
          <w:tcPr>
            <w:tcW w:w="9360" w:type="dxa"/>
          </w:tcPr>
          <w:p w14:paraId="6FDE34DF" w14:textId="3F87FA0B" w:rsidR="00066508" w:rsidRPr="005A6AA3" w:rsidDel="00AE71EA" w:rsidRDefault="00000000">
            <w:pPr>
              <w:jc w:val="center"/>
              <w:rPr>
                <w:del w:id="12507" w:author="Lorenzo Fabbri" w:date="2024-09-24T14:48:00Z" w16du:dateUtc="2024-09-24T12:48:00Z"/>
              </w:rPr>
            </w:pPr>
            <w:bookmarkStart w:id="12508" w:name="suppfig-desc-chems"/>
            <w:del w:id="12509" w:author="Lorenzo Fabbri" w:date="2024-09-24T14:48:00Z" w16du:dateUtc="2024-09-24T12:48:00Z">
              <w:r w:rsidRPr="005A6AA3" w:rsidDel="00AE71EA">
                <w:rPr>
                  <w:noProof/>
                </w:rPr>
                <w:drawing>
                  <wp:inline distT="0" distB="0" distL="0" distR="0" wp14:anchorId="5C1F1FE9" wp14:editId="31182708">
                    <wp:extent cx="5499100" cy="641604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5499100" cy="6416040"/>
                            </a:xfrm>
                            <a:prstGeom prst="rect">
                              <a:avLst/>
                            </a:prstGeom>
                          </pic:spPr>
                        </pic:pic>
                      </a:graphicData>
                    </a:graphic>
                  </wp:inline>
                </w:drawing>
              </w:r>
            </w:del>
          </w:p>
          <w:p w14:paraId="3A9F2F25" w14:textId="32EBA906" w:rsidR="00066508" w:rsidRPr="005A6AA3" w:rsidDel="00AE71EA" w:rsidRDefault="00000000">
            <w:pPr>
              <w:pStyle w:val="ImageCaption"/>
              <w:spacing w:before="200"/>
              <w:rPr>
                <w:del w:id="12510" w:author="Lorenzo Fabbri" w:date="2024-09-24T14:48:00Z" w16du:dateUtc="2024-09-24T12:48:00Z"/>
              </w:rPr>
            </w:pPr>
            <w:del w:id="12511" w:author="Lorenzo Fabbri" w:date="2024-09-24T14:48:00Z" w16du:dateUtc="2024-09-24T12:48:00Z">
              <w:r w:rsidRPr="005A6AA3" w:rsidDel="00AE71EA">
                <w:delText xml:space="preserve">Figure </w:delText>
              </w:r>
            </w:del>
            <w:del w:id="12512" w:author="Lorenzo Fabbri" w:date="2024-09-24T11:11:00Z" w16du:dateUtc="2024-09-24T09:11:00Z">
              <w:r w:rsidRPr="005A6AA3" w:rsidDel="00FA0172">
                <w:delText>S</w:delText>
              </w:r>
            </w:del>
            <w:del w:id="12513" w:author="Lorenzo Fabbri" w:date="2024-09-24T14:48:00Z" w16du:dateUtc="2024-09-24T12:48:00Z">
              <w:r w:rsidRPr="005A6AA3" w:rsidDel="00AE71EA">
                <w:delText>2</w:delText>
              </w:r>
            </w:del>
            <w:del w:id="12514" w:author="Lorenzo Fabbri" w:date="2024-09-19T18:31:00Z" w16du:dateUtc="2024-09-19T16:31:00Z">
              <w:r w:rsidRPr="005A6AA3" w:rsidDel="00A42D3A">
                <w:delText>:</w:delText>
              </w:r>
            </w:del>
            <w:del w:id="12515" w:author="Lorenzo Fabbri" w:date="2024-09-24T14:48:00Z" w16du:dateUtc="2024-09-24T12:48:00Z">
              <w:r w:rsidRPr="005A6AA3" w:rsidDel="00AE71EA">
                <w:delText xml:space="preserve"> </w:delText>
              </w:r>
              <w:r w:rsidRPr="005A6AA3" w:rsidDel="00AE71EA">
                <w:rPr>
                  <w:b/>
                  <w:bCs/>
                </w:rPr>
                <w:delText>Measurement classification of endocrine disrupting chemicals (EDCs), by cohort (HELIX subcohort; 2013-2016).</w:delText>
              </w:r>
              <w:r w:rsidRPr="005A6AA3" w:rsidDel="00AE71EA">
                <w:delText xml:space="preserve"> Coding: 1, quantifiable; 2, &lt;LOD; 3, interference or out of range; 4. not analysed.</w:delText>
              </w:r>
              <w:bookmarkEnd w:id="12508"/>
            </w:del>
          </w:p>
        </w:tc>
      </w:tr>
    </w:tbl>
    <w:p w14:paraId="49B830B9" w14:textId="3A0615D0" w:rsidR="00066508" w:rsidRPr="005A6AA3" w:rsidDel="00AE71EA" w:rsidRDefault="00000000">
      <w:pPr>
        <w:pStyle w:val="Heading3"/>
        <w:rPr>
          <w:del w:id="12516" w:author="Lorenzo Fabbri" w:date="2024-09-24T14:48:00Z" w16du:dateUtc="2024-09-24T12:48:00Z"/>
        </w:rPr>
      </w:pPr>
      <w:del w:id="12517" w:author="Lorenzo Fabbri" w:date="2024-09-24T14:46:00Z" w16du:dateUtc="2024-09-24T12:46:00Z">
        <w:r w:rsidRPr="005A6AA3" w:rsidDel="00386E56">
          <w:delText xml:space="preserve">12.1.3 </w:delText>
        </w:r>
      </w:del>
      <w:del w:id="12518" w:author="Lorenzo Fabbri" w:date="2024-09-24T14:48:00Z" w16du:dateUtc="2024-09-24T12:48:00Z">
        <w:r w:rsidRPr="005A6AA3" w:rsidDel="00AE71EA">
          <w:delText>Description of glucocorticosteroids</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6B0FAA55" w14:textId="752882A2" w:rsidTr="00066508">
        <w:trPr>
          <w:del w:id="12519" w:author="Lorenzo Fabbri" w:date="2024-09-24T14:48:00Z"/>
        </w:trPr>
        <w:tc>
          <w:tcPr>
            <w:tcW w:w="9360" w:type="dxa"/>
          </w:tcPr>
          <w:p w14:paraId="3A3212C8" w14:textId="37736DDF" w:rsidR="00066508" w:rsidRPr="005A6AA3" w:rsidDel="00AE71EA" w:rsidRDefault="00000000">
            <w:pPr>
              <w:jc w:val="center"/>
              <w:rPr>
                <w:del w:id="12520" w:author="Lorenzo Fabbri" w:date="2024-09-24T14:48:00Z" w16du:dateUtc="2024-09-24T12:48:00Z"/>
              </w:rPr>
            </w:pPr>
            <w:bookmarkStart w:id="12521" w:name="suppfig-desc-mets"/>
            <w:del w:id="12522" w:author="Lorenzo Fabbri" w:date="2024-09-24T14:48:00Z" w16du:dateUtc="2024-09-24T12:48:00Z">
              <w:r w:rsidRPr="005A6AA3" w:rsidDel="00AE71EA">
                <w:rPr>
                  <w:noProof/>
                </w:rPr>
                <w:drawing>
                  <wp:inline distT="0" distB="0" distL="0" distR="0" wp14:anchorId="069E1B47" wp14:editId="7A891D33">
                    <wp:extent cx="5499100" cy="641604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5499100" cy="6416040"/>
                            </a:xfrm>
                            <a:prstGeom prst="rect">
                              <a:avLst/>
                            </a:prstGeom>
                          </pic:spPr>
                        </pic:pic>
                      </a:graphicData>
                    </a:graphic>
                  </wp:inline>
                </w:drawing>
              </w:r>
            </w:del>
          </w:p>
          <w:p w14:paraId="2E0759E0" w14:textId="7AC510F5" w:rsidR="00066508" w:rsidRPr="005A6AA3" w:rsidDel="00AE71EA" w:rsidRDefault="00000000">
            <w:pPr>
              <w:pStyle w:val="ImageCaption"/>
              <w:spacing w:before="200"/>
              <w:rPr>
                <w:del w:id="12523" w:author="Lorenzo Fabbri" w:date="2024-09-24T14:48:00Z" w16du:dateUtc="2024-09-24T12:48:00Z"/>
              </w:rPr>
            </w:pPr>
            <w:del w:id="12524" w:author="Lorenzo Fabbri" w:date="2024-09-24T14:48:00Z" w16du:dateUtc="2024-09-24T12:48:00Z">
              <w:r w:rsidRPr="005A6AA3" w:rsidDel="00AE71EA">
                <w:delText xml:space="preserve">Figure </w:delText>
              </w:r>
            </w:del>
            <w:del w:id="12525" w:author="Lorenzo Fabbri" w:date="2024-09-24T11:12:00Z" w16du:dateUtc="2024-09-24T09:12:00Z">
              <w:r w:rsidRPr="005A6AA3" w:rsidDel="00FA0172">
                <w:delText>S</w:delText>
              </w:r>
            </w:del>
            <w:del w:id="12526" w:author="Lorenzo Fabbri" w:date="2024-09-24T14:48:00Z" w16du:dateUtc="2024-09-24T12:48:00Z">
              <w:r w:rsidRPr="005A6AA3" w:rsidDel="00AE71EA">
                <w:delText>3</w:delText>
              </w:r>
            </w:del>
            <w:del w:id="12527" w:author="Lorenzo Fabbri" w:date="2024-09-19T18:31:00Z" w16du:dateUtc="2024-09-19T16:31:00Z">
              <w:r w:rsidRPr="005A6AA3" w:rsidDel="00A42D3A">
                <w:delText>:</w:delText>
              </w:r>
            </w:del>
            <w:del w:id="12528" w:author="Lorenzo Fabbri" w:date="2024-09-24T14:48:00Z" w16du:dateUtc="2024-09-24T12:48:00Z">
              <w:r w:rsidRPr="005A6AA3" w:rsidDel="00AE71EA">
                <w:delText xml:space="preserve"> </w:delText>
              </w:r>
              <w:r w:rsidRPr="005A6AA3" w:rsidDel="00AE71EA">
                <w:rPr>
                  <w:b/>
                  <w:bCs/>
                </w:rPr>
                <w:delText>Measurement classification of the glucocorticosteroids, by cohort (HELIX subcohort; 2013-2016).</w:delText>
              </w:r>
              <w:r w:rsidRPr="005A6AA3" w:rsidDel="00AE71EA">
                <w:delText xml:space="preserve"> Coding: 1, quantifiable; 2, &lt;LOQ; 3, interference or out of range; 4, not detected.</w:delText>
              </w:r>
              <w:bookmarkEnd w:id="12484"/>
              <w:bookmarkEnd w:id="12521"/>
            </w:del>
          </w:p>
        </w:tc>
      </w:tr>
    </w:tbl>
    <w:p w14:paraId="5306756A" w14:textId="613C9B3B" w:rsidR="00066508" w:rsidRPr="005A6AA3" w:rsidDel="00AE71EA" w:rsidRDefault="00000000">
      <w:pPr>
        <w:pStyle w:val="Heading2"/>
        <w:rPr>
          <w:del w:id="12529" w:author="Lorenzo Fabbri" w:date="2024-09-24T14:48:00Z" w16du:dateUtc="2024-09-24T12:48:00Z"/>
        </w:rPr>
      </w:pPr>
      <w:del w:id="12530" w:author="Lorenzo Fabbri" w:date="2024-09-24T14:46:00Z" w16du:dateUtc="2024-09-24T12:46:00Z">
        <w:r w:rsidRPr="005A6AA3" w:rsidDel="00386E56">
          <w:delText xml:space="preserve">12.2 </w:delText>
        </w:r>
      </w:del>
      <w:del w:id="12531" w:author="Lorenzo Fabbri" w:date="2024-09-24T14:48:00Z" w16du:dateUtc="2024-09-24T12:48:00Z">
        <w:r w:rsidRPr="005A6AA3" w:rsidDel="00AE71EA">
          <w:delText>Figures for other results</w:delText>
        </w:r>
      </w:del>
    </w:p>
    <w:p w14:paraId="39D34AFC" w14:textId="67E41C59" w:rsidR="00066508" w:rsidRPr="005A6AA3" w:rsidDel="00AE71EA" w:rsidRDefault="00000000">
      <w:pPr>
        <w:pStyle w:val="Heading3"/>
        <w:rPr>
          <w:del w:id="12532" w:author="Lorenzo Fabbri" w:date="2024-09-24T14:48:00Z" w16du:dateUtc="2024-09-24T12:48:00Z"/>
        </w:rPr>
      </w:pPr>
      <w:bookmarkStart w:id="12533" w:name="Xcf4a6ac6cc8f6faf2bdd3169e5251f9bc92e88b"/>
      <w:del w:id="12534" w:author="Lorenzo Fabbri" w:date="2024-09-24T14:46:00Z" w16du:dateUtc="2024-09-24T12:46:00Z">
        <w:r w:rsidRPr="005A6AA3" w:rsidDel="00386E56">
          <w:delText xml:space="preserve">12.2.1 </w:delText>
        </w:r>
      </w:del>
      <w:del w:id="12535" w:author="Lorenzo Fabbri" w:date="2024-09-24T14:48:00Z" w16du:dateUtc="2024-09-24T12:48:00Z">
        <w:r w:rsidRPr="005A6AA3" w:rsidDel="00AE71EA">
          <w:delText>Marginal contrasts for effect modification</w:delText>
        </w:r>
      </w:del>
    </w:p>
    <w:tbl>
      <w:tblPr>
        <w:tblStyle w:val="Table"/>
        <w:tblW w:w="5000" w:type="pct"/>
        <w:tblInd w:w="0" w:type="dxa"/>
        <w:tblLayout w:type="fixed"/>
        <w:tblLook w:val="0000" w:firstRow="0" w:lastRow="0" w:firstColumn="0" w:lastColumn="0" w:noHBand="0" w:noVBand="0"/>
      </w:tblPr>
      <w:tblGrid>
        <w:gridCol w:w="9576"/>
      </w:tblGrid>
      <w:tr w:rsidR="00066508" w:rsidRPr="005A6AA3" w:rsidDel="00AE71EA" w14:paraId="13D6FB52" w14:textId="57A5BE50" w:rsidTr="00066508">
        <w:trPr>
          <w:del w:id="12536" w:author="Lorenzo Fabbri" w:date="2024-09-24T14:48:00Z"/>
        </w:trPr>
        <w:tc>
          <w:tcPr>
            <w:tcW w:w="9360" w:type="dxa"/>
          </w:tcPr>
          <w:p w14:paraId="79F07977" w14:textId="37DE3A3D" w:rsidR="00066508" w:rsidRPr="005A6AA3" w:rsidDel="00AE71EA" w:rsidRDefault="00000000">
            <w:pPr>
              <w:jc w:val="center"/>
              <w:rPr>
                <w:del w:id="12537" w:author="Lorenzo Fabbri" w:date="2024-09-24T14:48:00Z" w16du:dateUtc="2024-09-24T12:48:00Z"/>
              </w:rPr>
            </w:pPr>
            <w:bookmarkStart w:id="12538" w:name="suppfig-marginal-1sa"/>
            <w:del w:id="12539" w:author="Lorenzo Fabbri" w:date="2024-09-24T14:48:00Z" w16du:dateUtc="2024-09-24T12:48:00Z">
              <w:r w:rsidRPr="005A6AA3" w:rsidDel="00AE71EA">
                <w:rPr>
                  <w:noProof/>
                </w:rPr>
                <w:drawing>
                  <wp:inline distT="0" distB="0" distL="0" distR="0" wp14:anchorId="79322662" wp14:editId="13F77D5B">
                    <wp:extent cx="5499100" cy="641604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5499100" cy="6416040"/>
                            </a:xfrm>
                            <a:prstGeom prst="rect">
                              <a:avLst/>
                            </a:prstGeom>
                          </pic:spPr>
                        </pic:pic>
                      </a:graphicData>
                    </a:graphic>
                  </wp:inline>
                </w:drawing>
              </w:r>
            </w:del>
          </w:p>
          <w:p w14:paraId="1970B4DB" w14:textId="5D210ABC" w:rsidR="00066508" w:rsidRPr="005A6AA3" w:rsidDel="00AE71EA" w:rsidRDefault="00000000">
            <w:pPr>
              <w:pStyle w:val="ImageCaption"/>
              <w:spacing w:before="200"/>
              <w:rPr>
                <w:del w:id="12540" w:author="Lorenzo Fabbri" w:date="2024-09-24T14:48:00Z" w16du:dateUtc="2024-09-24T12:48:00Z"/>
              </w:rPr>
            </w:pPr>
            <w:del w:id="12541" w:author="Lorenzo Fabbri" w:date="2024-09-24T14:48:00Z" w16du:dateUtc="2024-09-24T12:48:00Z">
              <w:r w:rsidRPr="005A6AA3" w:rsidDel="00AE71EA">
                <w:delText xml:space="preserve">Figure </w:delText>
              </w:r>
            </w:del>
            <w:del w:id="12542" w:author="Lorenzo Fabbri" w:date="2024-09-24T11:12:00Z" w16du:dateUtc="2024-09-24T09:12:00Z">
              <w:r w:rsidRPr="005A6AA3" w:rsidDel="00FA0172">
                <w:delText>S</w:delText>
              </w:r>
            </w:del>
            <w:del w:id="12543" w:author="Lorenzo Fabbri" w:date="2024-09-24T14:48:00Z" w16du:dateUtc="2024-09-24T12:48:00Z">
              <w:r w:rsidRPr="005A6AA3" w:rsidDel="00AE71EA">
                <w:delText>4</w:delText>
              </w:r>
            </w:del>
            <w:del w:id="12544" w:author="Lorenzo Fabbri" w:date="2024-09-19T18:31:00Z" w16du:dateUtc="2024-09-19T16:31:00Z">
              <w:r w:rsidRPr="005A6AA3" w:rsidDel="00A42D3A">
                <w:delText>:</w:delText>
              </w:r>
            </w:del>
            <w:del w:id="12545" w:author="Lorenzo Fabbri" w:date="2024-09-24T14:48:00Z" w16du:dateUtc="2024-09-24T12:48:00Z">
              <w:r w:rsidRPr="005A6AA3" w:rsidDel="00AE71EA">
                <w:delText xml:space="preserve"> </w:delText>
              </w:r>
              <w:r w:rsidRPr="005A6AA3" w:rsidDel="00AE71EA">
                <w:rPr>
                  <w:b/>
                  <w:bCs/>
                </w:rPr>
                <w:delText>Marginal contrasts on the logarithmic scale for effect modification by sex of a increase from the 10th to the 90th percentile of the endocrine disrupting chemicals (EDCs) on hit reaction time standard error (HRT-SE) expressed in ms (HELIX subcohort; 2013-2016).</w:delText>
              </w:r>
              <w:r w:rsidRPr="005A6AA3" w:rsidDel="00AE71EA">
                <w:delText xml:space="preserve"> Circles and triangles indicate effect estimates. Solid lines indicate the </w:delText>
              </w:r>
            </w:del>
            <m:oMath>
              <m:r>
                <w:del w:id="12546" w:author="Lorenzo Fabbri" w:date="2024-09-24T14:48:00Z" w16du:dateUtc="2024-09-24T12:48:00Z">
                  <w:rPr>
                    <w:rFonts w:ascii="Cambria Math" w:hAnsi="Cambria Math"/>
                  </w:rPr>
                  <m:t>95</m:t>
                </w:del>
              </m:r>
              <m:r>
                <w:del w:id="12547" w:author="Lorenzo Fabbri" w:date="2024-09-24T14:48:00Z" w16du:dateUtc="2024-09-24T12:48:00Z">
                  <m:rPr>
                    <m:lit/>
                    <m:nor/>
                  </m:rPr>
                  <w:rPr>
                    <w:rFonts w:ascii="Cambria Math" w:hAnsi="Cambria Math"/>
                  </w:rPr>
                  <m:t>%</m:t>
                </w:del>
              </m:r>
            </m:oMath>
            <w:del w:id="12548" w:author="Lorenzo Fabbri" w:date="2024-09-24T14:48:00Z" w16du:dateUtc="2024-09-24T12:48:00Z">
              <w:r w:rsidRPr="005A6AA3" w:rsidDel="00AE71EA">
                <w:delText xml:space="preserve"> CI. The size of the circles represents the </w:delText>
              </w:r>
              <w:r w:rsidRPr="005A6AA3" w:rsidDel="00AE71EA">
                <w:rPr>
                  <w:iCs/>
                </w:rPr>
                <w:delText>S</w:delText>
              </w:r>
              <w:r w:rsidRPr="005A6AA3" w:rsidDel="00AE71EA">
                <w:delText xml:space="preserve"> value of the effect estimate (</w:delText>
              </w:r>
              <w:r w:rsidR="00066508" w:rsidRPr="005A6AA3" w:rsidDel="00AE71EA">
                <w:fldChar w:fldCharType="begin"/>
              </w:r>
              <w:r w:rsidR="00066508" w:rsidRPr="005A6AA3" w:rsidDel="00AE71EA">
                <w:delInstrText>HYPERLINK \l "ref-RafiGreenland:2020" \h</w:delInstrText>
              </w:r>
              <w:r w:rsidR="00066508" w:rsidRPr="005A6AA3" w:rsidDel="00AE71EA">
                <w:fldChar w:fldCharType="separate"/>
              </w:r>
              <w:r w:rsidR="00066508" w:rsidRPr="005A6AA3" w:rsidDel="00AE71EA">
                <w:rPr>
                  <w:rStyle w:val="Hyperlink"/>
                </w:rPr>
                <w:delText>Rafi and Greenland, 2020</w:delText>
              </w:r>
              <w:r w:rsidR="00066508" w:rsidRPr="005A6AA3" w:rsidDel="00AE71EA">
                <w:rPr>
                  <w:rStyle w:val="Hyperlink"/>
                  <w:i w:val="0"/>
                </w:rPr>
                <w:fldChar w:fldCharType="end"/>
              </w:r>
              <w:r w:rsidRPr="005A6AA3" w:rsidDel="00AE71EA">
                <w:delText>).</w:delText>
              </w:r>
              <w:bookmarkEnd w:id="12538"/>
            </w:del>
          </w:p>
        </w:tc>
      </w:tr>
    </w:tbl>
    <w:p w14:paraId="39743063" w14:textId="168ED6FE" w:rsidR="00066508" w:rsidRPr="005A6AA3" w:rsidDel="00AE71EA" w:rsidRDefault="00000000">
      <w:pPr>
        <w:pStyle w:val="BodyText"/>
        <w:rPr>
          <w:del w:id="12549" w:author="Lorenzo Fabbri" w:date="2024-09-24T14:48:00Z" w16du:dateUtc="2024-09-24T12:48:00Z"/>
        </w:rPr>
      </w:pPr>
      <w:del w:id="12550" w:author="Lorenzo Fabbri" w:date="2024-09-24T14:48:00Z" w16du:dateUtc="2024-09-24T12:48:00Z">
        <w:r w:rsidRPr="005A6AA3" w:rsidDel="00AE71EA">
          <w:delText xml:space="preserve"> </w:delText>
        </w:r>
      </w:del>
    </w:p>
    <w:tbl>
      <w:tblPr>
        <w:tblStyle w:val="Table"/>
        <w:tblW w:w="5000" w:type="pct"/>
        <w:tblInd w:w="0" w:type="dxa"/>
        <w:tblLayout w:type="fixed"/>
        <w:tblLook w:val="0000" w:firstRow="0" w:lastRow="0" w:firstColumn="0" w:lastColumn="0" w:noHBand="0" w:noVBand="0"/>
      </w:tblPr>
      <w:tblGrid>
        <w:gridCol w:w="9576"/>
      </w:tblGrid>
      <w:tr w:rsidR="00066508" w:rsidDel="00AE71EA" w14:paraId="19787415" w14:textId="23569D84" w:rsidTr="00066508">
        <w:trPr>
          <w:del w:id="12551" w:author="Lorenzo Fabbri" w:date="2024-09-24T14:48:00Z"/>
        </w:trPr>
        <w:tc>
          <w:tcPr>
            <w:tcW w:w="9360" w:type="dxa"/>
          </w:tcPr>
          <w:p w14:paraId="39711743" w14:textId="5D11AD7E" w:rsidR="00066508" w:rsidRPr="005A6AA3" w:rsidDel="00AE71EA" w:rsidRDefault="00000000">
            <w:pPr>
              <w:jc w:val="center"/>
              <w:rPr>
                <w:del w:id="12552" w:author="Lorenzo Fabbri" w:date="2024-09-24T14:48:00Z" w16du:dateUtc="2024-09-24T12:48:00Z"/>
              </w:rPr>
            </w:pPr>
            <w:bookmarkStart w:id="12553" w:name="suppfig-marginal-2sa"/>
            <w:del w:id="12554" w:author="Lorenzo Fabbri" w:date="2024-09-24T14:48:00Z" w16du:dateUtc="2024-09-24T12:48:00Z">
              <w:r w:rsidRPr="005A6AA3" w:rsidDel="00AE71EA">
                <w:rPr>
                  <w:noProof/>
                </w:rPr>
                <w:drawing>
                  <wp:inline distT="0" distB="0" distL="0" distR="0" wp14:anchorId="1890DA5D" wp14:editId="0815CE25">
                    <wp:extent cx="5943600" cy="79248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5943600" cy="7924800"/>
                            </a:xfrm>
                            <a:prstGeom prst="rect">
                              <a:avLst/>
                            </a:prstGeom>
                          </pic:spPr>
                        </pic:pic>
                      </a:graphicData>
                    </a:graphic>
                  </wp:inline>
                </w:drawing>
              </w:r>
            </w:del>
          </w:p>
          <w:p w14:paraId="42964240" w14:textId="73B935EC" w:rsidR="00066508" w:rsidDel="00AE71EA" w:rsidRDefault="00000000">
            <w:pPr>
              <w:pStyle w:val="ImageCaption"/>
              <w:spacing w:before="200"/>
              <w:rPr>
                <w:del w:id="12555" w:author="Lorenzo Fabbri" w:date="2024-09-24T14:48:00Z" w16du:dateUtc="2024-09-24T12:48:00Z"/>
              </w:rPr>
            </w:pPr>
            <w:del w:id="12556" w:author="Lorenzo Fabbri" w:date="2024-09-24T14:48:00Z" w16du:dateUtc="2024-09-24T12:48:00Z">
              <w:r w:rsidRPr="005A6AA3" w:rsidDel="00AE71EA">
                <w:delText xml:space="preserve">Figure </w:delText>
              </w:r>
            </w:del>
            <w:del w:id="12557" w:author="Lorenzo Fabbri" w:date="2024-09-24T11:12:00Z" w16du:dateUtc="2024-09-24T09:12:00Z">
              <w:r w:rsidRPr="005A6AA3" w:rsidDel="00FA0172">
                <w:delText>S</w:delText>
              </w:r>
            </w:del>
            <w:del w:id="12558" w:author="Lorenzo Fabbri" w:date="2024-09-24T14:48:00Z" w16du:dateUtc="2024-09-24T12:48:00Z">
              <w:r w:rsidRPr="005A6AA3" w:rsidDel="00AE71EA">
                <w:delText>5</w:delText>
              </w:r>
            </w:del>
            <w:del w:id="12559" w:author="Lorenzo Fabbri" w:date="2024-09-19T18:31:00Z" w16du:dateUtc="2024-09-19T16:31:00Z">
              <w:r w:rsidRPr="005A6AA3" w:rsidDel="00A42D3A">
                <w:delText>:</w:delText>
              </w:r>
            </w:del>
            <w:del w:id="12560" w:author="Lorenzo Fabbri" w:date="2024-09-24T14:48:00Z" w16du:dateUtc="2024-09-24T12:48:00Z">
              <w:r w:rsidRPr="005A6AA3" w:rsidDel="00AE71EA">
                <w:delText xml:space="preserve"> </w:delText>
              </w:r>
              <w:r w:rsidRPr="005A6AA3" w:rsidDel="00AE71EA">
                <w:rPr>
                  <w:b/>
                  <w:bCs/>
                </w:rPr>
                <w:delText>Marginal contrasts on the logarithmic scale for effect modification by sex of a increase from the 10th to the 90th percentile of the endocrine disrupting chemicals (EDCs) on the glucocorticosteroids expressed in ng/ml (HELIX subcohort; 2013-2016).</w:delText>
              </w:r>
              <w:r w:rsidRPr="005A6AA3" w:rsidDel="00AE71EA">
                <w:delText xml:space="preserve"> Circles and triangles indicate effect estimates. Solid lines indicate the </w:delText>
              </w:r>
            </w:del>
            <m:oMath>
              <m:r>
                <w:del w:id="12561" w:author="Lorenzo Fabbri" w:date="2024-09-24T14:48:00Z" w16du:dateUtc="2024-09-24T12:48:00Z">
                  <w:rPr>
                    <w:rFonts w:ascii="Cambria Math" w:hAnsi="Cambria Math"/>
                  </w:rPr>
                  <m:t>95</m:t>
                </w:del>
              </m:r>
              <m:r>
                <w:del w:id="12562" w:author="Lorenzo Fabbri" w:date="2024-09-24T14:48:00Z" w16du:dateUtc="2024-09-24T12:48:00Z">
                  <m:rPr>
                    <m:lit/>
                    <m:nor/>
                  </m:rPr>
                  <w:rPr>
                    <w:rFonts w:ascii="Cambria Math" w:hAnsi="Cambria Math"/>
                  </w:rPr>
                  <m:t>%</m:t>
                </w:del>
              </m:r>
            </m:oMath>
            <w:del w:id="12563" w:author="Lorenzo Fabbri" w:date="2024-09-24T14:48:00Z" w16du:dateUtc="2024-09-24T12:48:00Z">
              <w:r w:rsidRPr="005A6AA3" w:rsidDel="00AE71EA">
                <w:delText xml:space="preserve"> CI. The size of the circles represents the </w:delText>
              </w:r>
              <w:r w:rsidRPr="005A6AA3" w:rsidDel="00AE71EA">
                <w:rPr>
                  <w:iCs/>
                </w:rPr>
                <w:delText>S</w:delText>
              </w:r>
              <w:r w:rsidRPr="005A6AA3" w:rsidDel="00AE71EA">
                <w:delText xml:space="preserve"> value of the effect estimate (</w:delText>
              </w:r>
              <w:r w:rsidR="00066508" w:rsidRPr="005A6AA3" w:rsidDel="00AE71EA">
                <w:fldChar w:fldCharType="begin"/>
              </w:r>
              <w:r w:rsidR="00066508" w:rsidRPr="005A6AA3" w:rsidDel="00AE71EA">
                <w:delInstrText>HYPERLINK \l "ref-RafiGreenland:2020" \h</w:delInstrText>
              </w:r>
              <w:r w:rsidR="00066508" w:rsidRPr="005A6AA3" w:rsidDel="00AE71EA">
                <w:fldChar w:fldCharType="separate"/>
              </w:r>
              <w:r w:rsidR="00066508" w:rsidRPr="005A6AA3" w:rsidDel="00AE71EA">
                <w:rPr>
                  <w:rStyle w:val="Hyperlink"/>
                </w:rPr>
                <w:delText>Rafi and Greenland, 2020</w:delText>
              </w:r>
              <w:r w:rsidR="00066508" w:rsidRPr="005A6AA3" w:rsidDel="00AE71EA">
                <w:rPr>
                  <w:rStyle w:val="Hyperlink"/>
                  <w:i w:val="0"/>
                </w:rPr>
                <w:fldChar w:fldCharType="end"/>
              </w:r>
              <w:r w:rsidRPr="005A6AA3" w:rsidDel="00AE71EA">
                <w:delText>).</w:delText>
              </w:r>
              <w:bookmarkEnd w:id="12533"/>
              <w:bookmarkEnd w:id="12553"/>
            </w:del>
          </w:p>
        </w:tc>
      </w:tr>
    </w:tbl>
    <w:p w14:paraId="3D0A1382" w14:textId="77777777" w:rsidR="00F15C5D" w:rsidRDefault="00F15C5D"/>
    <w:sectPr w:rsidR="00F15C5D" w:rsidSect="008C6CE8">
      <w:footerReference w:type="even" r:id="rId16"/>
      <w:footerReference w:type="default" r:id="rId17"/>
      <w:footerReference w:type="first" r:id="rId18"/>
      <w:pgSz w:w="12240" w:h="15840"/>
      <w:pgMar w:top="1440" w:right="1440" w:bottom="1440" w:left="1440" w:header="0" w:footer="720" w:gutter="0"/>
      <w:lnNumType w:countBy="1" w:restart="continuous"/>
      <w:cols w:space="720"/>
      <w:formProt w:val="0"/>
      <w:docGrid w:linePitch="326"/>
      <w:sectPrChange w:id="12564" w:author="Lorenzo Fabbri" w:date="2024-10-01T10:41:00Z" w16du:dateUtc="2024-10-01T08:41:00Z">
        <w:sectPr w:rsidR="00F15C5D" w:rsidSect="008C6CE8">
          <w:pgMar w:top="1440" w:right="1440" w:bottom="1440" w:left="1440" w:header="0" w:footer="720" w:gutter="0"/>
          <w:lnNumType w:countBy="0" w:restart="newPage"/>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E053A" w14:textId="77777777" w:rsidR="00807064" w:rsidRDefault="00807064">
      <w:pPr>
        <w:spacing w:after="0"/>
      </w:pPr>
      <w:r>
        <w:separator/>
      </w:r>
    </w:p>
  </w:endnote>
  <w:endnote w:type="continuationSeparator" w:id="0">
    <w:p w14:paraId="40B6A2DB" w14:textId="77777777" w:rsidR="00807064" w:rsidRDefault="008070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840679"/>
      <w:docPartObj>
        <w:docPartGallery w:val="Page Numbers (Bottom of Page)"/>
        <w:docPartUnique/>
      </w:docPartObj>
    </w:sdtPr>
    <w:sdtContent>
      <w:p w14:paraId="5FC054BB"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707F81E4" w14:textId="77777777" w:rsidR="00066508" w:rsidRDefault="000665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292144"/>
      <w:docPartObj>
        <w:docPartGallery w:val="Page Numbers (Bottom of Page)"/>
        <w:docPartUnique/>
      </w:docPartObj>
    </w:sdtPr>
    <w:sdtContent>
      <w:p w14:paraId="2FCF5962"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40A4CFFB" w14:textId="77777777" w:rsidR="00066508" w:rsidRDefault="0006650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502639"/>
      <w:docPartObj>
        <w:docPartGallery w:val="Page Numbers (Bottom of Page)"/>
        <w:docPartUnique/>
      </w:docPartObj>
    </w:sdtPr>
    <w:sdtContent>
      <w:p w14:paraId="57B9CBB3"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0DC864AD" w14:textId="77777777" w:rsidR="00066508" w:rsidRDefault="000665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32BD1" w14:textId="77777777" w:rsidR="00807064" w:rsidRDefault="00807064">
      <w:pPr>
        <w:spacing w:after="0"/>
      </w:pPr>
      <w:r>
        <w:separator/>
      </w:r>
    </w:p>
  </w:footnote>
  <w:footnote w:type="continuationSeparator" w:id="0">
    <w:p w14:paraId="5650EF11" w14:textId="77777777" w:rsidR="00807064" w:rsidRDefault="00807064">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renzo Fabbri">
    <w15:presenceInfo w15:providerId="AD" w15:userId="S::lorenzo.fabbri01@estudiant.upf.edu::7423478b-e623-4935-a001-fcf6e34221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6508"/>
    <w:rsid w:val="00005BE0"/>
    <w:rsid w:val="0002017A"/>
    <w:rsid w:val="00025787"/>
    <w:rsid w:val="0002594A"/>
    <w:rsid w:val="00044E9C"/>
    <w:rsid w:val="00053BC9"/>
    <w:rsid w:val="00063942"/>
    <w:rsid w:val="00066508"/>
    <w:rsid w:val="000931DA"/>
    <w:rsid w:val="000B3C28"/>
    <w:rsid w:val="001A3A0D"/>
    <w:rsid w:val="001C7C52"/>
    <w:rsid w:val="001E62BD"/>
    <w:rsid w:val="001E7265"/>
    <w:rsid w:val="00202E40"/>
    <w:rsid w:val="0020742D"/>
    <w:rsid w:val="00237761"/>
    <w:rsid w:val="00252929"/>
    <w:rsid w:val="002640F0"/>
    <w:rsid w:val="00271C4B"/>
    <w:rsid w:val="00290A18"/>
    <w:rsid w:val="002A6B69"/>
    <w:rsid w:val="002B2C31"/>
    <w:rsid w:val="002D3D68"/>
    <w:rsid w:val="002F6B8A"/>
    <w:rsid w:val="0031717E"/>
    <w:rsid w:val="00320ADE"/>
    <w:rsid w:val="00341CC9"/>
    <w:rsid w:val="00345E8F"/>
    <w:rsid w:val="00352123"/>
    <w:rsid w:val="00360A16"/>
    <w:rsid w:val="00364DF1"/>
    <w:rsid w:val="00386E56"/>
    <w:rsid w:val="003A5F40"/>
    <w:rsid w:val="003A7DA0"/>
    <w:rsid w:val="003F3315"/>
    <w:rsid w:val="004057B2"/>
    <w:rsid w:val="00414DA6"/>
    <w:rsid w:val="004177DA"/>
    <w:rsid w:val="00442AC1"/>
    <w:rsid w:val="004504D2"/>
    <w:rsid w:val="0046330A"/>
    <w:rsid w:val="00481AC2"/>
    <w:rsid w:val="00482A3D"/>
    <w:rsid w:val="004931FD"/>
    <w:rsid w:val="004B1974"/>
    <w:rsid w:val="004B3322"/>
    <w:rsid w:val="004B601C"/>
    <w:rsid w:val="004C0177"/>
    <w:rsid w:val="004E232D"/>
    <w:rsid w:val="004E393C"/>
    <w:rsid w:val="004F446A"/>
    <w:rsid w:val="005032A0"/>
    <w:rsid w:val="00572819"/>
    <w:rsid w:val="00587362"/>
    <w:rsid w:val="00593843"/>
    <w:rsid w:val="005A34F8"/>
    <w:rsid w:val="005A6AA3"/>
    <w:rsid w:val="005C0890"/>
    <w:rsid w:val="0060276C"/>
    <w:rsid w:val="006030DA"/>
    <w:rsid w:val="006032FC"/>
    <w:rsid w:val="006118D2"/>
    <w:rsid w:val="006956DD"/>
    <w:rsid w:val="006C3DDD"/>
    <w:rsid w:val="006D3BDB"/>
    <w:rsid w:val="0070466D"/>
    <w:rsid w:val="0071331B"/>
    <w:rsid w:val="00730CE9"/>
    <w:rsid w:val="007529A8"/>
    <w:rsid w:val="00765F2D"/>
    <w:rsid w:val="00774DF4"/>
    <w:rsid w:val="00785447"/>
    <w:rsid w:val="00790FF3"/>
    <w:rsid w:val="00793544"/>
    <w:rsid w:val="007C08F5"/>
    <w:rsid w:val="007C6B78"/>
    <w:rsid w:val="007D6629"/>
    <w:rsid w:val="007F4E16"/>
    <w:rsid w:val="007F6CD8"/>
    <w:rsid w:val="00807064"/>
    <w:rsid w:val="0082575E"/>
    <w:rsid w:val="00840B5F"/>
    <w:rsid w:val="0086544A"/>
    <w:rsid w:val="008A40DC"/>
    <w:rsid w:val="008C30EE"/>
    <w:rsid w:val="008C6CE8"/>
    <w:rsid w:val="008F18D3"/>
    <w:rsid w:val="00913588"/>
    <w:rsid w:val="009524AB"/>
    <w:rsid w:val="00977267"/>
    <w:rsid w:val="00980A47"/>
    <w:rsid w:val="00993815"/>
    <w:rsid w:val="009B507E"/>
    <w:rsid w:val="009B5F88"/>
    <w:rsid w:val="009D59C0"/>
    <w:rsid w:val="00A318DC"/>
    <w:rsid w:val="00A42D3A"/>
    <w:rsid w:val="00A43FB5"/>
    <w:rsid w:val="00A87975"/>
    <w:rsid w:val="00AC4C07"/>
    <w:rsid w:val="00AD4289"/>
    <w:rsid w:val="00AE5039"/>
    <w:rsid w:val="00AE6D59"/>
    <w:rsid w:val="00AE71EA"/>
    <w:rsid w:val="00B00D99"/>
    <w:rsid w:val="00B23854"/>
    <w:rsid w:val="00B77715"/>
    <w:rsid w:val="00B84537"/>
    <w:rsid w:val="00BE1C1E"/>
    <w:rsid w:val="00C46D6C"/>
    <w:rsid w:val="00C62FE7"/>
    <w:rsid w:val="00C667DD"/>
    <w:rsid w:val="00C66C4E"/>
    <w:rsid w:val="00C93BC7"/>
    <w:rsid w:val="00CB74F2"/>
    <w:rsid w:val="00CB7856"/>
    <w:rsid w:val="00CC0B69"/>
    <w:rsid w:val="00CC16A3"/>
    <w:rsid w:val="00CD6B65"/>
    <w:rsid w:val="00D13BF6"/>
    <w:rsid w:val="00D2251E"/>
    <w:rsid w:val="00D77D75"/>
    <w:rsid w:val="00DA0AFC"/>
    <w:rsid w:val="00DA1F03"/>
    <w:rsid w:val="00DA1F2F"/>
    <w:rsid w:val="00DF47BB"/>
    <w:rsid w:val="00E43498"/>
    <w:rsid w:val="00E5125B"/>
    <w:rsid w:val="00E65DD7"/>
    <w:rsid w:val="00E933B0"/>
    <w:rsid w:val="00EB268E"/>
    <w:rsid w:val="00EB5BF2"/>
    <w:rsid w:val="00EF1604"/>
    <w:rsid w:val="00F1132A"/>
    <w:rsid w:val="00F15C5D"/>
    <w:rsid w:val="00F21728"/>
    <w:rsid w:val="00F4679A"/>
    <w:rsid w:val="00F81DF3"/>
    <w:rsid w:val="00FA0172"/>
    <w:rsid w:val="00FB49D6"/>
    <w:rsid w:val="00FC3AD1"/>
    <w:rsid w:val="00FC4285"/>
    <w:rsid w:val="00FD5775"/>
    <w:rsid w:val="00FE169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9ED84"/>
  <w15:docId w15:val="{76DB06C8-C485-9A4E-9257-3D8258EB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rFonts w:ascii="Aptos" w:eastAsiaTheme="minorEastAsia" w:hAnsi="Aptos"/>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00E7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10FD9"/>
    <w:rPr>
      <w:rFonts w:eastAsiaTheme="majorEastAsia" w:cstheme="majorBidi"/>
      <w:color w:val="595959" w:themeColor="text1" w:themeTint="A6"/>
      <w:spacing w:val="15"/>
      <w:sz w:val="28"/>
      <w:szCs w:val="28"/>
    </w:rPr>
  </w:style>
  <w:style w:type="character" w:customStyle="1" w:styleId="Heading1Char">
    <w:name w:val="Heading 1 Char"/>
    <w:basedOn w:val="DefaultParagraphFont"/>
    <w:link w:val="Heading1"/>
    <w:uiPriority w:val="9"/>
    <w:qFormat/>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10FD9"/>
    <w:rPr>
      <w:rFonts w:eastAsiaTheme="majorEastAsia" w:cstheme="majorBidi"/>
      <w:color w:val="272727" w:themeColor="text1" w:themeTint="D8"/>
    </w:r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156082" w:themeColor="accent1"/>
    </w:rPr>
  </w:style>
  <w:style w:type="character" w:customStyle="1" w:styleId="HeaderChar">
    <w:name w:val="Header Char"/>
    <w:basedOn w:val="DefaultParagraphFont"/>
    <w:link w:val="Header"/>
    <w:qFormat/>
    <w:rsid w:val="005D65FA"/>
    <w:rPr>
      <w:rFonts w:eastAsiaTheme="minorEastAsia"/>
    </w:rPr>
  </w:style>
  <w:style w:type="character" w:customStyle="1" w:styleId="FooterChar">
    <w:name w:val="Footer Char"/>
    <w:basedOn w:val="DefaultParagraphFont"/>
    <w:link w:val="Footer"/>
    <w:qFormat/>
    <w:rsid w:val="005D65FA"/>
    <w:rPr>
      <w:rFonts w:eastAsiaTheme="minorEastAsia"/>
    </w:rPr>
  </w:style>
  <w:style w:type="character" w:styleId="PageNumber">
    <w:name w:val="page number"/>
    <w:basedOn w:val="DefaultParagraphFont"/>
    <w:qFormat/>
    <w:rsid w:val="005D65FA"/>
  </w:style>
  <w:style w:type="character" w:customStyle="1" w:styleId="KeywordTok">
    <w:name w:val="KeywordTok"/>
    <w:basedOn w:val="VerbatimChar"/>
    <w:qFormat/>
    <w:rPr>
      <w:rFonts w:ascii="Consolas" w:hAnsi="Consolas"/>
      <w:b/>
      <w:color w:val="003B4F"/>
      <w:sz w:val="22"/>
      <w:shd w:val="clear" w:color="auto" w:fill="F1F3F5"/>
    </w:rPr>
  </w:style>
  <w:style w:type="character" w:customStyle="1" w:styleId="DataTypeTok">
    <w:name w:val="DataTypeTok"/>
    <w:basedOn w:val="VerbatimChar"/>
    <w:qFormat/>
    <w:rPr>
      <w:rFonts w:ascii="Consolas" w:hAnsi="Consolas"/>
      <w:color w:val="AD0000"/>
      <w:sz w:val="22"/>
      <w:shd w:val="clear" w:color="auto" w:fill="F1F3F5"/>
    </w:rPr>
  </w:style>
  <w:style w:type="character" w:customStyle="1" w:styleId="DecValTok">
    <w:name w:val="DecValTok"/>
    <w:basedOn w:val="VerbatimChar"/>
    <w:qFormat/>
    <w:rPr>
      <w:rFonts w:ascii="Consolas" w:hAnsi="Consolas"/>
      <w:color w:val="AD0000"/>
      <w:sz w:val="22"/>
      <w:shd w:val="clear" w:color="auto" w:fill="F1F3F5"/>
    </w:rPr>
  </w:style>
  <w:style w:type="character" w:customStyle="1" w:styleId="BaseNTok">
    <w:name w:val="BaseNTok"/>
    <w:basedOn w:val="VerbatimChar"/>
    <w:qFormat/>
    <w:rPr>
      <w:rFonts w:ascii="Consolas" w:hAnsi="Consolas"/>
      <w:color w:val="AD0000"/>
      <w:sz w:val="22"/>
      <w:shd w:val="clear" w:color="auto" w:fill="F1F3F5"/>
    </w:rPr>
  </w:style>
  <w:style w:type="character" w:customStyle="1" w:styleId="FloatTok">
    <w:name w:val="FloatTok"/>
    <w:basedOn w:val="VerbatimChar"/>
    <w:qFormat/>
    <w:rPr>
      <w:rFonts w:ascii="Consolas" w:hAnsi="Consolas"/>
      <w:color w:val="AD0000"/>
      <w:sz w:val="22"/>
      <w:shd w:val="clear" w:color="auto" w:fill="F1F3F5"/>
    </w:rPr>
  </w:style>
  <w:style w:type="character" w:customStyle="1" w:styleId="ConstantTok">
    <w:name w:val="ConstantTok"/>
    <w:basedOn w:val="VerbatimChar"/>
    <w:qFormat/>
    <w:rPr>
      <w:rFonts w:ascii="Consolas" w:hAnsi="Consolas"/>
      <w:color w:val="8F5902"/>
      <w:sz w:val="22"/>
      <w:shd w:val="clear" w:color="auto" w:fill="F1F3F5"/>
    </w:rPr>
  </w:style>
  <w:style w:type="character" w:customStyle="1" w:styleId="CharTok">
    <w:name w:val="CharTok"/>
    <w:basedOn w:val="VerbatimChar"/>
    <w:qFormat/>
    <w:rPr>
      <w:rFonts w:ascii="Consolas" w:hAnsi="Consolas"/>
      <w:color w:val="20794D"/>
      <w:sz w:val="22"/>
      <w:shd w:val="clear" w:color="auto" w:fill="F1F3F5"/>
    </w:rPr>
  </w:style>
  <w:style w:type="character" w:customStyle="1" w:styleId="SpecialCharTok">
    <w:name w:val="SpecialCharTok"/>
    <w:basedOn w:val="VerbatimChar"/>
    <w:qFormat/>
    <w:rPr>
      <w:rFonts w:ascii="Consolas" w:hAnsi="Consolas"/>
      <w:color w:val="5E5E5E"/>
      <w:sz w:val="22"/>
      <w:shd w:val="clear" w:color="auto" w:fill="F1F3F5"/>
    </w:rPr>
  </w:style>
  <w:style w:type="character" w:customStyle="1" w:styleId="StringTok">
    <w:name w:val="StringTok"/>
    <w:basedOn w:val="VerbatimChar"/>
    <w:qFormat/>
    <w:rPr>
      <w:rFonts w:ascii="Consolas" w:hAnsi="Consolas"/>
      <w:color w:val="20794D"/>
      <w:sz w:val="22"/>
      <w:shd w:val="clear" w:color="auto" w:fill="F1F3F5"/>
    </w:rPr>
  </w:style>
  <w:style w:type="character" w:customStyle="1" w:styleId="VerbatimStringTok">
    <w:name w:val="VerbatimStringTok"/>
    <w:basedOn w:val="VerbatimChar"/>
    <w:qFormat/>
    <w:rPr>
      <w:rFonts w:ascii="Consolas" w:hAnsi="Consolas"/>
      <w:color w:val="20794D"/>
      <w:sz w:val="22"/>
      <w:shd w:val="clear" w:color="auto" w:fill="F1F3F5"/>
    </w:rPr>
  </w:style>
  <w:style w:type="character" w:customStyle="1" w:styleId="SpecialStringTok">
    <w:name w:val="SpecialStringTok"/>
    <w:basedOn w:val="VerbatimChar"/>
    <w:qFormat/>
    <w:rPr>
      <w:rFonts w:ascii="Consolas" w:hAnsi="Consolas"/>
      <w:color w:val="20794D"/>
      <w:sz w:val="22"/>
      <w:shd w:val="clear" w:color="auto" w:fill="F1F3F5"/>
    </w:rPr>
  </w:style>
  <w:style w:type="character" w:customStyle="1" w:styleId="ImportTok">
    <w:name w:val="ImportTok"/>
    <w:basedOn w:val="VerbatimChar"/>
    <w:qFormat/>
    <w:rPr>
      <w:rFonts w:ascii="Consolas" w:hAnsi="Consolas"/>
      <w:color w:val="00769E"/>
      <w:sz w:val="22"/>
      <w:shd w:val="clear" w:color="auto" w:fill="F1F3F5"/>
    </w:rPr>
  </w:style>
  <w:style w:type="character" w:customStyle="1" w:styleId="CommentTok">
    <w:name w:val="CommentTok"/>
    <w:basedOn w:val="VerbatimChar"/>
    <w:qFormat/>
    <w:rPr>
      <w:rFonts w:ascii="Consolas" w:hAnsi="Consolas"/>
      <w:color w:val="5E5E5E"/>
      <w:sz w:val="22"/>
      <w:shd w:val="clear" w:color="auto" w:fill="F1F3F5"/>
    </w:rPr>
  </w:style>
  <w:style w:type="character" w:customStyle="1" w:styleId="DocumentationTok">
    <w:name w:val="DocumentationTok"/>
    <w:basedOn w:val="VerbatimChar"/>
    <w:qFormat/>
    <w:rPr>
      <w:rFonts w:ascii="Consolas" w:hAnsi="Consolas"/>
      <w:i/>
      <w:color w:val="5E5E5E"/>
      <w:sz w:val="22"/>
      <w:shd w:val="clear" w:color="auto" w:fill="F1F3F5"/>
    </w:rPr>
  </w:style>
  <w:style w:type="character" w:customStyle="1" w:styleId="AnnotationTok">
    <w:name w:val="AnnotationTok"/>
    <w:basedOn w:val="VerbatimChar"/>
    <w:qFormat/>
    <w:rPr>
      <w:rFonts w:ascii="Consolas" w:hAnsi="Consolas"/>
      <w:color w:val="5E5E5E"/>
      <w:sz w:val="22"/>
      <w:shd w:val="clear" w:color="auto" w:fill="F1F3F5"/>
    </w:rPr>
  </w:style>
  <w:style w:type="character" w:customStyle="1" w:styleId="CommentVarTok">
    <w:name w:val="CommentVarTok"/>
    <w:basedOn w:val="VerbatimChar"/>
    <w:qFormat/>
    <w:rPr>
      <w:rFonts w:ascii="Consolas" w:hAnsi="Consolas"/>
      <w:i/>
      <w:color w:val="5E5E5E"/>
      <w:sz w:val="22"/>
      <w:shd w:val="clear" w:color="auto" w:fill="F1F3F5"/>
    </w:rPr>
  </w:style>
  <w:style w:type="character" w:customStyle="1" w:styleId="OtherTok">
    <w:name w:val="OtherTok"/>
    <w:basedOn w:val="VerbatimChar"/>
    <w:qFormat/>
    <w:rPr>
      <w:rFonts w:ascii="Consolas" w:hAnsi="Consolas"/>
      <w:color w:val="003B4F"/>
      <w:sz w:val="22"/>
      <w:shd w:val="clear" w:color="auto" w:fill="F1F3F5"/>
    </w:rPr>
  </w:style>
  <w:style w:type="character" w:customStyle="1" w:styleId="FunctionTok">
    <w:name w:val="FunctionTok"/>
    <w:basedOn w:val="VerbatimChar"/>
    <w:qFormat/>
    <w:rPr>
      <w:rFonts w:ascii="Consolas" w:hAnsi="Consolas"/>
      <w:color w:val="4758AB"/>
      <w:sz w:val="22"/>
      <w:shd w:val="clear" w:color="auto" w:fill="F1F3F5"/>
    </w:rPr>
  </w:style>
  <w:style w:type="character" w:customStyle="1" w:styleId="VariableTok">
    <w:name w:val="VariableTok"/>
    <w:basedOn w:val="VerbatimChar"/>
    <w:qFormat/>
    <w:rPr>
      <w:rFonts w:ascii="Consolas" w:hAnsi="Consolas"/>
      <w:color w:val="111111"/>
      <w:sz w:val="22"/>
      <w:shd w:val="clear" w:color="auto" w:fill="F1F3F5"/>
    </w:rPr>
  </w:style>
  <w:style w:type="character" w:customStyle="1" w:styleId="ControlFlowTok">
    <w:name w:val="ControlFlowTok"/>
    <w:basedOn w:val="VerbatimChar"/>
    <w:qFormat/>
    <w:rPr>
      <w:rFonts w:ascii="Consolas" w:hAnsi="Consolas"/>
      <w:b/>
      <w:color w:val="003B4F"/>
      <w:sz w:val="22"/>
      <w:shd w:val="clear" w:color="auto" w:fill="F1F3F5"/>
    </w:rPr>
  </w:style>
  <w:style w:type="character" w:customStyle="1" w:styleId="OperatorTok">
    <w:name w:val="OperatorTok"/>
    <w:basedOn w:val="VerbatimChar"/>
    <w:qFormat/>
    <w:rPr>
      <w:rFonts w:ascii="Consolas" w:hAnsi="Consolas"/>
      <w:color w:val="5E5E5E"/>
      <w:sz w:val="22"/>
      <w:shd w:val="clear" w:color="auto" w:fill="F1F3F5"/>
    </w:rPr>
  </w:style>
  <w:style w:type="character" w:customStyle="1" w:styleId="BuiltInTok">
    <w:name w:val="BuiltInTok"/>
    <w:basedOn w:val="VerbatimChar"/>
    <w:qFormat/>
    <w:rPr>
      <w:rFonts w:ascii="Consolas" w:hAnsi="Consolas"/>
      <w:color w:val="003B4F"/>
      <w:sz w:val="22"/>
      <w:shd w:val="clear" w:color="auto" w:fill="F1F3F5"/>
    </w:rPr>
  </w:style>
  <w:style w:type="character" w:customStyle="1" w:styleId="ExtensionTok">
    <w:name w:val="ExtensionTok"/>
    <w:basedOn w:val="VerbatimChar"/>
    <w:qFormat/>
    <w:rPr>
      <w:rFonts w:ascii="Consolas" w:hAnsi="Consolas"/>
      <w:color w:val="003B4F"/>
      <w:sz w:val="22"/>
      <w:shd w:val="clear" w:color="auto" w:fill="F1F3F5"/>
    </w:rPr>
  </w:style>
  <w:style w:type="character" w:customStyle="1" w:styleId="PreprocessorTok">
    <w:name w:val="PreprocessorTok"/>
    <w:basedOn w:val="VerbatimChar"/>
    <w:qFormat/>
    <w:rPr>
      <w:rFonts w:ascii="Consolas" w:hAnsi="Consolas"/>
      <w:color w:val="AD0000"/>
      <w:sz w:val="22"/>
      <w:shd w:val="clear" w:color="auto" w:fill="F1F3F5"/>
    </w:rPr>
  </w:style>
  <w:style w:type="character" w:customStyle="1" w:styleId="AttributeTok">
    <w:name w:val="AttributeTok"/>
    <w:basedOn w:val="VerbatimChar"/>
    <w:qFormat/>
    <w:rPr>
      <w:rFonts w:ascii="Consolas" w:hAnsi="Consolas"/>
      <w:color w:val="657422"/>
      <w:sz w:val="22"/>
      <w:shd w:val="clear" w:color="auto" w:fill="F1F3F5"/>
    </w:rPr>
  </w:style>
  <w:style w:type="character" w:customStyle="1" w:styleId="RegionMarkerTok">
    <w:name w:val="RegionMarkerTok"/>
    <w:basedOn w:val="VerbatimChar"/>
    <w:qFormat/>
    <w:rPr>
      <w:rFonts w:ascii="Consolas" w:hAnsi="Consolas"/>
      <w:color w:val="003B4F"/>
      <w:sz w:val="22"/>
      <w:shd w:val="clear" w:color="auto" w:fill="F1F3F5"/>
    </w:rPr>
  </w:style>
  <w:style w:type="character" w:customStyle="1" w:styleId="InformationTok">
    <w:name w:val="InformationTok"/>
    <w:basedOn w:val="VerbatimChar"/>
    <w:qFormat/>
    <w:rPr>
      <w:rFonts w:ascii="Consolas" w:hAnsi="Consolas"/>
      <w:color w:val="5E5E5E"/>
      <w:sz w:val="22"/>
      <w:shd w:val="clear" w:color="auto" w:fill="F1F3F5"/>
    </w:rPr>
  </w:style>
  <w:style w:type="character" w:customStyle="1" w:styleId="WarningTok">
    <w:name w:val="WarningTok"/>
    <w:basedOn w:val="VerbatimChar"/>
    <w:qFormat/>
    <w:rPr>
      <w:rFonts w:ascii="Consolas" w:hAnsi="Consolas"/>
      <w:i/>
      <w:color w:val="5E5E5E"/>
      <w:sz w:val="22"/>
      <w:shd w:val="clear" w:color="auto" w:fill="F1F3F5"/>
    </w:rPr>
  </w:style>
  <w:style w:type="character" w:customStyle="1" w:styleId="AlertTok">
    <w:name w:val="AlertTok"/>
    <w:basedOn w:val="VerbatimChar"/>
    <w:qFormat/>
    <w:rPr>
      <w:rFonts w:ascii="Consolas" w:hAnsi="Consolas"/>
      <w:color w:val="AD0000"/>
      <w:sz w:val="22"/>
      <w:shd w:val="clear" w:color="auto" w:fill="F1F3F5"/>
    </w:rPr>
  </w:style>
  <w:style w:type="character" w:customStyle="1" w:styleId="ErrorTok">
    <w:name w:val="ErrorTok"/>
    <w:basedOn w:val="VerbatimChar"/>
    <w:qFormat/>
    <w:rPr>
      <w:rFonts w:ascii="Consolas" w:hAnsi="Consolas"/>
      <w:color w:val="AD0000"/>
      <w:sz w:val="22"/>
      <w:shd w:val="clear" w:color="auto" w:fill="F1F3F5"/>
    </w:rPr>
  </w:style>
  <w:style w:type="character" w:customStyle="1" w:styleId="NormalTok">
    <w:name w:val="NormalTok"/>
    <w:basedOn w:val="VerbatimChar"/>
    <w:qFormat/>
    <w:rPr>
      <w:rFonts w:ascii="Consolas" w:hAnsi="Consolas"/>
      <w:color w:val="003B4F"/>
      <w:sz w:val="22"/>
      <w:shd w:val="clear" w:color="auto" w:fill="F1F3F5"/>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qFormat/>
    <w:rsid w:val="005D65FA"/>
    <w:pPr>
      <w:spacing w:before="180" w:after="180" w:line="480" w:lineRule="auto"/>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rsid w:val="002C379A"/>
    <w:pPr>
      <w:spacing w:before="36" w:after="36"/>
    </w:pPr>
  </w:style>
  <w:style w:type="paragraph" w:styleId="Title">
    <w:name w:val="Title"/>
    <w:basedOn w:val="Normal"/>
    <w:next w:val="BodyText"/>
    <w:link w:val="TitleChar"/>
    <w:uiPriority w:val="10"/>
    <w:qFormat/>
    <w:rsid w:val="00600E7E"/>
    <w:pPr>
      <w:spacing w:after="80" w:line="480" w:lineRule="auto"/>
      <w:contextualSpacing/>
      <w:jc w:val="center"/>
    </w:pPr>
    <w:rPr>
      <w:rFonts w:asciiTheme="majorHAnsi" w:eastAsiaTheme="majorEastAsia" w:hAnsiTheme="majorHAnsi" w:cstheme="majorBidi"/>
      <w:spacing w:val="-10"/>
      <w:kern w:val="2"/>
      <w:sz w:val="56"/>
      <w:szCs w:val="56"/>
    </w:rPr>
  </w:style>
  <w:style w:type="paragraph" w:styleId="Subtitle">
    <w:name w:val="Subtitle"/>
    <w:basedOn w:val="Normal"/>
    <w:next w:val="BodyText"/>
    <w:link w:val="SubtitleChar"/>
    <w:uiPriority w:val="11"/>
    <w:qFormat/>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rsid w:val="002C379A"/>
    <w:pPr>
      <w:keepNext/>
      <w:keepLines/>
      <w:spacing w:before="100" w:after="300" w:line="480" w:lineRule="auto"/>
    </w:pPr>
    <w:rPr>
      <w:sz w:val="20"/>
      <w:szCs w:val="20"/>
    </w:rPr>
  </w:style>
  <w:style w:type="paragraph" w:styleId="Bibliography">
    <w:name w:val="Bibliography"/>
    <w:basedOn w:val="Normal"/>
    <w:qFormat/>
    <w:rsid w:val="002C379A"/>
    <w:pPr>
      <w:spacing w:line="480" w:lineRule="auto"/>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rsid w:val="002C379A"/>
    <w:pPr>
      <w:keepNext/>
      <w:spacing w:line="480" w:lineRule="auto"/>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style>
  <w:style w:type="paragraph" w:customStyle="1" w:styleId="HeaderandFooter">
    <w:name w:val="Header and Footer"/>
    <w:basedOn w:val="Normal"/>
    <w:qFormat/>
  </w:style>
  <w:style w:type="paragraph" w:styleId="Header">
    <w:name w:val="header"/>
    <w:basedOn w:val="Normal"/>
    <w:link w:val="HeaderChar"/>
    <w:rsid w:val="005D65FA"/>
    <w:pPr>
      <w:tabs>
        <w:tab w:val="center" w:pos="4680"/>
        <w:tab w:val="right" w:pos="9360"/>
      </w:tabs>
      <w:spacing w:after="0"/>
    </w:pPr>
  </w:style>
  <w:style w:type="paragraph" w:styleId="Footer">
    <w:name w:val="footer"/>
    <w:basedOn w:val="Normal"/>
    <w:link w:val="FooterChar"/>
    <w:rsid w:val="005D65FA"/>
    <w:pPr>
      <w:tabs>
        <w:tab w:val="center" w:pos="4680"/>
        <w:tab w:val="right" w:pos="9360"/>
      </w:tabs>
      <w:spacing w:after="0"/>
    </w:pPr>
  </w:style>
  <w:style w:type="paragraph" w:customStyle="1" w:styleId="SourceCode">
    <w:name w:val="Source Code"/>
    <w:basedOn w:val="Normal"/>
    <w:link w:val="VerbatimChar"/>
    <w:qFormat/>
    <w:pPr>
      <w:shd w:val="clear" w:color="auto" w:fill="F1F3F5"/>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styleId="Revision">
    <w:name w:val="Revision"/>
    <w:hidden/>
    <w:rsid w:val="00572819"/>
    <w:pPr>
      <w:suppressAutoHyphens w:val="0"/>
    </w:pPr>
    <w:rPr>
      <w:rFonts w:ascii="Aptos" w:eastAsiaTheme="minorEastAsia" w:hAnsi="Aptos"/>
    </w:rPr>
  </w:style>
  <w:style w:type="character" w:styleId="FollowedHyperlink">
    <w:name w:val="FollowedHyperlink"/>
    <w:basedOn w:val="DefaultParagraphFont"/>
    <w:rsid w:val="00A318DC"/>
    <w:rPr>
      <w:color w:val="96607D" w:themeColor="followedHyperlink"/>
      <w:u w:val="single"/>
    </w:rPr>
  </w:style>
  <w:style w:type="character" w:styleId="UnresolvedMention">
    <w:name w:val="Unresolved Mention"/>
    <w:basedOn w:val="DefaultParagraphFont"/>
    <w:uiPriority w:val="99"/>
    <w:semiHidden/>
    <w:unhideWhenUsed/>
    <w:rsid w:val="00202E40"/>
    <w:rPr>
      <w:color w:val="605E5C"/>
      <w:shd w:val="clear" w:color="auto" w:fill="E1DFDD"/>
    </w:rPr>
  </w:style>
  <w:style w:type="character" w:styleId="PlaceholderText">
    <w:name w:val="Placeholder Text"/>
    <w:basedOn w:val="DefaultParagraphFont"/>
    <w:rsid w:val="00DA1F2F"/>
    <w:rPr>
      <w:color w:val="666666"/>
    </w:rPr>
  </w:style>
  <w:style w:type="table" w:styleId="ListTable2">
    <w:name w:val="List Table 2"/>
    <w:basedOn w:val="TableNormal"/>
    <w:uiPriority w:val="47"/>
    <w:rsid w:val="004931F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4931F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931F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
    <w:name w:val="Table Grid"/>
    <w:basedOn w:val="TableNormal"/>
    <w:rsid w:val="00493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4931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rsid w:val="004931F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rsid w:val="004931F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rsid w:val="004931F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4931F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rsid w:val="004931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rsid w:val="004931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rsid w:val="004931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LineNumber">
    <w:name w:val="line number"/>
    <w:basedOn w:val="DefaultParagraphFont"/>
    <w:rsid w:val="008C6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657462">
      <w:bodyDiv w:val="1"/>
      <w:marLeft w:val="0"/>
      <w:marRight w:val="0"/>
      <w:marTop w:val="0"/>
      <w:marBottom w:val="0"/>
      <w:divBdr>
        <w:top w:val="none" w:sz="0" w:space="0" w:color="auto"/>
        <w:left w:val="none" w:sz="0" w:space="0" w:color="auto"/>
        <w:bottom w:val="none" w:sz="0" w:space="0" w:color="auto"/>
        <w:right w:val="none" w:sz="0" w:space="0" w:color="auto"/>
      </w:divBdr>
    </w:div>
    <w:div w:id="2026788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148E-4447-6846-B1FC-6191B758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37</Pages>
  <Words>21270</Words>
  <Characters>121242</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Childhood exposure to non-persistent endocrine disruptors, glucocorticosteroids, and attentional function: A cross-sectional study based on the parametric g-formula</vt:lpstr>
    </vt:vector>
  </TitlesOfParts>
  <Company/>
  <LinksUpToDate>false</LinksUpToDate>
  <CharactersWithSpaces>142228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Childhood exposure to non-persistent endocrine disruptors, glucocorticosteroids, and attentional function: A cross-sectional study based on the parametric g-formula</dc:title>
  <dc:subject/>
  <dc:creator/>
  <dc:description/>
  <cp:lastModifiedBy>Lorenzo Fabbri</cp:lastModifiedBy>
  <cp:revision>116</cp:revision>
  <dcterms:created xsi:type="dcterms:W3CDTF">2024-08-12T16:54:00Z</dcterms:created>
  <dcterms:modified xsi:type="dcterms:W3CDTF">2024-10-01T09:39:00Z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